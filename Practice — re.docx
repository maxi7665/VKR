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159BA" w14:textId="103EF85F" w:rsidR="006947AB" w:rsidRPr="006947AB" w:rsidDel="00E763B8" w:rsidRDefault="006947AB" w:rsidP="006947AB">
      <w:pPr>
        <w:widowControl w:val="0"/>
        <w:autoSpaceDE w:val="0"/>
        <w:autoSpaceDN w:val="0"/>
        <w:spacing w:after="0" w:line="240" w:lineRule="auto"/>
        <w:jc w:val="center"/>
        <w:rPr>
          <w:del w:id="0" w:author="Maxim Bystrov" w:date="2026-05-24T14:22:00Z"/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del w:id="1" w:author="Maxim Bystrov" w:date="2026-05-24T14:22:00Z">
        <w:r w:rsidRPr="006947AB" w:rsidDel="00E763B8"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w:delText>МИНИСТЕРСТВО ОБРАЗОВАНИЯ И НАУКИ РОССИЙСКОЙ ФЕДЕРАЦИИ</w:delText>
        </w:r>
      </w:del>
    </w:p>
    <w:p w14:paraId="0D3BE607" w14:textId="3965ED70" w:rsidR="006947AB" w:rsidRPr="006947AB" w:rsidDel="00E763B8" w:rsidRDefault="006947AB" w:rsidP="006947AB">
      <w:pPr>
        <w:widowControl w:val="0"/>
        <w:autoSpaceDE w:val="0"/>
        <w:autoSpaceDN w:val="0"/>
        <w:spacing w:after="0" w:line="240" w:lineRule="auto"/>
        <w:ind w:hanging="360"/>
        <w:jc w:val="center"/>
        <w:rPr>
          <w:del w:id="2" w:author="Maxim Bystrov" w:date="2026-05-24T14:22:00Z"/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del w:id="3" w:author="Maxim Bystrov" w:date="2026-05-24T14:22:00Z">
        <w:r w:rsidRPr="006947AB" w:rsidDel="00E763B8"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w:delText>федеральное государственное автономное образовательное учреждение высшего образования</w:delText>
        </w:r>
      </w:del>
    </w:p>
    <w:p w14:paraId="4DF44986" w14:textId="7D1C70CB" w:rsidR="006947AB" w:rsidRPr="006947AB" w:rsidDel="00E763B8" w:rsidRDefault="006947AB" w:rsidP="006947AB">
      <w:pPr>
        <w:widowControl w:val="0"/>
        <w:autoSpaceDE w:val="0"/>
        <w:autoSpaceDN w:val="0"/>
        <w:spacing w:after="360" w:line="240" w:lineRule="auto"/>
        <w:jc w:val="center"/>
        <w:rPr>
          <w:del w:id="4" w:author="Maxim Bystrov" w:date="2026-05-24T14:22:00Z"/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del w:id="5" w:author="Maxim Bystrov" w:date="2026-05-24T14:22:00Z">
        <w:r w:rsidRPr="006947AB" w:rsidDel="00E763B8"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w:delText>«Санкт–Петербургский государственный университет</w:delText>
        </w:r>
        <w:r w:rsidRPr="006947AB" w:rsidDel="00E763B8"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w:br/>
          <w:delText>аэрокосмического приборостроения»</w:delText>
        </w:r>
      </w:del>
    </w:p>
    <w:p w14:paraId="2FB56F40" w14:textId="474F5782" w:rsidR="006947AB" w:rsidRPr="006947AB" w:rsidDel="00E763B8" w:rsidRDefault="006947AB" w:rsidP="006947AB">
      <w:pPr>
        <w:widowControl w:val="0"/>
        <w:autoSpaceDE w:val="0"/>
        <w:autoSpaceDN w:val="0"/>
        <w:spacing w:after="0" w:line="240" w:lineRule="auto"/>
        <w:jc w:val="center"/>
        <w:rPr>
          <w:del w:id="6" w:author="Maxim Bystrov" w:date="2026-05-24T14:22:00Z"/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del w:id="7" w:author="Maxim Bystrov" w:date="2026-05-24T14:22:00Z">
        <w:r w:rsidRPr="006947AB" w:rsidDel="00E763B8"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w:delText>Кафедра №43 «Компьютерных технологий и программной инженерии»</w:delText>
        </w:r>
      </w:del>
    </w:p>
    <w:p w14:paraId="5E79AE5C" w14:textId="49DCEF04" w:rsidR="006947AB" w:rsidRPr="006947AB" w:rsidDel="00E763B8" w:rsidRDefault="006947AB" w:rsidP="006947AB">
      <w:pPr>
        <w:widowControl w:val="0"/>
        <w:autoSpaceDE w:val="0"/>
        <w:autoSpaceDN w:val="0"/>
        <w:spacing w:after="360" w:line="240" w:lineRule="auto"/>
        <w:jc w:val="center"/>
        <w:rPr>
          <w:del w:id="8" w:author="Maxim Bystrov" w:date="2026-05-24T14:22:00Z"/>
          <w:rFonts w:ascii="Times New Roman" w:eastAsia="Times New Roman" w:hAnsi="Times New Roman" w:cs="Times New Roman"/>
          <w:noProof/>
          <w:sz w:val="18"/>
          <w:szCs w:val="18"/>
          <w:lang w:eastAsia="ru-RU"/>
        </w:rPr>
      </w:pPr>
    </w:p>
    <w:p w14:paraId="7D22DD87" w14:textId="5B5ECCC0" w:rsidR="006947AB" w:rsidRPr="006947AB" w:rsidDel="00E763B8" w:rsidRDefault="006947AB" w:rsidP="006947AB">
      <w:pPr>
        <w:widowControl w:val="0"/>
        <w:autoSpaceDE w:val="0"/>
        <w:autoSpaceDN w:val="0"/>
        <w:adjustRightInd w:val="0"/>
        <w:spacing w:after="0" w:line="240" w:lineRule="auto"/>
        <w:ind w:right="-6"/>
        <w:jc w:val="both"/>
        <w:rPr>
          <w:del w:id="9" w:author="Maxim Bystrov" w:date="2026-05-24T14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10" w:author="Maxim Bystrov" w:date="2026-05-24T14:22:00Z">
        <w:r w:rsidRPr="006947AB" w:rsidDel="00E763B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ОТЧЁТ ПО ПРАКТИКЕ</w:delText>
        </w:r>
      </w:del>
    </w:p>
    <w:p w14:paraId="3D9989A4" w14:textId="181F5C6A" w:rsidR="006947AB" w:rsidRPr="006947AB" w:rsidDel="00E763B8" w:rsidRDefault="006947AB" w:rsidP="006947AB">
      <w:pPr>
        <w:widowControl w:val="0"/>
        <w:autoSpaceDE w:val="0"/>
        <w:autoSpaceDN w:val="0"/>
        <w:adjustRightInd w:val="0"/>
        <w:spacing w:after="0" w:line="240" w:lineRule="auto"/>
        <w:ind w:right="-6"/>
        <w:jc w:val="both"/>
        <w:rPr>
          <w:del w:id="11" w:author="Maxim Bystrov" w:date="2026-05-24T14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12" w:author="Maxim Bystrov" w:date="2026-05-24T14:22:00Z">
        <w:r w:rsidRPr="006947AB" w:rsidDel="00E763B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ЗАЩИЩЁН С ОЦЕНКОЙ</w:delText>
        </w:r>
      </w:del>
    </w:p>
    <w:p w14:paraId="46422D52" w14:textId="6F26C7BE" w:rsidR="006947AB" w:rsidRPr="006947AB" w:rsidDel="00E763B8" w:rsidRDefault="006947AB" w:rsidP="006947AB">
      <w:pPr>
        <w:widowControl w:val="0"/>
        <w:autoSpaceDE w:val="0"/>
        <w:autoSpaceDN w:val="0"/>
        <w:adjustRightInd w:val="0"/>
        <w:spacing w:before="120" w:after="0" w:line="240" w:lineRule="auto"/>
        <w:jc w:val="both"/>
        <w:rPr>
          <w:del w:id="13" w:author="Maxim Bystrov" w:date="2026-05-24T14:22:00Z"/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del w:id="14" w:author="Maxim Bystrov" w:date="2026-05-24T14:22:00Z">
        <w:r w:rsidRPr="006947AB" w:rsidDel="00E763B8">
          <w:rPr>
            <w:rFonts w:ascii="Times New Roman" w:eastAsia="Times New Roman" w:hAnsi="Times New Roman" w:cs="Times New Roman"/>
            <w:caps/>
            <w:sz w:val="24"/>
            <w:szCs w:val="24"/>
            <w:lang w:eastAsia="ru-RU"/>
          </w:rPr>
          <w:delText>Руководитель</w:delText>
        </w:r>
      </w:del>
    </w:p>
    <w:tbl>
      <w:tblPr>
        <w:tblW w:w="974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75"/>
        <w:gridCol w:w="240"/>
        <w:gridCol w:w="2503"/>
        <w:gridCol w:w="236"/>
        <w:gridCol w:w="2988"/>
      </w:tblGrid>
      <w:tr w:rsidR="006947AB" w:rsidRPr="006947AB" w:rsidDel="00E763B8" w14:paraId="18A12A66" w14:textId="141CCE48" w:rsidTr="009E46FB">
        <w:trPr>
          <w:trHeight w:val="397"/>
          <w:del w:id="15" w:author="Maxim Bystrov" w:date="2026-05-24T14:22:00Z"/>
        </w:trPr>
        <w:tc>
          <w:tcPr>
            <w:tcW w:w="3775" w:type="dxa"/>
            <w:tcBorders>
              <w:top w:val="nil"/>
              <w:left w:val="nil"/>
              <w:right w:val="nil"/>
            </w:tcBorders>
            <w:vAlign w:val="center"/>
          </w:tcPr>
          <w:p w14:paraId="73D18D56" w14:textId="7C608618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del w:id="16" w:author="Maxim Bystrov" w:date="2026-05-24T14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del w:id="17" w:author="Maxim Bystrov" w:date="2026-05-24T14:22:00Z">
              <w:r w:rsidRPr="006947AB" w:rsidDel="00E763B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>Ст. преподаватель</w:delText>
              </w:r>
            </w:del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280152" w14:textId="1E053611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del w:id="18" w:author="Maxim Bystrov" w:date="2026-05-24T14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3" w:type="dxa"/>
            <w:tcBorders>
              <w:top w:val="nil"/>
              <w:left w:val="nil"/>
              <w:right w:val="nil"/>
            </w:tcBorders>
            <w:vAlign w:val="center"/>
          </w:tcPr>
          <w:p w14:paraId="1EC781FB" w14:textId="48F7DAA7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del w:id="19" w:author="Maxim Bystrov" w:date="2026-05-24T14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22FD5" w14:textId="678C2683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del w:id="20" w:author="Maxim Bystrov" w:date="2026-05-24T14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88" w:type="dxa"/>
            <w:tcBorders>
              <w:top w:val="nil"/>
              <w:left w:val="nil"/>
              <w:right w:val="nil"/>
            </w:tcBorders>
            <w:vAlign w:val="center"/>
          </w:tcPr>
          <w:p w14:paraId="2881DA51" w14:textId="68E77FC0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del w:id="21" w:author="Maxim Bystrov" w:date="2026-05-24T14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del w:id="22" w:author="Maxim Bystrov" w:date="2026-05-24T14:22:00Z">
              <w:r w:rsidRPr="006947AB" w:rsidDel="00E763B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>С.А. Рогачев</w:delText>
              </w:r>
            </w:del>
          </w:p>
        </w:tc>
      </w:tr>
      <w:tr w:rsidR="006947AB" w:rsidRPr="006947AB" w:rsidDel="00E763B8" w14:paraId="08071BDA" w14:textId="60FEFAB7" w:rsidTr="009E46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del w:id="23" w:author="Maxim Bystrov" w:date="2026-05-24T14:22:00Z"/>
        </w:trPr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E43DC7" w14:textId="30A45761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del w:id="24" w:author="Maxim Bystrov" w:date="2026-05-24T14:22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del w:id="25" w:author="Maxim Bystrov" w:date="2026-05-24T14:22:00Z">
              <w:r w:rsidRPr="006947AB" w:rsidDel="00E763B8">
                <w:rPr>
                  <w:rFonts w:ascii="Times New Roman" w:eastAsia="Times New Roman" w:hAnsi="Times New Roman" w:cs="Times New Roman"/>
                  <w:sz w:val="18"/>
                  <w:szCs w:val="18"/>
                  <w:lang w:eastAsia="ru-RU"/>
                </w:rPr>
                <w:delText>должность, уч. степень, звание</w:delText>
              </w:r>
            </w:del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22FA5F" w14:textId="2BB8E02F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del w:id="26" w:author="Maxim Bystrov" w:date="2026-05-24T14:22:00Z"/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EBEAC0" w14:textId="52D5C434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del w:id="27" w:author="Maxim Bystrov" w:date="2026-05-24T14:22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del w:id="28" w:author="Maxim Bystrov" w:date="2026-05-24T14:22:00Z">
              <w:r w:rsidRPr="006947AB" w:rsidDel="00E763B8">
                <w:rPr>
                  <w:rFonts w:ascii="Times New Roman" w:eastAsia="Times New Roman" w:hAnsi="Times New Roman" w:cs="Times New Roman"/>
                  <w:sz w:val="18"/>
                  <w:szCs w:val="18"/>
                  <w:lang w:eastAsia="ru-RU"/>
                </w:rPr>
                <w:delText>подпись, дата</w:delText>
              </w:r>
            </w:del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9923A" w14:textId="6DD4D13C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del w:id="29" w:author="Maxim Bystrov" w:date="2026-05-24T14:22:00Z"/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8BAA0B" w14:textId="7CF869C7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del w:id="30" w:author="Maxim Bystrov" w:date="2026-05-24T14:22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del w:id="31" w:author="Maxim Bystrov" w:date="2026-05-24T14:22:00Z">
              <w:r w:rsidRPr="006947AB" w:rsidDel="00E763B8">
                <w:rPr>
                  <w:rFonts w:ascii="Times New Roman" w:eastAsia="Times New Roman" w:hAnsi="Times New Roman" w:cs="Times New Roman"/>
                  <w:sz w:val="18"/>
                  <w:szCs w:val="18"/>
                  <w:lang w:eastAsia="ru-RU"/>
                </w:rPr>
                <w:delText>инициалы, фамилия</w:delText>
              </w:r>
            </w:del>
          </w:p>
        </w:tc>
      </w:tr>
    </w:tbl>
    <w:p w14:paraId="13C421FC" w14:textId="63582BA0" w:rsidR="006947AB" w:rsidRPr="006947AB" w:rsidDel="00E763B8" w:rsidRDefault="006947AB" w:rsidP="006947AB">
      <w:pPr>
        <w:widowControl w:val="0"/>
        <w:autoSpaceDE w:val="0"/>
        <w:autoSpaceDN w:val="0"/>
        <w:adjustRightInd w:val="0"/>
        <w:spacing w:before="480" w:after="480" w:line="240" w:lineRule="auto"/>
        <w:jc w:val="center"/>
        <w:rPr>
          <w:del w:id="32" w:author="Maxim Bystrov" w:date="2026-05-24T14:22:00Z"/>
          <w:rFonts w:ascii="Times New Roman" w:eastAsia="Times New Roman" w:hAnsi="Times New Roman" w:cs="Times New Roman"/>
          <w:sz w:val="28"/>
          <w:szCs w:val="28"/>
          <w:lang w:eastAsia="ru-RU"/>
        </w:rPr>
      </w:pPr>
      <w:del w:id="33" w:author="Maxim Bystrov" w:date="2026-05-24T14:22:00Z">
        <w:r w:rsidRPr="006947AB" w:rsidDel="00E763B8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delText>ОТЧЁТ ПО ПРАКТИКЕ</w:delText>
        </w:r>
      </w:del>
    </w:p>
    <w:tbl>
      <w:tblPr>
        <w:tblW w:w="9828" w:type="dxa"/>
        <w:tblInd w:w="-108" w:type="dxa"/>
        <w:tblBorders>
          <w:bottom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8"/>
        <w:gridCol w:w="1980"/>
        <w:gridCol w:w="5860"/>
        <w:gridCol w:w="80"/>
      </w:tblGrid>
      <w:tr w:rsidR="006947AB" w:rsidRPr="006947AB" w:rsidDel="00E763B8" w14:paraId="2EF3A054" w14:textId="258637D4" w:rsidTr="009E46FB">
        <w:trPr>
          <w:gridAfter w:val="1"/>
          <w:wAfter w:w="80" w:type="dxa"/>
          <w:trHeight w:val="397"/>
          <w:del w:id="34" w:author="Maxim Bystrov" w:date="2026-05-24T14:22:00Z"/>
        </w:trPr>
        <w:tc>
          <w:tcPr>
            <w:tcW w:w="1908" w:type="dxa"/>
            <w:tcBorders>
              <w:bottom w:val="nil"/>
            </w:tcBorders>
            <w:vAlign w:val="center"/>
          </w:tcPr>
          <w:p w14:paraId="66588554" w14:textId="210D43A8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del w:id="35" w:author="Maxim Bystrov" w:date="2026-05-24T14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del w:id="36" w:author="Maxim Bystrov" w:date="2026-05-24T14:22:00Z">
              <w:r w:rsidRPr="006947AB" w:rsidDel="00E763B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>вид практики</w:delText>
              </w:r>
            </w:del>
          </w:p>
        </w:tc>
        <w:tc>
          <w:tcPr>
            <w:tcW w:w="7840" w:type="dxa"/>
            <w:gridSpan w:val="2"/>
            <w:tcBorders>
              <w:bottom w:val="single" w:sz="4" w:space="0" w:color="auto"/>
            </w:tcBorders>
            <w:vAlign w:val="center"/>
          </w:tcPr>
          <w:p w14:paraId="6CFFDDFA" w14:textId="5414301A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del w:id="37" w:author="Maxim Bystrov" w:date="2026-05-24T14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del w:id="38" w:author="Maxim Bystrov" w:date="2026-05-24T14:22:00Z">
              <w:r w:rsidRPr="006947AB" w:rsidDel="00E763B8"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lang w:eastAsia="ru-RU"/>
                </w:rPr>
                <w:delText>производственная</w:delText>
              </w:r>
            </w:del>
          </w:p>
        </w:tc>
      </w:tr>
      <w:tr w:rsidR="006947AB" w:rsidRPr="006947AB" w:rsidDel="00E763B8" w14:paraId="48CE25F2" w14:textId="0F7722ED" w:rsidTr="009E46FB">
        <w:trPr>
          <w:gridAfter w:val="1"/>
          <w:wAfter w:w="80" w:type="dxa"/>
          <w:trHeight w:val="397"/>
          <w:del w:id="39" w:author="Maxim Bystrov" w:date="2026-05-24T14:22:00Z"/>
        </w:trPr>
        <w:tc>
          <w:tcPr>
            <w:tcW w:w="1908" w:type="dxa"/>
            <w:tcBorders>
              <w:bottom w:val="nil"/>
            </w:tcBorders>
            <w:vAlign w:val="center"/>
          </w:tcPr>
          <w:p w14:paraId="535A8E8E" w14:textId="2CEAB9BA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del w:id="40" w:author="Maxim Bystrov" w:date="2026-05-24T14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del w:id="41" w:author="Maxim Bystrov" w:date="2026-05-24T14:22:00Z">
              <w:r w:rsidRPr="006947AB" w:rsidDel="00E763B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>тип практики</w:delText>
              </w:r>
            </w:del>
          </w:p>
        </w:tc>
        <w:tc>
          <w:tcPr>
            <w:tcW w:w="7840" w:type="dxa"/>
            <w:gridSpan w:val="2"/>
            <w:tcBorders>
              <w:bottom w:val="single" w:sz="4" w:space="0" w:color="auto"/>
            </w:tcBorders>
            <w:vAlign w:val="center"/>
          </w:tcPr>
          <w:p w14:paraId="541BC7D5" w14:textId="1927305D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del w:id="42" w:author="Maxim Bystrov" w:date="2026-05-24T14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del w:id="43" w:author="Maxim Bystrov" w:date="2026-05-24T14:22:00Z">
              <w:r w:rsidRPr="006947AB" w:rsidDel="00E763B8"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lang w:eastAsia="ru-RU"/>
                </w:rPr>
                <w:delText>преддипломная</w:delText>
              </w:r>
            </w:del>
          </w:p>
        </w:tc>
      </w:tr>
      <w:tr w:rsidR="006947AB" w:rsidRPr="006947AB" w:rsidDel="00E763B8" w14:paraId="797A277E" w14:textId="56C49D7A" w:rsidTr="009E46FB">
        <w:trPr>
          <w:gridAfter w:val="1"/>
          <w:wAfter w:w="80" w:type="dxa"/>
          <w:trHeight w:val="397"/>
          <w:del w:id="44" w:author="Maxim Bystrov" w:date="2026-05-24T14:22:00Z"/>
        </w:trPr>
        <w:tc>
          <w:tcPr>
            <w:tcW w:w="3888" w:type="dxa"/>
            <w:gridSpan w:val="2"/>
            <w:tcBorders>
              <w:bottom w:val="nil"/>
            </w:tcBorders>
            <w:vAlign w:val="center"/>
          </w:tcPr>
          <w:p w14:paraId="2792A083" w14:textId="190496A1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del w:id="45" w:author="Maxim Bystrov" w:date="2026-05-24T14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del w:id="46" w:author="Maxim Bystrov" w:date="2026-05-24T14:22:00Z">
              <w:r w:rsidRPr="006947AB" w:rsidDel="00E763B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>на тему индивидуального задания</w:delText>
              </w:r>
            </w:del>
          </w:p>
        </w:tc>
        <w:tc>
          <w:tcPr>
            <w:tcW w:w="5860" w:type="dxa"/>
            <w:tcBorders>
              <w:bottom w:val="single" w:sz="4" w:space="0" w:color="auto"/>
            </w:tcBorders>
            <w:vAlign w:val="center"/>
          </w:tcPr>
          <w:p w14:paraId="3F249523" w14:textId="647AD184" w:rsidR="006947AB" w:rsidRPr="006947AB" w:rsidDel="00E763B8" w:rsidRDefault="00BF1877" w:rsidP="00BF18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del w:id="47" w:author="Maxim Bystrov" w:date="2026-05-24T14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del w:id="48" w:author="Maxim Bystrov" w:date="2026-05-24T14:22:00Z">
              <w:r w:rsidRPr="00BF1877" w:rsidDel="00E763B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 xml:space="preserve">Разработка системы позиционного отслеживания </w:delText>
              </w:r>
            </w:del>
          </w:p>
        </w:tc>
      </w:tr>
      <w:tr w:rsidR="006947AB" w:rsidRPr="006947AB" w:rsidDel="00E763B8" w14:paraId="59F1E3CA" w14:textId="11768B9B" w:rsidTr="009E46FB">
        <w:trPr>
          <w:trHeight w:val="397"/>
          <w:del w:id="49" w:author="Maxim Bystrov" w:date="2026-05-24T14:22:00Z"/>
        </w:trPr>
        <w:tc>
          <w:tcPr>
            <w:tcW w:w="9828" w:type="dxa"/>
            <w:gridSpan w:val="4"/>
            <w:tcBorders>
              <w:bottom w:val="single" w:sz="4" w:space="0" w:color="auto"/>
            </w:tcBorders>
            <w:vAlign w:val="center"/>
          </w:tcPr>
          <w:p w14:paraId="5E4A0D6C" w14:textId="664573C0" w:rsidR="006947AB" w:rsidRPr="006947AB" w:rsidDel="00E763B8" w:rsidRDefault="00BF1877" w:rsidP="00BF18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del w:id="50" w:author="Maxim Bystrov" w:date="2026-05-24T14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del w:id="51" w:author="Maxim Bystrov" w:date="2026-05-24T14:22:00Z">
              <w:r w:rsidRPr="00BF1877" w:rsidDel="00E763B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>транспортных средств с</w:delText>
              </w:r>
              <w:r w:rsidDel="00E763B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 xml:space="preserve"> </w:delText>
              </w:r>
              <w:r w:rsidRPr="00BF1877" w:rsidDel="00E763B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>обработкой событий в реальном времени</w:delText>
              </w:r>
            </w:del>
          </w:p>
        </w:tc>
      </w:tr>
      <w:tr w:rsidR="006947AB" w:rsidRPr="006947AB" w:rsidDel="00E763B8" w14:paraId="73E11796" w14:textId="3F11EA6C" w:rsidTr="009E46FB">
        <w:trPr>
          <w:trHeight w:val="397"/>
          <w:del w:id="52" w:author="Maxim Bystrov" w:date="2026-05-24T14:22:00Z"/>
        </w:trPr>
        <w:tc>
          <w:tcPr>
            <w:tcW w:w="9828" w:type="dxa"/>
            <w:gridSpan w:val="4"/>
            <w:tcBorders>
              <w:top w:val="single" w:sz="4" w:space="0" w:color="auto"/>
            </w:tcBorders>
            <w:vAlign w:val="center"/>
          </w:tcPr>
          <w:p w14:paraId="2FBCAA61" w14:textId="0BD680A5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del w:id="53" w:author="Maxim Bystrov" w:date="2026-05-24T14:22:00Z"/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1D52D938" w14:textId="2D5AF8B8" w:rsidR="006947AB" w:rsidRPr="006947AB" w:rsidDel="00E763B8" w:rsidRDefault="006947AB" w:rsidP="006947AB">
      <w:pPr>
        <w:widowControl w:val="0"/>
        <w:autoSpaceDE w:val="0"/>
        <w:autoSpaceDN w:val="0"/>
        <w:adjustRightInd w:val="0"/>
        <w:spacing w:after="0" w:line="240" w:lineRule="auto"/>
        <w:rPr>
          <w:del w:id="54" w:author="Maxim Bystrov" w:date="2026-05-24T14:22:00Z"/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708" w:type="dxa"/>
        <w:tblInd w:w="-108" w:type="dxa"/>
        <w:tblBorders>
          <w:bottom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9"/>
        <w:gridCol w:w="8379"/>
      </w:tblGrid>
      <w:tr w:rsidR="006947AB" w:rsidRPr="006947AB" w:rsidDel="00E763B8" w14:paraId="11040564" w14:textId="46D32184" w:rsidTr="009E46FB">
        <w:trPr>
          <w:trHeight w:val="397"/>
          <w:del w:id="55" w:author="Maxim Bystrov" w:date="2026-05-24T14:22:00Z"/>
        </w:trPr>
        <w:tc>
          <w:tcPr>
            <w:tcW w:w="1329" w:type="dxa"/>
            <w:tcBorders>
              <w:bottom w:val="nil"/>
            </w:tcBorders>
            <w:vAlign w:val="center"/>
          </w:tcPr>
          <w:p w14:paraId="0E63F969" w14:textId="4246EE94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del w:id="56" w:author="Maxim Bystrov" w:date="2026-05-24T14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del w:id="57" w:author="Maxim Bystrov" w:date="2026-05-24T14:22:00Z">
              <w:r w:rsidRPr="006947AB" w:rsidDel="00E763B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>выполнен</w:delText>
              </w:r>
            </w:del>
          </w:p>
        </w:tc>
        <w:tc>
          <w:tcPr>
            <w:tcW w:w="8379" w:type="dxa"/>
            <w:tcBorders>
              <w:bottom w:val="single" w:sz="4" w:space="0" w:color="auto"/>
            </w:tcBorders>
            <w:vAlign w:val="center"/>
          </w:tcPr>
          <w:p w14:paraId="2C63F03C" w14:textId="250EE0CF" w:rsidR="006947AB" w:rsidRPr="006947AB" w:rsidDel="00E763B8" w:rsidRDefault="00F56AE3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del w:id="58" w:author="Maxim Bystrov" w:date="2026-05-24T14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del w:id="59" w:author="Maxim Bystrov" w:date="2026-05-24T14:22:00Z">
              <w:r w:rsidDel="00E763B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>Быстровым Максимом Денисовичем</w:delText>
              </w:r>
            </w:del>
          </w:p>
        </w:tc>
      </w:tr>
      <w:tr w:rsidR="006947AB" w:rsidRPr="006947AB" w:rsidDel="00E763B8" w14:paraId="20FE7A23" w14:textId="13DC547B" w:rsidTr="009E46FB">
        <w:trPr>
          <w:del w:id="60" w:author="Maxim Bystrov" w:date="2026-05-24T14:22:00Z"/>
        </w:trPr>
        <w:tc>
          <w:tcPr>
            <w:tcW w:w="9708" w:type="dxa"/>
            <w:gridSpan w:val="2"/>
            <w:tcBorders>
              <w:bottom w:val="nil"/>
            </w:tcBorders>
            <w:vAlign w:val="center"/>
          </w:tcPr>
          <w:p w14:paraId="624F8DC4" w14:textId="1B57D6E8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del w:id="61" w:author="Maxim Bystrov" w:date="2026-05-24T14:22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del w:id="62" w:author="Maxim Bystrov" w:date="2026-05-24T14:22:00Z">
              <w:r w:rsidRPr="006947AB" w:rsidDel="00E763B8">
                <w:rPr>
                  <w:rFonts w:ascii="Times New Roman" w:eastAsia="Times New Roman" w:hAnsi="Times New Roman" w:cs="Times New Roman"/>
                  <w:sz w:val="18"/>
                  <w:szCs w:val="18"/>
                  <w:lang w:eastAsia="ru-RU"/>
                </w:rPr>
                <w:delText>фамилия, имя, отчество обучающегося в творительном падеже</w:delText>
              </w:r>
            </w:del>
          </w:p>
        </w:tc>
      </w:tr>
    </w:tbl>
    <w:p w14:paraId="5DA053B3" w14:textId="06A1B021" w:rsidR="006947AB" w:rsidRPr="006947AB" w:rsidDel="00E763B8" w:rsidRDefault="006947AB" w:rsidP="006947AB">
      <w:pPr>
        <w:widowControl w:val="0"/>
        <w:autoSpaceDE w:val="0"/>
        <w:autoSpaceDN w:val="0"/>
        <w:adjustRightInd w:val="0"/>
        <w:spacing w:after="0" w:line="240" w:lineRule="auto"/>
        <w:rPr>
          <w:del w:id="63" w:author="Maxim Bystrov" w:date="2026-05-24T14:22:00Z"/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708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61"/>
        <w:gridCol w:w="1417"/>
        <w:gridCol w:w="284"/>
        <w:gridCol w:w="4746"/>
      </w:tblGrid>
      <w:tr w:rsidR="006947AB" w:rsidRPr="006947AB" w:rsidDel="00E763B8" w14:paraId="11CD2C01" w14:textId="32CF4CE8" w:rsidTr="009E46FB">
        <w:trPr>
          <w:trHeight w:val="397"/>
          <w:del w:id="64" w:author="Maxim Bystrov" w:date="2026-05-24T14:22:00Z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7E2B3" w14:textId="72984B85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del w:id="65" w:author="Maxim Bystrov" w:date="2026-05-24T14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del w:id="66" w:author="Maxim Bystrov" w:date="2026-05-24T14:22:00Z">
              <w:r w:rsidRPr="006947AB" w:rsidDel="00E763B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>по направлению подготовки</w:delText>
              </w:r>
            </w:del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vAlign w:val="center"/>
          </w:tcPr>
          <w:p w14:paraId="2B80E3B7" w14:textId="37575953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del w:id="67" w:author="Maxim Bystrov" w:date="2026-05-24T14:22:00Z"/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del w:id="68" w:author="Maxim Bystrov" w:date="2026-05-24T14:22:00Z">
              <w:r w:rsidRPr="006947AB" w:rsidDel="00E763B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>09.03.04</w:delText>
              </w:r>
            </w:del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ACB289" w14:textId="2D0A8764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del w:id="69" w:author="Maxim Bystrov" w:date="2026-05-24T14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46" w:type="dxa"/>
            <w:tcBorders>
              <w:top w:val="nil"/>
              <w:left w:val="nil"/>
              <w:right w:val="nil"/>
            </w:tcBorders>
            <w:vAlign w:val="center"/>
          </w:tcPr>
          <w:p w14:paraId="1E49D716" w14:textId="680C16B0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del w:id="70" w:author="Maxim Bystrov" w:date="2026-05-24T14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del w:id="71" w:author="Maxim Bystrov" w:date="2026-05-24T14:22:00Z">
              <w:r w:rsidRPr="006947AB" w:rsidDel="00E763B8">
                <w:rPr>
                  <w:rFonts w:ascii="Times New Roman" w:eastAsia="Times New Roman" w:hAnsi="Times New Roman" w:cs="Times New Roman"/>
                  <w:sz w:val="24"/>
                  <w:szCs w:val="24"/>
                  <w:lang w:val="en-US" w:eastAsia="ru-RU"/>
                </w:rPr>
                <w:delText xml:space="preserve">Программная </w:delText>
              </w:r>
              <w:r w:rsidRPr="006947AB" w:rsidDel="00E763B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>инженерия</w:delText>
              </w:r>
            </w:del>
          </w:p>
        </w:tc>
      </w:tr>
      <w:tr w:rsidR="006947AB" w:rsidRPr="006947AB" w:rsidDel="00E763B8" w14:paraId="1AB6BE35" w14:textId="68EAA60B" w:rsidTr="009E46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del w:id="72" w:author="Maxim Bystrov" w:date="2026-05-24T14:22:00Z"/>
        </w:trPr>
        <w:tc>
          <w:tcPr>
            <w:tcW w:w="3261" w:type="dxa"/>
            <w:tcBorders>
              <w:left w:val="nil"/>
              <w:right w:val="nil"/>
            </w:tcBorders>
          </w:tcPr>
          <w:p w14:paraId="071DE102" w14:textId="55C63A7E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del w:id="73" w:author="Maxim Bystrov" w:date="2026-05-24T14:22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204DB783" w14:textId="26E223AB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del w:id="74" w:author="Maxim Bystrov" w:date="2026-05-24T14:22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del w:id="75" w:author="Maxim Bystrov" w:date="2026-05-24T14:22:00Z">
              <w:r w:rsidRPr="006947AB" w:rsidDel="00E763B8">
                <w:rPr>
                  <w:rFonts w:ascii="Times New Roman" w:eastAsia="Times New Roman" w:hAnsi="Times New Roman" w:cs="Times New Roman"/>
                  <w:sz w:val="18"/>
                  <w:szCs w:val="18"/>
                  <w:lang w:eastAsia="ru-RU"/>
                </w:rPr>
                <w:delText>код</w:delText>
              </w:r>
            </w:del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vAlign w:val="center"/>
          </w:tcPr>
          <w:p w14:paraId="6085CF64" w14:textId="4C7F2738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del w:id="76" w:author="Maxim Bystrov" w:date="2026-05-24T14:22:00Z"/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746" w:type="dxa"/>
            <w:tcBorders>
              <w:top w:val="nil"/>
              <w:left w:val="nil"/>
              <w:right w:val="nil"/>
            </w:tcBorders>
            <w:vAlign w:val="center"/>
          </w:tcPr>
          <w:p w14:paraId="08720F04" w14:textId="229FD63D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del w:id="77" w:author="Maxim Bystrov" w:date="2026-05-24T14:22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del w:id="78" w:author="Maxim Bystrov" w:date="2026-05-24T14:22:00Z">
              <w:r w:rsidRPr="006947AB" w:rsidDel="00E763B8">
                <w:rPr>
                  <w:rFonts w:ascii="Times New Roman" w:eastAsia="Times New Roman" w:hAnsi="Times New Roman" w:cs="Times New Roman"/>
                  <w:sz w:val="18"/>
                  <w:szCs w:val="18"/>
                  <w:lang w:eastAsia="ru-RU"/>
                </w:rPr>
                <w:delText>наименование направления</w:delText>
              </w:r>
            </w:del>
          </w:p>
        </w:tc>
      </w:tr>
      <w:tr w:rsidR="006947AB" w:rsidRPr="006947AB" w:rsidDel="00E763B8" w14:paraId="2B427142" w14:textId="1056F6EA" w:rsidTr="009E46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  <w:del w:id="79" w:author="Maxim Bystrov" w:date="2026-05-24T14:22:00Z"/>
        </w:trPr>
        <w:tc>
          <w:tcPr>
            <w:tcW w:w="9708" w:type="dxa"/>
            <w:gridSpan w:val="4"/>
            <w:tcBorders>
              <w:left w:val="nil"/>
              <w:bottom w:val="single" w:sz="4" w:space="0" w:color="auto"/>
            </w:tcBorders>
            <w:vAlign w:val="center"/>
          </w:tcPr>
          <w:p w14:paraId="6FABC21B" w14:textId="0CF0E391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del w:id="80" w:author="Maxim Bystrov" w:date="2026-05-24T14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947AB" w:rsidRPr="006947AB" w:rsidDel="00E763B8" w14:paraId="23122842" w14:textId="4BB16D91" w:rsidTr="009E46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del w:id="81" w:author="Maxim Bystrov" w:date="2026-05-24T14:22:00Z"/>
        </w:trPr>
        <w:tc>
          <w:tcPr>
            <w:tcW w:w="9708" w:type="dxa"/>
            <w:gridSpan w:val="4"/>
            <w:tcBorders>
              <w:top w:val="single" w:sz="4" w:space="0" w:color="auto"/>
              <w:left w:val="nil"/>
            </w:tcBorders>
            <w:vAlign w:val="center"/>
          </w:tcPr>
          <w:p w14:paraId="2EFFB6BC" w14:textId="23854B96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del w:id="82" w:author="Maxim Bystrov" w:date="2026-05-24T14:22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del w:id="83" w:author="Maxim Bystrov" w:date="2026-05-24T14:22:00Z">
              <w:r w:rsidRPr="006947AB" w:rsidDel="00E763B8">
                <w:rPr>
                  <w:rFonts w:ascii="Times New Roman" w:eastAsia="Times New Roman" w:hAnsi="Times New Roman" w:cs="Times New Roman"/>
                  <w:sz w:val="18"/>
                  <w:szCs w:val="18"/>
                  <w:lang w:eastAsia="ru-RU"/>
                </w:rPr>
                <w:delText>наименование направления</w:delText>
              </w:r>
            </w:del>
          </w:p>
        </w:tc>
      </w:tr>
      <w:tr w:rsidR="006947AB" w:rsidRPr="006947AB" w:rsidDel="00E763B8" w14:paraId="28737D43" w14:textId="321CBD6D" w:rsidTr="009E46FB">
        <w:trPr>
          <w:trHeight w:val="397"/>
          <w:del w:id="84" w:author="Maxim Bystrov" w:date="2026-05-24T14:22:00Z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F3D47" w14:textId="58D182B7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del w:id="85" w:author="Maxim Bystrov" w:date="2026-05-24T14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del w:id="86" w:author="Maxim Bystrov" w:date="2026-05-24T14:22:00Z">
              <w:r w:rsidRPr="006947AB" w:rsidDel="00E763B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>направленности</w:delText>
              </w:r>
            </w:del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vAlign w:val="center"/>
          </w:tcPr>
          <w:p w14:paraId="19FE8358" w14:textId="5F0FA7FD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del w:id="87" w:author="Maxim Bystrov" w:date="2026-05-24T14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del w:id="88" w:author="Maxim Bystrov" w:date="2026-05-24T14:22:00Z">
              <w:r w:rsidRPr="006947AB" w:rsidDel="00E763B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>02</w:delText>
              </w:r>
            </w:del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01836F" w14:textId="76AC77BD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del w:id="89" w:author="Maxim Bystrov" w:date="2026-05-24T14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46" w:type="dxa"/>
            <w:tcBorders>
              <w:top w:val="nil"/>
              <w:left w:val="nil"/>
              <w:right w:val="nil"/>
            </w:tcBorders>
            <w:vAlign w:val="center"/>
          </w:tcPr>
          <w:p w14:paraId="591C2991" w14:textId="633CE4A7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del w:id="90" w:author="Maxim Bystrov" w:date="2026-05-24T14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del w:id="91" w:author="Maxim Bystrov" w:date="2026-05-24T14:22:00Z">
              <w:r w:rsidRPr="006947AB" w:rsidDel="00E763B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>Проектирование программных систем</w:delText>
              </w:r>
            </w:del>
          </w:p>
        </w:tc>
      </w:tr>
      <w:tr w:rsidR="006947AB" w:rsidRPr="006947AB" w:rsidDel="00E763B8" w14:paraId="4B77DF6C" w14:textId="7CC6CC32" w:rsidTr="009E46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del w:id="92" w:author="Maxim Bystrov" w:date="2026-05-24T14:22:00Z"/>
        </w:trPr>
        <w:tc>
          <w:tcPr>
            <w:tcW w:w="3261" w:type="dxa"/>
            <w:tcBorders>
              <w:left w:val="nil"/>
              <w:right w:val="nil"/>
            </w:tcBorders>
          </w:tcPr>
          <w:p w14:paraId="71994828" w14:textId="139BC183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del w:id="93" w:author="Maxim Bystrov" w:date="2026-05-24T14:22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2072180D" w14:textId="25619A45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del w:id="94" w:author="Maxim Bystrov" w:date="2026-05-24T14:22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del w:id="95" w:author="Maxim Bystrov" w:date="2026-05-24T14:22:00Z">
              <w:r w:rsidRPr="006947AB" w:rsidDel="00E763B8">
                <w:rPr>
                  <w:rFonts w:ascii="Times New Roman" w:eastAsia="Times New Roman" w:hAnsi="Times New Roman" w:cs="Times New Roman"/>
                  <w:sz w:val="18"/>
                  <w:szCs w:val="18"/>
                  <w:lang w:eastAsia="ru-RU"/>
                </w:rPr>
                <w:delText>код</w:delText>
              </w:r>
            </w:del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vAlign w:val="center"/>
          </w:tcPr>
          <w:p w14:paraId="54116564" w14:textId="2C6817BE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del w:id="96" w:author="Maxim Bystrov" w:date="2026-05-24T14:22:00Z"/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746" w:type="dxa"/>
            <w:tcBorders>
              <w:top w:val="nil"/>
              <w:left w:val="nil"/>
              <w:right w:val="nil"/>
            </w:tcBorders>
            <w:vAlign w:val="center"/>
          </w:tcPr>
          <w:p w14:paraId="3A6B8FC9" w14:textId="49487BEB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del w:id="97" w:author="Maxim Bystrov" w:date="2026-05-24T14:22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del w:id="98" w:author="Maxim Bystrov" w:date="2026-05-24T14:22:00Z">
              <w:r w:rsidRPr="006947AB" w:rsidDel="00E763B8">
                <w:rPr>
                  <w:rFonts w:ascii="Times New Roman" w:eastAsia="Times New Roman" w:hAnsi="Times New Roman" w:cs="Times New Roman"/>
                  <w:sz w:val="18"/>
                  <w:szCs w:val="18"/>
                  <w:lang w:eastAsia="ru-RU"/>
                </w:rPr>
                <w:delText>наименование направленности</w:delText>
              </w:r>
            </w:del>
          </w:p>
        </w:tc>
      </w:tr>
      <w:tr w:rsidR="006947AB" w:rsidRPr="006947AB" w:rsidDel="00E763B8" w14:paraId="63997EC2" w14:textId="6C1583ED" w:rsidTr="009E46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  <w:del w:id="99" w:author="Maxim Bystrov" w:date="2026-05-24T14:22:00Z"/>
        </w:trPr>
        <w:tc>
          <w:tcPr>
            <w:tcW w:w="9708" w:type="dxa"/>
            <w:gridSpan w:val="4"/>
            <w:tcBorders>
              <w:left w:val="nil"/>
              <w:bottom w:val="single" w:sz="4" w:space="0" w:color="auto"/>
            </w:tcBorders>
            <w:vAlign w:val="center"/>
          </w:tcPr>
          <w:p w14:paraId="50C2FE10" w14:textId="71949498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del w:id="100" w:author="Maxim Bystrov" w:date="2026-05-24T14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947AB" w:rsidRPr="006947AB" w:rsidDel="00E763B8" w14:paraId="3A55BA0E" w14:textId="66034A31" w:rsidTr="009E46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del w:id="101" w:author="Maxim Bystrov" w:date="2026-05-24T14:22:00Z"/>
        </w:trPr>
        <w:tc>
          <w:tcPr>
            <w:tcW w:w="9708" w:type="dxa"/>
            <w:gridSpan w:val="4"/>
            <w:tcBorders>
              <w:top w:val="single" w:sz="4" w:space="0" w:color="auto"/>
              <w:left w:val="nil"/>
            </w:tcBorders>
            <w:vAlign w:val="center"/>
          </w:tcPr>
          <w:p w14:paraId="12A0B53E" w14:textId="28C3438D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del w:id="102" w:author="Maxim Bystrov" w:date="2026-05-24T14:22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del w:id="103" w:author="Maxim Bystrov" w:date="2026-05-24T14:22:00Z">
              <w:r w:rsidRPr="006947AB" w:rsidDel="00E763B8">
                <w:rPr>
                  <w:rFonts w:ascii="Times New Roman" w:eastAsia="Times New Roman" w:hAnsi="Times New Roman" w:cs="Times New Roman"/>
                  <w:sz w:val="18"/>
                  <w:szCs w:val="18"/>
                  <w:lang w:eastAsia="ru-RU"/>
                </w:rPr>
                <w:delText>наименование направленности</w:delText>
              </w:r>
            </w:del>
          </w:p>
        </w:tc>
      </w:tr>
    </w:tbl>
    <w:p w14:paraId="05CF7D36" w14:textId="27422F11" w:rsidR="006947AB" w:rsidRPr="006947AB" w:rsidDel="00E763B8" w:rsidRDefault="006947AB" w:rsidP="006947AB">
      <w:pPr>
        <w:widowControl w:val="0"/>
        <w:autoSpaceDE w:val="0"/>
        <w:autoSpaceDN w:val="0"/>
        <w:adjustRightInd w:val="0"/>
        <w:spacing w:after="0" w:line="240" w:lineRule="auto"/>
        <w:rPr>
          <w:del w:id="104" w:author="Maxim Bystrov" w:date="2026-05-24T14:22:00Z"/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033718" w14:textId="31145CEB" w:rsidR="006947AB" w:rsidRPr="006947AB" w:rsidDel="00E763B8" w:rsidRDefault="006947AB" w:rsidP="006947AB">
      <w:pPr>
        <w:widowControl w:val="0"/>
        <w:autoSpaceDE w:val="0"/>
        <w:autoSpaceDN w:val="0"/>
        <w:adjustRightInd w:val="0"/>
        <w:spacing w:after="0" w:line="240" w:lineRule="auto"/>
        <w:rPr>
          <w:del w:id="105" w:author="Maxim Bystrov" w:date="2026-05-24T14:22:00Z"/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07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7"/>
        <w:gridCol w:w="844"/>
        <w:gridCol w:w="236"/>
        <w:gridCol w:w="2214"/>
        <w:gridCol w:w="236"/>
        <w:gridCol w:w="3370"/>
      </w:tblGrid>
      <w:tr w:rsidR="006947AB" w:rsidRPr="006947AB" w:rsidDel="00E763B8" w14:paraId="38004A31" w14:textId="4D3571C3" w:rsidTr="009E46FB">
        <w:trPr>
          <w:trHeight w:val="397"/>
          <w:del w:id="106" w:author="Maxim Bystrov" w:date="2026-05-24T14:22:00Z"/>
        </w:trPr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654939" w14:textId="51166804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del w:id="107" w:author="Maxim Bystrov" w:date="2026-05-24T14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del w:id="108" w:author="Maxim Bystrov" w:date="2026-05-24T14:22:00Z">
              <w:r w:rsidRPr="006947AB" w:rsidDel="00E763B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>Обучающийся группы №</w:delText>
              </w:r>
            </w:del>
          </w:p>
        </w:tc>
        <w:tc>
          <w:tcPr>
            <w:tcW w:w="844" w:type="dxa"/>
            <w:tcBorders>
              <w:top w:val="nil"/>
              <w:left w:val="nil"/>
              <w:right w:val="nil"/>
            </w:tcBorders>
            <w:vAlign w:val="center"/>
          </w:tcPr>
          <w:p w14:paraId="6AB6B758" w14:textId="3BA5FB55" w:rsidR="006947AB" w:rsidRPr="006947AB" w:rsidDel="00E763B8" w:rsidRDefault="00400380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del w:id="109" w:author="Maxim Bystrov" w:date="2026-05-24T14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del w:id="110" w:author="Maxim Bystrov" w:date="2026-05-24T14:22:00Z">
              <w:r w:rsidDel="00E763B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>4131з</w:delText>
              </w:r>
            </w:del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4882D" w14:textId="69A7BF92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del w:id="111" w:author="Maxim Bystrov" w:date="2026-05-24T14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14" w:type="dxa"/>
            <w:tcBorders>
              <w:top w:val="nil"/>
              <w:left w:val="nil"/>
              <w:right w:val="nil"/>
            </w:tcBorders>
            <w:vAlign w:val="center"/>
          </w:tcPr>
          <w:p w14:paraId="0909250E" w14:textId="636D401E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del w:id="112" w:author="Maxim Bystrov" w:date="2026-05-24T14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DF438E" w14:textId="7141B74E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del w:id="113" w:author="Maxim Bystrov" w:date="2026-05-24T14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0" w:type="dxa"/>
            <w:tcBorders>
              <w:top w:val="nil"/>
              <w:left w:val="nil"/>
              <w:right w:val="nil"/>
            </w:tcBorders>
            <w:vAlign w:val="center"/>
          </w:tcPr>
          <w:p w14:paraId="162F84A4" w14:textId="1654C5D0" w:rsidR="006947AB" w:rsidRPr="006947AB" w:rsidDel="00E763B8" w:rsidRDefault="00400380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del w:id="114" w:author="Maxim Bystrov" w:date="2026-05-24T14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del w:id="115" w:author="Maxim Bystrov" w:date="2026-05-24T14:22:00Z">
              <w:r w:rsidDel="00E763B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>М.Д. Быстров</w:delText>
              </w:r>
            </w:del>
          </w:p>
        </w:tc>
      </w:tr>
      <w:tr w:rsidR="006947AB" w:rsidRPr="006947AB" w:rsidDel="00E763B8" w14:paraId="0A2DA165" w14:textId="7D622654" w:rsidTr="009E46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del w:id="116" w:author="Maxim Bystrov" w:date="2026-05-24T14:22:00Z"/>
        </w:trPr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2AFFA1" w14:textId="165A29D6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del w:id="117" w:author="Maxim Bystrov" w:date="2026-05-24T14:22:00Z"/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9DCEC7" w14:textId="53135E9C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del w:id="118" w:author="Maxim Bystrov" w:date="2026-05-24T14:22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del w:id="119" w:author="Maxim Bystrov" w:date="2026-05-24T14:22:00Z">
              <w:r w:rsidRPr="006947AB" w:rsidDel="00E763B8">
                <w:rPr>
                  <w:rFonts w:ascii="Times New Roman" w:eastAsia="Times New Roman" w:hAnsi="Times New Roman" w:cs="Times New Roman"/>
                  <w:sz w:val="18"/>
                  <w:szCs w:val="18"/>
                  <w:lang w:eastAsia="ru-RU"/>
                </w:rPr>
                <w:delText>номер</w:delText>
              </w:r>
            </w:del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129BE9" w14:textId="2921726C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del w:id="120" w:author="Maxim Bystrov" w:date="2026-05-24T14:22:00Z"/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F3F789" w14:textId="49C3E699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del w:id="121" w:author="Maxim Bystrov" w:date="2026-05-24T14:22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del w:id="122" w:author="Maxim Bystrov" w:date="2026-05-24T14:22:00Z">
              <w:r w:rsidRPr="006947AB" w:rsidDel="00E763B8">
                <w:rPr>
                  <w:rFonts w:ascii="Times New Roman" w:eastAsia="Times New Roman" w:hAnsi="Times New Roman" w:cs="Times New Roman"/>
                  <w:sz w:val="18"/>
                  <w:szCs w:val="18"/>
                  <w:lang w:eastAsia="ru-RU"/>
                </w:rPr>
                <w:delText>подпись, дата</w:delText>
              </w:r>
            </w:del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6C1DF6" w14:textId="7B72569E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del w:id="123" w:author="Maxim Bystrov" w:date="2026-05-24T14:22:00Z"/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3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61C04" w14:textId="6B17714A" w:rsidR="006947AB" w:rsidRPr="006947AB" w:rsidDel="00E763B8" w:rsidRDefault="006947AB" w:rsidP="006947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del w:id="124" w:author="Maxim Bystrov" w:date="2026-05-24T14:22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del w:id="125" w:author="Maxim Bystrov" w:date="2026-05-24T14:22:00Z">
              <w:r w:rsidRPr="006947AB" w:rsidDel="00E763B8">
                <w:rPr>
                  <w:rFonts w:ascii="Times New Roman" w:eastAsia="Times New Roman" w:hAnsi="Times New Roman" w:cs="Times New Roman"/>
                  <w:sz w:val="18"/>
                  <w:szCs w:val="18"/>
                  <w:lang w:eastAsia="ru-RU"/>
                </w:rPr>
                <w:delText>инициалы, фамилия</w:delText>
              </w:r>
            </w:del>
          </w:p>
        </w:tc>
      </w:tr>
    </w:tbl>
    <w:p w14:paraId="74FE1FAC" w14:textId="77777777" w:rsidR="00C30F08" w:rsidRPr="00C30F08" w:rsidRDefault="00C30F08" w:rsidP="00C30F08">
      <w:pPr>
        <w:spacing w:after="0" w:line="240" w:lineRule="auto"/>
        <w:ind w:left="-142"/>
        <w:jc w:val="center"/>
        <w:rPr>
          <w:ins w:id="126" w:author="Maxim Bystrov" w:date="2026-05-24T14:43:00Z"/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ins w:id="127" w:author="Maxim Bystrov" w:date="2026-05-24T14:43:00Z">
        <w:r w:rsidRPr="00C30F08">
          <w:rPr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t>МИНИСТЕРСТВО НАУКИ И ВЫСШЕГО ОБРАЗОВАНИЯ РОССИЙСКОЙ ФЕДЕРАЦИИ</w:t>
        </w:r>
      </w:ins>
    </w:p>
    <w:p w14:paraId="5411F7B4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after="240" w:line="240" w:lineRule="auto"/>
        <w:ind w:hanging="357"/>
        <w:jc w:val="center"/>
        <w:rPr>
          <w:ins w:id="128" w:author="Maxim Bystrov" w:date="2026-05-24T14:43:00Z"/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ins w:id="129" w:author="Maxim Bystrov" w:date="2026-05-24T14:43:00Z">
        <w:r w:rsidRPr="00C30F0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федеральное государственное автономное образовательное учреждение высшего образования </w:t>
        </w:r>
        <w:r w:rsidRPr="00C30F0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  <w:r w:rsidRPr="00C30F08">
          <w:rPr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t xml:space="preserve">«САНКТ–ПЕТЕРБУРГСКИЙ ГОСУДАРСТВЕННЫЙ УНИВЕРСИТЕТ </w:t>
        </w:r>
        <w:r w:rsidRPr="00C30F08">
          <w:rPr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br/>
          <w:t>АЭРОКОСМИЧЕСКОГО ПРИБОРОСТРОЕНИЯ»</w:t>
        </w:r>
      </w:ins>
    </w:p>
    <w:p w14:paraId="505895B9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after="0" w:line="240" w:lineRule="auto"/>
        <w:ind w:right="-6"/>
        <w:rPr>
          <w:ins w:id="130" w:author="Maxim Bystrov" w:date="2026-05-24T14:43:00Z"/>
          <w:rFonts w:ascii="Times New Roman" w:eastAsia="Times New Roman" w:hAnsi="Times New Roman" w:cs="Times New Roman"/>
          <w:sz w:val="24"/>
          <w:szCs w:val="24"/>
          <w:lang w:eastAsia="ru-RU"/>
        </w:rPr>
      </w:pPr>
      <w:ins w:id="131" w:author="Maxim Bystrov" w:date="2026-05-24T14:43:00Z">
        <w:r w:rsidRPr="00C30F0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ДОПУСТИТЬ К ЗАЩИТЕ</w:t>
        </w:r>
      </w:ins>
    </w:p>
    <w:p w14:paraId="7174B22C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after="0" w:line="240" w:lineRule="auto"/>
        <w:ind w:right="-6"/>
        <w:jc w:val="both"/>
        <w:rPr>
          <w:ins w:id="132" w:author="Maxim Bystrov" w:date="2026-05-24T14:43:00Z"/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E42544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after="0" w:line="240" w:lineRule="auto"/>
        <w:ind w:right="-6"/>
        <w:jc w:val="both"/>
        <w:rPr>
          <w:ins w:id="133" w:author="Maxim Bystrov" w:date="2026-05-24T14:43:00Z"/>
          <w:rFonts w:ascii="Times New Roman" w:eastAsia="Times New Roman" w:hAnsi="Times New Roman" w:cs="Times New Roman"/>
          <w:sz w:val="24"/>
          <w:szCs w:val="24"/>
          <w:lang w:eastAsia="ru-RU"/>
        </w:rPr>
      </w:pPr>
      <w:ins w:id="134" w:author="Maxim Bystrov" w:date="2026-05-24T14:43:00Z">
        <w:r w:rsidRPr="00C30F0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Заведующий кафедрой №43</w:t>
        </w:r>
      </w:ins>
    </w:p>
    <w:tbl>
      <w:tblPr>
        <w:tblW w:w="968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75"/>
        <w:gridCol w:w="240"/>
        <w:gridCol w:w="2503"/>
        <w:gridCol w:w="236"/>
        <w:gridCol w:w="2928"/>
      </w:tblGrid>
      <w:tr w:rsidR="00C30F08" w:rsidRPr="00C30F08" w14:paraId="11F1064C" w14:textId="77777777" w:rsidTr="0072084F">
        <w:trPr>
          <w:trHeight w:val="397"/>
          <w:ins w:id="135" w:author="Maxim Bystrov" w:date="2026-05-24T14:43:00Z"/>
        </w:trPr>
        <w:tc>
          <w:tcPr>
            <w:tcW w:w="3775" w:type="dxa"/>
            <w:tcBorders>
              <w:top w:val="nil"/>
              <w:left w:val="nil"/>
              <w:right w:val="nil"/>
            </w:tcBorders>
            <w:vAlign w:val="center"/>
          </w:tcPr>
          <w:p w14:paraId="5F766F1A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136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137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 xml:space="preserve">профессор, </w:t>
              </w:r>
              <w:proofErr w:type="spellStart"/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д.т.н</w:t>
              </w:r>
              <w:proofErr w:type="spellEnd"/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, профессор</w:t>
              </w:r>
            </w:ins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912AA2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138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3" w:type="dxa"/>
            <w:tcBorders>
              <w:top w:val="nil"/>
              <w:left w:val="nil"/>
              <w:right w:val="nil"/>
            </w:tcBorders>
            <w:vAlign w:val="center"/>
          </w:tcPr>
          <w:p w14:paraId="251D822A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139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140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15.06.26</w:t>
              </w:r>
            </w:ins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173BA7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141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28" w:type="dxa"/>
            <w:tcBorders>
              <w:top w:val="nil"/>
              <w:left w:val="nil"/>
              <w:right w:val="nil"/>
            </w:tcBorders>
            <w:vAlign w:val="center"/>
          </w:tcPr>
          <w:p w14:paraId="2E5870ED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142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143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 xml:space="preserve">М.Ю. </w:t>
              </w:r>
              <w:proofErr w:type="spellStart"/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Охтилев</w:t>
              </w:r>
              <w:proofErr w:type="spellEnd"/>
            </w:ins>
          </w:p>
        </w:tc>
      </w:tr>
      <w:tr w:rsidR="00C30F08" w:rsidRPr="00C30F08" w14:paraId="3B1EB4CD" w14:textId="77777777" w:rsidTr="007208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ins w:id="144" w:author="Maxim Bystrov" w:date="2026-05-24T14:43:00Z"/>
        </w:trPr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8B4F0C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ins w:id="145" w:author="Maxim Bystrov" w:date="2026-05-24T14:43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ins w:id="146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18"/>
                  <w:szCs w:val="18"/>
                  <w:lang w:eastAsia="ru-RU"/>
                </w:rPr>
                <w:t>должность, уч. степень, звание</w:t>
              </w:r>
            </w:ins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647D78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ins w:id="147" w:author="Maxim Bystrov" w:date="2026-05-24T14:43:00Z"/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2E0C9A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ins w:id="148" w:author="Maxim Bystrov" w:date="2026-05-24T14:43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ins w:id="149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18"/>
                  <w:szCs w:val="18"/>
                  <w:lang w:eastAsia="ru-RU"/>
                </w:rPr>
                <w:t>подпись, дата</w:t>
              </w:r>
            </w:ins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A66FFF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ins w:id="150" w:author="Maxim Bystrov" w:date="2026-05-24T14:43:00Z"/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9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2373D0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ins w:id="151" w:author="Maxim Bystrov" w:date="2026-05-24T14:43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ins w:id="152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18"/>
                  <w:szCs w:val="18"/>
                  <w:lang w:eastAsia="ru-RU"/>
                </w:rPr>
                <w:t>инициалы, фамилия</w:t>
              </w:r>
            </w:ins>
          </w:p>
        </w:tc>
      </w:tr>
    </w:tbl>
    <w:p w14:paraId="240AE5D4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before="320" w:after="320" w:line="240" w:lineRule="auto"/>
        <w:rPr>
          <w:ins w:id="153" w:author="Maxim Bystrov" w:date="2026-05-24T14:43:00Z"/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1FC92F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before="320" w:after="320" w:line="240" w:lineRule="auto"/>
        <w:jc w:val="center"/>
        <w:rPr>
          <w:ins w:id="154" w:author="Maxim Bystrov" w:date="2026-05-24T14:43:00Z"/>
          <w:rFonts w:ascii="Times New Roman" w:eastAsia="Times New Roman" w:hAnsi="Times New Roman" w:cs="Times New Roman"/>
          <w:sz w:val="28"/>
          <w:szCs w:val="28"/>
          <w:lang w:eastAsia="ru-RU"/>
        </w:rPr>
      </w:pPr>
      <w:ins w:id="155" w:author="Maxim Bystrov" w:date="2026-05-24T14:43:00Z">
        <w:r w:rsidRPr="00C30F08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БАКАЛАВРСКАЯ РАБОТА</w:t>
        </w:r>
      </w:ins>
    </w:p>
    <w:tbl>
      <w:tblPr>
        <w:tblW w:w="964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081"/>
        <w:gridCol w:w="8567"/>
      </w:tblGrid>
      <w:tr w:rsidR="00C30F08" w:rsidRPr="00C30F08" w14:paraId="362880D5" w14:textId="77777777" w:rsidTr="0072084F">
        <w:trPr>
          <w:trHeight w:val="397"/>
          <w:ins w:id="156" w:author="Maxim Bystrov" w:date="2026-05-24T14:43:00Z"/>
        </w:trPr>
        <w:tc>
          <w:tcPr>
            <w:tcW w:w="1081" w:type="dxa"/>
            <w:tcBorders>
              <w:bottom w:val="nil"/>
            </w:tcBorders>
            <w:vAlign w:val="center"/>
          </w:tcPr>
          <w:p w14:paraId="4B7601BD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ins w:id="157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158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на тему</w:t>
              </w:r>
            </w:ins>
          </w:p>
        </w:tc>
        <w:tc>
          <w:tcPr>
            <w:tcW w:w="8567" w:type="dxa"/>
            <w:tcBorders>
              <w:bottom w:val="single" w:sz="4" w:space="0" w:color="auto"/>
            </w:tcBorders>
            <w:vAlign w:val="center"/>
          </w:tcPr>
          <w:p w14:paraId="092D9E8F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ins w:id="159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160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Разработка системы позиционного отслеживания транспортных средств</w:t>
              </w:r>
            </w:ins>
          </w:p>
        </w:tc>
      </w:tr>
      <w:tr w:rsidR="00C30F08" w:rsidRPr="00C30F08" w14:paraId="0AC0F415" w14:textId="77777777" w:rsidTr="0072084F">
        <w:trPr>
          <w:trHeight w:val="397"/>
          <w:ins w:id="161" w:author="Maxim Bystrov" w:date="2026-05-24T14:43:00Z"/>
        </w:trPr>
        <w:tc>
          <w:tcPr>
            <w:tcW w:w="9648" w:type="dxa"/>
            <w:gridSpan w:val="2"/>
            <w:tcBorders>
              <w:bottom w:val="single" w:sz="4" w:space="0" w:color="auto"/>
            </w:tcBorders>
            <w:vAlign w:val="center"/>
          </w:tcPr>
          <w:p w14:paraId="4AE33DA6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ins w:id="162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163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с обработкой событий в реальном времени</w:t>
              </w:r>
            </w:ins>
          </w:p>
        </w:tc>
      </w:tr>
      <w:tr w:rsidR="00C30F08" w:rsidRPr="00C30F08" w14:paraId="3ABDB137" w14:textId="77777777" w:rsidTr="0072084F">
        <w:trPr>
          <w:trHeight w:val="397"/>
          <w:ins w:id="164" w:author="Maxim Bystrov" w:date="2026-05-24T14:43:00Z"/>
        </w:trPr>
        <w:tc>
          <w:tcPr>
            <w:tcW w:w="9648" w:type="dxa"/>
            <w:gridSpan w:val="2"/>
            <w:tcBorders>
              <w:top w:val="single" w:sz="4" w:space="0" w:color="auto"/>
            </w:tcBorders>
            <w:vAlign w:val="center"/>
          </w:tcPr>
          <w:p w14:paraId="276076E3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165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A446127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after="0" w:line="240" w:lineRule="auto"/>
        <w:rPr>
          <w:ins w:id="166" w:author="Maxim Bystrov" w:date="2026-05-24T14:43:00Z"/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64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329"/>
        <w:gridCol w:w="8319"/>
      </w:tblGrid>
      <w:tr w:rsidR="00C30F08" w:rsidRPr="00C30F08" w14:paraId="17C1E9C5" w14:textId="77777777" w:rsidTr="0072084F">
        <w:trPr>
          <w:trHeight w:val="397"/>
          <w:ins w:id="167" w:author="Maxim Bystrov" w:date="2026-05-24T14:43:00Z"/>
        </w:trPr>
        <w:tc>
          <w:tcPr>
            <w:tcW w:w="1329" w:type="dxa"/>
            <w:tcBorders>
              <w:bottom w:val="nil"/>
            </w:tcBorders>
            <w:vAlign w:val="center"/>
          </w:tcPr>
          <w:p w14:paraId="4C4FC44C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ins w:id="168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169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выполнена</w:t>
              </w:r>
            </w:ins>
          </w:p>
        </w:tc>
        <w:tc>
          <w:tcPr>
            <w:tcW w:w="8319" w:type="dxa"/>
            <w:tcBorders>
              <w:bottom w:val="single" w:sz="4" w:space="0" w:color="auto"/>
            </w:tcBorders>
            <w:vAlign w:val="center"/>
          </w:tcPr>
          <w:p w14:paraId="2B2A7B1E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170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171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Быстровым Максимом Денисовичем</w:t>
              </w:r>
            </w:ins>
          </w:p>
        </w:tc>
      </w:tr>
      <w:tr w:rsidR="00C30F08" w:rsidRPr="00C30F08" w14:paraId="65E0B500" w14:textId="77777777" w:rsidTr="0072084F">
        <w:trPr>
          <w:ins w:id="172" w:author="Maxim Bystrov" w:date="2026-05-24T14:43:00Z"/>
        </w:trPr>
        <w:tc>
          <w:tcPr>
            <w:tcW w:w="9648" w:type="dxa"/>
            <w:gridSpan w:val="2"/>
            <w:tcBorders>
              <w:bottom w:val="nil"/>
            </w:tcBorders>
            <w:vAlign w:val="center"/>
          </w:tcPr>
          <w:p w14:paraId="0531E311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173" w:author="Maxim Bystrov" w:date="2026-05-24T14:43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ins w:id="174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18"/>
                  <w:szCs w:val="18"/>
                  <w:lang w:eastAsia="ru-RU"/>
                </w:rPr>
                <w:t>фамилия, имя, отчество студента в творительном падеже</w:t>
              </w:r>
            </w:ins>
          </w:p>
        </w:tc>
      </w:tr>
    </w:tbl>
    <w:p w14:paraId="788CB92F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after="0" w:line="240" w:lineRule="auto"/>
        <w:rPr>
          <w:ins w:id="175" w:author="Maxim Bystrov" w:date="2026-05-24T14:43:00Z"/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1417"/>
        <w:gridCol w:w="284"/>
        <w:gridCol w:w="4686"/>
      </w:tblGrid>
      <w:tr w:rsidR="00C30F08" w:rsidRPr="00C30F08" w14:paraId="1B791B2D" w14:textId="77777777" w:rsidTr="0072084F">
        <w:trPr>
          <w:trHeight w:val="397"/>
          <w:ins w:id="176" w:author="Maxim Bystrov" w:date="2026-05-24T14:43:00Z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A92766" w14:textId="77777777" w:rsidR="00C30F08" w:rsidRPr="00C30F08" w:rsidRDefault="00C30F08" w:rsidP="00C30F08">
            <w:pPr>
              <w:spacing w:after="0" w:line="240" w:lineRule="auto"/>
              <w:rPr>
                <w:ins w:id="177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178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по направлению подготовки</w:t>
              </w:r>
            </w:ins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vAlign w:val="center"/>
          </w:tcPr>
          <w:p w14:paraId="79596079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179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180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09.03.04</w:t>
              </w:r>
            </w:ins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D6FBCA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181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86" w:type="dxa"/>
            <w:tcBorders>
              <w:top w:val="nil"/>
              <w:left w:val="nil"/>
              <w:right w:val="nil"/>
            </w:tcBorders>
            <w:vAlign w:val="center"/>
          </w:tcPr>
          <w:p w14:paraId="76865BB5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182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183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Программная инженерия</w:t>
              </w:r>
            </w:ins>
          </w:p>
        </w:tc>
      </w:tr>
      <w:tr w:rsidR="00C30F08" w:rsidRPr="00C30F08" w14:paraId="47BD11C3" w14:textId="77777777" w:rsidTr="007208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ins w:id="184" w:author="Maxim Bystrov" w:date="2026-05-24T14:43:00Z"/>
        </w:trPr>
        <w:tc>
          <w:tcPr>
            <w:tcW w:w="3261" w:type="dxa"/>
            <w:tcBorders>
              <w:left w:val="nil"/>
              <w:right w:val="nil"/>
            </w:tcBorders>
          </w:tcPr>
          <w:p w14:paraId="101460E5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185" w:author="Maxim Bystrov" w:date="2026-05-24T14:43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78D5F8F8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186" w:author="Maxim Bystrov" w:date="2026-05-24T14:43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ins w:id="187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18"/>
                  <w:szCs w:val="18"/>
                  <w:lang w:eastAsia="ru-RU"/>
                </w:rPr>
                <w:t>код</w:t>
              </w:r>
            </w:ins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vAlign w:val="center"/>
          </w:tcPr>
          <w:p w14:paraId="43BD42BF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188" w:author="Maxim Bystrov" w:date="2026-05-24T14:43:00Z"/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686" w:type="dxa"/>
            <w:tcBorders>
              <w:top w:val="nil"/>
              <w:left w:val="nil"/>
              <w:right w:val="nil"/>
            </w:tcBorders>
            <w:vAlign w:val="center"/>
          </w:tcPr>
          <w:p w14:paraId="4EB66E94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189" w:author="Maxim Bystrov" w:date="2026-05-24T14:43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ins w:id="190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18"/>
                  <w:szCs w:val="18"/>
                  <w:lang w:eastAsia="ru-RU"/>
                </w:rPr>
                <w:t>наименование направления</w:t>
              </w:r>
            </w:ins>
          </w:p>
        </w:tc>
      </w:tr>
      <w:tr w:rsidR="00C30F08" w:rsidRPr="00C30F08" w14:paraId="4E155F29" w14:textId="77777777" w:rsidTr="007208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  <w:ins w:id="191" w:author="Maxim Bystrov" w:date="2026-05-24T14:43:00Z"/>
        </w:trPr>
        <w:tc>
          <w:tcPr>
            <w:tcW w:w="9648" w:type="dxa"/>
            <w:gridSpan w:val="4"/>
            <w:tcBorders>
              <w:left w:val="nil"/>
              <w:bottom w:val="single" w:sz="4" w:space="0" w:color="auto"/>
            </w:tcBorders>
            <w:vAlign w:val="center"/>
          </w:tcPr>
          <w:p w14:paraId="3B5F3231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192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0F08" w:rsidRPr="00C30F08" w14:paraId="3B8B0580" w14:textId="77777777" w:rsidTr="007208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ins w:id="193" w:author="Maxim Bystrov" w:date="2026-05-24T14:43:00Z"/>
        </w:trPr>
        <w:tc>
          <w:tcPr>
            <w:tcW w:w="9648" w:type="dxa"/>
            <w:gridSpan w:val="4"/>
            <w:tcBorders>
              <w:top w:val="single" w:sz="4" w:space="0" w:color="auto"/>
              <w:left w:val="nil"/>
            </w:tcBorders>
            <w:vAlign w:val="center"/>
          </w:tcPr>
          <w:p w14:paraId="24F08E2C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194" w:author="Maxim Bystrov" w:date="2026-05-24T14:43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ins w:id="195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18"/>
                  <w:szCs w:val="18"/>
                  <w:lang w:eastAsia="ru-RU"/>
                </w:rPr>
                <w:t>наименование направления</w:t>
              </w:r>
            </w:ins>
          </w:p>
        </w:tc>
      </w:tr>
      <w:tr w:rsidR="00C30F08" w:rsidRPr="00C30F08" w14:paraId="36D90D3F" w14:textId="77777777" w:rsidTr="0072084F">
        <w:trPr>
          <w:trHeight w:val="397"/>
          <w:ins w:id="196" w:author="Maxim Bystrov" w:date="2026-05-24T14:43:00Z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5EDF55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ins w:id="197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198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направленности</w:t>
              </w:r>
            </w:ins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vAlign w:val="center"/>
          </w:tcPr>
          <w:p w14:paraId="55AAA5EE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199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200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02</w:t>
              </w:r>
            </w:ins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AC8470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201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86" w:type="dxa"/>
            <w:tcBorders>
              <w:top w:val="nil"/>
              <w:left w:val="nil"/>
              <w:right w:val="nil"/>
            </w:tcBorders>
            <w:vAlign w:val="center"/>
          </w:tcPr>
          <w:p w14:paraId="0B618286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202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203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Проектирование программных систем</w:t>
              </w:r>
            </w:ins>
          </w:p>
        </w:tc>
      </w:tr>
      <w:tr w:rsidR="00C30F08" w:rsidRPr="00C30F08" w14:paraId="7C270230" w14:textId="77777777" w:rsidTr="007208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ins w:id="204" w:author="Maxim Bystrov" w:date="2026-05-24T14:43:00Z"/>
        </w:trPr>
        <w:tc>
          <w:tcPr>
            <w:tcW w:w="3261" w:type="dxa"/>
            <w:tcBorders>
              <w:left w:val="nil"/>
              <w:right w:val="nil"/>
            </w:tcBorders>
          </w:tcPr>
          <w:p w14:paraId="3FDDF710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205" w:author="Maxim Bystrov" w:date="2026-05-24T14:43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</w:tcPr>
          <w:p w14:paraId="415BFE19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206" w:author="Maxim Bystrov" w:date="2026-05-24T14:43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ins w:id="207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18"/>
                  <w:szCs w:val="18"/>
                  <w:lang w:eastAsia="ru-RU"/>
                </w:rPr>
                <w:t>код</w:t>
              </w:r>
            </w:ins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vAlign w:val="center"/>
          </w:tcPr>
          <w:p w14:paraId="012FE465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208" w:author="Maxim Bystrov" w:date="2026-05-24T14:43:00Z"/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686" w:type="dxa"/>
            <w:tcBorders>
              <w:top w:val="nil"/>
              <w:left w:val="nil"/>
              <w:right w:val="nil"/>
            </w:tcBorders>
            <w:vAlign w:val="center"/>
          </w:tcPr>
          <w:p w14:paraId="2559ABF8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209" w:author="Maxim Bystrov" w:date="2026-05-24T14:43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ins w:id="210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18"/>
                  <w:szCs w:val="18"/>
                  <w:lang w:eastAsia="ru-RU"/>
                </w:rPr>
                <w:t>наименование направленности</w:t>
              </w:r>
            </w:ins>
          </w:p>
        </w:tc>
      </w:tr>
      <w:tr w:rsidR="00C30F08" w:rsidRPr="00C30F08" w14:paraId="3430E791" w14:textId="77777777" w:rsidTr="007208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  <w:ins w:id="211" w:author="Maxim Bystrov" w:date="2026-05-24T14:43:00Z"/>
        </w:trPr>
        <w:tc>
          <w:tcPr>
            <w:tcW w:w="9648" w:type="dxa"/>
            <w:gridSpan w:val="4"/>
            <w:tcBorders>
              <w:left w:val="nil"/>
              <w:bottom w:val="single" w:sz="4" w:space="0" w:color="auto"/>
            </w:tcBorders>
            <w:vAlign w:val="center"/>
          </w:tcPr>
          <w:p w14:paraId="7F8BE082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212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30F08" w:rsidRPr="00C30F08" w14:paraId="07D4EE67" w14:textId="77777777" w:rsidTr="007208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ins w:id="213" w:author="Maxim Bystrov" w:date="2026-05-24T14:43:00Z"/>
        </w:trPr>
        <w:tc>
          <w:tcPr>
            <w:tcW w:w="9648" w:type="dxa"/>
            <w:gridSpan w:val="4"/>
            <w:tcBorders>
              <w:top w:val="single" w:sz="4" w:space="0" w:color="auto"/>
              <w:left w:val="nil"/>
            </w:tcBorders>
            <w:vAlign w:val="center"/>
          </w:tcPr>
          <w:p w14:paraId="533087C2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214" w:author="Maxim Bystrov" w:date="2026-05-24T14:43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ins w:id="215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18"/>
                  <w:szCs w:val="18"/>
                  <w:lang w:eastAsia="ru-RU"/>
                </w:rPr>
                <w:t>наименование направленности</w:t>
              </w:r>
            </w:ins>
          </w:p>
        </w:tc>
      </w:tr>
    </w:tbl>
    <w:p w14:paraId="0ECA9F7E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before="240" w:after="0" w:line="240" w:lineRule="auto"/>
        <w:rPr>
          <w:ins w:id="216" w:author="Maxim Bystrov" w:date="2026-05-24T14:43:00Z"/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46"/>
        <w:gridCol w:w="939"/>
        <w:gridCol w:w="240"/>
        <w:gridCol w:w="2377"/>
        <w:gridCol w:w="236"/>
        <w:gridCol w:w="3310"/>
      </w:tblGrid>
      <w:tr w:rsidR="00C30F08" w:rsidRPr="00C30F08" w14:paraId="02A0D46E" w14:textId="77777777" w:rsidTr="0072084F">
        <w:trPr>
          <w:trHeight w:val="397"/>
          <w:ins w:id="217" w:author="Maxim Bystrov" w:date="2026-05-24T14:43:00Z"/>
        </w:trPr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554F7C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ins w:id="218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219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 xml:space="preserve">Студент </w:t>
              </w:r>
              <w:proofErr w:type="gramStart"/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группы  №</w:t>
              </w:r>
              <w:proofErr w:type="gramEnd"/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 xml:space="preserve"> </w:t>
              </w:r>
            </w:ins>
          </w:p>
        </w:tc>
        <w:tc>
          <w:tcPr>
            <w:tcW w:w="939" w:type="dxa"/>
            <w:tcBorders>
              <w:top w:val="nil"/>
              <w:left w:val="nil"/>
              <w:right w:val="nil"/>
            </w:tcBorders>
            <w:vAlign w:val="center"/>
          </w:tcPr>
          <w:p w14:paraId="79D7100D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220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221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4131з</w:t>
              </w:r>
            </w:ins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FB1EA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222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vAlign w:val="center"/>
          </w:tcPr>
          <w:p w14:paraId="05A94D21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223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224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15.06.26</w:t>
              </w:r>
            </w:ins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00ACC6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225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10" w:type="dxa"/>
            <w:tcBorders>
              <w:top w:val="nil"/>
              <w:left w:val="nil"/>
              <w:right w:val="nil"/>
            </w:tcBorders>
            <w:vAlign w:val="center"/>
          </w:tcPr>
          <w:p w14:paraId="73F11433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226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227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М.Д. Быстров</w:t>
              </w:r>
            </w:ins>
          </w:p>
        </w:tc>
      </w:tr>
      <w:tr w:rsidR="00C30F08" w:rsidRPr="00C30F08" w14:paraId="0D62E91C" w14:textId="77777777" w:rsidTr="007208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ins w:id="228" w:author="Maxim Bystrov" w:date="2026-05-24T14:43:00Z"/>
        </w:trPr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0222A6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right"/>
              <w:rPr>
                <w:ins w:id="229" w:author="Maxim Bystrov" w:date="2026-05-24T14:43:00Z"/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F83E55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ins w:id="230" w:author="Maxim Bystrov" w:date="2026-05-24T14:43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7C0F62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ins w:id="231" w:author="Maxim Bystrov" w:date="2026-05-24T14:43:00Z"/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66E788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ins w:id="232" w:author="Maxim Bystrov" w:date="2026-05-24T14:43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ins w:id="233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18"/>
                  <w:szCs w:val="18"/>
                  <w:lang w:eastAsia="ru-RU"/>
                </w:rPr>
                <w:t>подпись, дата</w:t>
              </w:r>
            </w:ins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CD50CE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ins w:id="234" w:author="Maxim Bystrov" w:date="2026-05-24T14:43:00Z"/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33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1C72D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ins w:id="235" w:author="Maxim Bystrov" w:date="2026-05-24T14:43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ins w:id="236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18"/>
                  <w:szCs w:val="18"/>
                  <w:lang w:eastAsia="ru-RU"/>
                </w:rPr>
                <w:t>инициалы, фамилия</w:t>
              </w:r>
            </w:ins>
          </w:p>
        </w:tc>
      </w:tr>
    </w:tbl>
    <w:p w14:paraId="26958FE5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before="240" w:after="0" w:line="240" w:lineRule="auto"/>
        <w:rPr>
          <w:ins w:id="237" w:author="Maxim Bystrov" w:date="2026-05-24T14:43:00Z"/>
          <w:rFonts w:ascii="Times New Roman" w:eastAsia="Times New Roman" w:hAnsi="Times New Roman" w:cs="Times New Roman"/>
          <w:sz w:val="24"/>
          <w:szCs w:val="24"/>
          <w:lang w:eastAsia="ru-RU"/>
        </w:rPr>
      </w:pPr>
      <w:ins w:id="238" w:author="Maxim Bystrov" w:date="2026-05-24T14:43:00Z">
        <w:r w:rsidRPr="00C30F0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Руководитель</w:t>
        </w:r>
      </w:ins>
    </w:p>
    <w:tbl>
      <w:tblPr>
        <w:tblW w:w="97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07"/>
        <w:gridCol w:w="244"/>
        <w:gridCol w:w="2427"/>
        <w:gridCol w:w="240"/>
        <w:gridCol w:w="3380"/>
      </w:tblGrid>
      <w:tr w:rsidR="00C30F08" w:rsidRPr="00C30F08" w14:paraId="68FEFD44" w14:textId="77777777" w:rsidTr="0072084F">
        <w:trPr>
          <w:trHeight w:val="492"/>
          <w:ins w:id="239" w:author="Maxim Bystrov" w:date="2026-05-24T14:43:00Z"/>
        </w:trPr>
        <w:tc>
          <w:tcPr>
            <w:tcW w:w="3507" w:type="dxa"/>
            <w:tcBorders>
              <w:top w:val="nil"/>
              <w:left w:val="nil"/>
              <w:right w:val="nil"/>
            </w:tcBorders>
            <w:vAlign w:val="center"/>
          </w:tcPr>
          <w:p w14:paraId="52BE0AEC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240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ins w:id="241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к.т.н</w:t>
              </w:r>
              <w:proofErr w:type="spellEnd"/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, доцент</w:t>
              </w:r>
            </w:ins>
          </w:p>
        </w:tc>
        <w:tc>
          <w:tcPr>
            <w:tcW w:w="2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B5EB8E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242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27" w:type="dxa"/>
            <w:tcBorders>
              <w:top w:val="nil"/>
              <w:left w:val="nil"/>
              <w:right w:val="nil"/>
            </w:tcBorders>
            <w:vAlign w:val="center"/>
          </w:tcPr>
          <w:p w14:paraId="611A8F09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243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244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15.06.26</w:t>
              </w:r>
            </w:ins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EE2E0D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245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80" w:type="dxa"/>
            <w:tcBorders>
              <w:top w:val="nil"/>
              <w:left w:val="nil"/>
              <w:right w:val="nil"/>
            </w:tcBorders>
            <w:vAlign w:val="center"/>
          </w:tcPr>
          <w:p w14:paraId="16698423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246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247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А.В. Фомин</w:t>
              </w:r>
            </w:ins>
          </w:p>
        </w:tc>
      </w:tr>
      <w:tr w:rsidR="00C30F08" w:rsidRPr="00C30F08" w14:paraId="402B829B" w14:textId="77777777" w:rsidTr="007208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2"/>
          <w:ins w:id="248" w:author="Maxim Bystrov" w:date="2026-05-24T14:43:00Z"/>
        </w:trPr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</w:tcPr>
          <w:p w14:paraId="19470FA5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249" w:author="Maxim Bystrov" w:date="2026-05-24T14:43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ins w:id="250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18"/>
                  <w:szCs w:val="18"/>
                  <w:lang w:eastAsia="ru-RU"/>
                </w:rPr>
                <w:t>должность, уч. степень, звание</w:t>
              </w:r>
            </w:ins>
          </w:p>
        </w:tc>
        <w:tc>
          <w:tcPr>
            <w:tcW w:w="244" w:type="dxa"/>
            <w:tcBorders>
              <w:top w:val="nil"/>
              <w:left w:val="nil"/>
              <w:bottom w:val="nil"/>
              <w:right w:val="nil"/>
            </w:tcBorders>
          </w:tcPr>
          <w:p w14:paraId="562FDCAB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251" w:author="Maxim Bystrov" w:date="2026-05-24T14:43:00Z"/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05318103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252" w:author="Maxim Bystrov" w:date="2026-05-24T14:43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ins w:id="253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18"/>
                  <w:szCs w:val="18"/>
                  <w:lang w:eastAsia="ru-RU"/>
                </w:rPr>
                <w:t>подпись, дата</w:t>
              </w:r>
            </w:ins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572F115A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254" w:author="Maxim Bystrov" w:date="2026-05-24T14:43:00Z"/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</w:tcPr>
          <w:p w14:paraId="43B98B8D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255" w:author="Maxim Bystrov" w:date="2026-05-24T14:43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ins w:id="256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18"/>
                  <w:szCs w:val="18"/>
                  <w:lang w:eastAsia="ru-RU"/>
                </w:rPr>
                <w:t>инициалы, фамилия</w:t>
              </w:r>
            </w:ins>
          </w:p>
        </w:tc>
      </w:tr>
    </w:tbl>
    <w:p w14:paraId="603E3ABD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ins w:id="257" w:author="Maxim Bystrov" w:date="2026-05-24T14:43:00Z"/>
          <w:rFonts w:ascii="Times New Roman" w:eastAsia="Times New Roman" w:hAnsi="Times New Roman" w:cs="Times New Roman"/>
          <w:sz w:val="24"/>
          <w:szCs w:val="24"/>
          <w:lang w:eastAsia="ru-RU"/>
        </w:rPr>
      </w:pPr>
      <w:ins w:id="258" w:author="Maxim Bystrov" w:date="2026-05-24T14:43:00Z">
        <w:r w:rsidRPr="00C30F0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Санкт-Петербург 2026</w:t>
        </w:r>
      </w:ins>
    </w:p>
    <w:p w14:paraId="4E605AF9" w14:textId="77777777" w:rsidR="00C30F08" w:rsidRPr="00C30F08" w:rsidRDefault="00C30F08" w:rsidP="00C30F08">
      <w:pPr>
        <w:spacing w:after="0" w:line="240" w:lineRule="auto"/>
        <w:rPr>
          <w:ins w:id="259" w:author="Maxim Bystrov" w:date="2026-05-24T14:43:00Z"/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ins w:id="260" w:author="Maxim Bystrov" w:date="2026-05-24T14:43:00Z">
        <w:r w:rsidRPr="00C30F08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br w:type="page"/>
        </w:r>
      </w:ins>
    </w:p>
    <w:p w14:paraId="618ED507" w14:textId="77777777" w:rsidR="00C30F08" w:rsidRPr="00C30F08" w:rsidRDefault="00C30F08" w:rsidP="00C30F08">
      <w:pPr>
        <w:spacing w:after="0" w:line="240" w:lineRule="auto"/>
        <w:ind w:left="-142"/>
        <w:jc w:val="center"/>
        <w:rPr>
          <w:ins w:id="261" w:author="Maxim Bystrov" w:date="2026-05-24T14:43:00Z"/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ins w:id="262" w:author="Maxim Bystrov" w:date="2026-05-24T14:43:00Z">
        <w:r w:rsidRPr="00C30F08">
          <w:rPr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lastRenderedPageBreak/>
          <w:t>МИНИСТЕРСТВО НАУКИ И ВЫСШЕГО ОБРАЗОВАНИЯ РОССИЙСКОЙ ФЕДЕРАЦИИ</w:t>
        </w:r>
      </w:ins>
    </w:p>
    <w:p w14:paraId="3F8F4DD4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after="240" w:line="240" w:lineRule="auto"/>
        <w:ind w:hanging="357"/>
        <w:jc w:val="center"/>
        <w:rPr>
          <w:ins w:id="263" w:author="Maxim Bystrov" w:date="2026-05-24T14:43:00Z"/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ins w:id="264" w:author="Maxim Bystrov" w:date="2026-05-24T14:43:00Z">
        <w:r w:rsidRPr="00C30F0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федеральное государственное автономное образовательное учреждение высшего образования </w:t>
        </w:r>
        <w:r w:rsidRPr="00C30F0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br/>
        </w:r>
        <w:r w:rsidRPr="00C30F08">
          <w:rPr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t xml:space="preserve">«САНКТ–ПЕТЕРБУРГСКИЙ ГОСУДАРСТВЕННЫЙ УНИВЕРСИТЕТ </w:t>
        </w:r>
        <w:r w:rsidRPr="00C30F08">
          <w:rPr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br/>
          <w:t>АЭРОКОСМИЧЕСКОГО ПРИБОРОСТРОЕНИЯ»</w:t>
        </w:r>
      </w:ins>
    </w:p>
    <w:p w14:paraId="77A98126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after="0" w:line="276" w:lineRule="auto"/>
        <w:ind w:right="-6"/>
        <w:rPr>
          <w:ins w:id="265" w:author="Maxim Bystrov" w:date="2026-05-24T14:43:00Z"/>
          <w:rFonts w:ascii="Times New Roman" w:eastAsia="Times New Roman" w:hAnsi="Times New Roman" w:cs="Times New Roman"/>
          <w:sz w:val="24"/>
          <w:szCs w:val="24"/>
          <w:lang w:eastAsia="ru-RU"/>
        </w:rPr>
      </w:pPr>
      <w:ins w:id="266" w:author="Maxim Bystrov" w:date="2026-05-24T14:43:00Z">
        <w:r w:rsidRPr="00C30F0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УТВЕРЖДАЮ</w:t>
        </w:r>
      </w:ins>
    </w:p>
    <w:p w14:paraId="3CCC856B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after="0" w:line="276" w:lineRule="auto"/>
        <w:ind w:right="-6"/>
        <w:rPr>
          <w:ins w:id="267" w:author="Maxim Bystrov" w:date="2026-05-24T14:43:00Z"/>
          <w:rFonts w:ascii="Times New Roman" w:eastAsia="Times New Roman" w:hAnsi="Times New Roman" w:cs="Times New Roman"/>
          <w:sz w:val="24"/>
          <w:szCs w:val="24"/>
          <w:lang w:eastAsia="ru-RU"/>
        </w:rPr>
      </w:pPr>
      <w:ins w:id="268" w:author="Maxim Bystrov" w:date="2026-05-24T14:43:00Z">
        <w:r w:rsidRPr="00C30F0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Заведующий кафедрой №43</w:t>
        </w:r>
      </w:ins>
    </w:p>
    <w:tbl>
      <w:tblPr>
        <w:tblW w:w="9660" w:type="dxa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75"/>
        <w:gridCol w:w="240"/>
        <w:gridCol w:w="2503"/>
        <w:gridCol w:w="236"/>
        <w:gridCol w:w="2906"/>
      </w:tblGrid>
      <w:tr w:rsidR="00C30F08" w:rsidRPr="00C30F08" w14:paraId="720ECE93" w14:textId="77777777" w:rsidTr="0072084F">
        <w:trPr>
          <w:trHeight w:val="397"/>
          <w:ins w:id="269" w:author="Maxim Bystrov" w:date="2026-05-24T14:43:00Z"/>
        </w:trPr>
        <w:tc>
          <w:tcPr>
            <w:tcW w:w="3775" w:type="dxa"/>
            <w:tcBorders>
              <w:top w:val="nil"/>
              <w:left w:val="nil"/>
              <w:right w:val="nil"/>
            </w:tcBorders>
            <w:vAlign w:val="center"/>
          </w:tcPr>
          <w:p w14:paraId="0D272208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270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271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 xml:space="preserve">профессор, </w:t>
              </w:r>
              <w:proofErr w:type="spellStart"/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д.т.н</w:t>
              </w:r>
              <w:proofErr w:type="spellEnd"/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, профессор</w:t>
              </w:r>
            </w:ins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13D50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272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03" w:type="dxa"/>
            <w:tcBorders>
              <w:top w:val="nil"/>
              <w:left w:val="nil"/>
              <w:right w:val="nil"/>
            </w:tcBorders>
            <w:vAlign w:val="center"/>
          </w:tcPr>
          <w:p w14:paraId="14A9E694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273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274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23.03.26</w:t>
              </w:r>
            </w:ins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FF7E4D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275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06" w:type="dxa"/>
            <w:tcBorders>
              <w:top w:val="nil"/>
              <w:left w:val="nil"/>
              <w:right w:val="nil"/>
            </w:tcBorders>
            <w:vAlign w:val="center"/>
          </w:tcPr>
          <w:p w14:paraId="689D3533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276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277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 xml:space="preserve">М.Ю. </w:t>
              </w:r>
              <w:proofErr w:type="spellStart"/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Охтилев</w:t>
              </w:r>
              <w:proofErr w:type="spellEnd"/>
            </w:ins>
          </w:p>
        </w:tc>
      </w:tr>
      <w:tr w:rsidR="00C30F08" w:rsidRPr="00C30F08" w14:paraId="3EAB4F26" w14:textId="77777777" w:rsidTr="007208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ins w:id="278" w:author="Maxim Bystrov" w:date="2026-05-24T14:43:00Z"/>
        </w:trPr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17D091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ins w:id="279" w:author="Maxim Bystrov" w:date="2026-05-24T14:43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ins w:id="280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18"/>
                  <w:szCs w:val="18"/>
                  <w:lang w:eastAsia="ru-RU"/>
                </w:rPr>
                <w:t>должность, уч. степень, звание</w:t>
              </w:r>
            </w:ins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A92B8F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ins w:id="281" w:author="Maxim Bystrov" w:date="2026-05-24T14:43:00Z"/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F8E178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ins w:id="282" w:author="Maxim Bystrov" w:date="2026-05-24T14:43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ins w:id="283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18"/>
                  <w:szCs w:val="18"/>
                  <w:lang w:eastAsia="ru-RU"/>
                </w:rPr>
                <w:t>подпись, дата</w:t>
              </w:r>
            </w:ins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EE8E3D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ins w:id="284" w:author="Maxim Bystrov" w:date="2026-05-24T14:43:00Z"/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9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D3853D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ins w:id="285" w:author="Maxim Bystrov" w:date="2026-05-24T14:43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ins w:id="286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18"/>
                  <w:szCs w:val="18"/>
                  <w:lang w:eastAsia="ru-RU"/>
                </w:rPr>
                <w:t>инициалы, фамилия</w:t>
              </w:r>
            </w:ins>
          </w:p>
        </w:tc>
      </w:tr>
    </w:tbl>
    <w:p w14:paraId="4D08446A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before="360" w:after="360" w:line="240" w:lineRule="auto"/>
        <w:jc w:val="center"/>
        <w:rPr>
          <w:ins w:id="287" w:author="Maxim Bystrov" w:date="2026-05-24T14:43:00Z"/>
          <w:rFonts w:ascii="Times New Roman" w:eastAsia="Times New Roman" w:hAnsi="Times New Roman" w:cs="Times New Roman"/>
          <w:sz w:val="28"/>
          <w:szCs w:val="28"/>
          <w:lang w:eastAsia="ru-RU"/>
        </w:rPr>
      </w:pPr>
      <w:ins w:id="288" w:author="Maxim Bystrov" w:date="2026-05-24T14:43:00Z">
        <w:r w:rsidRPr="00C30F08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ЗАДАНИЕ НА ВЫПОЛНЕНИЕ БАКАЛАВРСКОЙ РАБОТЫ</w:t>
        </w:r>
      </w:ins>
    </w:p>
    <w:tbl>
      <w:tblPr>
        <w:tblW w:w="9660" w:type="dxa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15"/>
        <w:gridCol w:w="960"/>
        <w:gridCol w:w="240"/>
        <w:gridCol w:w="5645"/>
      </w:tblGrid>
      <w:tr w:rsidR="00C30F08" w:rsidRPr="00C30F08" w14:paraId="7BE73F8D" w14:textId="77777777" w:rsidTr="0072084F">
        <w:trPr>
          <w:trHeight w:val="397"/>
          <w:ins w:id="289" w:author="Maxim Bystrov" w:date="2026-05-24T14:43:00Z"/>
        </w:trPr>
        <w:tc>
          <w:tcPr>
            <w:tcW w:w="28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3567A8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ins w:id="290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291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 xml:space="preserve">студенту группы </w:t>
              </w:r>
            </w:ins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vAlign w:val="center"/>
          </w:tcPr>
          <w:p w14:paraId="08D66702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292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293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4131з</w:t>
              </w:r>
            </w:ins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A7C70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294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45" w:type="dxa"/>
            <w:tcBorders>
              <w:top w:val="nil"/>
              <w:left w:val="nil"/>
              <w:right w:val="nil"/>
            </w:tcBorders>
            <w:vAlign w:val="center"/>
          </w:tcPr>
          <w:p w14:paraId="72C49DD1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295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296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Быстрову Максиму Денисовичу</w:t>
              </w:r>
            </w:ins>
          </w:p>
        </w:tc>
      </w:tr>
      <w:tr w:rsidR="00C30F08" w:rsidRPr="00C30F08" w14:paraId="3018F273" w14:textId="77777777" w:rsidTr="007208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ins w:id="297" w:author="Maxim Bystrov" w:date="2026-05-24T14:43:00Z"/>
        </w:trPr>
        <w:tc>
          <w:tcPr>
            <w:tcW w:w="28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7E0253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right"/>
              <w:rPr>
                <w:ins w:id="298" w:author="Maxim Bystrov" w:date="2026-05-24T14:43:00Z"/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2C1EF8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ins w:id="299" w:author="Maxim Bystrov" w:date="2026-05-24T14:43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ins w:id="300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18"/>
                  <w:szCs w:val="18"/>
                  <w:lang w:eastAsia="ru-RU"/>
                </w:rPr>
                <w:t>номер</w:t>
              </w:r>
            </w:ins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CCA76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ins w:id="301" w:author="Maxim Bystrov" w:date="2026-05-24T14:43:00Z"/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DFFDD0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ins w:id="302" w:author="Maxim Bystrov" w:date="2026-05-24T14:43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ins w:id="303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18"/>
                  <w:szCs w:val="18"/>
                  <w:lang w:eastAsia="ru-RU"/>
                </w:rPr>
                <w:t>фамилия, имя, отчество</w:t>
              </w:r>
            </w:ins>
          </w:p>
        </w:tc>
      </w:tr>
    </w:tbl>
    <w:p w14:paraId="4819F01B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after="0" w:line="240" w:lineRule="auto"/>
        <w:rPr>
          <w:ins w:id="304" w:author="Maxim Bystrov" w:date="2026-05-24T14:43:00Z"/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660" w:type="dxa"/>
        <w:tblInd w:w="-12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081"/>
        <w:gridCol w:w="8579"/>
      </w:tblGrid>
      <w:tr w:rsidR="00C30F08" w:rsidRPr="00C30F08" w14:paraId="7AE7CFB6" w14:textId="77777777" w:rsidTr="0072084F">
        <w:trPr>
          <w:trHeight w:val="397"/>
          <w:ins w:id="305" w:author="Maxim Bystrov" w:date="2026-05-24T14:43:00Z"/>
        </w:trPr>
        <w:tc>
          <w:tcPr>
            <w:tcW w:w="1081" w:type="dxa"/>
            <w:tcBorders>
              <w:bottom w:val="nil"/>
            </w:tcBorders>
            <w:vAlign w:val="center"/>
          </w:tcPr>
          <w:p w14:paraId="261D1CD8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ins w:id="306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307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на тему</w:t>
              </w:r>
            </w:ins>
          </w:p>
        </w:tc>
        <w:tc>
          <w:tcPr>
            <w:tcW w:w="8579" w:type="dxa"/>
            <w:tcBorders>
              <w:bottom w:val="single" w:sz="4" w:space="0" w:color="auto"/>
            </w:tcBorders>
            <w:vAlign w:val="center"/>
          </w:tcPr>
          <w:p w14:paraId="45E84690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308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309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Разработка системы позиционного отслеживания транспортных средств</w:t>
              </w:r>
            </w:ins>
          </w:p>
        </w:tc>
      </w:tr>
      <w:tr w:rsidR="00C30F08" w:rsidRPr="00C30F08" w14:paraId="05D988A6" w14:textId="77777777" w:rsidTr="0072084F">
        <w:trPr>
          <w:trHeight w:val="397"/>
          <w:ins w:id="310" w:author="Maxim Bystrov" w:date="2026-05-24T14:43:00Z"/>
        </w:trPr>
        <w:tc>
          <w:tcPr>
            <w:tcW w:w="9660" w:type="dxa"/>
            <w:gridSpan w:val="2"/>
            <w:tcBorders>
              <w:bottom w:val="single" w:sz="4" w:space="0" w:color="auto"/>
            </w:tcBorders>
            <w:vAlign w:val="center"/>
          </w:tcPr>
          <w:p w14:paraId="2A186B4F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ins w:id="311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312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с обработкой событий в реальном времени</w:t>
              </w:r>
            </w:ins>
          </w:p>
        </w:tc>
      </w:tr>
      <w:tr w:rsidR="00C30F08" w:rsidRPr="00C30F08" w14:paraId="35471449" w14:textId="77777777" w:rsidTr="0072084F">
        <w:trPr>
          <w:trHeight w:val="397"/>
          <w:ins w:id="313" w:author="Maxim Bystrov" w:date="2026-05-24T14:43:00Z"/>
        </w:trPr>
        <w:tc>
          <w:tcPr>
            <w:tcW w:w="9660" w:type="dxa"/>
            <w:gridSpan w:val="2"/>
            <w:tcBorders>
              <w:top w:val="single" w:sz="4" w:space="0" w:color="auto"/>
            </w:tcBorders>
            <w:vAlign w:val="center"/>
          </w:tcPr>
          <w:p w14:paraId="055BFEB5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314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2E206A5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after="0" w:line="240" w:lineRule="auto"/>
        <w:rPr>
          <w:ins w:id="315" w:author="Maxim Bystrov" w:date="2026-05-24T14:43:00Z"/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660" w:type="dxa"/>
        <w:tblInd w:w="-12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3998"/>
        <w:gridCol w:w="2623"/>
        <w:gridCol w:w="445"/>
        <w:gridCol w:w="2594"/>
      </w:tblGrid>
      <w:tr w:rsidR="00C30F08" w:rsidRPr="00C30F08" w14:paraId="4702E13F" w14:textId="77777777" w:rsidTr="0072084F">
        <w:trPr>
          <w:trHeight w:val="397"/>
          <w:ins w:id="316" w:author="Maxim Bystrov" w:date="2026-05-24T14:43:00Z"/>
        </w:trPr>
        <w:tc>
          <w:tcPr>
            <w:tcW w:w="3998" w:type="dxa"/>
            <w:tcBorders>
              <w:bottom w:val="nil"/>
            </w:tcBorders>
            <w:vAlign w:val="center"/>
          </w:tcPr>
          <w:p w14:paraId="34259E6A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ins w:id="317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318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утвержденную приказом ГУАП от</w:t>
              </w:r>
            </w:ins>
          </w:p>
        </w:tc>
        <w:tc>
          <w:tcPr>
            <w:tcW w:w="2623" w:type="dxa"/>
            <w:tcBorders>
              <w:bottom w:val="single" w:sz="4" w:space="0" w:color="auto"/>
            </w:tcBorders>
            <w:vAlign w:val="center"/>
          </w:tcPr>
          <w:p w14:paraId="223B2460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ins w:id="319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320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20.03.2026</w:t>
              </w:r>
            </w:ins>
          </w:p>
        </w:tc>
        <w:tc>
          <w:tcPr>
            <w:tcW w:w="445" w:type="dxa"/>
            <w:tcBorders>
              <w:bottom w:val="nil"/>
            </w:tcBorders>
            <w:vAlign w:val="center"/>
          </w:tcPr>
          <w:p w14:paraId="51EF3584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321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322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№</w:t>
              </w:r>
            </w:ins>
          </w:p>
        </w:tc>
        <w:tc>
          <w:tcPr>
            <w:tcW w:w="2594" w:type="dxa"/>
            <w:tcBorders>
              <w:bottom w:val="single" w:sz="4" w:space="0" w:color="auto"/>
            </w:tcBorders>
            <w:vAlign w:val="center"/>
          </w:tcPr>
          <w:p w14:paraId="60E4DD19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ins w:id="323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324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11-412/26</w:t>
              </w:r>
            </w:ins>
          </w:p>
        </w:tc>
      </w:tr>
    </w:tbl>
    <w:p w14:paraId="54880D92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after="0" w:line="240" w:lineRule="auto"/>
        <w:rPr>
          <w:ins w:id="325" w:author="Maxim Bystrov" w:date="2026-05-24T14:43:00Z"/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660" w:type="dxa"/>
        <w:tblInd w:w="-12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634"/>
        <w:gridCol w:w="8026"/>
      </w:tblGrid>
      <w:tr w:rsidR="00C30F08" w:rsidRPr="00C30F08" w14:paraId="5A6D220D" w14:textId="77777777" w:rsidTr="0072084F">
        <w:trPr>
          <w:trHeight w:val="397"/>
          <w:ins w:id="326" w:author="Maxim Bystrov" w:date="2026-05-24T14:43:00Z"/>
        </w:trPr>
        <w:tc>
          <w:tcPr>
            <w:tcW w:w="1634" w:type="dxa"/>
            <w:tcBorders>
              <w:bottom w:val="nil"/>
            </w:tcBorders>
            <w:vAlign w:val="center"/>
          </w:tcPr>
          <w:p w14:paraId="027D7229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ins w:id="327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328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Цель работы:</w:t>
              </w:r>
            </w:ins>
          </w:p>
        </w:tc>
        <w:tc>
          <w:tcPr>
            <w:tcW w:w="8026" w:type="dxa"/>
            <w:tcBorders>
              <w:bottom w:val="single" w:sz="4" w:space="0" w:color="auto"/>
            </w:tcBorders>
            <w:vAlign w:val="center"/>
          </w:tcPr>
          <w:p w14:paraId="21913363" w14:textId="60766C4C" w:rsidR="00C30F08" w:rsidRPr="00C30F08" w:rsidRDefault="00683612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329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330" w:author="Maxim Bystrov" w:date="2026-05-24T14:44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С</w:t>
              </w:r>
              <w:r w:rsidRPr="00683612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 xml:space="preserve">проектировать и реализовать систему позиционного отслеживания </w:t>
              </w:r>
            </w:ins>
          </w:p>
        </w:tc>
      </w:tr>
      <w:tr w:rsidR="00C30F08" w:rsidRPr="00C30F08" w14:paraId="11FE8F34" w14:textId="77777777" w:rsidTr="0072084F">
        <w:trPr>
          <w:trHeight w:val="397"/>
          <w:ins w:id="331" w:author="Maxim Bystrov" w:date="2026-05-24T14:43:00Z"/>
        </w:trPr>
        <w:tc>
          <w:tcPr>
            <w:tcW w:w="9660" w:type="dxa"/>
            <w:gridSpan w:val="2"/>
            <w:tcBorders>
              <w:bottom w:val="single" w:sz="4" w:space="0" w:color="auto"/>
            </w:tcBorders>
            <w:vAlign w:val="center"/>
          </w:tcPr>
          <w:p w14:paraId="27C02956" w14:textId="4A3AE88C" w:rsidR="00C30F08" w:rsidRPr="00C30F08" w:rsidRDefault="00683612" w:rsidP="0068361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ins w:id="332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pPrChange w:id="333" w:author="Maxim Bystrov" w:date="2026-05-24T14:44:00Z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jc w:val="center"/>
                </w:pPr>
              </w:pPrChange>
            </w:pPr>
            <w:ins w:id="334" w:author="Maxim Bystrov" w:date="2026-05-24T14:44:00Z">
              <w:r w:rsidRPr="00683612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транспортных средств с обработкой событий в реальном времени</w:t>
              </w:r>
            </w:ins>
            <w:ins w:id="335" w:author="Maxim Bystrov" w:date="2026-05-24T14:50:00Z">
              <w:r w:rsidR="00DB0CFF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.</w:t>
              </w:r>
            </w:ins>
          </w:p>
        </w:tc>
      </w:tr>
      <w:tr w:rsidR="00C30F08" w:rsidRPr="00C30F08" w14:paraId="3DC613EA" w14:textId="77777777" w:rsidTr="0072084F">
        <w:trPr>
          <w:trHeight w:val="397"/>
          <w:ins w:id="336" w:author="Maxim Bystrov" w:date="2026-05-24T14:43:00Z"/>
        </w:trPr>
        <w:tc>
          <w:tcPr>
            <w:tcW w:w="9660" w:type="dxa"/>
            <w:gridSpan w:val="2"/>
            <w:tcBorders>
              <w:top w:val="single" w:sz="4" w:space="0" w:color="auto"/>
            </w:tcBorders>
            <w:vAlign w:val="center"/>
          </w:tcPr>
          <w:p w14:paraId="6DC871E3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337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2F6DAFC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after="0" w:line="240" w:lineRule="auto"/>
        <w:rPr>
          <w:ins w:id="338" w:author="Maxim Bystrov" w:date="2026-05-24T14:43:00Z"/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64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3418"/>
        <w:gridCol w:w="6230"/>
      </w:tblGrid>
      <w:tr w:rsidR="00C30F08" w:rsidRPr="00C30F08" w14:paraId="1D2A1595" w14:textId="77777777" w:rsidTr="0072084F">
        <w:trPr>
          <w:trHeight w:val="397"/>
          <w:ins w:id="339" w:author="Maxim Bystrov" w:date="2026-05-24T14:43:00Z"/>
        </w:trPr>
        <w:tc>
          <w:tcPr>
            <w:tcW w:w="3418" w:type="dxa"/>
            <w:tcBorders>
              <w:bottom w:val="nil"/>
            </w:tcBorders>
            <w:vAlign w:val="center"/>
          </w:tcPr>
          <w:p w14:paraId="033BF3BB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ins w:id="340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341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Задачи, подлежащие решению:</w:t>
              </w:r>
            </w:ins>
          </w:p>
        </w:tc>
        <w:tc>
          <w:tcPr>
            <w:tcW w:w="6230" w:type="dxa"/>
            <w:tcBorders>
              <w:bottom w:val="single" w:sz="4" w:space="0" w:color="auto"/>
            </w:tcBorders>
            <w:vAlign w:val="center"/>
          </w:tcPr>
          <w:p w14:paraId="2E01FBEA" w14:textId="72B8CAC0" w:rsidR="00C30F08" w:rsidRPr="00935B52" w:rsidRDefault="00EE76C6" w:rsidP="00EE76C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ins w:id="342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pPrChange w:id="343" w:author="Maxim Bystrov" w:date="2026-05-24T14:48:00Z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jc w:val="center"/>
                </w:pPr>
              </w:pPrChange>
            </w:pPr>
            <w:ins w:id="344" w:author="Maxim Bystrov" w:date="2026-05-24T14:48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П</w:t>
              </w:r>
              <w:r w:rsidRPr="00EE76C6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  <w:rPrChange w:id="345" w:author="Maxim Bystrov" w:date="2026-05-24T14:48:00Z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</w:rPrChange>
                </w:rPr>
                <w:t>роанализировать предметную область,</w:t>
              </w:r>
              <w:r w:rsidRPr="00EE76C6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  <w:rPrChange w:id="346" w:author="Maxim Bystrov" w:date="2026-05-24T14:48:00Z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</w:rPrChange>
                </w:rPr>
                <w:t xml:space="preserve"> </w:t>
              </w:r>
              <w:r w:rsidRPr="00EE76C6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  <w:rPrChange w:id="347" w:author="Maxim Bystrov" w:date="2026-05-24T14:48:00Z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</w:rPrChange>
                </w:rPr>
                <w:t xml:space="preserve">обосновать </w:t>
              </w:r>
            </w:ins>
          </w:p>
        </w:tc>
      </w:tr>
      <w:tr w:rsidR="00C30F08" w:rsidRPr="00C30F08" w14:paraId="4CA3F1C8" w14:textId="77777777" w:rsidTr="0072084F">
        <w:trPr>
          <w:trHeight w:val="397"/>
          <w:ins w:id="348" w:author="Maxim Bystrov" w:date="2026-05-24T14:43:00Z"/>
        </w:trPr>
        <w:tc>
          <w:tcPr>
            <w:tcW w:w="9648" w:type="dxa"/>
            <w:gridSpan w:val="2"/>
            <w:tcBorders>
              <w:bottom w:val="single" w:sz="4" w:space="0" w:color="auto"/>
            </w:tcBorders>
            <w:vAlign w:val="center"/>
          </w:tcPr>
          <w:p w14:paraId="728AA9E0" w14:textId="21173F89" w:rsidR="00C30F08" w:rsidRPr="00C30F08" w:rsidRDefault="00EE76C6" w:rsidP="00EE76C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ins w:id="349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pPrChange w:id="350" w:author="Maxim Bystrov" w:date="2026-05-24T14:48:00Z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jc w:val="center"/>
                </w:pPr>
              </w:pPrChange>
            </w:pPr>
            <w:ins w:id="351" w:author="Maxim Bystrov" w:date="2026-05-24T14:48:00Z">
              <w:r w:rsidRPr="0072084F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актуальность разработки</w:t>
              </w:r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 xml:space="preserve">, </w:t>
              </w:r>
            </w:ins>
            <w:ins w:id="352" w:author="Maxim Bystrov" w:date="2026-05-24T14:49:00Z">
              <w:r w:rsidRPr="00EE76C6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выбрать и описать стек технологий,</w:t>
              </w:r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 xml:space="preserve"> </w:t>
              </w:r>
              <w:r w:rsidRPr="00EE76C6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 xml:space="preserve">реализовать программный </w:t>
              </w:r>
            </w:ins>
          </w:p>
        </w:tc>
      </w:tr>
      <w:tr w:rsidR="00C30F08" w:rsidRPr="00C30F08" w14:paraId="5A70D1F2" w14:textId="77777777" w:rsidTr="0072084F">
        <w:trPr>
          <w:trHeight w:val="397"/>
          <w:ins w:id="353" w:author="Maxim Bystrov" w:date="2026-05-24T14:43:00Z"/>
        </w:trPr>
        <w:tc>
          <w:tcPr>
            <w:tcW w:w="9648" w:type="dxa"/>
            <w:gridSpan w:val="2"/>
            <w:tcBorders>
              <w:top w:val="single" w:sz="4" w:space="0" w:color="auto"/>
            </w:tcBorders>
            <w:vAlign w:val="center"/>
          </w:tcPr>
          <w:p w14:paraId="487F65CA" w14:textId="7E40E07C" w:rsidR="00C30F08" w:rsidRPr="00C30F08" w:rsidRDefault="00EE76C6" w:rsidP="00EE76C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ins w:id="354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pPrChange w:id="355" w:author="Maxim Bystrov" w:date="2026-05-24T14:49:00Z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jc w:val="center"/>
                </w:pPr>
              </w:pPrChange>
            </w:pPr>
            <w:ins w:id="356" w:author="Maxim Bystrov" w:date="2026-05-24T14:49:00Z">
              <w:r w:rsidRPr="00EE76C6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продукт,</w:t>
              </w:r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 xml:space="preserve"> </w:t>
              </w:r>
              <w:r w:rsidRPr="00EE76C6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провести тестирование разработанного решения</w:t>
              </w:r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 xml:space="preserve">, </w:t>
              </w:r>
              <w:r w:rsidRPr="00EE76C6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описать полученные результаты</w:t>
              </w:r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.</w:t>
              </w:r>
            </w:ins>
          </w:p>
        </w:tc>
      </w:tr>
    </w:tbl>
    <w:p w14:paraId="35330968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after="0" w:line="240" w:lineRule="auto"/>
        <w:rPr>
          <w:ins w:id="357" w:author="Maxim Bystrov" w:date="2026-05-24T14:43:00Z"/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64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4608"/>
        <w:gridCol w:w="5040"/>
      </w:tblGrid>
      <w:tr w:rsidR="00C30F08" w:rsidRPr="00C30F08" w14:paraId="6E4895B8" w14:textId="77777777" w:rsidTr="0072084F">
        <w:trPr>
          <w:trHeight w:val="397"/>
          <w:ins w:id="358" w:author="Maxim Bystrov" w:date="2026-05-24T14:43:00Z"/>
        </w:trPr>
        <w:tc>
          <w:tcPr>
            <w:tcW w:w="4608" w:type="dxa"/>
            <w:tcBorders>
              <w:bottom w:val="nil"/>
            </w:tcBorders>
            <w:vAlign w:val="center"/>
          </w:tcPr>
          <w:p w14:paraId="01FCA21E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ins w:id="359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360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Содержание работы (основные разделы):</w:t>
              </w:r>
            </w:ins>
          </w:p>
        </w:tc>
        <w:tc>
          <w:tcPr>
            <w:tcW w:w="5040" w:type="dxa"/>
            <w:tcBorders>
              <w:bottom w:val="single" w:sz="4" w:space="0" w:color="auto"/>
            </w:tcBorders>
            <w:vAlign w:val="center"/>
          </w:tcPr>
          <w:p w14:paraId="53E40960" w14:textId="17FC1ACF" w:rsidR="00C30F08" w:rsidRPr="00C30F08" w:rsidRDefault="000C105F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361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362" w:author="Maxim Bystrov" w:date="2026-05-24T14:50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 xml:space="preserve">Анализ предметной области, </w:t>
              </w:r>
            </w:ins>
          </w:p>
        </w:tc>
      </w:tr>
      <w:tr w:rsidR="00C30F08" w:rsidRPr="00C30F08" w14:paraId="55F269A9" w14:textId="77777777" w:rsidTr="0072084F">
        <w:trPr>
          <w:trHeight w:val="397"/>
          <w:ins w:id="363" w:author="Maxim Bystrov" w:date="2026-05-24T14:43:00Z"/>
        </w:trPr>
        <w:tc>
          <w:tcPr>
            <w:tcW w:w="9648" w:type="dxa"/>
            <w:gridSpan w:val="2"/>
            <w:tcBorders>
              <w:bottom w:val="single" w:sz="4" w:space="0" w:color="auto"/>
            </w:tcBorders>
            <w:vAlign w:val="center"/>
          </w:tcPr>
          <w:p w14:paraId="71A4AF9F" w14:textId="265F203D" w:rsidR="00C30F08" w:rsidRPr="00C30F08" w:rsidRDefault="000C105F" w:rsidP="000C10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ins w:id="364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pPrChange w:id="365" w:author="Maxim Bystrov" w:date="2026-05-24T14:50:00Z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jc w:val="center"/>
                </w:pPr>
              </w:pPrChange>
            </w:pPr>
            <w:ins w:id="366" w:author="Maxim Bystrov" w:date="2026-05-24T14:50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разработка системы, реализация и полученные результаты, тести</w:t>
              </w:r>
            </w:ins>
            <w:ins w:id="367" w:author="Maxim Bystrov" w:date="2026-05-24T14:51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 xml:space="preserve">рование и ввод в </w:t>
              </w:r>
            </w:ins>
          </w:p>
        </w:tc>
      </w:tr>
      <w:tr w:rsidR="00C30F08" w:rsidRPr="00C30F08" w14:paraId="6E5E83BD" w14:textId="77777777" w:rsidTr="0072084F">
        <w:trPr>
          <w:trHeight w:val="397"/>
          <w:ins w:id="368" w:author="Maxim Bystrov" w:date="2026-05-24T14:43:00Z"/>
        </w:trPr>
        <w:tc>
          <w:tcPr>
            <w:tcW w:w="964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CC5ED2" w14:textId="47F9BE28" w:rsidR="00C30F08" w:rsidRPr="00C30F08" w:rsidRDefault="000C105F" w:rsidP="000C10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ins w:id="369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pPrChange w:id="370" w:author="Maxim Bystrov" w:date="2026-05-24T14:51:00Z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jc w:val="center"/>
                </w:pPr>
              </w:pPrChange>
            </w:pPr>
            <w:ins w:id="371" w:author="Maxim Bystrov" w:date="2026-05-24T14:51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эксплуатацию.</w:t>
              </w:r>
            </w:ins>
          </w:p>
        </w:tc>
      </w:tr>
      <w:tr w:rsidR="00C30F08" w:rsidRPr="00C30F08" w14:paraId="46F258E9" w14:textId="77777777" w:rsidTr="0072084F">
        <w:trPr>
          <w:trHeight w:val="397"/>
          <w:ins w:id="372" w:author="Maxim Bystrov" w:date="2026-05-24T14:43:00Z"/>
        </w:trPr>
        <w:tc>
          <w:tcPr>
            <w:tcW w:w="9648" w:type="dxa"/>
            <w:gridSpan w:val="2"/>
            <w:tcBorders>
              <w:top w:val="single" w:sz="4" w:space="0" w:color="auto"/>
            </w:tcBorders>
            <w:vAlign w:val="center"/>
          </w:tcPr>
          <w:p w14:paraId="3AF0E79E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373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A49CB8B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after="0" w:line="240" w:lineRule="auto"/>
        <w:rPr>
          <w:ins w:id="374" w:author="Maxim Bystrov" w:date="2026-05-24T14:43:00Z"/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0" w:type="auto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9"/>
        <w:gridCol w:w="567"/>
        <w:gridCol w:w="141"/>
        <w:gridCol w:w="1985"/>
        <w:gridCol w:w="360"/>
        <w:gridCol w:w="349"/>
      </w:tblGrid>
      <w:tr w:rsidR="00C30F08" w:rsidRPr="00C30F08" w14:paraId="0C75AD20" w14:textId="77777777" w:rsidTr="0072084F">
        <w:trPr>
          <w:trHeight w:val="397"/>
          <w:ins w:id="375" w:author="Maxim Bystrov" w:date="2026-05-24T14:43:00Z"/>
        </w:trPr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278B9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376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377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Срок сдачи работы «</w:t>
              </w:r>
            </w:ins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  <w:vAlign w:val="center"/>
          </w:tcPr>
          <w:p w14:paraId="4BAE3A42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378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379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15</w:t>
              </w:r>
            </w:ins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FDC2C6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380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381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»</w:t>
              </w:r>
            </w:ins>
          </w:p>
        </w:tc>
        <w:tc>
          <w:tcPr>
            <w:tcW w:w="1985" w:type="dxa"/>
            <w:tcBorders>
              <w:top w:val="nil"/>
              <w:left w:val="nil"/>
              <w:right w:val="nil"/>
            </w:tcBorders>
            <w:vAlign w:val="center"/>
          </w:tcPr>
          <w:p w14:paraId="23262D1A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ins w:id="382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383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июня</w:t>
              </w:r>
            </w:ins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D0C00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ins w:id="384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385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20</w:t>
              </w:r>
            </w:ins>
          </w:p>
        </w:tc>
        <w:tc>
          <w:tcPr>
            <w:tcW w:w="349" w:type="dxa"/>
            <w:tcBorders>
              <w:top w:val="nil"/>
              <w:left w:val="nil"/>
              <w:right w:val="nil"/>
            </w:tcBorders>
            <w:vAlign w:val="center"/>
          </w:tcPr>
          <w:p w14:paraId="45E20F67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ins w:id="386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387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26</w:t>
              </w:r>
            </w:ins>
          </w:p>
        </w:tc>
      </w:tr>
    </w:tbl>
    <w:p w14:paraId="197F5BC6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before="200" w:after="0" w:line="240" w:lineRule="auto"/>
        <w:rPr>
          <w:ins w:id="388" w:author="Maxim Bystrov" w:date="2026-05-24T14:43:00Z"/>
          <w:rFonts w:ascii="Times New Roman" w:eastAsia="Times New Roman" w:hAnsi="Times New Roman" w:cs="Times New Roman"/>
          <w:sz w:val="24"/>
          <w:szCs w:val="24"/>
          <w:lang w:eastAsia="ru-RU"/>
        </w:rPr>
      </w:pPr>
      <w:ins w:id="389" w:author="Maxim Bystrov" w:date="2026-05-24T14:43:00Z">
        <w:r w:rsidRPr="00C30F0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Руководитель</w:t>
        </w:r>
      </w:ins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87"/>
        <w:gridCol w:w="240"/>
        <w:gridCol w:w="2400"/>
        <w:gridCol w:w="236"/>
        <w:gridCol w:w="3285"/>
      </w:tblGrid>
      <w:tr w:rsidR="00C30F08" w:rsidRPr="00C30F08" w14:paraId="2D528A6E" w14:textId="77777777" w:rsidTr="0072084F">
        <w:trPr>
          <w:trHeight w:val="397"/>
          <w:ins w:id="390" w:author="Maxim Bystrov" w:date="2026-05-24T14:43:00Z"/>
        </w:trPr>
        <w:tc>
          <w:tcPr>
            <w:tcW w:w="3487" w:type="dxa"/>
            <w:tcBorders>
              <w:top w:val="nil"/>
              <w:left w:val="nil"/>
              <w:right w:val="nil"/>
            </w:tcBorders>
            <w:vAlign w:val="center"/>
          </w:tcPr>
          <w:p w14:paraId="45F088C8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600"/>
              <w:jc w:val="center"/>
              <w:rPr>
                <w:ins w:id="391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392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к.т.н., доцент</w:t>
              </w:r>
            </w:ins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C2FEE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600"/>
              <w:jc w:val="center"/>
              <w:rPr>
                <w:ins w:id="393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00" w:type="dxa"/>
            <w:tcBorders>
              <w:top w:val="nil"/>
              <w:left w:val="nil"/>
              <w:right w:val="nil"/>
            </w:tcBorders>
            <w:vAlign w:val="center"/>
          </w:tcPr>
          <w:p w14:paraId="49879E0B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600"/>
              <w:jc w:val="right"/>
              <w:rPr>
                <w:ins w:id="394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395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23.03.26</w:t>
              </w:r>
            </w:ins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C6EB01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600"/>
              <w:jc w:val="center"/>
              <w:rPr>
                <w:ins w:id="396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85" w:type="dxa"/>
            <w:tcBorders>
              <w:top w:val="nil"/>
              <w:left w:val="nil"/>
              <w:right w:val="nil"/>
            </w:tcBorders>
            <w:vAlign w:val="center"/>
          </w:tcPr>
          <w:p w14:paraId="54326B7D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600"/>
              <w:jc w:val="center"/>
              <w:rPr>
                <w:ins w:id="397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398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А.В. Фомин</w:t>
              </w:r>
            </w:ins>
          </w:p>
        </w:tc>
      </w:tr>
      <w:tr w:rsidR="00C30F08" w:rsidRPr="00C30F08" w14:paraId="4C929037" w14:textId="77777777" w:rsidTr="007208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ins w:id="399" w:author="Maxim Bystrov" w:date="2026-05-24T14:43:00Z"/>
        </w:trPr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9566A4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left="-600"/>
              <w:jc w:val="center"/>
              <w:rPr>
                <w:ins w:id="400" w:author="Maxim Bystrov" w:date="2026-05-24T14:43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ins w:id="401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18"/>
                  <w:szCs w:val="18"/>
                  <w:lang w:eastAsia="ru-RU"/>
                </w:rPr>
                <w:t>должность, уч. степень, звание</w:t>
              </w:r>
            </w:ins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8F82C3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left="-600"/>
              <w:rPr>
                <w:ins w:id="402" w:author="Maxim Bystrov" w:date="2026-05-24T14:43:00Z"/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83CDE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left="-600"/>
              <w:jc w:val="center"/>
              <w:rPr>
                <w:ins w:id="403" w:author="Maxim Bystrov" w:date="2026-05-24T14:43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ins w:id="404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18"/>
                  <w:szCs w:val="18"/>
                  <w:lang w:eastAsia="ru-RU"/>
                </w:rPr>
                <w:t>подпись, дата</w:t>
              </w:r>
            </w:ins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63FC2C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left="-600"/>
              <w:rPr>
                <w:ins w:id="405" w:author="Maxim Bystrov" w:date="2026-05-24T14:43:00Z"/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CDF08F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left="-600"/>
              <w:jc w:val="center"/>
              <w:rPr>
                <w:ins w:id="406" w:author="Maxim Bystrov" w:date="2026-05-24T14:43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ins w:id="407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18"/>
                  <w:szCs w:val="18"/>
                  <w:lang w:eastAsia="ru-RU"/>
                </w:rPr>
                <w:t>инициалы, фамилия</w:t>
              </w:r>
            </w:ins>
          </w:p>
        </w:tc>
      </w:tr>
    </w:tbl>
    <w:p w14:paraId="2DB367E5" w14:textId="77777777" w:rsidR="00C30F08" w:rsidRPr="00C30F08" w:rsidRDefault="00C30F08" w:rsidP="00C30F08">
      <w:pPr>
        <w:widowControl w:val="0"/>
        <w:autoSpaceDE w:val="0"/>
        <w:autoSpaceDN w:val="0"/>
        <w:adjustRightInd w:val="0"/>
        <w:spacing w:before="200" w:after="0" w:line="240" w:lineRule="auto"/>
        <w:rPr>
          <w:ins w:id="408" w:author="Maxim Bystrov" w:date="2026-05-24T14:43:00Z"/>
          <w:rFonts w:ascii="Times New Roman" w:eastAsia="Times New Roman" w:hAnsi="Times New Roman" w:cs="Times New Roman"/>
          <w:sz w:val="24"/>
          <w:szCs w:val="24"/>
          <w:lang w:eastAsia="ru-RU"/>
        </w:rPr>
      </w:pPr>
      <w:ins w:id="409" w:author="Maxim Bystrov" w:date="2026-05-24T14:43:00Z">
        <w:r w:rsidRPr="00C30F08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Задание принял(а) к исполнению</w:t>
        </w:r>
      </w:ins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76"/>
        <w:gridCol w:w="944"/>
        <w:gridCol w:w="240"/>
        <w:gridCol w:w="2385"/>
        <w:gridCol w:w="236"/>
        <w:gridCol w:w="3267"/>
      </w:tblGrid>
      <w:tr w:rsidR="00C30F08" w:rsidRPr="00C30F08" w14:paraId="4CC12C8E" w14:textId="77777777" w:rsidTr="0072084F">
        <w:trPr>
          <w:trHeight w:val="397"/>
          <w:ins w:id="410" w:author="Maxim Bystrov" w:date="2026-05-24T14:43:00Z"/>
        </w:trPr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A594D5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ins w:id="411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412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 xml:space="preserve">студент группы № </w:t>
              </w:r>
            </w:ins>
          </w:p>
        </w:tc>
        <w:tc>
          <w:tcPr>
            <w:tcW w:w="944" w:type="dxa"/>
            <w:tcBorders>
              <w:top w:val="nil"/>
              <w:left w:val="nil"/>
              <w:right w:val="nil"/>
            </w:tcBorders>
            <w:vAlign w:val="center"/>
          </w:tcPr>
          <w:p w14:paraId="294B84A6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600" w:right="-420"/>
              <w:jc w:val="center"/>
              <w:rPr>
                <w:ins w:id="413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414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4131з</w:t>
              </w:r>
            </w:ins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2CA2E7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600"/>
              <w:jc w:val="center"/>
              <w:rPr>
                <w:ins w:id="415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85" w:type="dxa"/>
            <w:tcBorders>
              <w:top w:val="nil"/>
              <w:left w:val="nil"/>
              <w:right w:val="nil"/>
            </w:tcBorders>
            <w:vAlign w:val="center"/>
          </w:tcPr>
          <w:p w14:paraId="38726683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600"/>
              <w:jc w:val="right"/>
              <w:rPr>
                <w:ins w:id="416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417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23.03.26</w:t>
              </w:r>
            </w:ins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38D54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600"/>
              <w:jc w:val="center"/>
              <w:rPr>
                <w:ins w:id="418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7" w:type="dxa"/>
            <w:tcBorders>
              <w:top w:val="nil"/>
              <w:left w:val="nil"/>
              <w:right w:val="nil"/>
            </w:tcBorders>
            <w:vAlign w:val="center"/>
          </w:tcPr>
          <w:p w14:paraId="29E18BE9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600"/>
              <w:jc w:val="center"/>
              <w:rPr>
                <w:ins w:id="419" w:author="Maxim Bystrov" w:date="2026-05-24T14:43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ins w:id="420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М.Д. Быстров</w:t>
              </w:r>
            </w:ins>
          </w:p>
        </w:tc>
      </w:tr>
      <w:tr w:rsidR="00C30F08" w:rsidRPr="00C30F08" w14:paraId="2AE1481C" w14:textId="77777777" w:rsidTr="007208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ins w:id="421" w:author="Maxim Bystrov" w:date="2026-05-24T14:43:00Z"/>
        </w:trPr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D7254B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left="-600"/>
              <w:jc w:val="right"/>
              <w:rPr>
                <w:ins w:id="422" w:author="Maxim Bystrov" w:date="2026-05-24T14:43:00Z"/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9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E82B1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ins w:id="423" w:author="Maxim Bystrov" w:date="2026-05-24T14:43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A88EFA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left="-600"/>
              <w:rPr>
                <w:ins w:id="424" w:author="Maxim Bystrov" w:date="2026-05-24T14:43:00Z"/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81DC04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left="-600"/>
              <w:jc w:val="center"/>
              <w:rPr>
                <w:ins w:id="425" w:author="Maxim Bystrov" w:date="2026-05-24T14:43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ins w:id="426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18"/>
                  <w:szCs w:val="18"/>
                  <w:lang w:eastAsia="ru-RU"/>
                </w:rPr>
                <w:t>подпись, дата</w:t>
              </w:r>
            </w:ins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E2856F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left="-600"/>
              <w:rPr>
                <w:ins w:id="427" w:author="Maxim Bystrov" w:date="2026-05-24T14:43:00Z"/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25B017" w14:textId="77777777" w:rsidR="00C30F08" w:rsidRPr="00C30F08" w:rsidRDefault="00C30F08" w:rsidP="00C30F0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left="-600"/>
              <w:jc w:val="center"/>
              <w:rPr>
                <w:ins w:id="428" w:author="Maxim Bystrov" w:date="2026-05-24T14:43:00Z"/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ins w:id="429" w:author="Maxim Bystrov" w:date="2026-05-24T14:43:00Z">
              <w:r w:rsidRPr="00C30F08">
                <w:rPr>
                  <w:rFonts w:ascii="Times New Roman" w:eastAsia="Times New Roman" w:hAnsi="Times New Roman" w:cs="Times New Roman"/>
                  <w:sz w:val="18"/>
                  <w:szCs w:val="18"/>
                  <w:lang w:eastAsia="ru-RU"/>
                </w:rPr>
                <w:t>инициалы, фамилия</w:t>
              </w:r>
            </w:ins>
          </w:p>
        </w:tc>
      </w:tr>
    </w:tbl>
    <w:p w14:paraId="3439F85E" w14:textId="77777777" w:rsidR="002B2E19" w:rsidRDefault="002B2E19">
      <w:pPr>
        <w:rPr>
          <w:ins w:id="430" w:author="Maxim Bystrov" w:date="2026-05-24T14:55:00Z"/>
          <w:rFonts w:ascii="Times New Roman" w:eastAsia="Times New Roman" w:hAnsi="Times New Roman" w:cs="Times New Roman"/>
          <w:sz w:val="24"/>
          <w:szCs w:val="24"/>
          <w:lang w:eastAsia="ru-RU"/>
        </w:rPr>
        <w:sectPr w:rsidR="002B2E19" w:rsidSect="008C6A97">
          <w:footerReference w:type="default" r:id="rId8"/>
          <w:footerReference w:type="first" r:id="rId9"/>
          <w:pgSz w:w="11906" w:h="16838"/>
          <w:pgMar w:top="1418" w:right="567" w:bottom="1418" w:left="1701" w:header="709" w:footer="709" w:gutter="0"/>
          <w:cols w:space="708"/>
          <w:titlePg/>
          <w:docGrid w:linePitch="360"/>
        </w:sectPr>
      </w:pPr>
    </w:p>
    <w:p w14:paraId="13954E4D" w14:textId="05193CB1" w:rsidR="006947AB" w:rsidRPr="002B2E19" w:rsidDel="00E763B8" w:rsidRDefault="006947AB" w:rsidP="00935B52">
      <w:pPr>
        <w:widowControl w:val="0"/>
        <w:autoSpaceDE w:val="0"/>
        <w:autoSpaceDN w:val="0"/>
        <w:adjustRightInd w:val="0"/>
        <w:spacing w:before="1200" w:after="0" w:line="300" w:lineRule="auto"/>
        <w:ind w:firstLine="561"/>
        <w:jc w:val="center"/>
        <w:rPr>
          <w:del w:id="447" w:author="Maxim Bystrov" w:date="2026-05-24T14:22:00Z"/>
          <w:rFonts w:ascii="Times New Roman" w:eastAsia="Times New Roman" w:hAnsi="Times New Roman" w:cs="Times New Roman"/>
          <w:sz w:val="28"/>
          <w:szCs w:val="28"/>
          <w:lang w:val="en-US" w:eastAsia="ru-RU"/>
          <w:rPrChange w:id="448" w:author="Maxim Bystrov" w:date="2026-05-24T14:55:00Z">
            <w:rPr>
              <w:del w:id="449" w:author="Maxim Bystrov" w:date="2026-05-24T14:22:00Z"/>
              <w:rFonts w:ascii="Times New Roman" w:eastAsia="Times New Roman" w:hAnsi="Times New Roman" w:cs="Times New Roman"/>
              <w:sz w:val="24"/>
              <w:szCs w:val="24"/>
              <w:lang w:val="en-US" w:eastAsia="ru-RU"/>
            </w:rPr>
          </w:rPrChange>
        </w:rPr>
      </w:pPr>
      <w:del w:id="450" w:author="Maxim Bystrov" w:date="2026-05-24T14:22:00Z">
        <w:r w:rsidRPr="002B2E19" w:rsidDel="00E763B8">
          <w:rPr>
            <w:rFonts w:ascii="Times New Roman" w:eastAsia="Times New Roman" w:hAnsi="Times New Roman" w:cs="Times New Roman"/>
            <w:sz w:val="28"/>
            <w:szCs w:val="28"/>
            <w:lang w:eastAsia="ru-RU"/>
            <w:rPrChange w:id="451" w:author="Maxim Bystrov" w:date="2026-05-24T14:55:00Z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PrChange>
          </w:rPr>
          <w:lastRenderedPageBreak/>
          <w:delText>Санкт–Петербург 202</w:delText>
        </w:r>
        <w:r w:rsidRPr="002B2E19" w:rsidDel="00E763B8">
          <w:rPr>
            <w:rFonts w:ascii="Times New Roman" w:eastAsia="Times New Roman" w:hAnsi="Times New Roman" w:cs="Times New Roman"/>
            <w:sz w:val="28"/>
            <w:szCs w:val="28"/>
            <w:lang w:val="en-US" w:eastAsia="ru-RU"/>
            <w:rPrChange w:id="452" w:author="Maxim Bystrov" w:date="2026-05-24T14:55:00Z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PrChange>
          </w:rPr>
          <w:delText>6</w:delText>
        </w:r>
      </w:del>
    </w:p>
    <w:p w14:paraId="7335B6E6" w14:textId="6CB6BC65" w:rsidR="00D34ECD" w:rsidRPr="002B2E19" w:rsidRDefault="00CF7726" w:rsidP="002B2E19">
      <w:pPr>
        <w:jc w:val="center"/>
        <w:rPr>
          <w:ins w:id="453" w:author="Maxim Bystrov" w:date="2026-05-23T18:11:00Z"/>
          <w:rFonts w:ascii="Times New Roman" w:hAnsi="Times New Roman" w:cs="Times New Roman"/>
          <w:b/>
          <w:bCs/>
          <w:sz w:val="28"/>
          <w:szCs w:val="28"/>
          <w:rPrChange w:id="454" w:author="Maxim Bystrov" w:date="2026-05-24T14:55:00Z">
            <w:rPr>
              <w:ins w:id="455" w:author="Maxim Bystrov" w:date="2026-05-23T18:11:00Z"/>
            </w:rPr>
          </w:rPrChange>
        </w:rPr>
        <w:pPrChange w:id="456" w:author="Maxim Bystrov" w:date="2026-05-24T14:55:00Z">
          <w:pPr>
            <w:pStyle w:val="default1"/>
          </w:pPr>
        </w:pPrChange>
      </w:pPr>
      <w:del w:id="457" w:author="Maxim Bystrov" w:date="2026-05-24T14:22:00Z">
        <w:r w:rsidRPr="002B2E19" w:rsidDel="00E763B8">
          <w:rPr>
            <w:rFonts w:ascii="Times New Roman" w:hAnsi="Times New Roman" w:cs="Times New Roman"/>
            <w:sz w:val="28"/>
            <w:szCs w:val="28"/>
            <w:rPrChange w:id="458" w:author="Maxim Bystrov" w:date="2026-05-24T14:55:00Z">
              <w:rPr>
                <w:rFonts w:cs="Times New Roman"/>
              </w:rPr>
            </w:rPrChange>
          </w:rPr>
          <w:br w:type="page"/>
        </w:r>
      </w:del>
      <w:ins w:id="459" w:author="Maxim Bystrov" w:date="2026-05-23T18:11:00Z">
        <w:r w:rsidR="00D34ECD" w:rsidRPr="002B2E19">
          <w:rPr>
            <w:rFonts w:ascii="Times New Roman" w:hAnsi="Times New Roman" w:cs="Times New Roman"/>
            <w:b/>
            <w:bCs/>
            <w:sz w:val="28"/>
            <w:szCs w:val="28"/>
            <w:rPrChange w:id="460" w:author="Maxim Bystrov" w:date="2026-05-24T14:55:00Z">
              <w:rPr/>
            </w:rPrChange>
          </w:rPr>
          <w:t>РЕФЕРАТ</w:t>
        </w:r>
      </w:ins>
    </w:p>
    <w:p w14:paraId="6DAA6480" w14:textId="495E7CBA" w:rsidR="00D34ECD" w:rsidRDefault="00D34ECD">
      <w:pPr>
        <w:pStyle w:val="default1"/>
        <w:rPr>
          <w:ins w:id="461" w:author="Maxim Bystrov" w:date="2026-05-23T18:11:00Z"/>
        </w:rPr>
      </w:pPr>
      <w:ins w:id="462" w:author="Maxim Bystrov" w:date="2026-05-23T18:11:00Z">
        <w:r>
          <w:t>Выпускная квалификационная работа, 72 страницы, 18 рисунков, 18 таблиц, 20 источников, 2 приложения.</w:t>
        </w:r>
      </w:ins>
    </w:p>
    <w:p w14:paraId="3C242959" w14:textId="2701D8C9" w:rsidR="00D34ECD" w:rsidRDefault="00D34ECD">
      <w:pPr>
        <w:pStyle w:val="default1"/>
        <w:rPr>
          <w:ins w:id="463" w:author="Maxim Bystrov" w:date="2026-05-23T18:11:00Z"/>
        </w:rPr>
      </w:pPr>
      <w:ins w:id="464" w:author="Maxim Bystrov" w:date="2026-05-23T18:11:00Z">
        <w:r>
          <w:t xml:space="preserve">Ключевые слова: система позиционного отслеживания, транспортные средства, реальное время, </w:t>
        </w:r>
        <w:proofErr w:type="spellStart"/>
        <w:r>
          <w:t>геозоны</w:t>
        </w:r>
        <w:proofErr w:type="spellEnd"/>
        <w:r>
          <w:t xml:space="preserve">, пространственно-временной поиск, телеметрия, </w:t>
        </w:r>
        <w:proofErr w:type="spellStart"/>
        <w:r>
          <w:t>микросервисы</w:t>
        </w:r>
        <w:proofErr w:type="spellEnd"/>
        <w:r>
          <w:t xml:space="preserve">, </w:t>
        </w:r>
      </w:ins>
      <w:ins w:id="465" w:author="Maxim Bystrov" w:date="2026-05-23T18:14:00Z">
        <w:r w:rsidR="004B7AF6">
          <w:rPr>
            <w:lang w:val="en-US"/>
          </w:rPr>
          <w:t>A</w:t>
        </w:r>
      </w:ins>
      <w:proofErr w:type="spellStart"/>
      <w:ins w:id="466" w:author="Maxim Bystrov" w:date="2026-05-23T18:11:00Z">
        <w:r>
          <w:t>pache</w:t>
        </w:r>
        <w:proofErr w:type="spellEnd"/>
        <w:r>
          <w:t xml:space="preserve"> </w:t>
        </w:r>
      </w:ins>
      <w:ins w:id="467" w:author="Maxim Bystrov" w:date="2026-05-23T18:14:00Z">
        <w:r w:rsidR="004B7AF6">
          <w:rPr>
            <w:lang w:val="en-US"/>
          </w:rPr>
          <w:t>K</w:t>
        </w:r>
      </w:ins>
      <w:proofErr w:type="spellStart"/>
      <w:ins w:id="468" w:author="Maxim Bystrov" w:date="2026-05-23T18:11:00Z">
        <w:r>
          <w:t>afka</w:t>
        </w:r>
        <w:proofErr w:type="spellEnd"/>
        <w:r>
          <w:t xml:space="preserve">, </w:t>
        </w:r>
      </w:ins>
      <w:ins w:id="469" w:author="Maxim Bystrov" w:date="2026-05-23T18:14:00Z">
        <w:r w:rsidR="004B7AF6">
          <w:rPr>
            <w:lang w:val="en-US"/>
          </w:rPr>
          <w:t>G</w:t>
        </w:r>
      </w:ins>
      <w:ins w:id="470" w:author="Maxim Bystrov" w:date="2026-05-23T18:11:00Z">
        <w:r>
          <w:rPr>
            <w:lang w:val="en-US"/>
          </w:rPr>
          <w:t>oogle</w:t>
        </w:r>
        <w:r w:rsidRPr="00D34ECD">
          <w:t xml:space="preserve"> </w:t>
        </w:r>
      </w:ins>
      <w:ins w:id="471" w:author="Maxim Bystrov" w:date="2026-05-24T12:13:00Z">
        <w:r w:rsidR="009C5E0B">
          <w:rPr>
            <w:lang w:val="en-US"/>
          </w:rPr>
          <w:t>S</w:t>
        </w:r>
      </w:ins>
      <w:ins w:id="472" w:author="Maxim Bystrov" w:date="2026-05-23T18:11:00Z">
        <w:r>
          <w:t>2.</w:t>
        </w:r>
      </w:ins>
    </w:p>
    <w:p w14:paraId="59CD1A3B" w14:textId="39388234" w:rsidR="00D34ECD" w:rsidRDefault="00D34ECD">
      <w:pPr>
        <w:pStyle w:val="default1"/>
        <w:rPr>
          <w:ins w:id="473" w:author="Maxim Bystrov" w:date="2026-05-23T18:11:00Z"/>
        </w:rPr>
      </w:pPr>
      <w:ins w:id="474" w:author="Maxim Bystrov" w:date="2026-05-23T18:11:00Z">
        <w:r>
          <w:t>Актуальность: В связи с массовым оснащением транспортных средств аппаратурой спутниковой навигации и требованиями законодательства РФ растёт потребность в высокопроизводительных системах мониторинга. Существующие аналоги не обеспечивают одновременно высокой производительности зонального отслеживания в реальном времени, пространственно-временного поиска телеметрии и горизонтальной масштабируемости.</w:t>
        </w:r>
      </w:ins>
    </w:p>
    <w:p w14:paraId="0076CF37" w14:textId="4B87F115" w:rsidR="00D34ECD" w:rsidRDefault="00D34ECD">
      <w:pPr>
        <w:pStyle w:val="default1"/>
        <w:rPr>
          <w:ins w:id="475" w:author="Maxim Bystrov" w:date="2026-05-23T18:11:00Z"/>
        </w:rPr>
      </w:pPr>
      <w:ins w:id="476" w:author="Maxim Bystrov" w:date="2026-05-23T18:11:00Z">
        <w:r>
          <w:t>Цель работы: спроектировать и реализовать систему позиционного отслеживания транспортных средств с обработкой событий в реальном времени.</w:t>
        </w:r>
      </w:ins>
    </w:p>
    <w:p w14:paraId="12760FDC" w14:textId="3307BF2D" w:rsidR="00D34ECD" w:rsidRDefault="00D34ECD">
      <w:pPr>
        <w:pStyle w:val="default1"/>
        <w:rPr>
          <w:ins w:id="477" w:author="Maxim Bystrov" w:date="2026-05-23T18:11:00Z"/>
        </w:rPr>
      </w:pPr>
      <w:ins w:id="478" w:author="Maxim Bystrov" w:date="2026-05-23T18:11:00Z">
        <w:r>
          <w:t xml:space="preserve">В процессе использовались программные </w:t>
        </w:r>
        <w:proofErr w:type="gramStart"/>
        <w:r>
          <w:t>средства:</w:t>
        </w:r>
      </w:ins>
      <w:ins w:id="479" w:author="Maxim Bystrov" w:date="2026-05-23T18:14:00Z">
        <w:r w:rsidR="00DC5883">
          <w:rPr>
            <w:lang w:val="en-US"/>
          </w:rPr>
          <w:t>Open</w:t>
        </w:r>
        <w:proofErr w:type="gramEnd"/>
        <w:r w:rsidR="00DC5883" w:rsidRPr="009B6DDD">
          <w:rPr>
            <w:rPrChange w:id="480" w:author="Maxim Bystrov" w:date="2026-05-23T18:14:00Z">
              <w:rPr>
                <w:lang w:val="en-US"/>
              </w:rPr>
            </w:rPrChange>
          </w:rPr>
          <w:t xml:space="preserve"> </w:t>
        </w:r>
        <w:r w:rsidR="00DC5883">
          <w:rPr>
            <w:lang w:val="en-US"/>
          </w:rPr>
          <w:t>IDE</w:t>
        </w:r>
      </w:ins>
      <w:ins w:id="481" w:author="Maxim Bystrov" w:date="2026-05-23T18:11:00Z">
        <w:r>
          <w:t xml:space="preserve">, Visual Studio Code, </w:t>
        </w:r>
        <w:proofErr w:type="spellStart"/>
        <w:r>
          <w:t>Docker</w:t>
        </w:r>
        <w:proofErr w:type="spellEnd"/>
        <w:r>
          <w:t xml:space="preserve">, </w:t>
        </w:r>
        <w:proofErr w:type="spellStart"/>
        <w:r>
          <w:t>Docker</w:t>
        </w:r>
        <w:proofErr w:type="spellEnd"/>
        <w:r>
          <w:t xml:space="preserve"> </w:t>
        </w:r>
        <w:proofErr w:type="spellStart"/>
        <w:r>
          <w:t>Compose</w:t>
        </w:r>
        <w:proofErr w:type="spellEnd"/>
        <w:r>
          <w:t xml:space="preserve">, </w:t>
        </w:r>
        <w:proofErr w:type="spellStart"/>
        <w:r>
          <w:t>Git</w:t>
        </w:r>
        <w:proofErr w:type="spellEnd"/>
        <w:r>
          <w:t xml:space="preserve">, </w:t>
        </w:r>
        <w:proofErr w:type="spellStart"/>
        <w:r>
          <w:t>GitHub</w:t>
        </w:r>
        <w:proofErr w:type="spellEnd"/>
        <w:r>
          <w:t xml:space="preserve"> </w:t>
        </w:r>
        <w:proofErr w:type="spellStart"/>
        <w:r>
          <w:t>Actions</w:t>
        </w:r>
        <w:proofErr w:type="spellEnd"/>
        <w:r>
          <w:t xml:space="preserve">, </w:t>
        </w:r>
        <w:proofErr w:type="spellStart"/>
        <w:r>
          <w:t>Postman</w:t>
        </w:r>
        <w:proofErr w:type="spellEnd"/>
        <w:r>
          <w:t xml:space="preserve">, </w:t>
        </w:r>
        <w:proofErr w:type="spellStart"/>
        <w:r>
          <w:t>Bruno</w:t>
        </w:r>
        <w:proofErr w:type="spellEnd"/>
        <w:r>
          <w:t xml:space="preserve">, </w:t>
        </w:r>
        <w:proofErr w:type="spellStart"/>
        <w:r>
          <w:t>Kover</w:t>
        </w:r>
        <w:proofErr w:type="spellEnd"/>
        <w:r>
          <w:t>.</w:t>
        </w:r>
      </w:ins>
    </w:p>
    <w:p w14:paraId="1EC81377" w14:textId="76633A6D" w:rsidR="00D34ECD" w:rsidRDefault="00D34ECD">
      <w:pPr>
        <w:pStyle w:val="default1"/>
        <w:rPr>
          <w:ins w:id="482" w:author="Maxim Bystrov" w:date="2026-05-23T18:11:00Z"/>
        </w:rPr>
      </w:pPr>
      <w:ins w:id="483" w:author="Maxim Bystrov" w:date="2026-05-23T18:11:00Z">
        <w:r>
          <w:t xml:space="preserve">Примененные языки программирования: </w:t>
        </w:r>
        <w:proofErr w:type="spellStart"/>
        <w:r>
          <w:t>Kotlin</w:t>
        </w:r>
        <w:proofErr w:type="spellEnd"/>
        <w:r>
          <w:t xml:space="preserve">, </w:t>
        </w:r>
        <w:proofErr w:type="spellStart"/>
        <w:r>
          <w:t>TypeScript</w:t>
        </w:r>
        <w:proofErr w:type="spellEnd"/>
        <w:r>
          <w:t>, SQL.</w:t>
        </w:r>
      </w:ins>
    </w:p>
    <w:p w14:paraId="0DCC2A90" w14:textId="3DBE4744" w:rsidR="00D34ECD" w:rsidRDefault="00D34ECD">
      <w:pPr>
        <w:pStyle w:val="default1"/>
        <w:rPr>
          <w:ins w:id="484" w:author="Maxim Bystrov" w:date="2026-05-23T18:11:00Z"/>
        </w:rPr>
      </w:pPr>
      <w:ins w:id="485" w:author="Maxim Bystrov" w:date="2026-05-23T18:11:00Z">
        <w:r>
          <w:t xml:space="preserve">Полученные результаты: разработана </w:t>
        </w:r>
        <w:proofErr w:type="spellStart"/>
        <w:r>
          <w:t>микросервисная</w:t>
        </w:r>
        <w:proofErr w:type="spellEnd"/>
        <w:r>
          <w:t xml:space="preserve"> система, включающая приёмник телеметрии, брокер сообщений Apache </w:t>
        </w:r>
        <w:proofErr w:type="spellStart"/>
        <w:r>
          <w:t>Kafka</w:t>
        </w:r>
        <w:proofErr w:type="spellEnd"/>
        <w:r>
          <w:t xml:space="preserve">, модули зонального отслеживания (на основе пространственного индекса S2) и пространственно-временного поиска, а также веб-интерфейс на Vue.js. Система выдерживает нагрузку более 2000 сообщений в секунду, задержка генерации событий не превышает 500 </w:t>
        </w:r>
        <w:proofErr w:type="spellStart"/>
        <w:r>
          <w:t>мс</w:t>
        </w:r>
        <w:proofErr w:type="spellEnd"/>
        <w:r>
          <w:t xml:space="preserve"> в 95% случаев. Модульное тестирование обеспечивает покрытие кода &gt;90%.</w:t>
        </w:r>
      </w:ins>
    </w:p>
    <w:p w14:paraId="43970A26" w14:textId="6C899D44" w:rsidR="00D34ECD" w:rsidRDefault="00D34ECD">
      <w:pPr>
        <w:pStyle w:val="default1"/>
        <w:rPr>
          <w:ins w:id="486" w:author="Maxim Bystrov" w:date="2026-05-23T18:11:00Z"/>
        </w:rPr>
        <w:pPrChange w:id="487" w:author="Maxim Bystrov" w:date="2026-05-23T18:11:00Z">
          <w:pPr/>
        </w:pPrChange>
      </w:pPr>
      <w:ins w:id="488" w:author="Maxim Bystrov" w:date="2026-05-23T18:11:00Z">
        <w:r>
          <w:t>Область применения: транспортные предприятия (грузовые, пассажирские, специальные перевозки), логистические компании, диспетчерские службы, требующие эффективного мониторинга автопарка в реальном времени.</w:t>
        </w:r>
      </w:ins>
    </w:p>
    <w:p w14:paraId="72F60B1F" w14:textId="77777777" w:rsidR="00EA269F" w:rsidRPr="00EA269F" w:rsidRDefault="00EA269F">
      <w:pPr>
        <w:pStyle w:val="default1"/>
        <w:jc w:val="center"/>
        <w:rPr>
          <w:ins w:id="489" w:author="Maxim Bystrov" w:date="2026-05-23T18:13:00Z"/>
          <w:b/>
          <w:bCs/>
          <w:lang w:val="en-US" w:eastAsia="ru-RU"/>
          <w:rPrChange w:id="490" w:author="Maxim Bystrov" w:date="2026-05-23T18:13:00Z">
            <w:rPr>
              <w:ins w:id="491" w:author="Maxim Bystrov" w:date="2026-05-23T18:13:00Z"/>
              <w:lang w:eastAsia="ru-RU"/>
            </w:rPr>
          </w:rPrChange>
        </w:rPr>
        <w:pPrChange w:id="492" w:author="Maxim Bystrov" w:date="2026-05-23T18:13:00Z">
          <w:pPr>
            <w:pStyle w:val="default1"/>
          </w:pPr>
        </w:pPrChange>
      </w:pPr>
      <w:ins w:id="493" w:author="Maxim Bystrov" w:date="2026-05-23T18:13:00Z">
        <w:r w:rsidRPr="00EA269F">
          <w:rPr>
            <w:b/>
            <w:bCs/>
            <w:lang w:val="en-US" w:eastAsia="ru-RU"/>
            <w:rPrChange w:id="494" w:author="Maxim Bystrov" w:date="2026-05-23T18:13:00Z">
              <w:rPr>
                <w:lang w:eastAsia="ru-RU"/>
              </w:rPr>
            </w:rPrChange>
          </w:rPr>
          <w:lastRenderedPageBreak/>
          <w:t>ABSTRACT</w:t>
        </w:r>
      </w:ins>
    </w:p>
    <w:p w14:paraId="2D111DE1" w14:textId="1A978C9D" w:rsidR="00EA269F" w:rsidRPr="00EA269F" w:rsidRDefault="00EA269F">
      <w:pPr>
        <w:pStyle w:val="default1"/>
        <w:rPr>
          <w:ins w:id="495" w:author="Maxim Bystrov" w:date="2026-05-23T18:13:00Z"/>
          <w:lang w:val="en-US" w:eastAsia="ru-RU"/>
          <w:rPrChange w:id="496" w:author="Maxim Bystrov" w:date="2026-05-23T18:13:00Z">
            <w:rPr>
              <w:ins w:id="497" w:author="Maxim Bystrov" w:date="2026-05-23T18:13:00Z"/>
              <w:lang w:eastAsia="ru-RU"/>
            </w:rPr>
          </w:rPrChange>
        </w:rPr>
      </w:pPr>
      <w:ins w:id="498" w:author="Maxim Bystrov" w:date="2026-05-23T18:13:00Z">
        <w:r w:rsidRPr="00EA269F">
          <w:rPr>
            <w:lang w:val="en-US" w:eastAsia="ru-RU"/>
            <w:rPrChange w:id="499" w:author="Maxim Bystrov" w:date="2026-05-23T18:13:00Z">
              <w:rPr>
                <w:lang w:eastAsia="ru-RU"/>
              </w:rPr>
            </w:rPrChange>
          </w:rPr>
          <w:t>Final qualifying work, 72 pages, 18 figures, 18 tables, 20 sources, 2 appendices.</w:t>
        </w:r>
      </w:ins>
    </w:p>
    <w:p w14:paraId="09503544" w14:textId="7E164F71" w:rsidR="00EA269F" w:rsidRPr="00EA269F" w:rsidRDefault="00EA269F">
      <w:pPr>
        <w:pStyle w:val="default1"/>
        <w:rPr>
          <w:ins w:id="500" w:author="Maxim Bystrov" w:date="2026-05-23T18:13:00Z"/>
          <w:lang w:val="en-US" w:eastAsia="ru-RU"/>
          <w:rPrChange w:id="501" w:author="Maxim Bystrov" w:date="2026-05-23T18:13:00Z">
            <w:rPr>
              <w:ins w:id="502" w:author="Maxim Bystrov" w:date="2026-05-23T18:13:00Z"/>
              <w:lang w:eastAsia="ru-RU"/>
            </w:rPr>
          </w:rPrChange>
        </w:rPr>
      </w:pPr>
      <w:ins w:id="503" w:author="Maxim Bystrov" w:date="2026-05-23T18:13:00Z">
        <w:r w:rsidRPr="00EA269F">
          <w:rPr>
            <w:lang w:val="en-US" w:eastAsia="ru-RU"/>
          </w:rPr>
          <w:t xml:space="preserve">Keywords: position tracking system, vehicles, real time, geo-fences, </w:t>
        </w:r>
        <w:proofErr w:type="spellStart"/>
        <w:r w:rsidRPr="00EA269F">
          <w:rPr>
            <w:lang w:val="en-US" w:eastAsia="ru-RU"/>
          </w:rPr>
          <w:t>spatio</w:t>
        </w:r>
        <w:proofErr w:type="spellEnd"/>
        <w:r w:rsidRPr="00EA269F">
          <w:rPr>
            <w:lang w:val="en-US" w:eastAsia="ru-RU"/>
          </w:rPr>
          <w:t xml:space="preserve">-temporal search, telemetry, microservices, </w:t>
        </w:r>
        <w:r w:rsidR="005169FA">
          <w:rPr>
            <w:lang w:val="en-US" w:eastAsia="ru-RU"/>
          </w:rPr>
          <w:t>A</w:t>
        </w:r>
        <w:r w:rsidRPr="00EA269F">
          <w:rPr>
            <w:lang w:val="en-US" w:eastAsia="ru-RU"/>
          </w:rPr>
          <w:t xml:space="preserve">pache </w:t>
        </w:r>
        <w:r w:rsidR="005169FA">
          <w:rPr>
            <w:lang w:val="en-US" w:eastAsia="ru-RU"/>
          </w:rPr>
          <w:t>K</w:t>
        </w:r>
        <w:r w:rsidRPr="00EA269F">
          <w:rPr>
            <w:lang w:val="en-US" w:eastAsia="ru-RU"/>
          </w:rPr>
          <w:t xml:space="preserve">afka, </w:t>
        </w:r>
        <w:r w:rsidR="005169FA">
          <w:rPr>
            <w:lang w:val="en-US" w:eastAsia="ru-RU"/>
          </w:rPr>
          <w:t>Google S</w:t>
        </w:r>
        <w:r w:rsidRPr="00EA269F">
          <w:rPr>
            <w:lang w:val="en-US" w:eastAsia="ru-RU"/>
          </w:rPr>
          <w:t>2.</w:t>
        </w:r>
      </w:ins>
    </w:p>
    <w:p w14:paraId="68DE9853" w14:textId="04202D93" w:rsidR="00EA269F" w:rsidRPr="00EA269F" w:rsidRDefault="00EA269F">
      <w:pPr>
        <w:pStyle w:val="default1"/>
        <w:rPr>
          <w:ins w:id="504" w:author="Maxim Bystrov" w:date="2026-05-23T18:13:00Z"/>
          <w:lang w:val="en-US" w:eastAsia="ru-RU"/>
          <w:rPrChange w:id="505" w:author="Maxim Bystrov" w:date="2026-05-23T18:13:00Z">
            <w:rPr>
              <w:ins w:id="506" w:author="Maxim Bystrov" w:date="2026-05-23T18:13:00Z"/>
              <w:lang w:eastAsia="ru-RU"/>
            </w:rPr>
          </w:rPrChange>
        </w:rPr>
      </w:pPr>
      <w:ins w:id="507" w:author="Maxim Bystrov" w:date="2026-05-23T18:13:00Z">
        <w:r w:rsidRPr="00EA269F">
          <w:rPr>
            <w:lang w:val="en-US" w:eastAsia="ru-RU"/>
            <w:rPrChange w:id="508" w:author="Maxim Bystrov" w:date="2026-05-23T18:13:00Z">
              <w:rPr>
                <w:lang w:eastAsia="ru-RU"/>
              </w:rPr>
            </w:rPrChange>
          </w:rPr>
          <w:t xml:space="preserve">Relevance: Due to the massive equipping of vehicles with satellite navigation equipment and the requirements of the Russian legislation, the need for high-performance monitoring systems is growing. Existing analogues do not simultaneously provide high performance of real-time geofencing, </w:t>
        </w:r>
        <w:proofErr w:type="spellStart"/>
        <w:r w:rsidRPr="00EA269F">
          <w:rPr>
            <w:lang w:val="en-US" w:eastAsia="ru-RU"/>
            <w:rPrChange w:id="509" w:author="Maxim Bystrov" w:date="2026-05-23T18:13:00Z">
              <w:rPr>
                <w:lang w:eastAsia="ru-RU"/>
              </w:rPr>
            </w:rPrChange>
          </w:rPr>
          <w:t>spatio</w:t>
        </w:r>
        <w:proofErr w:type="spellEnd"/>
        <w:r w:rsidRPr="00EA269F">
          <w:rPr>
            <w:lang w:val="en-US" w:eastAsia="ru-RU"/>
            <w:rPrChange w:id="510" w:author="Maxim Bystrov" w:date="2026-05-23T18:13:00Z">
              <w:rPr>
                <w:lang w:eastAsia="ru-RU"/>
              </w:rPr>
            </w:rPrChange>
          </w:rPr>
          <w:t>-temporal telemetry search and horizontal scalability.</w:t>
        </w:r>
      </w:ins>
    </w:p>
    <w:p w14:paraId="498EDAF0" w14:textId="618113CD" w:rsidR="00EA269F" w:rsidRPr="00EA269F" w:rsidRDefault="00EA269F">
      <w:pPr>
        <w:pStyle w:val="default1"/>
        <w:rPr>
          <w:ins w:id="511" w:author="Maxim Bystrov" w:date="2026-05-23T18:13:00Z"/>
          <w:lang w:val="en-US" w:eastAsia="ru-RU"/>
          <w:rPrChange w:id="512" w:author="Maxim Bystrov" w:date="2026-05-23T18:13:00Z">
            <w:rPr>
              <w:ins w:id="513" w:author="Maxim Bystrov" w:date="2026-05-23T18:13:00Z"/>
              <w:lang w:eastAsia="ru-RU"/>
            </w:rPr>
          </w:rPrChange>
        </w:rPr>
      </w:pPr>
      <w:ins w:id="514" w:author="Maxim Bystrov" w:date="2026-05-23T18:13:00Z">
        <w:r w:rsidRPr="00EA269F">
          <w:rPr>
            <w:lang w:val="en-US" w:eastAsia="ru-RU"/>
            <w:rPrChange w:id="515" w:author="Maxim Bystrov" w:date="2026-05-23T18:13:00Z">
              <w:rPr>
                <w:lang w:eastAsia="ru-RU"/>
              </w:rPr>
            </w:rPrChange>
          </w:rPr>
          <w:t>Purpose of the work: to design and implement a real-time vehicle position tracking system with event processing.</w:t>
        </w:r>
      </w:ins>
    </w:p>
    <w:p w14:paraId="16F3EBDA" w14:textId="68243EE6" w:rsidR="00EA269F" w:rsidRPr="00EA269F" w:rsidRDefault="00EA269F">
      <w:pPr>
        <w:pStyle w:val="default1"/>
        <w:rPr>
          <w:ins w:id="516" w:author="Maxim Bystrov" w:date="2026-05-23T18:13:00Z"/>
          <w:lang w:val="en-US" w:eastAsia="ru-RU"/>
          <w:rPrChange w:id="517" w:author="Maxim Bystrov" w:date="2026-05-23T18:13:00Z">
            <w:rPr>
              <w:ins w:id="518" w:author="Maxim Bystrov" w:date="2026-05-23T18:13:00Z"/>
              <w:lang w:eastAsia="ru-RU"/>
            </w:rPr>
          </w:rPrChange>
        </w:rPr>
      </w:pPr>
      <w:ins w:id="519" w:author="Maxim Bystrov" w:date="2026-05-23T18:13:00Z">
        <w:r w:rsidRPr="00EA269F">
          <w:rPr>
            <w:lang w:val="en-US" w:eastAsia="ru-RU"/>
            <w:rPrChange w:id="520" w:author="Maxim Bystrov" w:date="2026-05-23T18:13:00Z">
              <w:rPr>
                <w:lang w:eastAsia="ru-RU"/>
              </w:rPr>
            </w:rPrChange>
          </w:rPr>
          <w:t xml:space="preserve">Software tools used in the process: </w:t>
        </w:r>
      </w:ins>
      <w:proofErr w:type="spellStart"/>
      <w:ins w:id="521" w:author="Maxim Bystrov" w:date="2026-05-23T18:14:00Z">
        <w:r w:rsidR="00D94CD3">
          <w:rPr>
            <w:lang w:val="en-US" w:eastAsia="ru-RU"/>
          </w:rPr>
          <w:t>OpenIDE</w:t>
        </w:r>
      </w:ins>
      <w:proofErr w:type="spellEnd"/>
      <w:ins w:id="522" w:author="Maxim Bystrov" w:date="2026-05-23T18:13:00Z">
        <w:r w:rsidRPr="00EA269F">
          <w:rPr>
            <w:lang w:val="en-US" w:eastAsia="ru-RU"/>
            <w:rPrChange w:id="523" w:author="Maxim Bystrov" w:date="2026-05-23T18:13:00Z">
              <w:rPr>
                <w:lang w:eastAsia="ru-RU"/>
              </w:rPr>
            </w:rPrChange>
          </w:rPr>
          <w:t>, Visual Studio Code, Docker, Docker Compose, Git, GitHub Actions, Postman, Bruno, Kover.</w:t>
        </w:r>
      </w:ins>
    </w:p>
    <w:p w14:paraId="245EEF41" w14:textId="153A8015" w:rsidR="00EA269F" w:rsidRPr="00EA269F" w:rsidRDefault="00EA269F">
      <w:pPr>
        <w:pStyle w:val="default1"/>
        <w:rPr>
          <w:ins w:id="524" w:author="Maxim Bystrov" w:date="2026-05-23T18:13:00Z"/>
          <w:lang w:val="en-US" w:eastAsia="ru-RU"/>
          <w:rPrChange w:id="525" w:author="Maxim Bystrov" w:date="2026-05-23T18:13:00Z">
            <w:rPr>
              <w:ins w:id="526" w:author="Maxim Bystrov" w:date="2026-05-23T18:13:00Z"/>
              <w:lang w:eastAsia="ru-RU"/>
            </w:rPr>
          </w:rPrChange>
        </w:rPr>
      </w:pPr>
      <w:ins w:id="527" w:author="Maxim Bystrov" w:date="2026-05-23T18:13:00Z">
        <w:r w:rsidRPr="00EA269F">
          <w:rPr>
            <w:lang w:val="en-US" w:eastAsia="ru-RU"/>
            <w:rPrChange w:id="528" w:author="Maxim Bystrov" w:date="2026-05-23T18:13:00Z">
              <w:rPr>
                <w:lang w:eastAsia="ru-RU"/>
              </w:rPr>
            </w:rPrChange>
          </w:rPr>
          <w:t>Programming languages used: Kotlin, TypeScript, SQL.</w:t>
        </w:r>
      </w:ins>
    </w:p>
    <w:p w14:paraId="40FC29DC" w14:textId="35C5D539" w:rsidR="00EA269F" w:rsidRPr="00EA269F" w:rsidRDefault="00EA269F">
      <w:pPr>
        <w:pStyle w:val="default1"/>
        <w:rPr>
          <w:ins w:id="529" w:author="Maxim Bystrov" w:date="2026-05-23T18:13:00Z"/>
          <w:lang w:val="en-US" w:eastAsia="ru-RU"/>
          <w:rPrChange w:id="530" w:author="Maxim Bystrov" w:date="2026-05-23T18:13:00Z">
            <w:rPr>
              <w:ins w:id="531" w:author="Maxim Bystrov" w:date="2026-05-23T18:13:00Z"/>
              <w:lang w:eastAsia="ru-RU"/>
            </w:rPr>
          </w:rPrChange>
        </w:rPr>
      </w:pPr>
      <w:ins w:id="532" w:author="Maxim Bystrov" w:date="2026-05-23T18:13:00Z">
        <w:r w:rsidRPr="00EA269F">
          <w:rPr>
            <w:lang w:val="en-US" w:eastAsia="ru-RU"/>
            <w:rPrChange w:id="533" w:author="Maxim Bystrov" w:date="2026-05-23T18:13:00Z">
              <w:rPr>
                <w:lang w:eastAsia="ru-RU"/>
              </w:rPr>
            </w:rPrChange>
          </w:rPr>
          <w:t xml:space="preserve">Results obtained: a microservice system has been developed, including </w:t>
        </w:r>
        <w:proofErr w:type="gramStart"/>
        <w:r w:rsidRPr="00EA269F">
          <w:rPr>
            <w:lang w:val="en-US" w:eastAsia="ru-RU"/>
            <w:rPrChange w:id="534" w:author="Maxim Bystrov" w:date="2026-05-23T18:13:00Z">
              <w:rPr>
                <w:lang w:eastAsia="ru-RU"/>
              </w:rPr>
            </w:rPrChange>
          </w:rPr>
          <w:t>an</w:t>
        </w:r>
        <w:proofErr w:type="gramEnd"/>
        <w:r w:rsidRPr="00EA269F">
          <w:rPr>
            <w:lang w:val="en-US" w:eastAsia="ru-RU"/>
            <w:rPrChange w:id="535" w:author="Maxim Bystrov" w:date="2026-05-23T18:13:00Z">
              <w:rPr>
                <w:lang w:eastAsia="ru-RU"/>
              </w:rPr>
            </w:rPrChange>
          </w:rPr>
          <w:t xml:space="preserve"> telemetry receiver, an Apache Kafka message broker, geofencing modules (based on the S2 spatial index) and a </w:t>
        </w:r>
        <w:proofErr w:type="spellStart"/>
        <w:r w:rsidRPr="00EA269F">
          <w:rPr>
            <w:lang w:val="en-US" w:eastAsia="ru-RU"/>
            <w:rPrChange w:id="536" w:author="Maxim Bystrov" w:date="2026-05-23T18:13:00Z">
              <w:rPr>
                <w:lang w:eastAsia="ru-RU"/>
              </w:rPr>
            </w:rPrChange>
          </w:rPr>
          <w:t>spatio</w:t>
        </w:r>
        <w:proofErr w:type="spellEnd"/>
        <w:r w:rsidRPr="00EA269F">
          <w:rPr>
            <w:lang w:val="en-US" w:eastAsia="ru-RU"/>
            <w:rPrChange w:id="537" w:author="Maxim Bystrov" w:date="2026-05-23T18:13:00Z">
              <w:rPr>
                <w:lang w:eastAsia="ru-RU"/>
              </w:rPr>
            </w:rPrChange>
          </w:rPr>
          <w:t xml:space="preserve">-temporal search module, as well as a Vue.js web interface. The system withstands a load of more than 2000 messages per second, the event generation delay does not exceed 500 </w:t>
        </w:r>
        <w:proofErr w:type="spellStart"/>
        <w:r w:rsidRPr="00EA269F">
          <w:rPr>
            <w:lang w:val="en-US" w:eastAsia="ru-RU"/>
            <w:rPrChange w:id="538" w:author="Maxim Bystrov" w:date="2026-05-23T18:13:00Z">
              <w:rPr>
                <w:lang w:eastAsia="ru-RU"/>
              </w:rPr>
            </w:rPrChange>
          </w:rPr>
          <w:t>ms</w:t>
        </w:r>
        <w:proofErr w:type="spellEnd"/>
        <w:r w:rsidRPr="00EA269F">
          <w:rPr>
            <w:lang w:val="en-US" w:eastAsia="ru-RU"/>
            <w:rPrChange w:id="539" w:author="Maxim Bystrov" w:date="2026-05-23T18:13:00Z">
              <w:rPr>
                <w:lang w:eastAsia="ru-RU"/>
              </w:rPr>
            </w:rPrChange>
          </w:rPr>
          <w:t xml:space="preserve"> in 95% of cases. Unit testing provides code coverage &gt;90%.</w:t>
        </w:r>
      </w:ins>
    </w:p>
    <w:p w14:paraId="3894623A" w14:textId="24DEA8E7" w:rsidR="00D34ECD" w:rsidRPr="00EA269F" w:rsidRDefault="00EA269F">
      <w:pPr>
        <w:pStyle w:val="default1"/>
        <w:rPr>
          <w:ins w:id="540" w:author="Maxim Bystrov" w:date="2026-05-23T18:12:00Z"/>
          <w:lang w:val="en-US" w:eastAsia="ru-RU"/>
          <w:rPrChange w:id="541" w:author="Maxim Bystrov" w:date="2026-05-23T18:13:00Z">
            <w:rPr>
              <w:ins w:id="542" w:author="Maxim Bystrov" w:date="2026-05-23T18:12:00Z"/>
              <w:lang w:eastAsia="ru-RU"/>
            </w:rPr>
          </w:rPrChange>
        </w:rPr>
        <w:pPrChange w:id="543" w:author="Maxim Bystrov" w:date="2026-05-23T18:12:00Z">
          <w:pPr/>
        </w:pPrChange>
      </w:pPr>
      <w:ins w:id="544" w:author="Maxim Bystrov" w:date="2026-05-23T18:13:00Z">
        <w:r w:rsidRPr="00EA269F">
          <w:rPr>
            <w:lang w:val="en-US" w:eastAsia="ru-RU"/>
            <w:rPrChange w:id="545" w:author="Maxim Bystrov" w:date="2026-05-23T18:13:00Z">
              <w:rPr>
                <w:lang w:eastAsia="ru-RU"/>
              </w:rPr>
            </w:rPrChange>
          </w:rPr>
          <w:t>Application area: transport enterprises (freight, passenger, special transportation), logistics companies, dispatching services requiring efficient real-time fleet monitoring.</w:t>
        </w:r>
      </w:ins>
    </w:p>
    <w:p w14:paraId="1E54AB7A" w14:textId="03180E2B" w:rsidR="00D34ECD" w:rsidRPr="00EA269F" w:rsidRDefault="00D34ECD">
      <w:pPr>
        <w:rPr>
          <w:rFonts w:ascii="Times New Roman" w:eastAsiaTheme="majorEastAsia" w:hAnsi="Times New Roman" w:cs="Times New Roman"/>
          <w:sz w:val="32"/>
          <w:szCs w:val="32"/>
          <w:lang w:val="en-US" w:eastAsia="ru-RU"/>
          <w:rPrChange w:id="546" w:author="Maxim Bystrov" w:date="2026-05-23T18:13:00Z">
            <w:rPr>
              <w:rFonts w:ascii="Times New Roman" w:eastAsiaTheme="majorEastAsia" w:hAnsi="Times New Roman" w:cs="Times New Roman"/>
              <w:sz w:val="32"/>
              <w:szCs w:val="32"/>
              <w:lang w:eastAsia="ru-RU"/>
            </w:rPr>
          </w:rPrChange>
        </w:rPr>
      </w:pPr>
      <w:ins w:id="547" w:author="Maxim Bystrov" w:date="2026-05-23T18:12:00Z">
        <w:r w:rsidRPr="00EA269F">
          <w:rPr>
            <w:rFonts w:ascii="Times New Roman" w:eastAsiaTheme="majorEastAsia" w:hAnsi="Times New Roman" w:cs="Times New Roman"/>
            <w:sz w:val="32"/>
            <w:szCs w:val="32"/>
            <w:lang w:val="en-US" w:eastAsia="ru-RU"/>
            <w:rPrChange w:id="548" w:author="Maxim Bystrov" w:date="2026-05-23T18:13:00Z">
              <w:rPr>
                <w:rFonts w:ascii="Times New Roman" w:eastAsiaTheme="majorEastAsia" w:hAnsi="Times New Roman" w:cs="Times New Roman"/>
                <w:sz w:val="32"/>
                <w:szCs w:val="32"/>
                <w:lang w:eastAsia="ru-RU"/>
              </w:rPr>
            </w:rPrChange>
          </w:rPr>
          <w:br w:type="page"/>
        </w:r>
      </w:ins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832064649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</w:rPr>
      </w:sdtEndPr>
      <w:sdtContent>
        <w:p w14:paraId="1A829ADD" w14:textId="448C676C" w:rsidR="00F56C33" w:rsidRPr="00D50EA2" w:rsidRDefault="00F56C33" w:rsidP="00F56C33">
          <w:pPr>
            <w:pStyle w:val="af1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rPrChange w:id="549" w:author="Maxim Bystrov" w:date="2026-05-24T15:01:00Z">
                <w:rPr>
                  <w:rFonts w:ascii="Times New Roman" w:hAnsi="Times New Roman" w:cs="Times New Roman"/>
                  <w:color w:val="auto"/>
                </w:rPr>
              </w:rPrChange>
            </w:rPr>
          </w:pPr>
          <w:r w:rsidRPr="00D50EA2">
            <w:rPr>
              <w:rFonts w:ascii="Times New Roman" w:hAnsi="Times New Roman" w:cs="Times New Roman"/>
              <w:b/>
              <w:bCs/>
              <w:color w:val="auto"/>
              <w:rPrChange w:id="550" w:author="Maxim Bystrov" w:date="2026-05-24T15:01:00Z">
                <w:rPr>
                  <w:rFonts w:ascii="Times New Roman" w:hAnsi="Times New Roman" w:cs="Times New Roman"/>
                  <w:color w:val="auto"/>
                </w:rPr>
              </w:rPrChange>
            </w:rPr>
            <w:t>ОГЛАВЛЕНИЕ</w:t>
          </w:r>
        </w:p>
        <w:p w14:paraId="08EEA843" w14:textId="6F24166E" w:rsidR="00F72B69" w:rsidRPr="00F72B69" w:rsidRDefault="00F56C33" w:rsidP="00F72B69">
          <w:pPr>
            <w:pStyle w:val="11"/>
            <w:tabs>
              <w:tab w:val="right" w:leader="dot" w:pos="9628"/>
            </w:tabs>
            <w:spacing w:line="360" w:lineRule="auto"/>
            <w:rPr>
              <w:ins w:id="551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552" w:author="Maxim Bystrov" w:date="2026-05-24T15:02:00Z">
                <w:rPr>
                  <w:ins w:id="553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554" w:author="Maxim Bystrov" w:date="2026-05-24T15:02:00Z">
              <w:pPr>
                <w:pStyle w:val="11"/>
                <w:tabs>
                  <w:tab w:val="right" w:leader="dot" w:pos="9628"/>
                </w:tabs>
              </w:pPr>
            </w:pPrChange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ins w:id="555" w:author="Maxim Bystrov" w:date="2026-05-24T15:02:00Z">
            <w:r w:rsidR="00F72B69"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556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="00F72B69"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557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="00F72B69"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558" w:author="Maxim Bystrov" w:date="2026-05-24T15:02:00Z">
                  <w:rPr>
                    <w:noProof/>
                  </w:rPr>
                </w:rPrChange>
              </w:rPr>
              <w:instrText>HYPERLINK \l "_Toc230527362"</w:instrText>
            </w:r>
            <w:r w:rsidR="00F72B69"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559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="00F72B69"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560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="00F72B69"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561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="00F72B69"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562" w:author="Maxim Bystrov" w:date="2026-05-24T15:02:00Z">
                  <w:rPr>
                    <w:rStyle w:val="a3"/>
                    <w:noProof/>
                  </w:rPr>
                </w:rPrChange>
              </w:rPr>
              <w:t>ПЕРЕЧЕНЬ СОКРАЩЕНИЙ И ОБОЗНАЧЕНИЙ</w:t>
            </w:r>
            <w:r w:rsidR="00F72B69"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563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="00F72B69"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564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="00F72B69"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565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_Toc230527362 \h </w:instrText>
            </w:r>
            <w:r w:rsidR="00F72B69"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566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="00F72B69"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567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568" w:author="Maxim Bystrov" w:date="2026-05-24T15:02:00Z">
            <w:r w:rsidR="00F72B69"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569" w:author="Maxim Bystrov" w:date="2026-05-24T15:02:00Z">
                  <w:rPr>
                    <w:noProof/>
                    <w:webHidden/>
                  </w:rPr>
                </w:rPrChange>
              </w:rPr>
              <w:t>4</w:t>
            </w:r>
            <w:r w:rsidR="00F72B69"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570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="00F72B69"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571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46B9CFB5" w14:textId="5CD9F160" w:rsidR="00F72B69" w:rsidRPr="00F72B69" w:rsidRDefault="00F72B69" w:rsidP="00F72B69">
          <w:pPr>
            <w:pStyle w:val="11"/>
            <w:tabs>
              <w:tab w:val="right" w:leader="dot" w:pos="9628"/>
            </w:tabs>
            <w:spacing w:line="360" w:lineRule="auto"/>
            <w:rPr>
              <w:ins w:id="572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573" w:author="Maxim Bystrov" w:date="2026-05-24T15:02:00Z">
                <w:rPr>
                  <w:ins w:id="574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575" w:author="Maxim Bystrov" w:date="2026-05-24T15:02:00Z">
              <w:pPr>
                <w:pStyle w:val="11"/>
                <w:tabs>
                  <w:tab w:val="right" w:leader="dot" w:pos="9628"/>
                </w:tabs>
              </w:pPr>
            </w:pPrChange>
          </w:pPr>
          <w:ins w:id="576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577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578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579" w:author="Maxim Bystrov" w:date="2026-05-24T15:02:00Z">
                  <w:rPr>
                    <w:noProof/>
                  </w:rPr>
                </w:rPrChange>
              </w:rPr>
              <w:instrText>HYPERLINK \l "_Toc230527363"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580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581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582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583" w:author="Maxim Bystrov" w:date="2026-05-24T15:02:00Z">
                  <w:rPr>
                    <w:rStyle w:val="a3"/>
                    <w:noProof/>
                  </w:rPr>
                </w:rPrChange>
              </w:rPr>
              <w:t>ВВЕДЕНИЕ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584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585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586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_Toc230527363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587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588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589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590" w:author="Maxim Bystrov" w:date="2026-05-24T15:02:00Z">
                  <w:rPr>
                    <w:noProof/>
                    <w:webHidden/>
                  </w:rPr>
                </w:rPrChange>
              </w:rPr>
              <w:t>6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591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592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61622386" w14:textId="3C0AFE31" w:rsidR="00F72B69" w:rsidRPr="00F72B69" w:rsidRDefault="00F72B69" w:rsidP="00F72B69">
          <w:pPr>
            <w:pStyle w:val="11"/>
            <w:tabs>
              <w:tab w:val="right" w:leader="dot" w:pos="9628"/>
            </w:tabs>
            <w:spacing w:line="360" w:lineRule="auto"/>
            <w:rPr>
              <w:ins w:id="593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594" w:author="Maxim Bystrov" w:date="2026-05-24T15:02:00Z">
                <w:rPr>
                  <w:ins w:id="595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596" w:author="Maxim Bystrov" w:date="2026-05-24T15:02:00Z">
              <w:pPr>
                <w:pStyle w:val="11"/>
                <w:tabs>
                  <w:tab w:val="right" w:leader="dot" w:pos="9628"/>
                </w:tabs>
              </w:pPr>
            </w:pPrChange>
          </w:pPr>
          <w:ins w:id="597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598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599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600" w:author="Maxim Bystrov" w:date="2026-05-24T15:02:00Z">
                  <w:rPr>
                    <w:noProof/>
                  </w:rPr>
                </w:rPrChange>
              </w:rPr>
              <w:instrText>HYPERLINK \l "_Toc230527364"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601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602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603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604" w:author="Maxim Bystrov" w:date="2026-05-24T15:02:00Z">
                  <w:rPr>
                    <w:rStyle w:val="a3"/>
                    <w:noProof/>
                  </w:rPr>
                </w:rPrChange>
              </w:rPr>
              <w:t>ГЛАВА 1 АНАЛИЗ ПРЕДМЕТНОЙ ОБЛАСТИ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605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606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607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_Toc230527364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608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609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610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611" w:author="Maxim Bystrov" w:date="2026-05-24T15:02:00Z">
                  <w:rPr>
                    <w:noProof/>
                    <w:webHidden/>
                  </w:rPr>
                </w:rPrChange>
              </w:rPr>
              <w:t>9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612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613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0CF9C48B" w14:textId="681B822D" w:rsidR="00F72B69" w:rsidRPr="00F72B69" w:rsidRDefault="00F72B69" w:rsidP="00F72B69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ins w:id="614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615" w:author="Maxim Bystrov" w:date="2026-05-24T15:02:00Z">
                <w:rPr>
                  <w:ins w:id="616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617" w:author="Maxim Bystrov" w:date="2026-05-24T15:02:00Z">
              <w:pPr>
                <w:pStyle w:val="21"/>
                <w:tabs>
                  <w:tab w:val="left" w:pos="880"/>
                  <w:tab w:val="right" w:leader="dot" w:pos="9628"/>
                </w:tabs>
              </w:pPr>
            </w:pPrChange>
          </w:pPr>
          <w:ins w:id="618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619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620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621" w:author="Maxim Bystrov" w:date="2026-05-24T15:02:00Z">
                  <w:rPr>
                    <w:noProof/>
                  </w:rPr>
                </w:rPrChange>
              </w:rPr>
              <w:instrText>HYPERLINK \l "_Toc230527365"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622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623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624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625" w:author="Maxim Bystrov" w:date="2026-05-24T15:02:00Z">
                  <w:rPr>
                    <w:rStyle w:val="a3"/>
                    <w:noProof/>
                  </w:rPr>
                </w:rPrChange>
              </w:rPr>
              <w:t>1.1</w:t>
            </w:r>
            <w:r w:rsidRPr="00F72B6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  <w:rPrChange w:id="626" w:author="Maxim Bystrov" w:date="2026-05-24T15:02:00Z">
                  <w:rPr>
                    <w:rFonts w:eastAsiaTheme="minorEastAsia"/>
                    <w:noProof/>
                    <w:lang w:eastAsia="ru-RU"/>
                  </w:rPr>
                </w:rPrChange>
              </w:rPr>
              <w:tab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627" w:author="Maxim Bystrov" w:date="2026-05-24T15:02:00Z">
                  <w:rPr>
                    <w:rStyle w:val="a3"/>
                    <w:noProof/>
                  </w:rPr>
                </w:rPrChange>
              </w:rPr>
              <w:t>Описание предметной области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628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629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630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_Toc230527365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631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632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633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634" w:author="Maxim Bystrov" w:date="2026-05-24T15:02:00Z">
                  <w:rPr>
                    <w:noProof/>
                    <w:webHidden/>
                  </w:rPr>
                </w:rPrChange>
              </w:rPr>
              <w:t>9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635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636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64F5BB72" w14:textId="11007459" w:rsidR="00F72B69" w:rsidRPr="00F72B69" w:rsidRDefault="00F72B69" w:rsidP="00F72B69">
          <w:pPr>
            <w:pStyle w:val="31"/>
            <w:tabs>
              <w:tab w:val="right" w:leader="dot" w:pos="9628"/>
            </w:tabs>
            <w:spacing w:line="360" w:lineRule="auto"/>
            <w:rPr>
              <w:ins w:id="637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638" w:author="Maxim Bystrov" w:date="2026-05-24T15:02:00Z">
                <w:rPr>
                  <w:ins w:id="639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640" w:author="Maxim Bystrov" w:date="2026-05-24T15:02:00Z">
              <w:pPr>
                <w:pStyle w:val="31"/>
                <w:tabs>
                  <w:tab w:val="right" w:leader="dot" w:pos="9628"/>
                </w:tabs>
              </w:pPr>
            </w:pPrChange>
          </w:pPr>
          <w:ins w:id="641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642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643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644" w:author="Maxim Bystrov" w:date="2026-05-24T15:02:00Z">
                  <w:rPr>
                    <w:noProof/>
                  </w:rPr>
                </w:rPrChange>
              </w:rPr>
              <w:instrText>HYPERLINK \l "_Toc230527366"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645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646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647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648" w:author="Maxim Bystrov" w:date="2026-05-24T15:02:00Z">
                  <w:rPr>
                    <w:rStyle w:val="a3"/>
                    <w:noProof/>
                  </w:rPr>
                </w:rPrChange>
              </w:rPr>
              <w:t>1.1.1 Современное состояние предметной области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649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650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651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_Toc230527366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652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653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654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655" w:author="Maxim Bystrov" w:date="2026-05-24T15:02:00Z">
                  <w:rPr>
                    <w:noProof/>
                    <w:webHidden/>
                  </w:rPr>
                </w:rPrChange>
              </w:rPr>
              <w:t>9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656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657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4224F209" w14:textId="6C5F8905" w:rsidR="00F72B69" w:rsidRPr="00F72B69" w:rsidRDefault="00F72B69" w:rsidP="00F72B69">
          <w:pPr>
            <w:pStyle w:val="31"/>
            <w:tabs>
              <w:tab w:val="right" w:leader="dot" w:pos="9628"/>
            </w:tabs>
            <w:spacing w:line="360" w:lineRule="auto"/>
            <w:rPr>
              <w:ins w:id="658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659" w:author="Maxim Bystrov" w:date="2026-05-24T15:02:00Z">
                <w:rPr>
                  <w:ins w:id="660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661" w:author="Maxim Bystrov" w:date="2026-05-24T15:02:00Z">
              <w:pPr>
                <w:pStyle w:val="31"/>
                <w:tabs>
                  <w:tab w:val="right" w:leader="dot" w:pos="9628"/>
                </w:tabs>
              </w:pPr>
            </w:pPrChange>
          </w:pPr>
          <w:ins w:id="662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663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664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665" w:author="Maxim Bystrov" w:date="2026-05-24T15:02:00Z">
                  <w:rPr>
                    <w:noProof/>
                  </w:rPr>
                </w:rPrChange>
              </w:rPr>
              <w:instrText>HYPERLINK \l "_Toc230527367"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666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667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668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669" w:author="Maxim Bystrov" w:date="2026-05-24T15:02:00Z">
                  <w:rPr>
                    <w:rStyle w:val="a3"/>
                    <w:noProof/>
                  </w:rPr>
                </w:rPrChange>
              </w:rPr>
              <w:t>1.1.2 Методы и алгоритмы решения задач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670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671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672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_Toc230527367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673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674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675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676" w:author="Maxim Bystrov" w:date="2026-05-24T15:02:00Z">
                  <w:rPr>
                    <w:noProof/>
                    <w:webHidden/>
                  </w:rPr>
                </w:rPrChange>
              </w:rPr>
              <w:t>9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677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678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1E661325" w14:textId="6A1CBD19" w:rsidR="00F72B69" w:rsidRPr="00F72B69" w:rsidRDefault="00F72B69" w:rsidP="00F72B69">
          <w:pPr>
            <w:pStyle w:val="21"/>
            <w:tabs>
              <w:tab w:val="right" w:leader="dot" w:pos="9628"/>
            </w:tabs>
            <w:spacing w:line="360" w:lineRule="auto"/>
            <w:rPr>
              <w:ins w:id="679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680" w:author="Maxim Bystrov" w:date="2026-05-24T15:02:00Z">
                <w:rPr>
                  <w:ins w:id="681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682" w:author="Maxim Bystrov" w:date="2026-05-24T15:02:00Z">
              <w:pPr>
                <w:pStyle w:val="21"/>
                <w:tabs>
                  <w:tab w:val="right" w:leader="dot" w:pos="9628"/>
                </w:tabs>
              </w:pPr>
            </w:pPrChange>
          </w:pPr>
          <w:ins w:id="683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684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685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686" w:author="Maxim Bystrov" w:date="2026-05-24T15:02:00Z">
                  <w:rPr>
                    <w:noProof/>
                  </w:rPr>
                </w:rPrChange>
              </w:rPr>
              <w:instrText>HYPERLINK \l "_Toc230527368"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687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688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689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690" w:author="Maxim Bystrov" w:date="2026-05-24T15:02:00Z">
                  <w:rPr>
                    <w:rStyle w:val="a3"/>
                    <w:noProof/>
                  </w:rPr>
                </w:rPrChange>
              </w:rPr>
              <w:t>1.2 Постановка задачи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691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692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693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_Toc230527368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694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695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696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697" w:author="Maxim Bystrov" w:date="2026-05-24T15:02:00Z">
                  <w:rPr>
                    <w:noProof/>
                    <w:webHidden/>
                  </w:rPr>
                </w:rPrChange>
              </w:rPr>
              <w:t>12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698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699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4CF93E0B" w14:textId="164C9853" w:rsidR="00F72B69" w:rsidRPr="00F72B69" w:rsidRDefault="00F72B69" w:rsidP="00F72B69">
          <w:pPr>
            <w:pStyle w:val="31"/>
            <w:tabs>
              <w:tab w:val="right" w:leader="dot" w:pos="9628"/>
            </w:tabs>
            <w:spacing w:line="360" w:lineRule="auto"/>
            <w:rPr>
              <w:ins w:id="700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701" w:author="Maxim Bystrov" w:date="2026-05-24T15:02:00Z">
                <w:rPr>
                  <w:ins w:id="702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703" w:author="Maxim Bystrov" w:date="2026-05-24T15:02:00Z">
              <w:pPr>
                <w:pStyle w:val="31"/>
                <w:tabs>
                  <w:tab w:val="right" w:leader="dot" w:pos="9628"/>
                </w:tabs>
              </w:pPr>
            </w:pPrChange>
          </w:pPr>
          <w:ins w:id="704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705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706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707" w:author="Maxim Bystrov" w:date="2026-05-24T15:02:00Z">
                  <w:rPr>
                    <w:noProof/>
                  </w:rPr>
                </w:rPrChange>
              </w:rPr>
              <w:instrText>HYPERLINK \l "_Toc230527369"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708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709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710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711" w:author="Maxim Bystrov" w:date="2026-05-24T15:02:00Z">
                  <w:rPr>
                    <w:rStyle w:val="a3"/>
                    <w:noProof/>
                  </w:rPr>
                </w:rPrChange>
              </w:rPr>
              <w:t>1.2.1 Функциональные требования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712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713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714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_Toc230527369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715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716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717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718" w:author="Maxim Bystrov" w:date="2026-05-24T15:02:00Z">
                  <w:rPr>
                    <w:noProof/>
                    <w:webHidden/>
                  </w:rPr>
                </w:rPrChange>
              </w:rPr>
              <w:t>12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719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720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10CE1067" w14:textId="3AF161C6" w:rsidR="00F72B69" w:rsidRPr="00F72B69" w:rsidRDefault="00F72B69" w:rsidP="00F72B69">
          <w:pPr>
            <w:pStyle w:val="31"/>
            <w:tabs>
              <w:tab w:val="right" w:leader="dot" w:pos="9628"/>
            </w:tabs>
            <w:spacing w:line="360" w:lineRule="auto"/>
            <w:rPr>
              <w:ins w:id="721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722" w:author="Maxim Bystrov" w:date="2026-05-24T15:02:00Z">
                <w:rPr>
                  <w:ins w:id="723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724" w:author="Maxim Bystrov" w:date="2026-05-24T15:02:00Z">
              <w:pPr>
                <w:pStyle w:val="31"/>
                <w:tabs>
                  <w:tab w:val="right" w:leader="dot" w:pos="9628"/>
                </w:tabs>
              </w:pPr>
            </w:pPrChange>
          </w:pPr>
          <w:ins w:id="725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726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727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728" w:author="Maxim Bystrov" w:date="2026-05-24T15:02:00Z">
                  <w:rPr>
                    <w:noProof/>
                  </w:rPr>
                </w:rPrChange>
              </w:rPr>
              <w:instrText>HYPERLINK \l "_Toc230527370"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729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730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731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  <w:rPrChange w:id="732" w:author="Maxim Bystrov" w:date="2026-05-24T15:02:00Z">
                  <w:rPr>
                    <w:rStyle w:val="a3"/>
                    <w:noProof/>
                    <w:lang w:val="en-US"/>
                  </w:rPr>
                </w:rPrChange>
              </w:rPr>
              <w:t xml:space="preserve">1.2.2 </w: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733" w:author="Maxim Bystrov" w:date="2026-05-24T15:02:00Z">
                  <w:rPr>
                    <w:rStyle w:val="a3"/>
                    <w:noProof/>
                  </w:rPr>
                </w:rPrChange>
              </w:rPr>
              <w:t>Нефункциональные требования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734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735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736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_Toc230527370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737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738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739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740" w:author="Maxim Bystrov" w:date="2026-05-24T15:02:00Z">
                  <w:rPr>
                    <w:noProof/>
                    <w:webHidden/>
                  </w:rPr>
                </w:rPrChange>
              </w:rPr>
              <w:t>14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741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742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4C58022E" w14:textId="21EEC5E2" w:rsidR="00F72B69" w:rsidRPr="00F72B69" w:rsidRDefault="00F72B69" w:rsidP="00F72B69">
          <w:pPr>
            <w:pStyle w:val="21"/>
            <w:tabs>
              <w:tab w:val="right" w:leader="dot" w:pos="9628"/>
            </w:tabs>
            <w:spacing w:line="360" w:lineRule="auto"/>
            <w:rPr>
              <w:ins w:id="743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744" w:author="Maxim Bystrov" w:date="2026-05-24T15:02:00Z">
                <w:rPr>
                  <w:ins w:id="745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746" w:author="Maxim Bystrov" w:date="2026-05-24T15:02:00Z">
              <w:pPr>
                <w:pStyle w:val="21"/>
                <w:tabs>
                  <w:tab w:val="right" w:leader="dot" w:pos="9628"/>
                </w:tabs>
              </w:pPr>
            </w:pPrChange>
          </w:pPr>
          <w:ins w:id="747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748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749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750" w:author="Maxim Bystrov" w:date="2026-05-24T15:02:00Z">
                  <w:rPr>
                    <w:noProof/>
                  </w:rPr>
                </w:rPrChange>
              </w:rPr>
              <w:instrText>HYPERLINK \l "_Toc230527371"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751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752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753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754" w:author="Maxim Bystrov" w:date="2026-05-24T15:02:00Z">
                  <w:rPr>
                    <w:rStyle w:val="a3"/>
                    <w:noProof/>
                  </w:rPr>
                </w:rPrChange>
              </w:rPr>
              <w:t>1.3 Сравнение с аналогами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755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756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757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_Toc230527371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758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759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760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761" w:author="Maxim Bystrov" w:date="2026-05-24T15:02:00Z">
                  <w:rPr>
                    <w:noProof/>
                    <w:webHidden/>
                  </w:rPr>
                </w:rPrChange>
              </w:rPr>
              <w:t>16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762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763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6758727B" w14:textId="7E83EDC8" w:rsidR="00F72B69" w:rsidRPr="00F72B69" w:rsidRDefault="00F72B69" w:rsidP="00F72B69">
          <w:pPr>
            <w:pStyle w:val="31"/>
            <w:tabs>
              <w:tab w:val="right" w:leader="dot" w:pos="9628"/>
            </w:tabs>
            <w:spacing w:line="360" w:lineRule="auto"/>
            <w:rPr>
              <w:ins w:id="764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765" w:author="Maxim Bystrov" w:date="2026-05-24T15:02:00Z">
                <w:rPr>
                  <w:ins w:id="766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767" w:author="Maxim Bystrov" w:date="2026-05-24T15:02:00Z">
              <w:pPr>
                <w:pStyle w:val="31"/>
                <w:tabs>
                  <w:tab w:val="right" w:leader="dot" w:pos="9628"/>
                </w:tabs>
              </w:pPr>
            </w:pPrChange>
          </w:pPr>
          <w:ins w:id="768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769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770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771" w:author="Maxim Bystrov" w:date="2026-05-24T15:02:00Z">
                  <w:rPr>
                    <w:noProof/>
                  </w:rPr>
                </w:rPrChange>
              </w:rPr>
              <w:instrText>HYPERLINK \l "_Toc230527372"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772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773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774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775" w:author="Maxim Bystrov" w:date="2026-05-24T15:02:00Z">
                  <w:rPr>
                    <w:rStyle w:val="a3"/>
                    <w:noProof/>
                  </w:rPr>
                </w:rPrChange>
              </w:rPr>
              <w:t>1.3.1 Обзор существующих аналогов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776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777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778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_Toc230527372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779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780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781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782" w:author="Maxim Bystrov" w:date="2026-05-24T15:02:00Z">
                  <w:rPr>
                    <w:noProof/>
                    <w:webHidden/>
                  </w:rPr>
                </w:rPrChange>
              </w:rPr>
              <w:t>16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783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784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472CB55F" w14:textId="3B1BFF90" w:rsidR="00F72B69" w:rsidRPr="00F72B69" w:rsidRDefault="00F72B69" w:rsidP="00F72B69">
          <w:pPr>
            <w:pStyle w:val="31"/>
            <w:tabs>
              <w:tab w:val="right" w:leader="dot" w:pos="9628"/>
            </w:tabs>
            <w:spacing w:line="360" w:lineRule="auto"/>
            <w:rPr>
              <w:ins w:id="785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786" w:author="Maxim Bystrov" w:date="2026-05-24T15:02:00Z">
                <w:rPr>
                  <w:ins w:id="787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788" w:author="Maxim Bystrov" w:date="2026-05-24T15:02:00Z">
              <w:pPr>
                <w:pStyle w:val="31"/>
                <w:tabs>
                  <w:tab w:val="right" w:leader="dot" w:pos="9628"/>
                </w:tabs>
              </w:pPr>
            </w:pPrChange>
          </w:pPr>
          <w:ins w:id="789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790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791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792" w:author="Maxim Bystrov" w:date="2026-05-24T15:02:00Z">
                  <w:rPr>
                    <w:noProof/>
                  </w:rPr>
                </w:rPrChange>
              </w:rPr>
              <w:instrText>HYPERLINK \l "_Toc230527373"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793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794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795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796" w:author="Maxim Bystrov" w:date="2026-05-24T15:02:00Z">
                  <w:rPr>
                    <w:rStyle w:val="a3"/>
                    <w:noProof/>
                  </w:rPr>
                </w:rPrChange>
              </w:rPr>
              <w:t>1.3.2 Сравнительная таблица характеристик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797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798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799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_Toc230527373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800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801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802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803" w:author="Maxim Bystrov" w:date="2026-05-24T15:02:00Z">
                  <w:rPr>
                    <w:noProof/>
                    <w:webHidden/>
                  </w:rPr>
                </w:rPrChange>
              </w:rPr>
              <w:t>19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804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805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1936CB71" w14:textId="170CC3CB" w:rsidR="00F72B69" w:rsidRPr="00F72B69" w:rsidRDefault="00F72B69" w:rsidP="00F72B69">
          <w:pPr>
            <w:pStyle w:val="31"/>
            <w:tabs>
              <w:tab w:val="right" w:leader="dot" w:pos="9628"/>
            </w:tabs>
            <w:spacing w:line="360" w:lineRule="auto"/>
            <w:rPr>
              <w:ins w:id="806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807" w:author="Maxim Bystrov" w:date="2026-05-24T15:02:00Z">
                <w:rPr>
                  <w:ins w:id="808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809" w:author="Maxim Bystrov" w:date="2026-05-24T15:02:00Z">
              <w:pPr>
                <w:pStyle w:val="31"/>
                <w:tabs>
                  <w:tab w:val="right" w:leader="dot" w:pos="9628"/>
                </w:tabs>
              </w:pPr>
            </w:pPrChange>
          </w:pPr>
          <w:ins w:id="810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811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812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813" w:author="Maxim Bystrov" w:date="2026-05-24T15:02:00Z">
                  <w:rPr>
                    <w:noProof/>
                  </w:rPr>
                </w:rPrChange>
              </w:rPr>
              <w:instrText>HYPERLINK \l "_Toc230527374"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814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815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816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817" w:author="Maxim Bystrov" w:date="2026-05-24T15:02:00Z">
                  <w:rPr>
                    <w:rStyle w:val="a3"/>
                    <w:noProof/>
                  </w:rPr>
                </w:rPrChange>
              </w:rPr>
              <w:t>1.3.3 Обоснование целесообразности собственной разработки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818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819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820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_Toc230527374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821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822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823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824" w:author="Maxim Bystrov" w:date="2026-05-24T15:02:00Z">
                  <w:rPr>
                    <w:noProof/>
                    <w:webHidden/>
                  </w:rPr>
                </w:rPrChange>
              </w:rPr>
              <w:t>20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825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826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66275DEE" w14:textId="08867B51" w:rsidR="00F72B69" w:rsidRPr="00F72B69" w:rsidRDefault="00F72B69" w:rsidP="00F72B69">
          <w:pPr>
            <w:pStyle w:val="11"/>
            <w:tabs>
              <w:tab w:val="right" w:leader="dot" w:pos="9628"/>
            </w:tabs>
            <w:spacing w:line="360" w:lineRule="auto"/>
            <w:rPr>
              <w:ins w:id="827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828" w:author="Maxim Bystrov" w:date="2026-05-24T15:02:00Z">
                <w:rPr>
                  <w:ins w:id="829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830" w:author="Maxim Bystrov" w:date="2026-05-24T15:02:00Z">
              <w:pPr>
                <w:pStyle w:val="11"/>
                <w:tabs>
                  <w:tab w:val="right" w:leader="dot" w:pos="9628"/>
                </w:tabs>
              </w:pPr>
            </w:pPrChange>
          </w:pPr>
          <w:ins w:id="831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832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833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834" w:author="Maxim Bystrov" w:date="2026-05-24T15:02:00Z">
                  <w:rPr>
                    <w:noProof/>
                  </w:rPr>
                </w:rPrChange>
              </w:rPr>
              <w:instrText>HYPERLINK \l "_Toc230527375"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835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836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837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838" w:author="Maxim Bystrov" w:date="2026-05-24T15:02:00Z">
                  <w:rPr>
                    <w:rStyle w:val="a3"/>
                    <w:noProof/>
                  </w:rPr>
                </w:rPrChange>
              </w:rPr>
              <w:t>ГЛАВА 2 РАЗРАБОТКА СИСТЕМЫ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839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840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841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_Toc230527375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842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843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844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845" w:author="Maxim Bystrov" w:date="2026-05-24T15:02:00Z">
                  <w:rPr>
                    <w:noProof/>
                    <w:webHidden/>
                  </w:rPr>
                </w:rPrChange>
              </w:rPr>
              <w:t>21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846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847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0F4B4FED" w14:textId="365089CE" w:rsidR="00F72B69" w:rsidRPr="00F72B69" w:rsidRDefault="00F72B69" w:rsidP="00F72B69">
          <w:pPr>
            <w:pStyle w:val="21"/>
            <w:tabs>
              <w:tab w:val="right" w:leader="dot" w:pos="9628"/>
            </w:tabs>
            <w:spacing w:line="360" w:lineRule="auto"/>
            <w:rPr>
              <w:ins w:id="848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849" w:author="Maxim Bystrov" w:date="2026-05-24T15:02:00Z">
                <w:rPr>
                  <w:ins w:id="850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851" w:author="Maxim Bystrov" w:date="2026-05-24T15:02:00Z">
              <w:pPr>
                <w:pStyle w:val="21"/>
                <w:tabs>
                  <w:tab w:val="right" w:leader="dot" w:pos="9628"/>
                </w:tabs>
              </w:pPr>
            </w:pPrChange>
          </w:pPr>
          <w:ins w:id="852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853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854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855" w:author="Maxim Bystrov" w:date="2026-05-24T15:02:00Z">
                  <w:rPr>
                    <w:noProof/>
                  </w:rPr>
                </w:rPrChange>
              </w:rPr>
              <w:instrText>HYPERLINK \l "_Toc230527376"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856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857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858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859" w:author="Maxim Bystrov" w:date="2026-05-24T15:02:00Z">
                  <w:rPr>
                    <w:rStyle w:val="a3"/>
                    <w:noProof/>
                  </w:rPr>
                </w:rPrChange>
              </w:rPr>
              <w:t>2.1 Выбор платформы для реализации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860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861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862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_Toc230527376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863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864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865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866" w:author="Maxim Bystrov" w:date="2026-05-24T15:02:00Z">
                  <w:rPr>
                    <w:noProof/>
                    <w:webHidden/>
                  </w:rPr>
                </w:rPrChange>
              </w:rPr>
              <w:t>21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867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868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5745F01E" w14:textId="27BDDC70" w:rsidR="00F72B69" w:rsidRPr="00F72B69" w:rsidRDefault="00F72B69" w:rsidP="00F72B69">
          <w:pPr>
            <w:pStyle w:val="31"/>
            <w:tabs>
              <w:tab w:val="right" w:leader="dot" w:pos="9628"/>
            </w:tabs>
            <w:spacing w:line="360" w:lineRule="auto"/>
            <w:rPr>
              <w:ins w:id="869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870" w:author="Maxim Bystrov" w:date="2026-05-24T15:02:00Z">
                <w:rPr>
                  <w:ins w:id="871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872" w:author="Maxim Bystrov" w:date="2026-05-24T15:02:00Z">
              <w:pPr>
                <w:pStyle w:val="31"/>
                <w:tabs>
                  <w:tab w:val="right" w:leader="dot" w:pos="9628"/>
                </w:tabs>
              </w:pPr>
            </w:pPrChange>
          </w:pPr>
          <w:ins w:id="873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874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875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876" w:author="Maxim Bystrov" w:date="2026-05-24T15:02:00Z">
                  <w:rPr>
                    <w:noProof/>
                  </w:rPr>
                </w:rPrChange>
              </w:rPr>
              <w:instrText>HYPERLINK \l "_Toc230527377"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877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878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879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880" w:author="Maxim Bystrov" w:date="2026-05-24T15:02:00Z">
                  <w:rPr>
                    <w:rStyle w:val="a3"/>
                    <w:noProof/>
                  </w:rPr>
                </w:rPrChange>
              </w:rPr>
              <w:t>2.1.1 Операционная система и аппаратное обеспечение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881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882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883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_Toc230527377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884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885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886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887" w:author="Maxim Bystrov" w:date="2026-05-24T15:02:00Z">
                  <w:rPr>
                    <w:noProof/>
                    <w:webHidden/>
                  </w:rPr>
                </w:rPrChange>
              </w:rPr>
              <w:t>21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888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889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31199181" w14:textId="5BC28147" w:rsidR="00F72B69" w:rsidRPr="00F72B69" w:rsidRDefault="00F72B69" w:rsidP="00F72B69">
          <w:pPr>
            <w:pStyle w:val="31"/>
            <w:tabs>
              <w:tab w:val="right" w:leader="dot" w:pos="9628"/>
            </w:tabs>
            <w:spacing w:line="360" w:lineRule="auto"/>
            <w:rPr>
              <w:ins w:id="890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891" w:author="Maxim Bystrov" w:date="2026-05-24T15:02:00Z">
                <w:rPr>
                  <w:ins w:id="892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893" w:author="Maxim Bystrov" w:date="2026-05-24T15:02:00Z">
              <w:pPr>
                <w:pStyle w:val="31"/>
                <w:tabs>
                  <w:tab w:val="right" w:leader="dot" w:pos="9628"/>
                </w:tabs>
              </w:pPr>
            </w:pPrChange>
          </w:pPr>
          <w:ins w:id="894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895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896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897" w:author="Maxim Bystrov" w:date="2026-05-24T15:02:00Z">
                  <w:rPr>
                    <w:noProof/>
                  </w:rPr>
                </w:rPrChange>
              </w:rPr>
              <w:instrText>HYPERLINK \l "_Toc230527378"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898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899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900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901" w:author="Maxim Bystrov" w:date="2026-05-24T15:02:00Z">
                  <w:rPr>
                    <w:rStyle w:val="a3"/>
                    <w:noProof/>
                  </w:rPr>
                </w:rPrChange>
              </w:rPr>
              <w:t>2.1.2 Язык программирования и серверные фреймворки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902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903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904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_Toc230527378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905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906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907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908" w:author="Maxim Bystrov" w:date="2026-05-24T15:02:00Z">
                  <w:rPr>
                    <w:noProof/>
                    <w:webHidden/>
                  </w:rPr>
                </w:rPrChange>
              </w:rPr>
              <w:t>22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909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910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3CEFDD34" w14:textId="0B24842C" w:rsidR="00F72B69" w:rsidRPr="00F72B69" w:rsidRDefault="00F72B69" w:rsidP="00F72B69">
          <w:pPr>
            <w:pStyle w:val="31"/>
            <w:tabs>
              <w:tab w:val="right" w:leader="dot" w:pos="9628"/>
            </w:tabs>
            <w:spacing w:line="360" w:lineRule="auto"/>
            <w:rPr>
              <w:ins w:id="911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912" w:author="Maxim Bystrov" w:date="2026-05-24T15:02:00Z">
                <w:rPr>
                  <w:ins w:id="913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914" w:author="Maxim Bystrov" w:date="2026-05-24T15:02:00Z">
              <w:pPr>
                <w:pStyle w:val="31"/>
                <w:tabs>
                  <w:tab w:val="right" w:leader="dot" w:pos="9628"/>
                </w:tabs>
              </w:pPr>
            </w:pPrChange>
          </w:pPr>
          <w:ins w:id="915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916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917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918" w:author="Maxim Bystrov" w:date="2026-05-24T15:02:00Z">
                  <w:rPr>
                    <w:noProof/>
                  </w:rPr>
                </w:rPrChange>
              </w:rPr>
              <w:instrText>HYPERLINK \l "_Toc230527379"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919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920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921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922" w:author="Maxim Bystrov" w:date="2026-05-24T15:02:00Z">
                  <w:rPr>
                    <w:rStyle w:val="a3"/>
                    <w:noProof/>
                  </w:rPr>
                </w:rPrChange>
              </w:rPr>
              <w:t>2.1.3 Системы управления базами данных и кэширования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923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924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925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_Toc230527379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926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927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928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929" w:author="Maxim Bystrov" w:date="2026-05-24T15:02:00Z">
                  <w:rPr>
                    <w:noProof/>
                    <w:webHidden/>
                  </w:rPr>
                </w:rPrChange>
              </w:rPr>
              <w:t>22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930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931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5905D77A" w14:textId="34B5E56A" w:rsidR="00F72B69" w:rsidRPr="00F72B69" w:rsidRDefault="00F72B69" w:rsidP="00F72B69">
          <w:pPr>
            <w:pStyle w:val="31"/>
            <w:tabs>
              <w:tab w:val="right" w:leader="dot" w:pos="9628"/>
            </w:tabs>
            <w:spacing w:line="360" w:lineRule="auto"/>
            <w:rPr>
              <w:ins w:id="932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933" w:author="Maxim Bystrov" w:date="2026-05-24T15:02:00Z">
                <w:rPr>
                  <w:ins w:id="934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935" w:author="Maxim Bystrov" w:date="2026-05-24T15:02:00Z">
              <w:pPr>
                <w:pStyle w:val="31"/>
                <w:tabs>
                  <w:tab w:val="right" w:leader="dot" w:pos="9628"/>
                </w:tabs>
              </w:pPr>
            </w:pPrChange>
          </w:pPr>
          <w:ins w:id="936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937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938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939" w:author="Maxim Bystrov" w:date="2026-05-24T15:02:00Z">
                  <w:rPr>
                    <w:noProof/>
                  </w:rPr>
                </w:rPrChange>
              </w:rPr>
              <w:instrText>HYPERLINK \l "_Toc230527380"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940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941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942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943" w:author="Maxim Bystrov" w:date="2026-05-24T15:02:00Z">
                  <w:rPr>
                    <w:rStyle w:val="a3"/>
                    <w:noProof/>
                  </w:rPr>
                </w:rPrChange>
              </w:rPr>
              <w:t>2.1.4 Выбор используемых библиотек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944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945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946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_Toc230527380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947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948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949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950" w:author="Maxim Bystrov" w:date="2026-05-24T15:02:00Z">
                  <w:rPr>
                    <w:noProof/>
                    <w:webHidden/>
                  </w:rPr>
                </w:rPrChange>
              </w:rPr>
              <w:t>23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951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952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50283704" w14:textId="40D9E220" w:rsidR="00F72B69" w:rsidRPr="00F72B69" w:rsidRDefault="00F72B69" w:rsidP="00F72B69">
          <w:pPr>
            <w:pStyle w:val="31"/>
            <w:tabs>
              <w:tab w:val="right" w:leader="dot" w:pos="9628"/>
            </w:tabs>
            <w:spacing w:line="360" w:lineRule="auto"/>
            <w:rPr>
              <w:ins w:id="953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954" w:author="Maxim Bystrov" w:date="2026-05-24T15:02:00Z">
                <w:rPr>
                  <w:ins w:id="955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956" w:author="Maxim Bystrov" w:date="2026-05-24T15:02:00Z">
              <w:pPr>
                <w:pStyle w:val="31"/>
                <w:tabs>
                  <w:tab w:val="right" w:leader="dot" w:pos="9628"/>
                </w:tabs>
              </w:pPr>
            </w:pPrChange>
          </w:pPr>
          <w:ins w:id="957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958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959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960" w:author="Maxim Bystrov" w:date="2026-05-24T15:02:00Z">
                  <w:rPr>
                    <w:noProof/>
                  </w:rPr>
                </w:rPrChange>
              </w:rPr>
              <w:instrText>HYPERLINK \l "_Toc230527381"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961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962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963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964" w:author="Maxim Bystrov" w:date="2026-05-24T15:02:00Z">
                  <w:rPr>
                    <w:rStyle w:val="a3"/>
                    <w:noProof/>
                  </w:rPr>
                </w:rPrChange>
              </w:rPr>
              <w:t>2.1.5 Платформа клиентского веб-интерфейса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965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966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967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_Toc230527381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968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969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970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971" w:author="Maxim Bystrov" w:date="2026-05-24T15:02:00Z">
                  <w:rPr>
                    <w:noProof/>
                    <w:webHidden/>
                  </w:rPr>
                </w:rPrChange>
              </w:rPr>
              <w:t>23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972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973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31D36A2C" w14:textId="3E0CFDCC" w:rsidR="00F72B69" w:rsidRPr="00F72B69" w:rsidRDefault="00F72B69" w:rsidP="00F72B69">
          <w:pPr>
            <w:pStyle w:val="31"/>
            <w:tabs>
              <w:tab w:val="right" w:leader="dot" w:pos="9628"/>
            </w:tabs>
            <w:spacing w:line="360" w:lineRule="auto"/>
            <w:rPr>
              <w:ins w:id="974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975" w:author="Maxim Bystrov" w:date="2026-05-24T15:02:00Z">
                <w:rPr>
                  <w:ins w:id="976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977" w:author="Maxim Bystrov" w:date="2026-05-24T15:02:00Z">
              <w:pPr>
                <w:pStyle w:val="31"/>
                <w:tabs>
                  <w:tab w:val="right" w:leader="dot" w:pos="9628"/>
                </w:tabs>
              </w:pPr>
            </w:pPrChange>
          </w:pPr>
          <w:ins w:id="978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979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980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981" w:author="Maxim Bystrov" w:date="2026-05-24T15:02:00Z">
                  <w:rPr>
                    <w:noProof/>
                  </w:rPr>
                </w:rPrChange>
              </w:rPr>
              <w:instrText>HYPERLINK \l "_Toc230527382"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982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983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984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985" w:author="Maxim Bystrov" w:date="2026-05-24T15:02:00Z">
                  <w:rPr>
                    <w:rStyle w:val="a3"/>
                    <w:noProof/>
                  </w:rPr>
                </w:rPrChange>
              </w:rPr>
              <w:t>2.1.6 Инфраструктурные решения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986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987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988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_Toc230527382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989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990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991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992" w:author="Maxim Bystrov" w:date="2026-05-24T15:02:00Z">
                  <w:rPr>
                    <w:noProof/>
                    <w:webHidden/>
                  </w:rPr>
                </w:rPrChange>
              </w:rPr>
              <w:t>24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993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994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169CEC09" w14:textId="280ED353" w:rsidR="00F72B69" w:rsidRPr="00F72B69" w:rsidRDefault="00F72B69" w:rsidP="00F72B69">
          <w:pPr>
            <w:pStyle w:val="21"/>
            <w:tabs>
              <w:tab w:val="right" w:leader="dot" w:pos="9628"/>
            </w:tabs>
            <w:spacing w:line="360" w:lineRule="auto"/>
            <w:rPr>
              <w:ins w:id="995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996" w:author="Maxim Bystrov" w:date="2026-05-24T15:02:00Z">
                <w:rPr>
                  <w:ins w:id="997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998" w:author="Maxim Bystrov" w:date="2026-05-24T15:02:00Z">
              <w:pPr>
                <w:pStyle w:val="21"/>
                <w:tabs>
                  <w:tab w:val="right" w:leader="dot" w:pos="9628"/>
                </w:tabs>
              </w:pPr>
            </w:pPrChange>
          </w:pPr>
          <w:ins w:id="999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000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001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1002" w:author="Maxim Bystrov" w:date="2026-05-24T15:02:00Z">
                  <w:rPr>
                    <w:noProof/>
                  </w:rPr>
                </w:rPrChange>
              </w:rPr>
              <w:instrText>HYPERLINK \l "_Toc230527383"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003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004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005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006" w:author="Maxim Bystrov" w:date="2026-05-24T15:02:00Z">
                  <w:rPr>
                    <w:rStyle w:val="a3"/>
                    <w:noProof/>
                  </w:rPr>
                </w:rPrChange>
              </w:rPr>
              <w:t>2.2 Выбор средств разработки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007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008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009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_Toc230527383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010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011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1012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013" w:author="Maxim Bystrov" w:date="2026-05-24T15:02:00Z">
                  <w:rPr>
                    <w:noProof/>
                    <w:webHidden/>
                  </w:rPr>
                </w:rPrChange>
              </w:rPr>
              <w:t>24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014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015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1D17C4C7" w14:textId="5BF8470E" w:rsidR="00F72B69" w:rsidRPr="00F72B69" w:rsidRDefault="00F72B69" w:rsidP="00F72B69">
          <w:pPr>
            <w:pStyle w:val="31"/>
            <w:tabs>
              <w:tab w:val="right" w:leader="dot" w:pos="9628"/>
            </w:tabs>
            <w:spacing w:line="360" w:lineRule="auto"/>
            <w:rPr>
              <w:ins w:id="1016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1017" w:author="Maxim Bystrov" w:date="2026-05-24T15:02:00Z">
                <w:rPr>
                  <w:ins w:id="1018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1019" w:author="Maxim Bystrov" w:date="2026-05-24T15:02:00Z">
              <w:pPr>
                <w:pStyle w:val="31"/>
                <w:tabs>
                  <w:tab w:val="right" w:leader="dot" w:pos="9628"/>
                </w:tabs>
              </w:pPr>
            </w:pPrChange>
          </w:pPr>
          <w:ins w:id="1020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021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022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1023" w:author="Maxim Bystrov" w:date="2026-05-24T15:02:00Z">
                  <w:rPr>
                    <w:noProof/>
                  </w:rPr>
                </w:rPrChange>
              </w:rPr>
              <w:instrText>HYPERLINK \l "_Toc230527384"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024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025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026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027" w:author="Maxim Bystrov" w:date="2026-05-24T15:02:00Z">
                  <w:rPr>
                    <w:rStyle w:val="a3"/>
                    <w:noProof/>
                  </w:rPr>
                </w:rPrChange>
              </w:rPr>
              <w:t>2.2.1 Система контроля версий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028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029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030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_Toc230527384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031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032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1033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034" w:author="Maxim Bystrov" w:date="2026-05-24T15:02:00Z">
                  <w:rPr>
                    <w:noProof/>
                    <w:webHidden/>
                  </w:rPr>
                </w:rPrChange>
              </w:rPr>
              <w:t>24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035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036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33E4BFEA" w14:textId="51302ED4" w:rsidR="00F72B69" w:rsidRPr="00F72B69" w:rsidRDefault="00F72B69" w:rsidP="00F72B69">
          <w:pPr>
            <w:pStyle w:val="31"/>
            <w:tabs>
              <w:tab w:val="right" w:leader="dot" w:pos="9628"/>
            </w:tabs>
            <w:spacing w:line="360" w:lineRule="auto"/>
            <w:rPr>
              <w:ins w:id="1037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1038" w:author="Maxim Bystrov" w:date="2026-05-24T15:02:00Z">
                <w:rPr>
                  <w:ins w:id="1039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1040" w:author="Maxim Bystrov" w:date="2026-05-24T15:02:00Z">
              <w:pPr>
                <w:pStyle w:val="31"/>
                <w:tabs>
                  <w:tab w:val="right" w:leader="dot" w:pos="9628"/>
                </w:tabs>
              </w:pPr>
            </w:pPrChange>
          </w:pPr>
          <w:ins w:id="1041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042" w:author="Maxim Bystrov" w:date="2026-05-24T15:02:00Z">
                  <w:rPr>
                    <w:rStyle w:val="a3"/>
                    <w:noProof/>
                  </w:rPr>
                </w:rPrChange>
              </w:rPr>
              <w:lastRenderedPageBreak/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043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1044" w:author="Maxim Bystrov" w:date="2026-05-24T15:02:00Z">
                  <w:rPr>
                    <w:noProof/>
                  </w:rPr>
                </w:rPrChange>
              </w:rPr>
              <w:instrText>HYPERLINK \l "_Toc230527385"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045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046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047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048" w:author="Maxim Bystrov" w:date="2026-05-24T15:02:00Z">
                  <w:rPr>
                    <w:rStyle w:val="a3"/>
                    <w:noProof/>
                  </w:rPr>
                </w:rPrChange>
              </w:rPr>
              <w:t>2.2.2 Интегрированные среды разработки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049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050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051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_Toc230527385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052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053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1054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055" w:author="Maxim Bystrov" w:date="2026-05-24T15:02:00Z">
                  <w:rPr>
                    <w:noProof/>
                    <w:webHidden/>
                  </w:rPr>
                </w:rPrChange>
              </w:rPr>
              <w:t>25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056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057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69A341A2" w14:textId="6ED386DB" w:rsidR="00F72B69" w:rsidRPr="00F72B69" w:rsidRDefault="00F72B69" w:rsidP="00F72B69">
          <w:pPr>
            <w:pStyle w:val="31"/>
            <w:tabs>
              <w:tab w:val="right" w:leader="dot" w:pos="9628"/>
            </w:tabs>
            <w:spacing w:line="360" w:lineRule="auto"/>
            <w:rPr>
              <w:ins w:id="1058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1059" w:author="Maxim Bystrov" w:date="2026-05-24T15:02:00Z">
                <w:rPr>
                  <w:ins w:id="1060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1061" w:author="Maxim Bystrov" w:date="2026-05-24T15:02:00Z">
              <w:pPr>
                <w:pStyle w:val="31"/>
                <w:tabs>
                  <w:tab w:val="right" w:leader="dot" w:pos="9628"/>
                </w:tabs>
              </w:pPr>
            </w:pPrChange>
          </w:pPr>
          <w:ins w:id="1062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063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064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1065" w:author="Maxim Bystrov" w:date="2026-05-24T15:02:00Z">
                  <w:rPr>
                    <w:noProof/>
                  </w:rPr>
                </w:rPrChange>
              </w:rPr>
              <w:instrText>HYPERLINK \l "_Toc230527386"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066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067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068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069" w:author="Maxim Bystrov" w:date="2026-05-24T15:02:00Z">
                  <w:rPr>
                    <w:rStyle w:val="a3"/>
                    <w:noProof/>
                  </w:rPr>
                </w:rPrChange>
              </w:rPr>
              <w:t>2.2.3 Система сборки и управления зависимостями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070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071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072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_Toc230527386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073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074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1075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076" w:author="Maxim Bystrov" w:date="2026-05-24T15:02:00Z">
                  <w:rPr>
                    <w:noProof/>
                    <w:webHidden/>
                  </w:rPr>
                </w:rPrChange>
              </w:rPr>
              <w:t>25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077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078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3719C496" w14:textId="24776D12" w:rsidR="00F72B69" w:rsidRPr="00F72B69" w:rsidRDefault="00F72B69" w:rsidP="00F72B69">
          <w:pPr>
            <w:pStyle w:val="31"/>
            <w:tabs>
              <w:tab w:val="right" w:leader="dot" w:pos="9628"/>
            </w:tabs>
            <w:spacing w:line="360" w:lineRule="auto"/>
            <w:rPr>
              <w:ins w:id="1079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1080" w:author="Maxim Bystrov" w:date="2026-05-24T15:02:00Z">
                <w:rPr>
                  <w:ins w:id="1081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1082" w:author="Maxim Bystrov" w:date="2026-05-24T15:02:00Z">
              <w:pPr>
                <w:pStyle w:val="31"/>
                <w:tabs>
                  <w:tab w:val="right" w:leader="dot" w:pos="9628"/>
                </w:tabs>
              </w:pPr>
            </w:pPrChange>
          </w:pPr>
          <w:ins w:id="1083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084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085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1086" w:author="Maxim Bystrov" w:date="2026-05-24T15:02:00Z">
                  <w:rPr>
                    <w:noProof/>
                  </w:rPr>
                </w:rPrChange>
              </w:rPr>
              <w:instrText>HYPERLINK \l "_Toc230527387"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087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088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089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090" w:author="Maxim Bystrov" w:date="2026-05-24T15:02:00Z">
                  <w:rPr>
                    <w:rStyle w:val="a3"/>
                    <w:noProof/>
                  </w:rPr>
                </w:rPrChange>
              </w:rPr>
              <w:t>2.2.4 Инструменты тестирования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091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092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093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_Toc230527387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094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095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1096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097" w:author="Maxim Bystrov" w:date="2026-05-24T15:02:00Z">
                  <w:rPr>
                    <w:noProof/>
                    <w:webHidden/>
                  </w:rPr>
                </w:rPrChange>
              </w:rPr>
              <w:t>25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098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099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72977512" w14:textId="3974B006" w:rsidR="00F72B69" w:rsidRPr="00F72B69" w:rsidRDefault="00F72B69" w:rsidP="00F72B69">
          <w:pPr>
            <w:pStyle w:val="11"/>
            <w:tabs>
              <w:tab w:val="right" w:leader="dot" w:pos="9628"/>
            </w:tabs>
            <w:spacing w:line="360" w:lineRule="auto"/>
            <w:rPr>
              <w:ins w:id="1100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1101" w:author="Maxim Bystrov" w:date="2026-05-24T15:02:00Z">
                <w:rPr>
                  <w:ins w:id="1102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1103" w:author="Maxim Bystrov" w:date="2026-05-24T15:02:00Z">
              <w:pPr>
                <w:pStyle w:val="11"/>
                <w:tabs>
                  <w:tab w:val="right" w:leader="dot" w:pos="9628"/>
                </w:tabs>
              </w:pPr>
            </w:pPrChange>
          </w:pPr>
          <w:ins w:id="1104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105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106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1107" w:author="Maxim Bystrov" w:date="2026-05-24T15:02:00Z">
                  <w:rPr>
                    <w:noProof/>
                  </w:rPr>
                </w:rPrChange>
              </w:rPr>
              <w:instrText>HYPERLINK \l "_Toc230527388"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108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109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110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111" w:author="Maxim Bystrov" w:date="2026-05-24T15:02:00Z">
                  <w:rPr>
                    <w:rStyle w:val="a3"/>
                    <w:noProof/>
                  </w:rPr>
                </w:rPrChange>
              </w:rPr>
              <w:t>ГЛАВА 3 РЕАЛИЗАЦИЯ И ПОЛУЧЕННЫЕ РЕЗУЛЬТАТЫ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112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113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114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_Toc230527388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115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116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1117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118" w:author="Maxim Bystrov" w:date="2026-05-24T15:02:00Z">
                  <w:rPr>
                    <w:noProof/>
                    <w:webHidden/>
                  </w:rPr>
                </w:rPrChange>
              </w:rPr>
              <w:t>26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119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120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377337CA" w14:textId="17D45FC3" w:rsidR="00F72B69" w:rsidRPr="00F72B69" w:rsidRDefault="00F72B69" w:rsidP="00F72B69">
          <w:pPr>
            <w:pStyle w:val="21"/>
            <w:tabs>
              <w:tab w:val="right" w:leader="dot" w:pos="9628"/>
            </w:tabs>
            <w:spacing w:line="360" w:lineRule="auto"/>
            <w:rPr>
              <w:ins w:id="1121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1122" w:author="Maxim Bystrov" w:date="2026-05-24T15:02:00Z">
                <w:rPr>
                  <w:ins w:id="1123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1124" w:author="Maxim Bystrov" w:date="2026-05-24T15:02:00Z">
              <w:pPr>
                <w:pStyle w:val="21"/>
                <w:tabs>
                  <w:tab w:val="right" w:leader="dot" w:pos="9628"/>
                </w:tabs>
              </w:pPr>
            </w:pPrChange>
          </w:pPr>
          <w:ins w:id="1125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126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127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1128" w:author="Maxim Bystrov" w:date="2026-05-24T15:02:00Z">
                  <w:rPr>
                    <w:noProof/>
                  </w:rPr>
                </w:rPrChange>
              </w:rPr>
              <w:instrText>HYPERLINK \l "_Toc230527389"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129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130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131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132" w:author="Maxim Bystrov" w:date="2026-05-24T15:02:00Z">
                  <w:rPr>
                    <w:rStyle w:val="a3"/>
                    <w:noProof/>
                  </w:rPr>
                </w:rPrChange>
              </w:rPr>
              <w:t>3.1 Описание разработки программного обеспечения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133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134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135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_Toc230527389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136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137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1138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139" w:author="Maxim Bystrov" w:date="2026-05-24T15:02:00Z">
                  <w:rPr>
                    <w:noProof/>
                    <w:webHidden/>
                  </w:rPr>
                </w:rPrChange>
              </w:rPr>
              <w:t>26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140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141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5A300AC9" w14:textId="21A941F5" w:rsidR="00F72B69" w:rsidRPr="00F72B69" w:rsidRDefault="00F72B69" w:rsidP="00F72B69">
          <w:pPr>
            <w:pStyle w:val="31"/>
            <w:tabs>
              <w:tab w:val="right" w:leader="dot" w:pos="9628"/>
            </w:tabs>
            <w:spacing w:line="360" w:lineRule="auto"/>
            <w:rPr>
              <w:ins w:id="1142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1143" w:author="Maxim Bystrov" w:date="2026-05-24T15:02:00Z">
                <w:rPr>
                  <w:ins w:id="1144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1145" w:author="Maxim Bystrov" w:date="2026-05-24T15:02:00Z">
              <w:pPr>
                <w:pStyle w:val="31"/>
                <w:tabs>
                  <w:tab w:val="right" w:leader="dot" w:pos="9628"/>
                </w:tabs>
              </w:pPr>
            </w:pPrChange>
          </w:pPr>
          <w:ins w:id="1146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147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148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1149" w:author="Maxim Bystrov" w:date="2026-05-24T15:02:00Z">
                  <w:rPr>
                    <w:noProof/>
                  </w:rPr>
                </w:rPrChange>
              </w:rPr>
              <w:instrText>HYPERLINK \l "_Toc230527390"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150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151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152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153" w:author="Maxim Bystrov" w:date="2026-05-24T15:02:00Z">
                  <w:rPr>
                    <w:rStyle w:val="a3"/>
                    <w:noProof/>
                  </w:rPr>
                </w:rPrChange>
              </w:rPr>
              <w:t>3.1.1 Проектирование архитектуры системы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154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155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156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_Toc230527390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157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158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1159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160" w:author="Maxim Bystrov" w:date="2026-05-24T15:02:00Z">
                  <w:rPr>
                    <w:noProof/>
                    <w:webHidden/>
                  </w:rPr>
                </w:rPrChange>
              </w:rPr>
              <w:t>26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161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162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001AA906" w14:textId="1E78A6B5" w:rsidR="00F72B69" w:rsidRPr="00F72B69" w:rsidRDefault="00F72B69" w:rsidP="00F72B69">
          <w:pPr>
            <w:pStyle w:val="31"/>
            <w:tabs>
              <w:tab w:val="right" w:leader="dot" w:pos="9628"/>
            </w:tabs>
            <w:spacing w:line="360" w:lineRule="auto"/>
            <w:rPr>
              <w:ins w:id="1163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1164" w:author="Maxim Bystrov" w:date="2026-05-24T15:02:00Z">
                <w:rPr>
                  <w:ins w:id="1165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1166" w:author="Maxim Bystrov" w:date="2026-05-24T15:02:00Z">
              <w:pPr>
                <w:pStyle w:val="31"/>
                <w:tabs>
                  <w:tab w:val="right" w:leader="dot" w:pos="9628"/>
                </w:tabs>
              </w:pPr>
            </w:pPrChange>
          </w:pPr>
          <w:ins w:id="1167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168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169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1170" w:author="Maxim Bystrov" w:date="2026-05-24T15:02:00Z">
                  <w:rPr>
                    <w:noProof/>
                  </w:rPr>
                </w:rPrChange>
              </w:rPr>
              <w:instrText>HYPERLINK \l "_Toc230527391"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171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172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173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174" w:author="Maxim Bystrov" w:date="2026-05-24T15:02:00Z">
                  <w:rPr>
                    <w:rStyle w:val="a3"/>
                    <w:noProof/>
                  </w:rPr>
                </w:rPrChange>
              </w:rPr>
              <w:t>3.1.2 Описание модулей системы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175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176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177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_Toc230527391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178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179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1180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181" w:author="Maxim Bystrov" w:date="2026-05-24T15:02:00Z">
                  <w:rPr>
                    <w:noProof/>
                    <w:webHidden/>
                  </w:rPr>
                </w:rPrChange>
              </w:rPr>
              <w:t>27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182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183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19D30327" w14:textId="3FB8ECCB" w:rsidR="00F72B69" w:rsidRPr="00F72B69" w:rsidRDefault="00F72B69" w:rsidP="00F72B69">
          <w:pPr>
            <w:pStyle w:val="21"/>
            <w:tabs>
              <w:tab w:val="right" w:leader="dot" w:pos="9628"/>
            </w:tabs>
            <w:spacing w:line="360" w:lineRule="auto"/>
            <w:rPr>
              <w:ins w:id="1184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1185" w:author="Maxim Bystrov" w:date="2026-05-24T15:02:00Z">
                <w:rPr>
                  <w:ins w:id="1186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1187" w:author="Maxim Bystrov" w:date="2026-05-24T15:02:00Z">
              <w:pPr>
                <w:pStyle w:val="21"/>
                <w:tabs>
                  <w:tab w:val="right" w:leader="dot" w:pos="9628"/>
                </w:tabs>
              </w:pPr>
            </w:pPrChange>
          </w:pPr>
          <w:ins w:id="1188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189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190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1191" w:author="Maxim Bystrov" w:date="2026-05-24T15:02:00Z">
                  <w:rPr>
                    <w:noProof/>
                  </w:rPr>
                </w:rPrChange>
              </w:rPr>
              <w:instrText>HYPERLINK \l "_Toc230527392"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192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193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194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195" w:author="Maxim Bystrov" w:date="2026-05-24T15:02:00Z">
                  <w:rPr>
                    <w:rStyle w:val="a3"/>
                    <w:noProof/>
                  </w:rPr>
                </w:rPrChange>
              </w:rPr>
              <w:t>3.2 Описание структур данных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196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197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198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_Toc230527392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199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200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1201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202" w:author="Maxim Bystrov" w:date="2026-05-24T15:02:00Z">
                  <w:rPr>
                    <w:noProof/>
                    <w:webHidden/>
                  </w:rPr>
                </w:rPrChange>
              </w:rPr>
              <w:t>33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203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204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4F2CBCF2" w14:textId="0FBE1510" w:rsidR="00F72B69" w:rsidRPr="00F72B69" w:rsidRDefault="00F72B69" w:rsidP="00F72B69">
          <w:pPr>
            <w:pStyle w:val="31"/>
            <w:tabs>
              <w:tab w:val="right" w:leader="dot" w:pos="9628"/>
            </w:tabs>
            <w:spacing w:line="360" w:lineRule="auto"/>
            <w:rPr>
              <w:ins w:id="1205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1206" w:author="Maxim Bystrov" w:date="2026-05-24T15:02:00Z">
                <w:rPr>
                  <w:ins w:id="1207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1208" w:author="Maxim Bystrov" w:date="2026-05-24T15:02:00Z">
              <w:pPr>
                <w:pStyle w:val="31"/>
                <w:tabs>
                  <w:tab w:val="right" w:leader="dot" w:pos="9628"/>
                </w:tabs>
              </w:pPr>
            </w:pPrChange>
          </w:pPr>
          <w:ins w:id="1209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210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211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1212" w:author="Maxim Bystrov" w:date="2026-05-24T15:02:00Z">
                  <w:rPr>
                    <w:noProof/>
                  </w:rPr>
                </w:rPrChange>
              </w:rPr>
              <w:instrText>HYPERLINK \l "_Toc230527393"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213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214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215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216" w:author="Maxim Bystrov" w:date="2026-05-24T15:02:00Z">
                  <w:rPr>
                    <w:rStyle w:val="a3"/>
                    <w:noProof/>
                  </w:rPr>
                </w:rPrChange>
              </w:rPr>
              <w:t>3.2.1 Диаграмма отношений сущностей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217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218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219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_Toc230527393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220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221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1222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223" w:author="Maxim Bystrov" w:date="2026-05-24T15:02:00Z">
                  <w:rPr>
                    <w:noProof/>
                    <w:webHidden/>
                  </w:rPr>
                </w:rPrChange>
              </w:rPr>
              <w:t>33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224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225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02596697" w14:textId="043B0A77" w:rsidR="00F72B69" w:rsidRPr="00F72B69" w:rsidRDefault="00F72B69" w:rsidP="00F72B69">
          <w:pPr>
            <w:pStyle w:val="31"/>
            <w:tabs>
              <w:tab w:val="right" w:leader="dot" w:pos="9628"/>
            </w:tabs>
            <w:spacing w:line="360" w:lineRule="auto"/>
            <w:rPr>
              <w:ins w:id="1226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1227" w:author="Maxim Bystrov" w:date="2026-05-24T15:02:00Z">
                <w:rPr>
                  <w:ins w:id="1228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1229" w:author="Maxim Bystrov" w:date="2026-05-24T15:02:00Z">
              <w:pPr>
                <w:pStyle w:val="31"/>
                <w:tabs>
                  <w:tab w:val="right" w:leader="dot" w:pos="9628"/>
                </w:tabs>
              </w:pPr>
            </w:pPrChange>
          </w:pPr>
          <w:ins w:id="1230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231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232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1233" w:author="Maxim Bystrov" w:date="2026-05-24T15:02:00Z">
                  <w:rPr>
                    <w:noProof/>
                  </w:rPr>
                </w:rPrChange>
              </w:rPr>
              <w:instrText>HYPERLINK \l "_Toc230527394"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234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235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236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237" w:author="Maxim Bystrov" w:date="2026-05-24T15:02:00Z">
                  <w:rPr>
                    <w:rStyle w:val="a3"/>
                    <w:noProof/>
                  </w:rPr>
                </w:rPrChange>
              </w:rPr>
              <w:t>3.2.2 Словарь данных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238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239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240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_Toc230527394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241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242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1243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244" w:author="Maxim Bystrov" w:date="2026-05-24T15:02:00Z">
                  <w:rPr>
                    <w:noProof/>
                    <w:webHidden/>
                  </w:rPr>
                </w:rPrChange>
              </w:rPr>
              <w:t>35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245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246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3AC17045" w14:textId="1C925BF5" w:rsidR="00F72B69" w:rsidRPr="00F72B69" w:rsidRDefault="00F72B69" w:rsidP="00F72B69">
          <w:pPr>
            <w:pStyle w:val="21"/>
            <w:tabs>
              <w:tab w:val="right" w:leader="dot" w:pos="9628"/>
            </w:tabs>
            <w:spacing w:line="360" w:lineRule="auto"/>
            <w:rPr>
              <w:ins w:id="1247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1248" w:author="Maxim Bystrov" w:date="2026-05-24T15:02:00Z">
                <w:rPr>
                  <w:ins w:id="1249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1250" w:author="Maxim Bystrov" w:date="2026-05-24T15:02:00Z">
              <w:pPr>
                <w:pStyle w:val="21"/>
                <w:tabs>
                  <w:tab w:val="right" w:leader="dot" w:pos="9628"/>
                </w:tabs>
              </w:pPr>
            </w:pPrChange>
          </w:pPr>
          <w:ins w:id="1251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252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253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1254" w:author="Maxim Bystrov" w:date="2026-05-24T15:02:00Z">
                  <w:rPr>
                    <w:noProof/>
                  </w:rPr>
                </w:rPrChange>
              </w:rPr>
              <w:instrText>HYPERLINK \l "_Toc230527395"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255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256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257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  <w:rPrChange w:id="1258" w:author="Maxim Bystrov" w:date="2026-05-24T15:02:00Z">
                  <w:rPr>
                    <w:rStyle w:val="a3"/>
                    <w:noProof/>
                    <w:lang w:val="en-US"/>
                  </w:rPr>
                </w:rPrChange>
              </w:rPr>
              <w:t xml:space="preserve">3.3 </w: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259" w:author="Maxim Bystrov" w:date="2026-05-24T15:02:00Z">
                  <w:rPr>
                    <w:rStyle w:val="a3"/>
                    <w:noProof/>
                  </w:rPr>
                </w:rPrChange>
              </w:rPr>
              <w:t>Описание разработки интерфейса пользователя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260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261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262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_Toc230527395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263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264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1265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266" w:author="Maxim Bystrov" w:date="2026-05-24T15:02:00Z">
                  <w:rPr>
                    <w:noProof/>
                    <w:webHidden/>
                  </w:rPr>
                </w:rPrChange>
              </w:rPr>
              <w:t>41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267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268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29FCD080" w14:textId="3B809127" w:rsidR="00F72B69" w:rsidRPr="00F72B69" w:rsidRDefault="00F72B69" w:rsidP="00F72B69">
          <w:pPr>
            <w:pStyle w:val="31"/>
            <w:tabs>
              <w:tab w:val="right" w:leader="dot" w:pos="9628"/>
            </w:tabs>
            <w:spacing w:line="360" w:lineRule="auto"/>
            <w:rPr>
              <w:ins w:id="1269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1270" w:author="Maxim Bystrov" w:date="2026-05-24T15:02:00Z">
                <w:rPr>
                  <w:ins w:id="1271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1272" w:author="Maxim Bystrov" w:date="2026-05-24T15:02:00Z">
              <w:pPr>
                <w:pStyle w:val="31"/>
                <w:tabs>
                  <w:tab w:val="right" w:leader="dot" w:pos="9628"/>
                </w:tabs>
              </w:pPr>
            </w:pPrChange>
          </w:pPr>
          <w:ins w:id="1273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274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275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1276" w:author="Maxim Bystrov" w:date="2026-05-24T15:02:00Z">
                  <w:rPr>
                    <w:noProof/>
                  </w:rPr>
                </w:rPrChange>
              </w:rPr>
              <w:instrText>HYPERLINK \l "_Toc230527396"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277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278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279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280" w:author="Maxim Bystrov" w:date="2026-05-24T15:02:00Z">
                  <w:rPr>
                    <w:rStyle w:val="a3"/>
                    <w:noProof/>
                  </w:rPr>
                </w:rPrChange>
              </w:rPr>
              <w:t>3.3.1 Интерфейс ведения справочника объектов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281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282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283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_Toc230527396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284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285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1286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287" w:author="Maxim Bystrov" w:date="2026-05-24T15:02:00Z">
                  <w:rPr>
                    <w:noProof/>
                    <w:webHidden/>
                  </w:rPr>
                </w:rPrChange>
              </w:rPr>
              <w:t>42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288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289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62D78947" w14:textId="2A76EEA3" w:rsidR="00F72B69" w:rsidRPr="00F72B69" w:rsidRDefault="00F72B69" w:rsidP="00F72B69">
          <w:pPr>
            <w:pStyle w:val="31"/>
            <w:tabs>
              <w:tab w:val="right" w:leader="dot" w:pos="9628"/>
            </w:tabs>
            <w:spacing w:line="360" w:lineRule="auto"/>
            <w:rPr>
              <w:ins w:id="1290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1291" w:author="Maxim Bystrov" w:date="2026-05-24T15:02:00Z">
                <w:rPr>
                  <w:ins w:id="1292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1293" w:author="Maxim Bystrov" w:date="2026-05-24T15:02:00Z">
              <w:pPr>
                <w:pStyle w:val="31"/>
                <w:tabs>
                  <w:tab w:val="right" w:leader="dot" w:pos="9628"/>
                </w:tabs>
              </w:pPr>
            </w:pPrChange>
          </w:pPr>
          <w:ins w:id="1294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295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296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1297" w:author="Maxim Bystrov" w:date="2026-05-24T15:02:00Z">
                  <w:rPr>
                    <w:noProof/>
                  </w:rPr>
                </w:rPrChange>
              </w:rPr>
              <w:instrText>HYPERLINK \l "_Toc230527397"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298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299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300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301" w:author="Maxim Bystrov" w:date="2026-05-24T15:02:00Z">
                  <w:rPr>
                    <w:rStyle w:val="a3"/>
                    <w:noProof/>
                  </w:rPr>
                </w:rPrChange>
              </w:rPr>
              <w:t>3.3.2 Интерфейс мониторинга транспортных средств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302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303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304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_Toc230527397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305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306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1307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308" w:author="Maxim Bystrov" w:date="2026-05-24T15:02:00Z">
                  <w:rPr>
                    <w:noProof/>
                    <w:webHidden/>
                  </w:rPr>
                </w:rPrChange>
              </w:rPr>
              <w:t>44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309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310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01BA4D47" w14:textId="006E03D6" w:rsidR="00F72B69" w:rsidRPr="00F72B69" w:rsidRDefault="00F72B69" w:rsidP="00F72B69">
          <w:pPr>
            <w:pStyle w:val="11"/>
            <w:tabs>
              <w:tab w:val="right" w:leader="dot" w:pos="9628"/>
            </w:tabs>
            <w:spacing w:line="360" w:lineRule="auto"/>
            <w:rPr>
              <w:ins w:id="1311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1312" w:author="Maxim Bystrov" w:date="2026-05-24T15:02:00Z">
                <w:rPr>
                  <w:ins w:id="1313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1314" w:author="Maxim Bystrov" w:date="2026-05-24T15:02:00Z">
              <w:pPr>
                <w:pStyle w:val="11"/>
                <w:tabs>
                  <w:tab w:val="right" w:leader="dot" w:pos="9628"/>
                </w:tabs>
              </w:pPr>
            </w:pPrChange>
          </w:pPr>
          <w:ins w:id="1315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316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317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1318" w:author="Maxim Bystrov" w:date="2026-05-24T15:02:00Z">
                  <w:rPr>
                    <w:noProof/>
                  </w:rPr>
                </w:rPrChange>
              </w:rPr>
              <w:instrText>HYPERLINK \l "_Toc230527398"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319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320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321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322" w:author="Maxim Bystrov" w:date="2026-05-24T15:02:00Z">
                  <w:rPr>
                    <w:rStyle w:val="a3"/>
                    <w:noProof/>
                  </w:rPr>
                </w:rPrChange>
              </w:rPr>
              <w:t>ГЛАВА 4 ТЕСТИРОВАНИЕ И ВВОД В ЭКСПЛУАТАЦИЮ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323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324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325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_Toc230527398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326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327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1328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329" w:author="Maxim Bystrov" w:date="2026-05-24T15:02:00Z">
                  <w:rPr>
                    <w:noProof/>
                    <w:webHidden/>
                  </w:rPr>
                </w:rPrChange>
              </w:rPr>
              <w:t>48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330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331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63334028" w14:textId="1151D464" w:rsidR="00F72B69" w:rsidRPr="00F72B69" w:rsidRDefault="00F72B69" w:rsidP="00F72B69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ins w:id="1332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1333" w:author="Maxim Bystrov" w:date="2026-05-24T15:02:00Z">
                <w:rPr>
                  <w:ins w:id="1334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1335" w:author="Maxim Bystrov" w:date="2026-05-24T15:02:00Z">
              <w:pPr>
                <w:pStyle w:val="21"/>
                <w:tabs>
                  <w:tab w:val="left" w:pos="880"/>
                  <w:tab w:val="right" w:leader="dot" w:pos="9628"/>
                </w:tabs>
              </w:pPr>
            </w:pPrChange>
          </w:pPr>
          <w:ins w:id="1336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337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338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1339" w:author="Maxim Bystrov" w:date="2026-05-24T15:02:00Z">
                  <w:rPr>
                    <w:noProof/>
                  </w:rPr>
                </w:rPrChange>
              </w:rPr>
              <w:instrText>HYPERLINK \l "_Toc230527399"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340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341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342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343" w:author="Maxim Bystrov" w:date="2026-05-24T15:02:00Z">
                  <w:rPr>
                    <w:rStyle w:val="a3"/>
                    <w:noProof/>
                  </w:rPr>
                </w:rPrChange>
              </w:rPr>
              <w:t>4.1</w:t>
            </w:r>
            <w:r w:rsidRPr="00F72B6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  <w:rPrChange w:id="1344" w:author="Maxim Bystrov" w:date="2026-05-24T15:02:00Z">
                  <w:rPr>
                    <w:rFonts w:eastAsiaTheme="minorEastAsia"/>
                    <w:noProof/>
                    <w:lang w:eastAsia="ru-RU"/>
                  </w:rPr>
                </w:rPrChange>
              </w:rPr>
              <w:tab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345" w:author="Maxim Bystrov" w:date="2026-05-24T15:02:00Z">
                  <w:rPr>
                    <w:rStyle w:val="a3"/>
                    <w:noProof/>
                  </w:rPr>
                </w:rPrChange>
              </w:rPr>
              <w:t>Тестирование программного обеспечения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346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347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348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_Toc230527399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349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350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1351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352" w:author="Maxim Bystrov" w:date="2026-05-24T15:02:00Z">
                  <w:rPr>
                    <w:noProof/>
                    <w:webHidden/>
                  </w:rPr>
                </w:rPrChange>
              </w:rPr>
              <w:t>48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353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354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4031348C" w14:textId="22F6E7B0" w:rsidR="00F72B69" w:rsidRPr="00F72B69" w:rsidRDefault="00F72B69" w:rsidP="00F72B69">
          <w:pPr>
            <w:pStyle w:val="31"/>
            <w:tabs>
              <w:tab w:val="right" w:leader="dot" w:pos="9628"/>
            </w:tabs>
            <w:spacing w:line="360" w:lineRule="auto"/>
            <w:rPr>
              <w:ins w:id="1355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1356" w:author="Maxim Bystrov" w:date="2026-05-24T15:02:00Z">
                <w:rPr>
                  <w:ins w:id="1357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1358" w:author="Maxim Bystrov" w:date="2026-05-24T15:02:00Z">
              <w:pPr>
                <w:pStyle w:val="31"/>
                <w:tabs>
                  <w:tab w:val="right" w:leader="dot" w:pos="9628"/>
                </w:tabs>
              </w:pPr>
            </w:pPrChange>
          </w:pPr>
          <w:ins w:id="1359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360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361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1362" w:author="Maxim Bystrov" w:date="2026-05-24T15:02:00Z">
                  <w:rPr>
                    <w:noProof/>
                  </w:rPr>
                </w:rPrChange>
              </w:rPr>
              <w:instrText>HYPERLINK \l "_Toc230527400"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363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364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365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366" w:author="Maxim Bystrov" w:date="2026-05-24T15:02:00Z">
                  <w:rPr>
                    <w:rStyle w:val="a3"/>
                    <w:noProof/>
                  </w:rPr>
                </w:rPrChange>
              </w:rPr>
              <w:t>4.1.1 Автоматизированное модульное тестирование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367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368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369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_Toc230527400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370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371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1372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373" w:author="Maxim Bystrov" w:date="2026-05-24T15:02:00Z">
                  <w:rPr>
                    <w:noProof/>
                    <w:webHidden/>
                  </w:rPr>
                </w:rPrChange>
              </w:rPr>
              <w:t>48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374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375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3AB9AC90" w14:textId="31EB695E" w:rsidR="00F72B69" w:rsidRPr="00F72B69" w:rsidRDefault="00F72B69" w:rsidP="00F72B69">
          <w:pPr>
            <w:pStyle w:val="31"/>
            <w:tabs>
              <w:tab w:val="right" w:leader="dot" w:pos="9628"/>
            </w:tabs>
            <w:spacing w:line="360" w:lineRule="auto"/>
            <w:rPr>
              <w:ins w:id="1376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1377" w:author="Maxim Bystrov" w:date="2026-05-24T15:02:00Z">
                <w:rPr>
                  <w:ins w:id="1378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1379" w:author="Maxim Bystrov" w:date="2026-05-24T15:02:00Z">
              <w:pPr>
                <w:pStyle w:val="31"/>
                <w:tabs>
                  <w:tab w:val="right" w:leader="dot" w:pos="9628"/>
                </w:tabs>
              </w:pPr>
            </w:pPrChange>
          </w:pPr>
          <w:ins w:id="1380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381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382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1383" w:author="Maxim Bystrov" w:date="2026-05-24T15:02:00Z">
                  <w:rPr>
                    <w:noProof/>
                  </w:rPr>
                </w:rPrChange>
              </w:rPr>
              <w:instrText>HYPERLINK \l "_Toc230527401"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384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385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386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387" w:author="Maxim Bystrov" w:date="2026-05-24T15:02:00Z">
                  <w:rPr>
                    <w:rStyle w:val="a3"/>
                    <w:noProof/>
                  </w:rPr>
                </w:rPrChange>
              </w:rPr>
              <w:t>4.1.2 Ручное функциональное тестирование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388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389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390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_Toc230527401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391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392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1393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394" w:author="Maxim Bystrov" w:date="2026-05-24T15:02:00Z">
                  <w:rPr>
                    <w:noProof/>
                    <w:webHidden/>
                  </w:rPr>
                </w:rPrChange>
              </w:rPr>
              <w:t>51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395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396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001DD1A7" w14:textId="25B6AD41" w:rsidR="00F72B69" w:rsidRPr="00F72B69" w:rsidRDefault="00F72B69" w:rsidP="00F72B69">
          <w:pPr>
            <w:pStyle w:val="31"/>
            <w:tabs>
              <w:tab w:val="right" w:leader="dot" w:pos="9628"/>
            </w:tabs>
            <w:spacing w:line="360" w:lineRule="auto"/>
            <w:rPr>
              <w:ins w:id="1397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1398" w:author="Maxim Bystrov" w:date="2026-05-24T15:02:00Z">
                <w:rPr>
                  <w:ins w:id="1399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1400" w:author="Maxim Bystrov" w:date="2026-05-24T15:02:00Z">
              <w:pPr>
                <w:pStyle w:val="31"/>
                <w:tabs>
                  <w:tab w:val="right" w:leader="dot" w:pos="9628"/>
                </w:tabs>
              </w:pPr>
            </w:pPrChange>
          </w:pPr>
          <w:ins w:id="1401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402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403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1404" w:author="Maxim Bystrov" w:date="2026-05-24T15:02:00Z">
                  <w:rPr>
                    <w:noProof/>
                  </w:rPr>
                </w:rPrChange>
              </w:rPr>
              <w:instrText>HYPERLINK \l "_Toc230527402"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405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406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407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408" w:author="Maxim Bystrov" w:date="2026-05-24T15:02:00Z">
                  <w:rPr>
                    <w:rStyle w:val="a3"/>
                    <w:noProof/>
                  </w:rPr>
                </w:rPrChange>
              </w:rPr>
              <w:t>4.1.3 Нагрузочное тестирование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409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410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411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_Toc230527402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412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413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1414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415" w:author="Maxim Bystrov" w:date="2026-05-24T15:02:00Z">
                  <w:rPr>
                    <w:noProof/>
                    <w:webHidden/>
                  </w:rPr>
                </w:rPrChange>
              </w:rPr>
              <w:t>55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416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417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1300B622" w14:textId="22F825D9" w:rsidR="00F72B69" w:rsidRPr="00F72B69" w:rsidRDefault="00F72B69" w:rsidP="00F72B69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rPr>
              <w:ins w:id="1418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1419" w:author="Maxim Bystrov" w:date="2026-05-24T15:02:00Z">
                <w:rPr>
                  <w:ins w:id="1420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1421" w:author="Maxim Bystrov" w:date="2026-05-24T15:02:00Z">
              <w:pPr>
                <w:pStyle w:val="21"/>
                <w:tabs>
                  <w:tab w:val="left" w:pos="880"/>
                  <w:tab w:val="right" w:leader="dot" w:pos="9628"/>
                </w:tabs>
              </w:pPr>
            </w:pPrChange>
          </w:pPr>
          <w:ins w:id="1422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423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424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1425" w:author="Maxim Bystrov" w:date="2026-05-24T15:02:00Z">
                  <w:rPr>
                    <w:noProof/>
                  </w:rPr>
                </w:rPrChange>
              </w:rPr>
              <w:instrText>HYPERLINK \l "_Toc230527403"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426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427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428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429" w:author="Maxim Bystrov" w:date="2026-05-24T15:02:00Z">
                  <w:rPr>
                    <w:rStyle w:val="a3"/>
                    <w:noProof/>
                  </w:rPr>
                </w:rPrChange>
              </w:rPr>
              <w:t>4.2</w:t>
            </w:r>
            <w:r w:rsidRPr="00F72B69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  <w:rPrChange w:id="1430" w:author="Maxim Bystrov" w:date="2026-05-24T15:02:00Z">
                  <w:rPr>
                    <w:rFonts w:eastAsiaTheme="minorEastAsia"/>
                    <w:noProof/>
                    <w:lang w:eastAsia="ru-RU"/>
                  </w:rPr>
                </w:rPrChange>
              </w:rPr>
              <w:tab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431" w:author="Maxim Bystrov" w:date="2026-05-24T15:02:00Z">
                  <w:rPr>
                    <w:rStyle w:val="a3"/>
                    <w:noProof/>
                  </w:rPr>
                </w:rPrChange>
              </w:rPr>
              <w:t>Ввод в эксплуатацию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432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433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434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_Toc230527403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435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436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1437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438" w:author="Maxim Bystrov" w:date="2026-05-24T15:02:00Z">
                  <w:rPr>
                    <w:noProof/>
                    <w:webHidden/>
                  </w:rPr>
                </w:rPrChange>
              </w:rPr>
              <w:t>57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439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440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1D57EE41" w14:textId="29A765A3" w:rsidR="00F72B69" w:rsidRPr="00F72B69" w:rsidRDefault="00F72B69" w:rsidP="00F72B69">
          <w:pPr>
            <w:pStyle w:val="11"/>
            <w:tabs>
              <w:tab w:val="right" w:leader="dot" w:pos="9628"/>
            </w:tabs>
            <w:spacing w:line="360" w:lineRule="auto"/>
            <w:rPr>
              <w:ins w:id="1441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1442" w:author="Maxim Bystrov" w:date="2026-05-24T15:02:00Z">
                <w:rPr>
                  <w:ins w:id="1443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1444" w:author="Maxim Bystrov" w:date="2026-05-24T15:02:00Z">
              <w:pPr>
                <w:pStyle w:val="11"/>
                <w:tabs>
                  <w:tab w:val="right" w:leader="dot" w:pos="9628"/>
                </w:tabs>
              </w:pPr>
            </w:pPrChange>
          </w:pPr>
          <w:ins w:id="1445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446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447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1448" w:author="Maxim Bystrov" w:date="2026-05-24T15:02:00Z">
                  <w:rPr>
                    <w:noProof/>
                  </w:rPr>
                </w:rPrChange>
              </w:rPr>
              <w:instrText>HYPERLINK \l "_Toc230527404"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449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450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451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452" w:author="Maxim Bystrov" w:date="2026-05-24T15:02:00Z">
                  <w:rPr>
                    <w:rStyle w:val="a3"/>
                    <w:noProof/>
                  </w:rPr>
                </w:rPrChange>
              </w:rPr>
              <w:t>ЗАКЛЮЧЕНИЕ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453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454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455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_Toc230527404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456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457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1458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459" w:author="Maxim Bystrov" w:date="2026-05-24T15:02:00Z">
                  <w:rPr>
                    <w:noProof/>
                    <w:webHidden/>
                  </w:rPr>
                </w:rPrChange>
              </w:rPr>
              <w:t>62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460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461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515BE26D" w14:textId="2FACF145" w:rsidR="00F72B69" w:rsidRPr="00F72B69" w:rsidRDefault="00F72B69" w:rsidP="00F72B69">
          <w:pPr>
            <w:pStyle w:val="11"/>
            <w:tabs>
              <w:tab w:val="right" w:leader="dot" w:pos="9628"/>
            </w:tabs>
            <w:spacing w:line="360" w:lineRule="auto"/>
            <w:rPr>
              <w:ins w:id="1462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1463" w:author="Maxim Bystrov" w:date="2026-05-24T15:02:00Z">
                <w:rPr>
                  <w:ins w:id="1464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1465" w:author="Maxim Bystrov" w:date="2026-05-24T15:02:00Z">
              <w:pPr>
                <w:pStyle w:val="11"/>
                <w:tabs>
                  <w:tab w:val="right" w:leader="dot" w:pos="9628"/>
                </w:tabs>
              </w:pPr>
            </w:pPrChange>
          </w:pPr>
          <w:ins w:id="1466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467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468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1469" w:author="Maxim Bystrov" w:date="2026-05-24T15:02:00Z">
                  <w:rPr>
                    <w:noProof/>
                  </w:rPr>
                </w:rPrChange>
              </w:rPr>
              <w:instrText>HYPERLINK \l "_Toc230527405"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470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471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472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473" w:author="Maxim Bystrov" w:date="2026-05-24T15:02:00Z">
                  <w:rPr>
                    <w:rStyle w:val="a3"/>
                    <w:noProof/>
                  </w:rPr>
                </w:rPrChange>
              </w:rPr>
              <w:t>СПИСОК ИСПОЛЬЗОВАННЫХ ИСТОЧНИКОВ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474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475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476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_Toc230527405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477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478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1479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480" w:author="Maxim Bystrov" w:date="2026-05-24T15:02:00Z">
                  <w:rPr>
                    <w:noProof/>
                    <w:webHidden/>
                  </w:rPr>
                </w:rPrChange>
              </w:rPr>
              <w:t>63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481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482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4D0A3F19" w14:textId="6BFA3B33" w:rsidR="00F72B69" w:rsidRPr="00F72B69" w:rsidRDefault="00F72B69" w:rsidP="00F72B69">
          <w:pPr>
            <w:pStyle w:val="11"/>
            <w:tabs>
              <w:tab w:val="right" w:leader="dot" w:pos="9628"/>
            </w:tabs>
            <w:spacing w:line="360" w:lineRule="auto"/>
            <w:rPr>
              <w:ins w:id="1483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1484" w:author="Maxim Bystrov" w:date="2026-05-24T15:02:00Z">
                <w:rPr>
                  <w:ins w:id="1485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1486" w:author="Maxim Bystrov" w:date="2026-05-24T15:02:00Z">
              <w:pPr>
                <w:pStyle w:val="11"/>
                <w:tabs>
                  <w:tab w:val="right" w:leader="dot" w:pos="9628"/>
                </w:tabs>
              </w:pPr>
            </w:pPrChange>
          </w:pPr>
          <w:ins w:id="1487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488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489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1490" w:author="Maxim Bystrov" w:date="2026-05-24T15:02:00Z">
                  <w:rPr>
                    <w:noProof/>
                  </w:rPr>
                </w:rPrChange>
              </w:rPr>
              <w:instrText>HYPERLINK \l "_Toc230527406"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491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492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493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494" w:author="Maxim Bystrov" w:date="2026-05-24T15:02:00Z">
                  <w:rPr>
                    <w:rStyle w:val="a3"/>
                    <w:noProof/>
                  </w:rPr>
                </w:rPrChange>
              </w:rPr>
              <w:t>ПРИЛОЖЕНИЕ А Системные требования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495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496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497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_Toc230527406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498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499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1500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501" w:author="Maxim Bystrov" w:date="2026-05-24T15:02:00Z">
                  <w:rPr>
                    <w:noProof/>
                    <w:webHidden/>
                  </w:rPr>
                </w:rPrChange>
              </w:rPr>
              <w:t>67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502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503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1D237135" w14:textId="234711A6" w:rsidR="00F72B69" w:rsidRPr="00F72B69" w:rsidRDefault="00F72B69" w:rsidP="00F72B69">
          <w:pPr>
            <w:pStyle w:val="11"/>
            <w:tabs>
              <w:tab w:val="right" w:leader="dot" w:pos="9628"/>
            </w:tabs>
            <w:spacing w:line="360" w:lineRule="auto"/>
            <w:rPr>
              <w:ins w:id="1504" w:author="Maxim Bystrov" w:date="2026-05-24T15:02:00Z"/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  <w:rPrChange w:id="1505" w:author="Maxim Bystrov" w:date="2026-05-24T15:02:00Z">
                <w:rPr>
                  <w:ins w:id="1506" w:author="Maxim Bystrov" w:date="2026-05-24T15:02:00Z"/>
                  <w:rFonts w:eastAsiaTheme="minorEastAsia"/>
                  <w:noProof/>
                  <w:lang w:eastAsia="ru-RU"/>
                </w:rPr>
              </w:rPrChange>
            </w:rPr>
            <w:pPrChange w:id="1507" w:author="Maxim Bystrov" w:date="2026-05-24T15:02:00Z">
              <w:pPr>
                <w:pStyle w:val="11"/>
                <w:tabs>
                  <w:tab w:val="right" w:leader="dot" w:pos="9628"/>
                </w:tabs>
              </w:pPr>
            </w:pPrChange>
          </w:pPr>
          <w:ins w:id="1508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509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510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1511" w:author="Maxim Bystrov" w:date="2026-05-24T15:02:00Z">
                  <w:rPr>
                    <w:noProof/>
                  </w:rPr>
                </w:rPrChange>
              </w:rPr>
              <w:instrText>HYPERLINK \l "_Toc230527407"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512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513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514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515" w:author="Maxim Bystrov" w:date="2026-05-24T15:02:00Z">
                  <w:rPr>
                    <w:rStyle w:val="a3"/>
                    <w:noProof/>
                  </w:rPr>
                </w:rPrChange>
              </w:rPr>
              <w:t>ПРИЛОЖЕНИЕ Б Пространственный индекс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516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517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518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_Toc230527407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519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520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1521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522" w:author="Maxim Bystrov" w:date="2026-05-24T15:02:00Z">
                  <w:rPr>
                    <w:noProof/>
                    <w:webHidden/>
                  </w:rPr>
                </w:rPrChange>
              </w:rPr>
              <w:t>68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523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524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73BAD0E6" w14:textId="2190FA8F" w:rsidR="00F72B69" w:rsidRDefault="00F72B69" w:rsidP="00F72B69">
          <w:pPr>
            <w:pStyle w:val="11"/>
            <w:tabs>
              <w:tab w:val="right" w:leader="dot" w:pos="9628"/>
            </w:tabs>
            <w:spacing w:line="360" w:lineRule="auto"/>
            <w:rPr>
              <w:ins w:id="1525" w:author="Maxim Bystrov" w:date="2026-05-24T15:02:00Z"/>
              <w:rFonts w:eastAsiaTheme="minorEastAsia"/>
              <w:noProof/>
              <w:lang w:eastAsia="ru-RU"/>
            </w:rPr>
            <w:pPrChange w:id="1526" w:author="Maxim Bystrov" w:date="2026-05-24T15:02:00Z">
              <w:pPr>
                <w:pStyle w:val="11"/>
                <w:tabs>
                  <w:tab w:val="right" w:leader="dot" w:pos="9628"/>
                </w:tabs>
              </w:pPr>
            </w:pPrChange>
          </w:pPr>
          <w:ins w:id="1527" w:author="Maxim Bystrov" w:date="2026-05-24T15:02:00Z"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528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begin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529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Fonts w:ascii="Times New Roman" w:hAnsi="Times New Roman" w:cs="Times New Roman"/>
                <w:noProof/>
                <w:sz w:val="28"/>
                <w:szCs w:val="28"/>
                <w:rPrChange w:id="1530" w:author="Maxim Bystrov" w:date="2026-05-24T15:02:00Z">
                  <w:rPr>
                    <w:noProof/>
                  </w:rPr>
                </w:rPrChange>
              </w:rPr>
              <w:instrText>HYPERLINK \l "_Toc230527408"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531" w:author="Maxim Bystrov" w:date="2026-05-24T15:02:00Z">
                  <w:rPr>
                    <w:rStyle w:val="a3"/>
                    <w:noProof/>
                  </w:rPr>
                </w:rPrChange>
              </w:rPr>
              <w:instrText xml:space="preserve"> </w:instrText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532" w:author="Maxim Bystrov" w:date="2026-05-24T15:02:00Z">
                  <w:rPr>
                    <w:rStyle w:val="a3"/>
                    <w:noProof/>
                  </w:rPr>
                </w:rPrChange>
              </w:rPr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533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separate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534" w:author="Maxim Bystrov" w:date="2026-05-24T15:02:00Z">
                  <w:rPr>
                    <w:rStyle w:val="a3"/>
                    <w:noProof/>
                  </w:rPr>
                </w:rPrChange>
              </w:rPr>
              <w:t>ПРИЛОЖЕНИЕ В Исходный код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535" w:author="Maxim Bystrov" w:date="2026-05-24T15:02:00Z">
                  <w:rPr>
                    <w:noProof/>
                    <w:webHidden/>
                  </w:rPr>
                </w:rPrChange>
              </w:rPr>
              <w:tab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536" w:author="Maxim Bystrov" w:date="2026-05-24T15:02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537" w:author="Maxim Bystrov" w:date="2026-05-24T15:02:00Z">
                  <w:rPr>
                    <w:noProof/>
                    <w:webHidden/>
                  </w:rPr>
                </w:rPrChange>
              </w:rPr>
              <w:instrText xml:space="preserve"> PAGEREF _Toc230527408 \h </w:instrTex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538" w:author="Maxim Bystrov" w:date="2026-05-24T15:02:00Z">
                  <w:rPr>
                    <w:noProof/>
                    <w:webHidden/>
                  </w:rPr>
                </w:rPrChange>
              </w:rPr>
            </w:r>
          </w:ins>
          <w:r w:rsidRPr="00F72B69">
            <w:rPr>
              <w:rFonts w:ascii="Times New Roman" w:hAnsi="Times New Roman" w:cs="Times New Roman"/>
              <w:noProof/>
              <w:webHidden/>
              <w:sz w:val="28"/>
              <w:szCs w:val="28"/>
              <w:rPrChange w:id="1539" w:author="Maxim Bystrov" w:date="2026-05-24T15:02:00Z">
                <w:rPr>
                  <w:noProof/>
                  <w:webHidden/>
                </w:rPr>
              </w:rPrChange>
            </w:rPr>
            <w:fldChar w:fldCharType="separate"/>
          </w:r>
          <w:ins w:id="1540" w:author="Maxim Bystrov" w:date="2026-05-24T15:02:00Z"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541" w:author="Maxim Bystrov" w:date="2026-05-24T15:02:00Z">
                  <w:rPr>
                    <w:noProof/>
                    <w:webHidden/>
                  </w:rPr>
                </w:rPrChange>
              </w:rPr>
              <w:t>74</w:t>
            </w:r>
            <w:r w:rsidRPr="00F72B69">
              <w:rPr>
                <w:rFonts w:ascii="Times New Roman" w:hAnsi="Times New Roman" w:cs="Times New Roman"/>
                <w:noProof/>
                <w:webHidden/>
                <w:sz w:val="28"/>
                <w:szCs w:val="28"/>
                <w:rPrChange w:id="1542" w:author="Maxim Bystrov" w:date="2026-05-24T15:02:00Z">
                  <w:rPr>
                    <w:noProof/>
                    <w:webHidden/>
                  </w:rPr>
                </w:rPrChange>
              </w:rPr>
              <w:fldChar w:fldCharType="end"/>
            </w:r>
            <w:r w:rsidRPr="00F72B69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rPrChange w:id="1543" w:author="Maxim Bystrov" w:date="2026-05-24T15:02:00Z">
                  <w:rPr>
                    <w:rStyle w:val="a3"/>
                    <w:noProof/>
                  </w:rPr>
                </w:rPrChange>
              </w:rPr>
              <w:fldChar w:fldCharType="end"/>
            </w:r>
          </w:ins>
        </w:p>
        <w:p w14:paraId="5FAB76CE" w14:textId="74F41E8C" w:rsidR="00F56C33" w:rsidRPr="00F56C33" w:rsidDel="000A3FBB" w:rsidRDefault="00EA2D79" w:rsidP="00F56C33">
          <w:pPr>
            <w:pStyle w:val="11"/>
            <w:tabs>
              <w:tab w:val="right" w:leader="dot" w:pos="9628"/>
            </w:tabs>
            <w:spacing w:line="360" w:lineRule="auto"/>
            <w:ind w:left="708"/>
            <w:rPr>
              <w:del w:id="1544" w:author="Maxim Bystrov" w:date="2026-05-07T00:36:00Z"/>
              <w:rFonts w:ascii="Times New Roman" w:hAnsi="Times New Roman" w:cs="Times New Roman"/>
              <w:noProof/>
              <w:sz w:val="28"/>
              <w:szCs w:val="28"/>
            </w:rPr>
          </w:pPr>
          <w:del w:id="1545" w:author="Maxim Bystrov" w:date="2026-05-07T00:36:00Z">
            <w:r w:rsidDel="000A3FBB">
              <w:rPr>
                <w:noProof/>
              </w:rPr>
              <w:lastRenderedPageBreak/>
              <w:fldChar w:fldCharType="begin"/>
            </w:r>
            <w:r w:rsidDel="000A3FBB">
              <w:rPr>
                <w:noProof/>
              </w:rPr>
              <w:delInstrText xml:space="preserve"> HYPERLINK \l "_Toc228731463" </w:delInstrText>
            </w:r>
            <w:r w:rsidDel="000A3FBB">
              <w:rPr>
                <w:noProof/>
              </w:rPr>
              <w:fldChar w:fldCharType="separate"/>
            </w:r>
          </w:del>
          <w:ins w:id="1546" w:author="Maxim Bystrov" w:date="2026-05-24T15:02:00Z">
            <w:r w:rsidR="00F72B69">
              <w:rPr>
                <w:b/>
                <w:bCs/>
                <w:noProof/>
              </w:rPr>
              <w:t>Ошибка! Недопустимый объект гиперссылки.</w:t>
            </w:r>
          </w:ins>
          <w:del w:id="1547" w:author="Maxim Bystrov" w:date="2026-05-07T00:36:00Z"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delText>ПЕРЕЧЕНЬ СОКРАЩЕНИЙ И ОБОЗНАЧЕНИЙ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InstrText xml:space="preserve"> PAGEREF _Toc228731463 \h </w:delInstr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Text>2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  <w:r w:rsidDel="000A3FB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del>
        </w:p>
        <w:p w14:paraId="4FF993D4" w14:textId="6DBDBFB2" w:rsidR="00F56C33" w:rsidRPr="00F56C33" w:rsidDel="000A3FBB" w:rsidRDefault="00EA2D79" w:rsidP="00F56C33">
          <w:pPr>
            <w:pStyle w:val="11"/>
            <w:tabs>
              <w:tab w:val="right" w:leader="dot" w:pos="9628"/>
            </w:tabs>
            <w:spacing w:line="360" w:lineRule="auto"/>
            <w:ind w:left="708"/>
            <w:rPr>
              <w:del w:id="1548" w:author="Maxim Bystrov" w:date="2026-05-07T00:36:00Z"/>
              <w:rFonts w:ascii="Times New Roman" w:hAnsi="Times New Roman" w:cs="Times New Roman"/>
              <w:noProof/>
              <w:sz w:val="28"/>
              <w:szCs w:val="28"/>
            </w:rPr>
          </w:pPr>
          <w:del w:id="1549" w:author="Maxim Bystrov" w:date="2026-05-07T00:36:00Z">
            <w:r w:rsidDel="000A3FBB">
              <w:rPr>
                <w:noProof/>
              </w:rPr>
              <w:fldChar w:fldCharType="begin"/>
            </w:r>
            <w:r w:rsidDel="000A3FBB">
              <w:rPr>
                <w:noProof/>
              </w:rPr>
              <w:delInstrText xml:space="preserve"> HYPERLINK \l "_Toc228731464" </w:delInstrText>
            </w:r>
            <w:r w:rsidDel="000A3FBB">
              <w:rPr>
                <w:noProof/>
              </w:rPr>
              <w:fldChar w:fldCharType="separate"/>
            </w:r>
          </w:del>
          <w:ins w:id="1550" w:author="Maxim Bystrov" w:date="2026-05-24T15:02:00Z">
            <w:r w:rsidR="00F72B69">
              <w:rPr>
                <w:b/>
                <w:bCs/>
                <w:noProof/>
              </w:rPr>
              <w:t>Ошибка! Недопустимый объект гиперссылки.</w:t>
            </w:r>
          </w:ins>
          <w:del w:id="1551" w:author="Maxim Bystrov" w:date="2026-05-07T00:36:00Z"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delText>ВВЕДЕНИЕ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InstrText xml:space="preserve"> PAGEREF _Toc228731464 \h </w:delInstr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Text>3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  <w:r w:rsidDel="000A3FB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del>
        </w:p>
        <w:p w14:paraId="34A9016F" w14:textId="1DD2A153" w:rsidR="00F56C33" w:rsidRPr="00F56C33" w:rsidDel="000A3FBB" w:rsidRDefault="00EA2D79" w:rsidP="00F56C33">
          <w:pPr>
            <w:pStyle w:val="11"/>
            <w:tabs>
              <w:tab w:val="right" w:leader="dot" w:pos="9628"/>
            </w:tabs>
            <w:spacing w:line="360" w:lineRule="auto"/>
            <w:ind w:left="708"/>
            <w:rPr>
              <w:del w:id="1552" w:author="Maxim Bystrov" w:date="2026-05-07T00:36:00Z"/>
              <w:rFonts w:ascii="Times New Roman" w:hAnsi="Times New Roman" w:cs="Times New Roman"/>
              <w:noProof/>
              <w:sz w:val="28"/>
              <w:szCs w:val="28"/>
            </w:rPr>
          </w:pPr>
          <w:del w:id="1553" w:author="Maxim Bystrov" w:date="2026-05-07T00:36:00Z">
            <w:r w:rsidDel="000A3FBB">
              <w:rPr>
                <w:noProof/>
              </w:rPr>
              <w:fldChar w:fldCharType="begin"/>
            </w:r>
            <w:r w:rsidDel="000A3FBB">
              <w:rPr>
                <w:noProof/>
              </w:rPr>
              <w:delInstrText xml:space="preserve"> HYPERLINK \l "_Toc228731465" </w:delInstrText>
            </w:r>
            <w:r w:rsidDel="000A3FBB">
              <w:rPr>
                <w:noProof/>
              </w:rPr>
              <w:fldChar w:fldCharType="separate"/>
            </w:r>
          </w:del>
          <w:ins w:id="1554" w:author="Maxim Bystrov" w:date="2026-05-24T15:02:00Z">
            <w:r w:rsidR="00F72B69">
              <w:rPr>
                <w:b/>
                <w:bCs/>
                <w:noProof/>
              </w:rPr>
              <w:t>Ошибка! Недопустимый объект гиперссылки.</w:t>
            </w:r>
          </w:ins>
          <w:del w:id="1555" w:author="Maxim Bystrov" w:date="2026-05-07T00:36:00Z"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delText>ГЛАВА 1 АНАЛИЗ ПРЕДМЕТНОЙ ОБЛАСТИ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InstrText xml:space="preserve"> PAGEREF _Toc228731465 \h </w:delInstr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Text>8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  <w:r w:rsidDel="000A3FB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del>
        </w:p>
        <w:p w14:paraId="52A8DBDC" w14:textId="3C118B7E" w:rsidR="00F56C33" w:rsidRPr="00F56C33" w:rsidDel="000A3FBB" w:rsidRDefault="00EA2D79" w:rsidP="00F56C33">
          <w:pPr>
            <w:pStyle w:val="21"/>
            <w:tabs>
              <w:tab w:val="left" w:pos="880"/>
              <w:tab w:val="right" w:leader="dot" w:pos="9628"/>
            </w:tabs>
            <w:spacing w:line="360" w:lineRule="auto"/>
            <w:ind w:left="928"/>
            <w:rPr>
              <w:del w:id="1556" w:author="Maxim Bystrov" w:date="2026-05-07T00:36:00Z"/>
              <w:rFonts w:ascii="Times New Roman" w:hAnsi="Times New Roman" w:cs="Times New Roman"/>
              <w:noProof/>
              <w:sz w:val="28"/>
              <w:szCs w:val="28"/>
            </w:rPr>
          </w:pPr>
          <w:del w:id="1557" w:author="Maxim Bystrov" w:date="2026-05-07T00:36:00Z">
            <w:r w:rsidDel="000A3FBB">
              <w:rPr>
                <w:noProof/>
              </w:rPr>
              <w:fldChar w:fldCharType="begin"/>
            </w:r>
            <w:r w:rsidDel="000A3FBB">
              <w:rPr>
                <w:noProof/>
              </w:rPr>
              <w:delInstrText xml:space="preserve"> HYPERLINK \l "_Toc228731466" </w:delInstrText>
            </w:r>
            <w:r w:rsidDel="000A3FBB">
              <w:rPr>
                <w:noProof/>
              </w:rPr>
              <w:fldChar w:fldCharType="separate"/>
            </w:r>
          </w:del>
          <w:ins w:id="1558" w:author="Maxim Bystrov" w:date="2026-05-24T15:02:00Z">
            <w:r w:rsidR="00F72B69">
              <w:rPr>
                <w:b/>
                <w:bCs/>
                <w:noProof/>
              </w:rPr>
              <w:t>Ошибка! Недопустимый объект гиперссылки.</w:t>
            </w:r>
          </w:ins>
          <w:del w:id="1559" w:author="Maxim Bystrov" w:date="2026-05-07T00:36:00Z"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delText>1.1</w:delText>
            </w:r>
            <w:r w:rsidR="0086637B" w:rsidDel="000A3FBB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elText xml:space="preserve"> </w:delText>
            </w:r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delText>Описание предметной области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InstrText xml:space="preserve"> PAGEREF _Toc228731466 \h </w:delInstr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Text>8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  <w:r w:rsidDel="000A3FB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del>
        </w:p>
        <w:p w14:paraId="33076D46" w14:textId="7D11D35E" w:rsidR="00F56C33" w:rsidRPr="00F56C33" w:rsidDel="000A3FBB" w:rsidRDefault="00EA2D79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del w:id="1560" w:author="Maxim Bystrov" w:date="2026-05-07T00:36:00Z"/>
              <w:rFonts w:ascii="Times New Roman" w:hAnsi="Times New Roman" w:cs="Times New Roman"/>
              <w:noProof/>
              <w:sz w:val="28"/>
              <w:szCs w:val="28"/>
            </w:rPr>
          </w:pPr>
          <w:del w:id="1561" w:author="Maxim Bystrov" w:date="2026-05-07T00:36:00Z">
            <w:r w:rsidDel="000A3FBB">
              <w:rPr>
                <w:noProof/>
              </w:rPr>
              <w:fldChar w:fldCharType="begin"/>
            </w:r>
            <w:r w:rsidDel="000A3FBB">
              <w:rPr>
                <w:noProof/>
              </w:rPr>
              <w:delInstrText xml:space="preserve"> HYPERLINK \l "_Toc228731467" </w:delInstrText>
            </w:r>
            <w:r w:rsidDel="000A3FBB">
              <w:rPr>
                <w:noProof/>
              </w:rPr>
              <w:fldChar w:fldCharType="separate"/>
            </w:r>
          </w:del>
          <w:ins w:id="1562" w:author="Maxim Bystrov" w:date="2026-05-24T15:02:00Z">
            <w:r w:rsidR="00F72B69">
              <w:rPr>
                <w:b/>
                <w:bCs/>
                <w:noProof/>
              </w:rPr>
              <w:t>Ошибка! Недопустимый объект гиперссылки.</w:t>
            </w:r>
          </w:ins>
          <w:del w:id="1563" w:author="Maxim Bystrov" w:date="2026-05-07T00:36:00Z"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delText>1.1.1 Современное состояние предметной области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InstrText xml:space="preserve"> PAGEREF _Toc228731467 \h </w:delInstr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Text>8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  <w:r w:rsidDel="000A3FB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del>
        </w:p>
        <w:p w14:paraId="3EF7F4EA" w14:textId="430C0B3B" w:rsidR="00F56C33" w:rsidRPr="00F56C33" w:rsidDel="000A3FBB" w:rsidRDefault="00EA2D79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del w:id="1564" w:author="Maxim Bystrov" w:date="2026-05-07T00:36:00Z"/>
              <w:rFonts w:ascii="Times New Roman" w:hAnsi="Times New Roman" w:cs="Times New Roman"/>
              <w:noProof/>
              <w:sz w:val="28"/>
              <w:szCs w:val="28"/>
            </w:rPr>
          </w:pPr>
          <w:del w:id="1565" w:author="Maxim Bystrov" w:date="2026-05-07T00:36:00Z">
            <w:r w:rsidDel="000A3FBB">
              <w:rPr>
                <w:noProof/>
              </w:rPr>
              <w:fldChar w:fldCharType="begin"/>
            </w:r>
            <w:r w:rsidDel="000A3FBB">
              <w:rPr>
                <w:noProof/>
              </w:rPr>
              <w:delInstrText xml:space="preserve"> HYPERLINK \l "_Toc228731468" </w:delInstrText>
            </w:r>
            <w:r w:rsidDel="000A3FBB">
              <w:rPr>
                <w:noProof/>
              </w:rPr>
              <w:fldChar w:fldCharType="separate"/>
            </w:r>
          </w:del>
          <w:ins w:id="1566" w:author="Maxim Bystrov" w:date="2026-05-24T15:02:00Z">
            <w:r w:rsidR="00F72B69">
              <w:rPr>
                <w:b/>
                <w:bCs/>
                <w:noProof/>
              </w:rPr>
              <w:t>Ошибка! Недопустимый объект гиперссылки.</w:t>
            </w:r>
          </w:ins>
          <w:del w:id="1567" w:author="Maxim Bystrov" w:date="2026-05-07T00:36:00Z"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delText>1.1.2 Методы и алгоритмы решения задач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InstrText xml:space="preserve"> PAGEREF _Toc228731468 \h </w:delInstr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Text>9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  <w:r w:rsidDel="000A3FB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del>
        </w:p>
        <w:p w14:paraId="497B90B8" w14:textId="68A9D566" w:rsidR="00F56C33" w:rsidRPr="00F56C33" w:rsidDel="000A3FBB" w:rsidRDefault="00EA2D79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del w:id="1568" w:author="Maxim Bystrov" w:date="2026-05-07T00:36:00Z"/>
              <w:rFonts w:ascii="Times New Roman" w:hAnsi="Times New Roman" w:cs="Times New Roman"/>
              <w:noProof/>
              <w:sz w:val="28"/>
              <w:szCs w:val="28"/>
            </w:rPr>
          </w:pPr>
          <w:del w:id="1569" w:author="Maxim Bystrov" w:date="2026-05-07T00:36:00Z">
            <w:r w:rsidDel="000A3FBB">
              <w:rPr>
                <w:noProof/>
              </w:rPr>
              <w:fldChar w:fldCharType="begin"/>
            </w:r>
            <w:r w:rsidDel="000A3FBB">
              <w:rPr>
                <w:noProof/>
              </w:rPr>
              <w:delInstrText xml:space="preserve"> HYPERLINK \l "_Toc228731469" </w:delInstrText>
            </w:r>
            <w:r w:rsidDel="000A3FBB">
              <w:rPr>
                <w:noProof/>
              </w:rPr>
              <w:fldChar w:fldCharType="separate"/>
            </w:r>
          </w:del>
          <w:ins w:id="1570" w:author="Maxim Bystrov" w:date="2026-05-24T15:02:00Z">
            <w:r w:rsidR="00F72B69">
              <w:rPr>
                <w:b/>
                <w:bCs/>
                <w:noProof/>
              </w:rPr>
              <w:t>Ошибка! Недопустимый объект гиперссылки.</w:t>
            </w:r>
          </w:ins>
          <w:del w:id="1571" w:author="Maxim Bystrov" w:date="2026-05-07T00:36:00Z"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delText>1.1.3 Обзор литературы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InstrText xml:space="preserve"> PAGEREF _Toc228731469 \h </w:delInstr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Text>12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  <w:r w:rsidDel="000A3FB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del>
        </w:p>
        <w:p w14:paraId="246BC946" w14:textId="2167DC2D" w:rsidR="00F56C33" w:rsidRPr="00F56C33" w:rsidDel="000A3FBB" w:rsidRDefault="00EA2D79" w:rsidP="00F56C33">
          <w:pPr>
            <w:pStyle w:val="21"/>
            <w:tabs>
              <w:tab w:val="right" w:leader="dot" w:pos="9628"/>
            </w:tabs>
            <w:spacing w:line="360" w:lineRule="auto"/>
            <w:ind w:left="928"/>
            <w:rPr>
              <w:del w:id="1572" w:author="Maxim Bystrov" w:date="2026-05-07T00:36:00Z"/>
              <w:rFonts w:ascii="Times New Roman" w:hAnsi="Times New Roman" w:cs="Times New Roman"/>
              <w:noProof/>
              <w:sz w:val="28"/>
              <w:szCs w:val="28"/>
            </w:rPr>
          </w:pPr>
          <w:del w:id="1573" w:author="Maxim Bystrov" w:date="2026-05-07T00:36:00Z">
            <w:r w:rsidDel="000A3FBB">
              <w:rPr>
                <w:noProof/>
              </w:rPr>
              <w:fldChar w:fldCharType="begin"/>
            </w:r>
            <w:r w:rsidDel="000A3FBB">
              <w:rPr>
                <w:noProof/>
              </w:rPr>
              <w:delInstrText xml:space="preserve"> HYPERLINK \l "_Toc228731470" </w:delInstrText>
            </w:r>
            <w:r w:rsidDel="000A3FBB">
              <w:rPr>
                <w:noProof/>
              </w:rPr>
              <w:fldChar w:fldCharType="separate"/>
            </w:r>
          </w:del>
          <w:ins w:id="1574" w:author="Maxim Bystrov" w:date="2026-05-24T15:02:00Z">
            <w:r w:rsidR="00F72B69">
              <w:rPr>
                <w:b/>
                <w:bCs/>
                <w:noProof/>
              </w:rPr>
              <w:t>Ошибка! Недопустимый объект гиперссылки.</w:t>
            </w:r>
          </w:ins>
          <w:del w:id="1575" w:author="Maxim Bystrov" w:date="2026-05-07T00:36:00Z"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delText>1.2 Постановка задачи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InstrText xml:space="preserve"> PAGEREF _Toc228731470 \h </w:delInstr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Text>13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  <w:r w:rsidDel="000A3FB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del>
        </w:p>
        <w:p w14:paraId="56154185" w14:textId="644727CA" w:rsidR="00F56C33" w:rsidRPr="00F56C33" w:rsidDel="000A3FBB" w:rsidRDefault="00EA2D79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del w:id="1576" w:author="Maxim Bystrov" w:date="2026-05-07T00:36:00Z"/>
              <w:rFonts w:ascii="Times New Roman" w:hAnsi="Times New Roman" w:cs="Times New Roman"/>
              <w:noProof/>
              <w:sz w:val="28"/>
              <w:szCs w:val="28"/>
            </w:rPr>
          </w:pPr>
          <w:del w:id="1577" w:author="Maxim Bystrov" w:date="2026-05-07T00:36:00Z">
            <w:r w:rsidDel="000A3FBB">
              <w:rPr>
                <w:noProof/>
              </w:rPr>
              <w:fldChar w:fldCharType="begin"/>
            </w:r>
            <w:r w:rsidDel="000A3FBB">
              <w:rPr>
                <w:noProof/>
              </w:rPr>
              <w:delInstrText xml:space="preserve"> HYPERLINK \l "_Toc228731471" </w:delInstrText>
            </w:r>
            <w:r w:rsidDel="000A3FBB">
              <w:rPr>
                <w:noProof/>
              </w:rPr>
              <w:fldChar w:fldCharType="separate"/>
            </w:r>
          </w:del>
          <w:ins w:id="1578" w:author="Maxim Bystrov" w:date="2026-05-24T15:02:00Z">
            <w:r w:rsidR="00F72B69">
              <w:rPr>
                <w:b/>
                <w:bCs/>
                <w:noProof/>
              </w:rPr>
              <w:t>Ошибка! Недопустимый объект гиперссылки.</w:t>
            </w:r>
          </w:ins>
          <w:del w:id="1579" w:author="Maxim Bystrov" w:date="2026-05-07T00:36:00Z"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delText>1.2.1 Функциональные требования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InstrText xml:space="preserve"> PAGEREF _Toc228731471 \h </w:delInstr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Text>13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  <w:r w:rsidDel="000A3FB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del>
        </w:p>
        <w:p w14:paraId="087F62E9" w14:textId="41DEE662" w:rsidR="00F56C33" w:rsidRPr="00F56C33" w:rsidDel="000A3FBB" w:rsidRDefault="00EA2D79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del w:id="1580" w:author="Maxim Bystrov" w:date="2026-05-07T00:36:00Z"/>
              <w:rFonts w:ascii="Times New Roman" w:hAnsi="Times New Roman" w:cs="Times New Roman"/>
              <w:noProof/>
              <w:sz w:val="28"/>
              <w:szCs w:val="28"/>
            </w:rPr>
          </w:pPr>
          <w:del w:id="1581" w:author="Maxim Bystrov" w:date="2026-05-07T00:36:00Z">
            <w:r w:rsidDel="000A3FBB">
              <w:rPr>
                <w:noProof/>
              </w:rPr>
              <w:fldChar w:fldCharType="begin"/>
            </w:r>
            <w:r w:rsidDel="000A3FBB">
              <w:rPr>
                <w:noProof/>
              </w:rPr>
              <w:delInstrText xml:space="preserve"> HYPERLINK \l "_Toc228731472" </w:delInstrText>
            </w:r>
            <w:r w:rsidDel="000A3FBB">
              <w:rPr>
                <w:noProof/>
              </w:rPr>
              <w:fldChar w:fldCharType="separate"/>
            </w:r>
          </w:del>
          <w:ins w:id="1582" w:author="Maxim Bystrov" w:date="2026-05-24T15:02:00Z">
            <w:r w:rsidR="00F72B69">
              <w:rPr>
                <w:b/>
                <w:bCs/>
                <w:noProof/>
              </w:rPr>
              <w:t>Ошибка! Недопустимый объект гиперссылки.</w:t>
            </w:r>
          </w:ins>
          <w:del w:id="1583" w:author="Maxim Bystrov" w:date="2026-05-07T00:36:00Z"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elText xml:space="preserve">1.2.2 </w:delText>
            </w:r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delText>Нефункциональные требования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InstrText xml:space="preserve"> PAGEREF _Toc228731472 \h </w:delInstr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Text>16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  <w:r w:rsidDel="000A3FB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del>
        </w:p>
        <w:p w14:paraId="1A024516" w14:textId="693FDE82" w:rsidR="00F56C33" w:rsidRPr="00F56C33" w:rsidDel="000A3FBB" w:rsidRDefault="00EA2D79" w:rsidP="00F56C33">
          <w:pPr>
            <w:pStyle w:val="21"/>
            <w:tabs>
              <w:tab w:val="right" w:leader="dot" w:pos="9628"/>
            </w:tabs>
            <w:spacing w:line="360" w:lineRule="auto"/>
            <w:ind w:left="928"/>
            <w:rPr>
              <w:del w:id="1584" w:author="Maxim Bystrov" w:date="2026-05-07T00:36:00Z"/>
              <w:rFonts w:ascii="Times New Roman" w:hAnsi="Times New Roman" w:cs="Times New Roman"/>
              <w:noProof/>
              <w:sz w:val="28"/>
              <w:szCs w:val="28"/>
            </w:rPr>
          </w:pPr>
          <w:del w:id="1585" w:author="Maxim Bystrov" w:date="2026-05-07T00:36:00Z">
            <w:r w:rsidDel="000A3FBB">
              <w:rPr>
                <w:noProof/>
              </w:rPr>
              <w:fldChar w:fldCharType="begin"/>
            </w:r>
            <w:r w:rsidDel="000A3FBB">
              <w:rPr>
                <w:noProof/>
              </w:rPr>
              <w:delInstrText xml:space="preserve"> HYPERLINK \l "_Toc228731473" </w:delInstrText>
            </w:r>
            <w:r w:rsidDel="000A3FBB">
              <w:rPr>
                <w:noProof/>
              </w:rPr>
              <w:fldChar w:fldCharType="separate"/>
            </w:r>
          </w:del>
          <w:ins w:id="1586" w:author="Maxim Bystrov" w:date="2026-05-24T15:02:00Z">
            <w:r w:rsidR="00F72B69">
              <w:rPr>
                <w:b/>
                <w:bCs/>
                <w:noProof/>
              </w:rPr>
              <w:t>Ошибка! Недопустимый объект гиперссылки.</w:t>
            </w:r>
          </w:ins>
          <w:del w:id="1587" w:author="Maxim Bystrov" w:date="2026-05-07T00:36:00Z"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delText>1.3 Сравнение с аналогами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InstrText xml:space="preserve"> PAGEREF _Toc228731473 \h </w:delInstr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Text>18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  <w:r w:rsidDel="000A3FB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del>
        </w:p>
        <w:p w14:paraId="6421188F" w14:textId="338DB244" w:rsidR="00F56C33" w:rsidRPr="00F56C33" w:rsidDel="000A3FBB" w:rsidRDefault="00EA2D79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del w:id="1588" w:author="Maxim Bystrov" w:date="2026-05-07T00:36:00Z"/>
              <w:rFonts w:ascii="Times New Roman" w:hAnsi="Times New Roman" w:cs="Times New Roman"/>
              <w:noProof/>
              <w:sz w:val="28"/>
              <w:szCs w:val="28"/>
            </w:rPr>
          </w:pPr>
          <w:del w:id="1589" w:author="Maxim Bystrov" w:date="2026-05-07T00:36:00Z">
            <w:r w:rsidDel="000A3FBB">
              <w:rPr>
                <w:noProof/>
              </w:rPr>
              <w:fldChar w:fldCharType="begin"/>
            </w:r>
            <w:r w:rsidDel="000A3FBB">
              <w:rPr>
                <w:noProof/>
              </w:rPr>
              <w:delInstrText xml:space="preserve"> HYPERLINK \l "_Toc228731474" </w:delInstrText>
            </w:r>
            <w:r w:rsidDel="000A3FBB">
              <w:rPr>
                <w:noProof/>
              </w:rPr>
              <w:fldChar w:fldCharType="separate"/>
            </w:r>
          </w:del>
          <w:ins w:id="1590" w:author="Maxim Bystrov" w:date="2026-05-24T15:02:00Z">
            <w:r w:rsidR="00F72B69">
              <w:rPr>
                <w:b/>
                <w:bCs/>
                <w:noProof/>
              </w:rPr>
              <w:t>Ошибка! Недопустимый объект гиперссылки.</w:t>
            </w:r>
          </w:ins>
          <w:del w:id="1591" w:author="Maxim Bystrov" w:date="2026-05-07T00:36:00Z"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delText>1.3.1 Обзор существующих аналогов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InstrText xml:space="preserve"> PAGEREF _Toc228731474 \h </w:delInstr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Text>18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  <w:r w:rsidDel="000A3FB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del>
        </w:p>
        <w:p w14:paraId="64B80F4C" w14:textId="3EC756C9" w:rsidR="00F56C33" w:rsidRPr="00F56C33" w:rsidDel="000A3FBB" w:rsidRDefault="00EA2D79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del w:id="1592" w:author="Maxim Bystrov" w:date="2026-05-07T00:36:00Z"/>
              <w:rFonts w:ascii="Times New Roman" w:hAnsi="Times New Roman" w:cs="Times New Roman"/>
              <w:noProof/>
              <w:sz w:val="28"/>
              <w:szCs w:val="28"/>
            </w:rPr>
          </w:pPr>
          <w:del w:id="1593" w:author="Maxim Bystrov" w:date="2026-05-07T00:36:00Z">
            <w:r w:rsidDel="000A3FBB">
              <w:rPr>
                <w:noProof/>
              </w:rPr>
              <w:fldChar w:fldCharType="begin"/>
            </w:r>
            <w:r w:rsidDel="000A3FBB">
              <w:rPr>
                <w:noProof/>
              </w:rPr>
              <w:delInstrText xml:space="preserve"> HYPERLINK \l "_Toc228731475" </w:delInstrText>
            </w:r>
            <w:r w:rsidDel="000A3FBB">
              <w:rPr>
                <w:noProof/>
              </w:rPr>
              <w:fldChar w:fldCharType="separate"/>
            </w:r>
          </w:del>
          <w:ins w:id="1594" w:author="Maxim Bystrov" w:date="2026-05-24T15:02:00Z">
            <w:r w:rsidR="00F72B69">
              <w:rPr>
                <w:b/>
                <w:bCs/>
                <w:noProof/>
              </w:rPr>
              <w:t>Ошибка! Недопустимый объект гиперссылки.</w:t>
            </w:r>
          </w:ins>
          <w:del w:id="1595" w:author="Maxim Bystrov" w:date="2026-05-07T00:36:00Z"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delText>1.3.2 Сравнительная таблица характеристик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InstrText xml:space="preserve"> PAGEREF _Toc228731475 \h </w:delInstr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Text>21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  <w:r w:rsidDel="000A3FB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del>
        </w:p>
        <w:p w14:paraId="042FBF4A" w14:textId="79E2445B" w:rsidR="00F56C33" w:rsidRPr="00F56C33" w:rsidDel="000A3FBB" w:rsidRDefault="00EA2D79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del w:id="1596" w:author="Maxim Bystrov" w:date="2026-05-07T00:36:00Z"/>
              <w:rFonts w:ascii="Times New Roman" w:hAnsi="Times New Roman" w:cs="Times New Roman"/>
              <w:noProof/>
              <w:sz w:val="28"/>
              <w:szCs w:val="28"/>
            </w:rPr>
          </w:pPr>
          <w:del w:id="1597" w:author="Maxim Bystrov" w:date="2026-05-07T00:36:00Z">
            <w:r w:rsidDel="000A3FBB">
              <w:rPr>
                <w:noProof/>
              </w:rPr>
              <w:fldChar w:fldCharType="begin"/>
            </w:r>
            <w:r w:rsidDel="000A3FBB">
              <w:rPr>
                <w:noProof/>
              </w:rPr>
              <w:delInstrText xml:space="preserve"> HYPERLINK \l "_Toc228731476" </w:delInstrText>
            </w:r>
            <w:r w:rsidDel="000A3FBB">
              <w:rPr>
                <w:noProof/>
              </w:rPr>
              <w:fldChar w:fldCharType="separate"/>
            </w:r>
          </w:del>
          <w:ins w:id="1598" w:author="Maxim Bystrov" w:date="2026-05-24T15:02:00Z">
            <w:r w:rsidR="00F72B69">
              <w:rPr>
                <w:b/>
                <w:bCs/>
                <w:noProof/>
              </w:rPr>
              <w:t>Ошибка! Недопустимый объект гиперссылки.</w:t>
            </w:r>
          </w:ins>
          <w:del w:id="1599" w:author="Maxim Bystrov" w:date="2026-05-07T00:36:00Z"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delText>1.3.3 Обоснование целесообразности собственной разработки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InstrText xml:space="preserve"> PAGEREF _Toc228731476 \h </w:delInstr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Text>22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  <w:r w:rsidDel="000A3FB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del>
        </w:p>
        <w:p w14:paraId="36CA23D8" w14:textId="648F115A" w:rsidR="00F56C33" w:rsidRPr="00F56C33" w:rsidDel="000A3FBB" w:rsidRDefault="00EA2D79" w:rsidP="00F56C33">
          <w:pPr>
            <w:pStyle w:val="11"/>
            <w:tabs>
              <w:tab w:val="right" w:leader="dot" w:pos="9628"/>
            </w:tabs>
            <w:spacing w:line="360" w:lineRule="auto"/>
            <w:ind w:left="708"/>
            <w:rPr>
              <w:del w:id="1600" w:author="Maxim Bystrov" w:date="2026-05-07T00:36:00Z"/>
              <w:rFonts w:ascii="Times New Roman" w:hAnsi="Times New Roman" w:cs="Times New Roman"/>
              <w:noProof/>
              <w:sz w:val="28"/>
              <w:szCs w:val="28"/>
            </w:rPr>
          </w:pPr>
          <w:del w:id="1601" w:author="Maxim Bystrov" w:date="2026-05-07T00:36:00Z">
            <w:r w:rsidDel="000A3FBB">
              <w:rPr>
                <w:noProof/>
              </w:rPr>
              <w:fldChar w:fldCharType="begin"/>
            </w:r>
            <w:r w:rsidDel="000A3FBB">
              <w:rPr>
                <w:noProof/>
              </w:rPr>
              <w:delInstrText xml:space="preserve"> HYPERLINK \l "_Toc228731477" </w:delInstrText>
            </w:r>
            <w:r w:rsidDel="000A3FBB">
              <w:rPr>
                <w:noProof/>
              </w:rPr>
              <w:fldChar w:fldCharType="separate"/>
            </w:r>
          </w:del>
          <w:ins w:id="1602" w:author="Maxim Bystrov" w:date="2026-05-24T15:02:00Z">
            <w:r w:rsidR="00F72B69">
              <w:rPr>
                <w:b/>
                <w:bCs/>
                <w:noProof/>
              </w:rPr>
              <w:t>Ошибка! Недопустимый объект гиперссылки.</w:t>
            </w:r>
          </w:ins>
          <w:del w:id="1603" w:author="Maxim Bystrov" w:date="2026-05-07T00:36:00Z"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delText>ГЛАВА 2 РАЗРАБОТКА СИСТЕМЫ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InstrText xml:space="preserve"> PAGEREF _Toc228731477 \h </w:delInstr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Text>23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  <w:r w:rsidDel="000A3FB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del>
        </w:p>
        <w:p w14:paraId="03CDE486" w14:textId="20942238" w:rsidR="00F56C33" w:rsidRPr="00F56C33" w:rsidDel="000A3FBB" w:rsidRDefault="00EA2D79" w:rsidP="00F56C33">
          <w:pPr>
            <w:pStyle w:val="21"/>
            <w:tabs>
              <w:tab w:val="right" w:leader="dot" w:pos="9628"/>
            </w:tabs>
            <w:spacing w:line="360" w:lineRule="auto"/>
            <w:ind w:left="928"/>
            <w:rPr>
              <w:del w:id="1604" w:author="Maxim Bystrov" w:date="2026-05-07T00:36:00Z"/>
              <w:rFonts w:ascii="Times New Roman" w:hAnsi="Times New Roman" w:cs="Times New Roman"/>
              <w:noProof/>
              <w:sz w:val="28"/>
              <w:szCs w:val="28"/>
            </w:rPr>
          </w:pPr>
          <w:del w:id="1605" w:author="Maxim Bystrov" w:date="2026-05-07T00:36:00Z">
            <w:r w:rsidDel="000A3FBB">
              <w:rPr>
                <w:noProof/>
              </w:rPr>
              <w:fldChar w:fldCharType="begin"/>
            </w:r>
            <w:r w:rsidDel="000A3FBB">
              <w:rPr>
                <w:noProof/>
              </w:rPr>
              <w:delInstrText xml:space="preserve"> HYPERLINK \l "_Toc228731478" </w:delInstrText>
            </w:r>
            <w:r w:rsidDel="000A3FBB">
              <w:rPr>
                <w:noProof/>
              </w:rPr>
              <w:fldChar w:fldCharType="separate"/>
            </w:r>
          </w:del>
          <w:ins w:id="1606" w:author="Maxim Bystrov" w:date="2026-05-24T15:02:00Z">
            <w:r w:rsidR="00F72B69">
              <w:rPr>
                <w:b/>
                <w:bCs/>
                <w:noProof/>
              </w:rPr>
              <w:t>Ошибка! Недопустимый объект гиперссылки.</w:t>
            </w:r>
          </w:ins>
          <w:del w:id="1607" w:author="Maxim Bystrov" w:date="2026-05-07T00:36:00Z"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delText>2.1 Выбор платформы для реализации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InstrText xml:space="preserve"> PAGEREF _Toc228731478 \h </w:delInstr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Text>23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  <w:r w:rsidDel="000A3FB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del>
        </w:p>
        <w:p w14:paraId="0CC48DFF" w14:textId="63A54B94" w:rsidR="00F56C33" w:rsidRPr="00F56C33" w:rsidDel="000A3FBB" w:rsidRDefault="00EA2D79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del w:id="1608" w:author="Maxim Bystrov" w:date="2026-05-07T00:36:00Z"/>
              <w:rFonts w:ascii="Times New Roman" w:hAnsi="Times New Roman" w:cs="Times New Roman"/>
              <w:noProof/>
              <w:sz w:val="28"/>
              <w:szCs w:val="28"/>
            </w:rPr>
          </w:pPr>
          <w:del w:id="1609" w:author="Maxim Bystrov" w:date="2026-05-07T00:36:00Z">
            <w:r w:rsidDel="000A3FBB">
              <w:rPr>
                <w:noProof/>
              </w:rPr>
              <w:fldChar w:fldCharType="begin"/>
            </w:r>
            <w:r w:rsidDel="000A3FBB">
              <w:rPr>
                <w:noProof/>
              </w:rPr>
              <w:delInstrText xml:space="preserve"> HYPERLINK \l "_Toc228731479" </w:delInstrText>
            </w:r>
            <w:r w:rsidDel="000A3FBB">
              <w:rPr>
                <w:noProof/>
              </w:rPr>
              <w:fldChar w:fldCharType="separate"/>
            </w:r>
          </w:del>
          <w:ins w:id="1610" w:author="Maxim Bystrov" w:date="2026-05-24T15:02:00Z">
            <w:r w:rsidR="00F72B69">
              <w:rPr>
                <w:b/>
                <w:bCs/>
                <w:noProof/>
              </w:rPr>
              <w:t>Ошибка! Недопустимый объект гиперссылки.</w:t>
            </w:r>
          </w:ins>
          <w:del w:id="1611" w:author="Maxim Bystrov" w:date="2026-05-07T00:36:00Z"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delText>2.1.1 Операционная система и аппаратное обеспечение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InstrText xml:space="preserve"> PAGEREF _Toc228731479 \h </w:delInstr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Text>23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  <w:r w:rsidDel="000A3FB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del>
        </w:p>
        <w:p w14:paraId="6B8834A5" w14:textId="6727D649" w:rsidR="00F56C33" w:rsidRPr="00F56C33" w:rsidDel="000A3FBB" w:rsidRDefault="00EA2D79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del w:id="1612" w:author="Maxim Bystrov" w:date="2026-05-07T00:36:00Z"/>
              <w:rFonts w:ascii="Times New Roman" w:hAnsi="Times New Roman" w:cs="Times New Roman"/>
              <w:noProof/>
              <w:sz w:val="28"/>
              <w:szCs w:val="28"/>
            </w:rPr>
          </w:pPr>
          <w:del w:id="1613" w:author="Maxim Bystrov" w:date="2026-05-07T00:36:00Z">
            <w:r w:rsidDel="000A3FBB">
              <w:rPr>
                <w:noProof/>
              </w:rPr>
              <w:fldChar w:fldCharType="begin"/>
            </w:r>
            <w:r w:rsidDel="000A3FBB">
              <w:rPr>
                <w:noProof/>
              </w:rPr>
              <w:delInstrText xml:space="preserve"> HYPERLINK \l "_Toc228731480" </w:delInstrText>
            </w:r>
            <w:r w:rsidDel="000A3FBB">
              <w:rPr>
                <w:noProof/>
              </w:rPr>
              <w:fldChar w:fldCharType="separate"/>
            </w:r>
          </w:del>
          <w:ins w:id="1614" w:author="Maxim Bystrov" w:date="2026-05-24T15:02:00Z">
            <w:r w:rsidR="00F72B69">
              <w:rPr>
                <w:b/>
                <w:bCs/>
                <w:noProof/>
              </w:rPr>
              <w:t>Ошибка! Недопустимый объект гиперссылки.</w:t>
            </w:r>
          </w:ins>
          <w:del w:id="1615" w:author="Maxim Bystrov" w:date="2026-05-07T00:36:00Z"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delText>2.1.2 Язык программирования и серверные фреймворки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InstrText xml:space="preserve"> PAGEREF _Toc228731480 \h </w:delInstr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Text>24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  <w:r w:rsidDel="000A3FB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del>
        </w:p>
        <w:p w14:paraId="635882F1" w14:textId="0DF42C98" w:rsidR="00F56C33" w:rsidRPr="00F56C33" w:rsidDel="000A3FBB" w:rsidRDefault="00EA2D79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del w:id="1616" w:author="Maxim Bystrov" w:date="2026-05-07T00:36:00Z"/>
              <w:rFonts w:ascii="Times New Roman" w:hAnsi="Times New Roman" w:cs="Times New Roman"/>
              <w:noProof/>
              <w:sz w:val="28"/>
              <w:szCs w:val="28"/>
            </w:rPr>
          </w:pPr>
          <w:del w:id="1617" w:author="Maxim Bystrov" w:date="2026-05-07T00:36:00Z">
            <w:r w:rsidDel="000A3FBB">
              <w:rPr>
                <w:noProof/>
              </w:rPr>
              <w:fldChar w:fldCharType="begin"/>
            </w:r>
            <w:r w:rsidDel="000A3FBB">
              <w:rPr>
                <w:noProof/>
              </w:rPr>
              <w:delInstrText xml:space="preserve"> HYPERLINK \l "_Toc228731481" </w:delInstrText>
            </w:r>
            <w:r w:rsidDel="000A3FBB">
              <w:rPr>
                <w:noProof/>
              </w:rPr>
              <w:fldChar w:fldCharType="separate"/>
            </w:r>
          </w:del>
          <w:ins w:id="1618" w:author="Maxim Bystrov" w:date="2026-05-24T15:02:00Z">
            <w:r w:rsidR="00F72B69">
              <w:rPr>
                <w:b/>
                <w:bCs/>
                <w:noProof/>
              </w:rPr>
              <w:t>Ошибка! Недопустимый объект гиперссылки.</w:t>
            </w:r>
          </w:ins>
          <w:del w:id="1619" w:author="Maxim Bystrov" w:date="2026-05-07T00:36:00Z"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delText>2.1.3 Системы управления базами данных и кэширования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InstrText xml:space="preserve"> PAGEREF _Toc228731481 \h </w:delInstr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Text>24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  <w:r w:rsidDel="000A3FB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del>
        </w:p>
        <w:p w14:paraId="55A4520F" w14:textId="4A0E48AE" w:rsidR="00F56C33" w:rsidRPr="00F56C33" w:rsidDel="000A3FBB" w:rsidRDefault="00EA2D79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del w:id="1620" w:author="Maxim Bystrov" w:date="2026-05-07T00:36:00Z"/>
              <w:rFonts w:ascii="Times New Roman" w:hAnsi="Times New Roman" w:cs="Times New Roman"/>
              <w:noProof/>
              <w:sz w:val="28"/>
              <w:szCs w:val="28"/>
            </w:rPr>
          </w:pPr>
          <w:del w:id="1621" w:author="Maxim Bystrov" w:date="2026-05-07T00:36:00Z">
            <w:r w:rsidDel="000A3FBB">
              <w:rPr>
                <w:noProof/>
              </w:rPr>
              <w:fldChar w:fldCharType="begin"/>
            </w:r>
            <w:r w:rsidDel="000A3FBB">
              <w:rPr>
                <w:noProof/>
              </w:rPr>
              <w:delInstrText xml:space="preserve"> HYPERLINK \l "_Toc228731482" </w:delInstrText>
            </w:r>
            <w:r w:rsidDel="000A3FBB">
              <w:rPr>
                <w:noProof/>
              </w:rPr>
              <w:fldChar w:fldCharType="separate"/>
            </w:r>
          </w:del>
          <w:ins w:id="1622" w:author="Maxim Bystrov" w:date="2026-05-24T15:02:00Z">
            <w:r w:rsidR="00F72B69">
              <w:rPr>
                <w:b/>
                <w:bCs/>
                <w:noProof/>
              </w:rPr>
              <w:t>Ошибка! Недопустимый объект гиперссылки.</w:t>
            </w:r>
          </w:ins>
          <w:del w:id="1623" w:author="Maxim Bystrov" w:date="2026-05-07T00:36:00Z"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delText>2.1.4 Выбор используемых библиотек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InstrText xml:space="preserve"> PAGEREF _Toc228731482 \h </w:delInstr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Text>25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  <w:r w:rsidDel="000A3FB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del>
        </w:p>
        <w:p w14:paraId="1BECE29E" w14:textId="25D0FBA4" w:rsidR="00F56C33" w:rsidRPr="00F56C33" w:rsidDel="000A3FBB" w:rsidRDefault="00EA2D79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del w:id="1624" w:author="Maxim Bystrov" w:date="2026-05-07T00:36:00Z"/>
              <w:rFonts w:ascii="Times New Roman" w:hAnsi="Times New Roman" w:cs="Times New Roman"/>
              <w:noProof/>
              <w:sz w:val="28"/>
              <w:szCs w:val="28"/>
            </w:rPr>
          </w:pPr>
          <w:del w:id="1625" w:author="Maxim Bystrov" w:date="2026-05-07T00:36:00Z">
            <w:r w:rsidDel="000A3FBB">
              <w:rPr>
                <w:noProof/>
              </w:rPr>
              <w:fldChar w:fldCharType="begin"/>
            </w:r>
            <w:r w:rsidDel="000A3FBB">
              <w:rPr>
                <w:noProof/>
              </w:rPr>
              <w:delInstrText xml:space="preserve"> HYPERLINK \l "_Toc228731483" </w:delInstrText>
            </w:r>
            <w:r w:rsidDel="000A3FBB">
              <w:rPr>
                <w:noProof/>
              </w:rPr>
              <w:fldChar w:fldCharType="separate"/>
            </w:r>
          </w:del>
          <w:ins w:id="1626" w:author="Maxim Bystrov" w:date="2026-05-24T15:02:00Z">
            <w:r w:rsidR="00F72B69">
              <w:rPr>
                <w:b/>
                <w:bCs/>
                <w:noProof/>
              </w:rPr>
              <w:t>Ошибка! Недопустимый объект гиперссылки.</w:t>
            </w:r>
          </w:ins>
          <w:del w:id="1627" w:author="Maxim Bystrov" w:date="2026-05-07T00:36:00Z"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delText>2.1.5 Платформа клиентского веб-интерфейса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InstrText xml:space="preserve"> PAGEREF _Toc228731483 \h </w:delInstr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Text>25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  <w:r w:rsidDel="000A3FB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del>
        </w:p>
        <w:p w14:paraId="69BE80B7" w14:textId="4233E9FA" w:rsidR="00F56C33" w:rsidRPr="00F56C33" w:rsidDel="000A3FBB" w:rsidRDefault="00EA2D79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del w:id="1628" w:author="Maxim Bystrov" w:date="2026-05-07T00:36:00Z"/>
              <w:rFonts w:ascii="Times New Roman" w:hAnsi="Times New Roman" w:cs="Times New Roman"/>
              <w:noProof/>
              <w:sz w:val="28"/>
              <w:szCs w:val="28"/>
            </w:rPr>
          </w:pPr>
          <w:del w:id="1629" w:author="Maxim Bystrov" w:date="2026-05-07T00:36:00Z">
            <w:r w:rsidDel="000A3FBB">
              <w:rPr>
                <w:noProof/>
              </w:rPr>
              <w:fldChar w:fldCharType="begin"/>
            </w:r>
            <w:r w:rsidDel="000A3FBB">
              <w:rPr>
                <w:noProof/>
              </w:rPr>
              <w:delInstrText xml:space="preserve"> HYPERLINK \l "_Toc228731484" </w:delInstrText>
            </w:r>
            <w:r w:rsidDel="000A3FBB">
              <w:rPr>
                <w:noProof/>
              </w:rPr>
              <w:fldChar w:fldCharType="separate"/>
            </w:r>
          </w:del>
          <w:ins w:id="1630" w:author="Maxim Bystrov" w:date="2026-05-24T15:02:00Z">
            <w:r w:rsidR="00F72B69">
              <w:rPr>
                <w:b/>
                <w:bCs/>
                <w:noProof/>
              </w:rPr>
              <w:t>Ошибка! Недопустимый объект гиперссылки.</w:t>
            </w:r>
          </w:ins>
          <w:del w:id="1631" w:author="Maxim Bystrov" w:date="2026-05-07T00:36:00Z"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delText>2.1.6 Инфраструктурные решения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InstrText xml:space="preserve"> PAGEREF _Toc228731484 \h </w:delInstr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Text>26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  <w:r w:rsidDel="000A3FB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del>
        </w:p>
        <w:p w14:paraId="4C5CEAF6" w14:textId="1B810A22" w:rsidR="00F56C33" w:rsidRPr="00F56C33" w:rsidDel="000A3FBB" w:rsidRDefault="00EA2D79" w:rsidP="00F56C33">
          <w:pPr>
            <w:pStyle w:val="21"/>
            <w:tabs>
              <w:tab w:val="right" w:leader="dot" w:pos="9628"/>
            </w:tabs>
            <w:spacing w:line="360" w:lineRule="auto"/>
            <w:ind w:left="928"/>
            <w:rPr>
              <w:del w:id="1632" w:author="Maxim Bystrov" w:date="2026-05-07T00:36:00Z"/>
              <w:rFonts w:ascii="Times New Roman" w:hAnsi="Times New Roman" w:cs="Times New Roman"/>
              <w:noProof/>
              <w:sz w:val="28"/>
              <w:szCs w:val="28"/>
            </w:rPr>
          </w:pPr>
          <w:del w:id="1633" w:author="Maxim Bystrov" w:date="2026-05-07T00:36:00Z">
            <w:r w:rsidDel="000A3FBB">
              <w:rPr>
                <w:noProof/>
              </w:rPr>
              <w:fldChar w:fldCharType="begin"/>
            </w:r>
            <w:r w:rsidDel="000A3FBB">
              <w:rPr>
                <w:noProof/>
              </w:rPr>
              <w:delInstrText xml:space="preserve"> HYPERLINK \l "_Toc228731485" </w:delInstrText>
            </w:r>
            <w:r w:rsidDel="000A3FBB">
              <w:rPr>
                <w:noProof/>
              </w:rPr>
              <w:fldChar w:fldCharType="separate"/>
            </w:r>
          </w:del>
          <w:ins w:id="1634" w:author="Maxim Bystrov" w:date="2026-05-24T15:02:00Z">
            <w:r w:rsidR="00F72B69">
              <w:rPr>
                <w:b/>
                <w:bCs/>
                <w:noProof/>
              </w:rPr>
              <w:t>Ошибка! Недопустимый объект гиперссылки.</w:t>
            </w:r>
          </w:ins>
          <w:del w:id="1635" w:author="Maxim Bystrov" w:date="2026-05-07T00:36:00Z"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delText>2.2 Выбор средств разработки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InstrText xml:space="preserve"> PAGEREF _Toc228731485 \h </w:delInstr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Text>26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  <w:r w:rsidDel="000A3FB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del>
        </w:p>
        <w:p w14:paraId="23AEAA39" w14:textId="6BFBBBB2" w:rsidR="00F56C33" w:rsidRPr="00F56C33" w:rsidDel="000A3FBB" w:rsidRDefault="00EA2D79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del w:id="1636" w:author="Maxim Bystrov" w:date="2026-05-07T00:36:00Z"/>
              <w:rFonts w:ascii="Times New Roman" w:hAnsi="Times New Roman" w:cs="Times New Roman"/>
              <w:noProof/>
              <w:sz w:val="28"/>
              <w:szCs w:val="28"/>
            </w:rPr>
          </w:pPr>
          <w:del w:id="1637" w:author="Maxim Bystrov" w:date="2026-05-07T00:36:00Z">
            <w:r w:rsidDel="000A3FBB">
              <w:rPr>
                <w:noProof/>
              </w:rPr>
              <w:fldChar w:fldCharType="begin"/>
            </w:r>
            <w:r w:rsidDel="000A3FBB">
              <w:rPr>
                <w:noProof/>
              </w:rPr>
              <w:delInstrText xml:space="preserve"> HYPERLINK \l "_Toc228731486" </w:delInstrText>
            </w:r>
            <w:r w:rsidDel="000A3FBB">
              <w:rPr>
                <w:noProof/>
              </w:rPr>
              <w:fldChar w:fldCharType="separate"/>
            </w:r>
          </w:del>
          <w:ins w:id="1638" w:author="Maxim Bystrov" w:date="2026-05-24T15:02:00Z">
            <w:r w:rsidR="00F72B69">
              <w:rPr>
                <w:b/>
                <w:bCs/>
                <w:noProof/>
              </w:rPr>
              <w:t>Ошибка! Недопустимый объект гиперссылки.</w:t>
            </w:r>
          </w:ins>
          <w:del w:id="1639" w:author="Maxim Bystrov" w:date="2026-05-07T00:36:00Z"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delText>2.2.1 Система контроля версий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InstrText xml:space="preserve"> PAGEREF _Toc228731486 \h </w:delInstr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Text>26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  <w:r w:rsidDel="000A3FB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del>
        </w:p>
        <w:p w14:paraId="7EC511CA" w14:textId="01B4F255" w:rsidR="00F56C33" w:rsidRPr="00F56C33" w:rsidDel="000A3FBB" w:rsidRDefault="00EA2D79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del w:id="1640" w:author="Maxim Bystrov" w:date="2026-05-07T00:36:00Z"/>
              <w:rFonts w:ascii="Times New Roman" w:hAnsi="Times New Roman" w:cs="Times New Roman"/>
              <w:noProof/>
              <w:sz w:val="28"/>
              <w:szCs w:val="28"/>
            </w:rPr>
          </w:pPr>
          <w:del w:id="1641" w:author="Maxim Bystrov" w:date="2026-05-07T00:36:00Z">
            <w:r w:rsidDel="000A3FBB">
              <w:rPr>
                <w:noProof/>
              </w:rPr>
              <w:fldChar w:fldCharType="begin"/>
            </w:r>
            <w:r w:rsidDel="000A3FBB">
              <w:rPr>
                <w:noProof/>
              </w:rPr>
              <w:delInstrText xml:space="preserve"> HYPERLINK \l "_Toc228731487" </w:delInstrText>
            </w:r>
            <w:r w:rsidDel="000A3FBB">
              <w:rPr>
                <w:noProof/>
              </w:rPr>
              <w:fldChar w:fldCharType="separate"/>
            </w:r>
          </w:del>
          <w:ins w:id="1642" w:author="Maxim Bystrov" w:date="2026-05-24T15:02:00Z">
            <w:r w:rsidR="00F72B69">
              <w:rPr>
                <w:b/>
                <w:bCs/>
                <w:noProof/>
              </w:rPr>
              <w:t>Ошибка! Недопустимый объект гиперссылки.</w:t>
            </w:r>
          </w:ins>
          <w:del w:id="1643" w:author="Maxim Bystrov" w:date="2026-05-07T00:36:00Z"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delText>2.2.2 Интегрированные среды разработки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InstrText xml:space="preserve"> PAGEREF _Toc228731487 \h </w:delInstr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Text>26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  <w:r w:rsidDel="000A3FB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del>
        </w:p>
        <w:p w14:paraId="69485E5A" w14:textId="3532CC8E" w:rsidR="00F56C33" w:rsidRPr="00F56C33" w:rsidDel="000A3FBB" w:rsidRDefault="00EA2D79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del w:id="1644" w:author="Maxim Bystrov" w:date="2026-05-07T00:36:00Z"/>
              <w:rFonts w:ascii="Times New Roman" w:hAnsi="Times New Roman" w:cs="Times New Roman"/>
              <w:noProof/>
              <w:sz w:val="28"/>
              <w:szCs w:val="28"/>
            </w:rPr>
          </w:pPr>
          <w:del w:id="1645" w:author="Maxim Bystrov" w:date="2026-05-07T00:36:00Z">
            <w:r w:rsidDel="000A3FBB">
              <w:rPr>
                <w:noProof/>
              </w:rPr>
              <w:fldChar w:fldCharType="begin"/>
            </w:r>
            <w:r w:rsidDel="000A3FBB">
              <w:rPr>
                <w:noProof/>
              </w:rPr>
              <w:delInstrText xml:space="preserve"> HYPERLINK \l "_Toc228731488" </w:delInstrText>
            </w:r>
            <w:r w:rsidDel="000A3FBB">
              <w:rPr>
                <w:noProof/>
              </w:rPr>
              <w:fldChar w:fldCharType="separate"/>
            </w:r>
          </w:del>
          <w:ins w:id="1646" w:author="Maxim Bystrov" w:date="2026-05-24T15:02:00Z">
            <w:r w:rsidR="00F72B69">
              <w:rPr>
                <w:b/>
                <w:bCs/>
                <w:noProof/>
              </w:rPr>
              <w:t>Ошибка! Недопустимый объект гиперссылки.</w:t>
            </w:r>
          </w:ins>
          <w:del w:id="1647" w:author="Maxim Bystrov" w:date="2026-05-07T00:36:00Z"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delText>2.2.3 Система сборки и управления зависимостями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InstrText xml:space="preserve"> PAGEREF _Toc228731488 \h </w:delInstr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Text>27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  <w:r w:rsidDel="000A3FB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del>
        </w:p>
        <w:p w14:paraId="18589929" w14:textId="7D94768C" w:rsidR="00F56C33" w:rsidRPr="00F56C33" w:rsidDel="000A3FBB" w:rsidRDefault="00EA2D79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del w:id="1648" w:author="Maxim Bystrov" w:date="2026-05-07T00:36:00Z"/>
              <w:rFonts w:ascii="Times New Roman" w:hAnsi="Times New Roman" w:cs="Times New Roman"/>
              <w:noProof/>
              <w:sz w:val="28"/>
              <w:szCs w:val="28"/>
            </w:rPr>
          </w:pPr>
          <w:del w:id="1649" w:author="Maxim Bystrov" w:date="2026-05-07T00:36:00Z">
            <w:r w:rsidDel="000A3FBB">
              <w:rPr>
                <w:noProof/>
              </w:rPr>
              <w:fldChar w:fldCharType="begin"/>
            </w:r>
            <w:r w:rsidDel="000A3FBB">
              <w:rPr>
                <w:noProof/>
              </w:rPr>
              <w:delInstrText xml:space="preserve"> HYPERLINK \l "_Toc228731489" </w:delInstrText>
            </w:r>
            <w:r w:rsidDel="000A3FBB">
              <w:rPr>
                <w:noProof/>
              </w:rPr>
              <w:fldChar w:fldCharType="separate"/>
            </w:r>
          </w:del>
          <w:ins w:id="1650" w:author="Maxim Bystrov" w:date="2026-05-24T15:02:00Z">
            <w:r w:rsidR="00F72B69">
              <w:rPr>
                <w:b/>
                <w:bCs/>
                <w:noProof/>
              </w:rPr>
              <w:t>Ошибка! Недопустимый объект гиперссылки.</w:t>
            </w:r>
          </w:ins>
          <w:del w:id="1651" w:author="Maxim Bystrov" w:date="2026-05-07T00:36:00Z"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delText>2.2.4 Инструменты тестирования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InstrText xml:space="preserve"> PAGEREF _Toc228731489 \h </w:delInstr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Text>27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  <w:r w:rsidDel="000A3FB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del>
        </w:p>
        <w:p w14:paraId="19F8740B" w14:textId="3F219A87" w:rsidR="00F56C33" w:rsidRPr="00F56C33" w:rsidDel="000A3FBB" w:rsidRDefault="00EA2D79" w:rsidP="00F56C33">
          <w:pPr>
            <w:pStyle w:val="11"/>
            <w:tabs>
              <w:tab w:val="right" w:leader="dot" w:pos="9628"/>
            </w:tabs>
            <w:spacing w:line="360" w:lineRule="auto"/>
            <w:ind w:left="708"/>
            <w:rPr>
              <w:del w:id="1652" w:author="Maxim Bystrov" w:date="2026-05-07T00:36:00Z"/>
              <w:rFonts w:ascii="Times New Roman" w:hAnsi="Times New Roman" w:cs="Times New Roman"/>
              <w:noProof/>
              <w:sz w:val="28"/>
              <w:szCs w:val="28"/>
            </w:rPr>
          </w:pPr>
          <w:del w:id="1653" w:author="Maxim Bystrov" w:date="2026-05-07T00:36:00Z">
            <w:r w:rsidDel="000A3FBB">
              <w:rPr>
                <w:noProof/>
              </w:rPr>
              <w:fldChar w:fldCharType="begin"/>
            </w:r>
            <w:r w:rsidDel="000A3FBB">
              <w:rPr>
                <w:noProof/>
              </w:rPr>
              <w:delInstrText xml:space="preserve"> HYPERLINK \l "_Toc228731490" </w:delInstrText>
            </w:r>
            <w:r w:rsidDel="000A3FBB">
              <w:rPr>
                <w:noProof/>
              </w:rPr>
              <w:fldChar w:fldCharType="separate"/>
            </w:r>
          </w:del>
          <w:ins w:id="1654" w:author="Maxim Bystrov" w:date="2026-05-24T15:02:00Z">
            <w:r w:rsidR="00F72B69">
              <w:rPr>
                <w:b/>
                <w:bCs/>
                <w:noProof/>
              </w:rPr>
              <w:t>Ошибка! Недопустимый объект гиперссылки.</w:t>
            </w:r>
          </w:ins>
          <w:del w:id="1655" w:author="Maxim Bystrov" w:date="2026-05-07T00:36:00Z"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delText>ГЛАВА 3 РЕАЛИЗАЦИЯ И ПОЛУЧЕННЫЕ РЕЗУЛЬТАТЫ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InstrText xml:space="preserve"> PAGEREF _Toc228731490 \h </w:delInstr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Text>28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  <w:r w:rsidDel="000A3FB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del>
        </w:p>
        <w:p w14:paraId="6B887BAC" w14:textId="23EE8CE8" w:rsidR="00F56C33" w:rsidRPr="00F56C33" w:rsidDel="000A3FBB" w:rsidRDefault="00EA2D79" w:rsidP="00F56C33">
          <w:pPr>
            <w:pStyle w:val="21"/>
            <w:tabs>
              <w:tab w:val="right" w:leader="dot" w:pos="9628"/>
            </w:tabs>
            <w:spacing w:line="360" w:lineRule="auto"/>
            <w:ind w:left="928"/>
            <w:rPr>
              <w:del w:id="1656" w:author="Maxim Bystrov" w:date="2026-05-07T00:36:00Z"/>
              <w:rFonts w:ascii="Times New Roman" w:hAnsi="Times New Roman" w:cs="Times New Roman"/>
              <w:noProof/>
              <w:sz w:val="28"/>
              <w:szCs w:val="28"/>
            </w:rPr>
          </w:pPr>
          <w:del w:id="1657" w:author="Maxim Bystrov" w:date="2026-05-07T00:36:00Z">
            <w:r w:rsidDel="000A3FBB">
              <w:rPr>
                <w:noProof/>
              </w:rPr>
              <w:fldChar w:fldCharType="begin"/>
            </w:r>
            <w:r w:rsidDel="000A3FBB">
              <w:rPr>
                <w:noProof/>
              </w:rPr>
              <w:delInstrText xml:space="preserve"> HYPERLINK \l "_Toc228731491" </w:delInstrText>
            </w:r>
            <w:r w:rsidDel="000A3FBB">
              <w:rPr>
                <w:noProof/>
              </w:rPr>
              <w:fldChar w:fldCharType="separate"/>
            </w:r>
          </w:del>
          <w:ins w:id="1658" w:author="Maxim Bystrov" w:date="2026-05-24T15:02:00Z">
            <w:r w:rsidR="00F72B69">
              <w:rPr>
                <w:b/>
                <w:bCs/>
                <w:noProof/>
              </w:rPr>
              <w:t>Ошибка! Недопустимый объект гиперссылки.</w:t>
            </w:r>
          </w:ins>
          <w:del w:id="1659" w:author="Maxim Bystrov" w:date="2026-05-07T00:36:00Z"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delText>3.1 Описание разработки программного обеспечения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InstrText xml:space="preserve"> PAGEREF _Toc228731491 \h </w:delInstr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Text>28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  <w:r w:rsidDel="000A3FB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del>
        </w:p>
        <w:p w14:paraId="6DFD5FBB" w14:textId="51ED464A" w:rsidR="00F56C33" w:rsidRPr="00F56C33" w:rsidDel="000A3FBB" w:rsidRDefault="00EA2D79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del w:id="1660" w:author="Maxim Bystrov" w:date="2026-05-07T00:36:00Z"/>
              <w:rFonts w:ascii="Times New Roman" w:hAnsi="Times New Roman" w:cs="Times New Roman"/>
              <w:noProof/>
              <w:sz w:val="28"/>
              <w:szCs w:val="28"/>
            </w:rPr>
          </w:pPr>
          <w:del w:id="1661" w:author="Maxim Bystrov" w:date="2026-05-07T00:36:00Z">
            <w:r w:rsidDel="000A3FBB">
              <w:rPr>
                <w:noProof/>
              </w:rPr>
              <w:fldChar w:fldCharType="begin"/>
            </w:r>
            <w:r w:rsidDel="000A3FBB">
              <w:rPr>
                <w:noProof/>
              </w:rPr>
              <w:delInstrText xml:space="preserve"> HYPERLINK \l "_Toc228731492" </w:delInstrText>
            </w:r>
            <w:r w:rsidDel="000A3FBB">
              <w:rPr>
                <w:noProof/>
              </w:rPr>
              <w:fldChar w:fldCharType="separate"/>
            </w:r>
          </w:del>
          <w:ins w:id="1662" w:author="Maxim Bystrov" w:date="2026-05-24T15:02:00Z">
            <w:r w:rsidR="00F72B69">
              <w:rPr>
                <w:b/>
                <w:bCs/>
                <w:noProof/>
              </w:rPr>
              <w:t>Ошибка! Недопустимый объект гиперссылки.</w:t>
            </w:r>
          </w:ins>
          <w:del w:id="1663" w:author="Maxim Bystrov" w:date="2026-05-07T00:36:00Z"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delText>3.1.1 Проектирование архитектуры системы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InstrText xml:space="preserve"> PAGEREF _Toc228731492 \h </w:delInstr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Text>28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  <w:r w:rsidDel="000A3FB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del>
        </w:p>
        <w:p w14:paraId="2C4E78A7" w14:textId="3C99B82E" w:rsidR="00F56C33" w:rsidRPr="00F56C33" w:rsidDel="000A3FBB" w:rsidRDefault="00EA2D79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del w:id="1664" w:author="Maxim Bystrov" w:date="2026-05-07T00:36:00Z"/>
              <w:rFonts w:ascii="Times New Roman" w:hAnsi="Times New Roman" w:cs="Times New Roman"/>
              <w:noProof/>
              <w:sz w:val="28"/>
              <w:szCs w:val="28"/>
            </w:rPr>
          </w:pPr>
          <w:del w:id="1665" w:author="Maxim Bystrov" w:date="2026-05-07T00:36:00Z">
            <w:r w:rsidDel="000A3FBB">
              <w:rPr>
                <w:noProof/>
              </w:rPr>
              <w:fldChar w:fldCharType="begin"/>
            </w:r>
            <w:r w:rsidDel="000A3FBB">
              <w:rPr>
                <w:noProof/>
              </w:rPr>
              <w:delInstrText xml:space="preserve"> HYPERLINK \l "_Toc228731493" </w:delInstrText>
            </w:r>
            <w:r w:rsidDel="000A3FBB">
              <w:rPr>
                <w:noProof/>
              </w:rPr>
              <w:fldChar w:fldCharType="separate"/>
            </w:r>
          </w:del>
          <w:ins w:id="1666" w:author="Maxim Bystrov" w:date="2026-05-24T15:02:00Z">
            <w:r w:rsidR="00F72B69">
              <w:rPr>
                <w:b/>
                <w:bCs/>
                <w:noProof/>
              </w:rPr>
              <w:t>Ошибка! Недопустимый объект гиперссылки.</w:t>
            </w:r>
          </w:ins>
          <w:del w:id="1667" w:author="Maxim Bystrov" w:date="2026-05-07T00:36:00Z"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delText>3.1.2 Описание модулей системы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InstrText xml:space="preserve"> PAGEREF _Toc228731493 \h </w:delInstr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Text>29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  <w:r w:rsidDel="000A3FB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del>
        </w:p>
        <w:p w14:paraId="597771E9" w14:textId="360073F1" w:rsidR="00F56C33" w:rsidRPr="00F56C33" w:rsidDel="000A3FBB" w:rsidRDefault="00EA2D79" w:rsidP="00F56C33">
          <w:pPr>
            <w:pStyle w:val="21"/>
            <w:tabs>
              <w:tab w:val="right" w:leader="dot" w:pos="9628"/>
            </w:tabs>
            <w:spacing w:line="360" w:lineRule="auto"/>
            <w:ind w:left="928"/>
            <w:rPr>
              <w:del w:id="1668" w:author="Maxim Bystrov" w:date="2026-05-07T00:36:00Z"/>
              <w:rFonts w:ascii="Times New Roman" w:hAnsi="Times New Roman" w:cs="Times New Roman"/>
              <w:noProof/>
              <w:sz w:val="28"/>
              <w:szCs w:val="28"/>
            </w:rPr>
          </w:pPr>
          <w:del w:id="1669" w:author="Maxim Bystrov" w:date="2026-05-07T00:36:00Z">
            <w:r w:rsidDel="000A3FBB">
              <w:rPr>
                <w:noProof/>
              </w:rPr>
              <w:fldChar w:fldCharType="begin"/>
            </w:r>
            <w:r w:rsidDel="000A3FBB">
              <w:rPr>
                <w:noProof/>
              </w:rPr>
              <w:delInstrText xml:space="preserve"> HYPERLINK \l "_Toc228731494" </w:delInstrText>
            </w:r>
            <w:r w:rsidDel="000A3FBB">
              <w:rPr>
                <w:noProof/>
              </w:rPr>
              <w:fldChar w:fldCharType="separate"/>
            </w:r>
          </w:del>
          <w:ins w:id="1670" w:author="Maxim Bystrov" w:date="2026-05-24T15:02:00Z">
            <w:r w:rsidR="00F72B69">
              <w:rPr>
                <w:b/>
                <w:bCs/>
                <w:noProof/>
              </w:rPr>
              <w:t>Ошибка! Недопустимый объект гиперссылки.</w:t>
            </w:r>
          </w:ins>
          <w:del w:id="1671" w:author="Maxim Bystrov" w:date="2026-05-07T00:36:00Z"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delText>3.2 Описание структур данных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InstrText xml:space="preserve"> PAGEREF _Toc228731494 \h </w:delInstr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Text>35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  <w:r w:rsidDel="000A3FB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del>
        </w:p>
        <w:p w14:paraId="5659F047" w14:textId="49664D46" w:rsidR="00F56C33" w:rsidRPr="00F56C33" w:rsidDel="000A3FBB" w:rsidRDefault="00EA2D79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del w:id="1672" w:author="Maxim Bystrov" w:date="2026-05-07T00:36:00Z"/>
              <w:rFonts w:ascii="Times New Roman" w:hAnsi="Times New Roman" w:cs="Times New Roman"/>
              <w:noProof/>
              <w:sz w:val="28"/>
              <w:szCs w:val="28"/>
            </w:rPr>
          </w:pPr>
          <w:del w:id="1673" w:author="Maxim Bystrov" w:date="2026-05-07T00:36:00Z">
            <w:r w:rsidDel="000A3FBB">
              <w:rPr>
                <w:noProof/>
              </w:rPr>
              <w:fldChar w:fldCharType="begin"/>
            </w:r>
            <w:r w:rsidDel="000A3FBB">
              <w:rPr>
                <w:noProof/>
              </w:rPr>
              <w:delInstrText xml:space="preserve"> HYPERLINK \l "_Toc228731495" </w:delInstrText>
            </w:r>
            <w:r w:rsidDel="000A3FBB">
              <w:rPr>
                <w:noProof/>
              </w:rPr>
              <w:fldChar w:fldCharType="separate"/>
            </w:r>
          </w:del>
          <w:ins w:id="1674" w:author="Maxim Bystrov" w:date="2026-05-24T15:02:00Z">
            <w:r w:rsidR="00F72B69">
              <w:rPr>
                <w:b/>
                <w:bCs/>
                <w:noProof/>
              </w:rPr>
              <w:t>Ошибка! Недопустимый объект гиперссылки.</w:t>
            </w:r>
          </w:ins>
          <w:del w:id="1675" w:author="Maxim Bystrov" w:date="2026-05-07T00:36:00Z"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delText>3.2.1 Диаграмма отношений сущностей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InstrText xml:space="preserve"> PAGEREF _Toc228731495 \h </w:delInstr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Text>35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  <w:r w:rsidDel="000A3FB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del>
        </w:p>
        <w:p w14:paraId="5363BE91" w14:textId="06F75E1A" w:rsidR="00F56C33" w:rsidRPr="00F56C33" w:rsidDel="000A3FBB" w:rsidRDefault="00EA2D79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del w:id="1676" w:author="Maxim Bystrov" w:date="2026-05-07T00:36:00Z"/>
              <w:rFonts w:ascii="Times New Roman" w:hAnsi="Times New Roman" w:cs="Times New Roman"/>
              <w:noProof/>
              <w:sz w:val="28"/>
              <w:szCs w:val="28"/>
            </w:rPr>
          </w:pPr>
          <w:del w:id="1677" w:author="Maxim Bystrov" w:date="2026-05-07T00:36:00Z">
            <w:r w:rsidDel="000A3FBB">
              <w:rPr>
                <w:noProof/>
              </w:rPr>
              <w:fldChar w:fldCharType="begin"/>
            </w:r>
            <w:r w:rsidDel="000A3FBB">
              <w:rPr>
                <w:noProof/>
              </w:rPr>
              <w:delInstrText xml:space="preserve"> HYPERLINK \l "_Toc228731496" </w:delInstrText>
            </w:r>
            <w:r w:rsidDel="000A3FBB">
              <w:rPr>
                <w:noProof/>
              </w:rPr>
              <w:fldChar w:fldCharType="separate"/>
            </w:r>
          </w:del>
          <w:ins w:id="1678" w:author="Maxim Bystrov" w:date="2026-05-24T15:02:00Z">
            <w:r w:rsidR="00F72B69">
              <w:rPr>
                <w:b/>
                <w:bCs/>
                <w:noProof/>
              </w:rPr>
              <w:t>Ошибка! Недопустимый объект гиперссылки.</w:t>
            </w:r>
          </w:ins>
          <w:del w:id="1679" w:author="Maxim Bystrov" w:date="2026-05-07T00:36:00Z"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delText>3.2.2 Словарь данных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InstrText xml:space="preserve"> PAGEREF _Toc228731496 \h </w:delInstr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Text>36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  <w:r w:rsidDel="000A3FB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del>
        </w:p>
        <w:p w14:paraId="3492944C" w14:textId="20973EB8" w:rsidR="00F56C33" w:rsidRPr="00F56C33" w:rsidDel="000A3FBB" w:rsidRDefault="00EA2D79" w:rsidP="00F56C33">
          <w:pPr>
            <w:pStyle w:val="21"/>
            <w:tabs>
              <w:tab w:val="right" w:leader="dot" w:pos="9628"/>
            </w:tabs>
            <w:spacing w:line="360" w:lineRule="auto"/>
            <w:ind w:left="928"/>
            <w:rPr>
              <w:del w:id="1680" w:author="Maxim Bystrov" w:date="2026-05-07T00:36:00Z"/>
              <w:rFonts w:ascii="Times New Roman" w:hAnsi="Times New Roman" w:cs="Times New Roman"/>
              <w:noProof/>
              <w:sz w:val="28"/>
              <w:szCs w:val="28"/>
            </w:rPr>
          </w:pPr>
          <w:del w:id="1681" w:author="Maxim Bystrov" w:date="2026-05-07T00:36:00Z">
            <w:r w:rsidDel="000A3FBB">
              <w:rPr>
                <w:noProof/>
              </w:rPr>
              <w:fldChar w:fldCharType="begin"/>
            </w:r>
            <w:r w:rsidDel="000A3FBB">
              <w:rPr>
                <w:noProof/>
              </w:rPr>
              <w:delInstrText xml:space="preserve"> HYPERLINK \l "_Toc228731497" </w:delInstrText>
            </w:r>
            <w:r w:rsidDel="000A3FBB">
              <w:rPr>
                <w:noProof/>
              </w:rPr>
              <w:fldChar w:fldCharType="separate"/>
            </w:r>
          </w:del>
          <w:ins w:id="1682" w:author="Maxim Bystrov" w:date="2026-05-24T15:02:00Z">
            <w:r w:rsidR="00F72B69">
              <w:rPr>
                <w:b/>
                <w:bCs/>
                <w:noProof/>
              </w:rPr>
              <w:t>Ошибка! Недопустимый объект гиперссылки.</w:t>
            </w:r>
          </w:ins>
          <w:del w:id="1683" w:author="Maxim Bystrov" w:date="2026-05-07T00:36:00Z"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elText xml:space="preserve">3.3 </w:delText>
            </w:r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delText>Описание разработки интерфейса пользователя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InstrText xml:space="preserve"> PAGEREF _Toc228731497 \h </w:delInstr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Text>42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  <w:r w:rsidDel="000A3FB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del>
        </w:p>
        <w:p w14:paraId="764FF65B" w14:textId="78CBC79B" w:rsidR="00F56C33" w:rsidRPr="00F56C33" w:rsidDel="000A3FBB" w:rsidRDefault="00EA2D79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del w:id="1684" w:author="Maxim Bystrov" w:date="2026-05-07T00:36:00Z"/>
              <w:rFonts w:ascii="Times New Roman" w:hAnsi="Times New Roman" w:cs="Times New Roman"/>
              <w:noProof/>
              <w:sz w:val="28"/>
              <w:szCs w:val="28"/>
            </w:rPr>
          </w:pPr>
          <w:del w:id="1685" w:author="Maxim Bystrov" w:date="2026-05-07T00:36:00Z">
            <w:r w:rsidDel="000A3FBB">
              <w:rPr>
                <w:noProof/>
              </w:rPr>
              <w:fldChar w:fldCharType="begin"/>
            </w:r>
            <w:r w:rsidDel="000A3FBB">
              <w:rPr>
                <w:noProof/>
              </w:rPr>
              <w:delInstrText xml:space="preserve"> HYPERLINK \l "_Toc228731498" </w:delInstrText>
            </w:r>
            <w:r w:rsidDel="000A3FBB">
              <w:rPr>
                <w:noProof/>
              </w:rPr>
              <w:fldChar w:fldCharType="separate"/>
            </w:r>
          </w:del>
          <w:ins w:id="1686" w:author="Maxim Bystrov" w:date="2026-05-24T15:02:00Z">
            <w:r w:rsidR="00F72B69">
              <w:rPr>
                <w:b/>
                <w:bCs/>
                <w:noProof/>
              </w:rPr>
              <w:t>Ошибка! Недопустимый объект гиперссылки.</w:t>
            </w:r>
          </w:ins>
          <w:del w:id="1687" w:author="Maxim Bystrov" w:date="2026-05-07T00:36:00Z"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delText>3.3.1 Интерфейс ведения справочника объектов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InstrText xml:space="preserve"> PAGEREF _Toc228731498 \h </w:delInstr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Text>42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  <w:r w:rsidDel="000A3FB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del>
        </w:p>
        <w:p w14:paraId="74AAFD96" w14:textId="1C34344D" w:rsidR="00F56C33" w:rsidRPr="00F56C33" w:rsidDel="000A3FBB" w:rsidRDefault="00EA2D79" w:rsidP="00F56C33">
          <w:pPr>
            <w:pStyle w:val="31"/>
            <w:tabs>
              <w:tab w:val="right" w:leader="dot" w:pos="9628"/>
            </w:tabs>
            <w:spacing w:line="360" w:lineRule="auto"/>
            <w:ind w:left="1148"/>
            <w:rPr>
              <w:del w:id="1688" w:author="Maxim Bystrov" w:date="2026-05-07T00:36:00Z"/>
              <w:rFonts w:ascii="Times New Roman" w:hAnsi="Times New Roman" w:cs="Times New Roman"/>
              <w:noProof/>
              <w:sz w:val="28"/>
              <w:szCs w:val="28"/>
            </w:rPr>
          </w:pPr>
          <w:del w:id="1689" w:author="Maxim Bystrov" w:date="2026-05-07T00:36:00Z">
            <w:r w:rsidDel="000A3FBB">
              <w:rPr>
                <w:noProof/>
              </w:rPr>
              <w:fldChar w:fldCharType="begin"/>
            </w:r>
            <w:r w:rsidDel="000A3FBB">
              <w:rPr>
                <w:noProof/>
              </w:rPr>
              <w:delInstrText xml:space="preserve"> HYPERLINK \l "_Toc228731499" </w:delInstrText>
            </w:r>
            <w:r w:rsidDel="000A3FBB">
              <w:rPr>
                <w:noProof/>
              </w:rPr>
              <w:fldChar w:fldCharType="separate"/>
            </w:r>
          </w:del>
          <w:ins w:id="1690" w:author="Maxim Bystrov" w:date="2026-05-24T15:02:00Z">
            <w:r w:rsidR="00F72B69">
              <w:rPr>
                <w:b/>
                <w:bCs/>
                <w:noProof/>
              </w:rPr>
              <w:t>Ошибка! Недопустимый объект гиперссылки.</w:t>
            </w:r>
          </w:ins>
          <w:del w:id="1691" w:author="Maxim Bystrov" w:date="2026-05-07T00:36:00Z"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delText>3.3.2 Интерфейс мониторинга транспортных средств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InstrText xml:space="preserve"> PAGEREF _Toc228731499 \h </w:delInstr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Text>44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  <w:r w:rsidDel="000A3FB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del>
        </w:p>
        <w:p w14:paraId="5ECF5F7F" w14:textId="0C3D7232" w:rsidR="00F56C33" w:rsidRPr="00F56C33" w:rsidDel="000A3FBB" w:rsidRDefault="00EA2D79" w:rsidP="00F56C33">
          <w:pPr>
            <w:pStyle w:val="11"/>
            <w:tabs>
              <w:tab w:val="right" w:leader="dot" w:pos="9628"/>
            </w:tabs>
            <w:spacing w:line="360" w:lineRule="auto"/>
            <w:ind w:left="708"/>
            <w:rPr>
              <w:del w:id="1692" w:author="Maxim Bystrov" w:date="2026-05-07T00:36:00Z"/>
              <w:rFonts w:ascii="Times New Roman" w:hAnsi="Times New Roman" w:cs="Times New Roman"/>
              <w:noProof/>
              <w:sz w:val="28"/>
              <w:szCs w:val="28"/>
            </w:rPr>
          </w:pPr>
          <w:del w:id="1693" w:author="Maxim Bystrov" w:date="2026-05-07T00:36:00Z">
            <w:r w:rsidDel="000A3FBB">
              <w:rPr>
                <w:noProof/>
              </w:rPr>
              <w:fldChar w:fldCharType="begin"/>
            </w:r>
            <w:r w:rsidDel="000A3FBB">
              <w:rPr>
                <w:noProof/>
              </w:rPr>
              <w:delInstrText xml:space="preserve"> HYPERLINK \l "_Toc228731500" </w:delInstrText>
            </w:r>
            <w:r w:rsidDel="000A3FBB">
              <w:rPr>
                <w:noProof/>
              </w:rPr>
              <w:fldChar w:fldCharType="separate"/>
            </w:r>
          </w:del>
          <w:ins w:id="1694" w:author="Maxim Bystrov" w:date="2026-05-24T15:02:00Z">
            <w:r w:rsidR="00F72B69">
              <w:rPr>
                <w:b/>
                <w:bCs/>
                <w:noProof/>
              </w:rPr>
              <w:t>Ошибка! Недопустимый объект гиперссылки.</w:t>
            </w:r>
          </w:ins>
          <w:del w:id="1695" w:author="Maxim Bystrov" w:date="2026-05-07T00:36:00Z"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delText>ЗАКЛЮЧЕНИЕ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InstrText xml:space="preserve"> PAGEREF _Toc228731500 \h </w:delInstr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Text>48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  <w:r w:rsidDel="000A3FB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del>
        </w:p>
        <w:p w14:paraId="548F7CA7" w14:textId="79A8030C" w:rsidR="00F56C33" w:rsidRPr="00F56C33" w:rsidDel="000A3FBB" w:rsidRDefault="00EA2D79" w:rsidP="00F56C33">
          <w:pPr>
            <w:pStyle w:val="11"/>
            <w:tabs>
              <w:tab w:val="right" w:leader="dot" w:pos="9628"/>
            </w:tabs>
            <w:spacing w:line="360" w:lineRule="auto"/>
            <w:ind w:left="708"/>
            <w:rPr>
              <w:del w:id="1696" w:author="Maxim Bystrov" w:date="2026-05-07T00:36:00Z"/>
              <w:rFonts w:ascii="Times New Roman" w:hAnsi="Times New Roman" w:cs="Times New Roman"/>
              <w:noProof/>
              <w:sz w:val="28"/>
              <w:szCs w:val="28"/>
            </w:rPr>
          </w:pPr>
          <w:del w:id="1697" w:author="Maxim Bystrov" w:date="2026-05-07T00:36:00Z">
            <w:r w:rsidDel="000A3FBB">
              <w:rPr>
                <w:noProof/>
              </w:rPr>
              <w:fldChar w:fldCharType="begin"/>
            </w:r>
            <w:r w:rsidDel="000A3FBB">
              <w:rPr>
                <w:noProof/>
              </w:rPr>
              <w:delInstrText xml:space="preserve"> HYPERLINK \l "_Toc228731501" </w:delInstrText>
            </w:r>
            <w:r w:rsidDel="000A3FBB">
              <w:rPr>
                <w:noProof/>
              </w:rPr>
              <w:fldChar w:fldCharType="separate"/>
            </w:r>
          </w:del>
          <w:ins w:id="1698" w:author="Maxim Bystrov" w:date="2026-05-24T15:02:00Z">
            <w:r w:rsidR="00F72B69">
              <w:rPr>
                <w:b/>
                <w:bCs/>
                <w:noProof/>
              </w:rPr>
              <w:t>Ошибка! Недопустимый объект гиперссылки.</w:t>
            </w:r>
          </w:ins>
          <w:del w:id="1699" w:author="Maxim Bystrov" w:date="2026-05-07T00:36:00Z"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delText>СПИСОК ИСПОЛЬЗОВАННЫХ ИСТОЧНИКОВ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InstrText xml:space="preserve"> PAGEREF _Toc228731501 \h </w:delInstr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Text>50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  <w:r w:rsidDel="000A3FB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del>
        </w:p>
        <w:p w14:paraId="1FADF3A1" w14:textId="6C3410EB" w:rsidR="00F56C33" w:rsidDel="000A3FBB" w:rsidRDefault="00EA2D79" w:rsidP="00F56C33">
          <w:pPr>
            <w:pStyle w:val="11"/>
            <w:tabs>
              <w:tab w:val="right" w:leader="dot" w:pos="9628"/>
            </w:tabs>
            <w:spacing w:line="360" w:lineRule="auto"/>
            <w:ind w:left="708"/>
            <w:rPr>
              <w:del w:id="1700" w:author="Maxim Bystrov" w:date="2026-05-07T00:36:00Z"/>
              <w:noProof/>
            </w:rPr>
          </w:pPr>
          <w:del w:id="1701" w:author="Maxim Bystrov" w:date="2026-05-07T00:36:00Z">
            <w:r w:rsidDel="000A3FBB">
              <w:rPr>
                <w:noProof/>
              </w:rPr>
              <w:fldChar w:fldCharType="begin"/>
            </w:r>
            <w:r w:rsidDel="000A3FBB">
              <w:rPr>
                <w:noProof/>
              </w:rPr>
              <w:delInstrText xml:space="preserve"> HYPERLINK \l "_Toc228731502" </w:delInstrText>
            </w:r>
            <w:r w:rsidDel="000A3FBB">
              <w:rPr>
                <w:noProof/>
              </w:rPr>
              <w:fldChar w:fldCharType="separate"/>
            </w:r>
          </w:del>
          <w:ins w:id="1702" w:author="Maxim Bystrov" w:date="2026-05-24T15:02:00Z">
            <w:r w:rsidR="00F72B69">
              <w:rPr>
                <w:b/>
                <w:bCs/>
                <w:noProof/>
              </w:rPr>
              <w:t>Ошибка! Недопустимый объект гиперссылки.</w:t>
            </w:r>
          </w:ins>
          <w:del w:id="1703" w:author="Maxim Bystrov" w:date="2026-05-07T00:36:00Z">
            <w:r w:rsidR="00F56C33" w:rsidRPr="00F56C33" w:rsidDel="000A3FB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delText>Приложение А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InstrText xml:space="preserve"> PAGEREF _Toc228731502 \h </w:delInstr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delText>53</w:delText>
            </w:r>
            <w:r w:rsidR="00F56C33" w:rsidRPr="00F56C33" w:rsidDel="000A3FB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  <w:r w:rsidDel="000A3FBB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del>
        </w:p>
        <w:p w14:paraId="1F7BD3F3" w14:textId="3ADC3FD3" w:rsidR="00F56C33" w:rsidDel="005D538E" w:rsidRDefault="00F56C33">
          <w:pPr>
            <w:rPr>
              <w:del w:id="1704" w:author="Maxim Bystrov" w:date="2026-05-24T15:01:00Z"/>
            </w:rPr>
          </w:pPr>
          <w:r>
            <w:rPr>
              <w:b/>
              <w:bCs/>
            </w:rPr>
            <w:fldChar w:fldCharType="end"/>
          </w:r>
        </w:p>
      </w:sdtContent>
    </w:sdt>
    <w:p w14:paraId="5EBA72E4" w14:textId="78F9A46D" w:rsidR="00320D96" w:rsidDel="007F57BB" w:rsidRDefault="00320D96" w:rsidP="00320D96">
      <w:pPr>
        <w:pStyle w:val="1"/>
        <w:rPr>
          <w:del w:id="1705" w:author="Maxim Bystrov" w:date="2026-05-24T12:06:00Z"/>
        </w:rPr>
      </w:pPr>
    </w:p>
    <w:p w14:paraId="3509A74A" w14:textId="6F66AB8C" w:rsidR="00706361" w:rsidDel="005D538E" w:rsidRDefault="00706361">
      <w:pPr>
        <w:rPr>
          <w:del w:id="1706" w:author="Maxim Bystrov" w:date="2026-05-24T15:01:00Z"/>
          <w:rFonts w:ascii="Times New Roman" w:eastAsiaTheme="majorEastAsia" w:hAnsi="Times New Roman" w:cstheme="majorBidi"/>
          <w:b/>
          <w:sz w:val="32"/>
          <w:szCs w:val="32"/>
        </w:rPr>
      </w:pPr>
      <w:del w:id="1707" w:author="Maxim Bystrov" w:date="2026-05-24T15:00:00Z">
        <w:r w:rsidDel="005D538E">
          <w:br w:type="page"/>
        </w:r>
      </w:del>
    </w:p>
    <w:p w14:paraId="6CBE89DA" w14:textId="4EC9F6B0" w:rsidR="005F23BA" w:rsidRDefault="00320D96" w:rsidP="00935B52">
      <w:pPr>
        <w:pStyle w:val="1"/>
      </w:pPr>
      <w:bookmarkStart w:id="1708" w:name="_Toc230527362"/>
      <w:r>
        <w:t>ПЕРЕЧЕНЬ СОКРАЩЕНИЙ И ОБОЗНАЧЕНИЙ</w:t>
      </w:r>
      <w:bookmarkEnd w:id="1708"/>
    </w:p>
    <w:p w14:paraId="58C651DC" w14:textId="54D72593" w:rsidR="005A2557" w:rsidRPr="00244B15" w:rsidRDefault="005A2557" w:rsidP="005A2557">
      <w:pPr>
        <w:pStyle w:val="default1"/>
      </w:pPr>
      <w:r w:rsidRPr="005A2557">
        <w:rPr>
          <w:lang w:val="en-US"/>
        </w:rPr>
        <w:t>API</w:t>
      </w:r>
      <w:r w:rsidRPr="00244B15">
        <w:t xml:space="preserve"> — </w:t>
      </w:r>
      <w:r w:rsidRPr="005A2557">
        <w:rPr>
          <w:lang w:val="en-US"/>
        </w:rPr>
        <w:t>Application</w:t>
      </w:r>
      <w:r w:rsidRPr="00244B15">
        <w:t xml:space="preserve"> </w:t>
      </w:r>
      <w:r w:rsidRPr="005A2557">
        <w:rPr>
          <w:lang w:val="en-US"/>
        </w:rPr>
        <w:t>Programming</w:t>
      </w:r>
      <w:r w:rsidRPr="00244B15">
        <w:t xml:space="preserve"> </w:t>
      </w:r>
      <w:r w:rsidRPr="005A2557">
        <w:rPr>
          <w:lang w:val="en-US"/>
        </w:rPr>
        <w:t>Interface</w:t>
      </w:r>
      <w:r w:rsidRPr="00244B15">
        <w:t xml:space="preserve"> (</w:t>
      </w:r>
      <w:r>
        <w:t>программный</w:t>
      </w:r>
      <w:r w:rsidRPr="00244B15">
        <w:t xml:space="preserve"> </w:t>
      </w:r>
      <w:r>
        <w:t>интерфейс</w:t>
      </w:r>
      <w:r w:rsidRPr="00244B15">
        <w:t xml:space="preserve"> </w:t>
      </w:r>
      <w:r>
        <w:t>приложения</w:t>
      </w:r>
      <w:r w:rsidRPr="00244B15">
        <w:t>).</w:t>
      </w:r>
    </w:p>
    <w:p w14:paraId="53CAB6D9" w14:textId="5CC96965" w:rsidR="005A2557" w:rsidRPr="00244B15" w:rsidRDefault="005A2557" w:rsidP="005A2557">
      <w:pPr>
        <w:pStyle w:val="default1"/>
      </w:pPr>
      <w:r w:rsidRPr="005A2557">
        <w:rPr>
          <w:lang w:val="en-US"/>
        </w:rPr>
        <w:t>CI</w:t>
      </w:r>
      <w:r w:rsidRPr="00244B15">
        <w:t>/</w:t>
      </w:r>
      <w:r w:rsidRPr="005A2557">
        <w:rPr>
          <w:lang w:val="en-US"/>
        </w:rPr>
        <w:t>CD</w:t>
      </w:r>
      <w:r w:rsidRPr="00244B15">
        <w:t xml:space="preserve"> — </w:t>
      </w:r>
      <w:r w:rsidRPr="005A2557">
        <w:rPr>
          <w:lang w:val="en-US"/>
        </w:rPr>
        <w:t>Continuous</w:t>
      </w:r>
      <w:r w:rsidRPr="00244B15">
        <w:t xml:space="preserve"> </w:t>
      </w:r>
      <w:r w:rsidRPr="005A2557">
        <w:rPr>
          <w:lang w:val="en-US"/>
        </w:rPr>
        <w:t>Integration</w:t>
      </w:r>
      <w:r w:rsidRPr="00244B15">
        <w:t xml:space="preserve"> / </w:t>
      </w:r>
      <w:r w:rsidRPr="005A2557">
        <w:rPr>
          <w:lang w:val="en-US"/>
        </w:rPr>
        <w:t>Continuous</w:t>
      </w:r>
      <w:r w:rsidRPr="00244B15">
        <w:t xml:space="preserve"> </w:t>
      </w:r>
      <w:r w:rsidRPr="005A2557">
        <w:rPr>
          <w:lang w:val="en-US"/>
        </w:rPr>
        <w:t>Delivery</w:t>
      </w:r>
      <w:r w:rsidRPr="00244B15">
        <w:t xml:space="preserve"> (</w:t>
      </w:r>
      <w:r>
        <w:t>непрерывная</w:t>
      </w:r>
      <w:r w:rsidRPr="00244B15">
        <w:t xml:space="preserve"> </w:t>
      </w:r>
      <w:r>
        <w:t>интеграция</w:t>
      </w:r>
      <w:r w:rsidRPr="00244B15">
        <w:t xml:space="preserve"> </w:t>
      </w:r>
      <w:r>
        <w:t>и</w:t>
      </w:r>
      <w:r w:rsidRPr="00244B15">
        <w:t xml:space="preserve"> </w:t>
      </w:r>
      <w:r>
        <w:t>непрерывная</w:t>
      </w:r>
      <w:r w:rsidRPr="00244B15">
        <w:t xml:space="preserve"> </w:t>
      </w:r>
      <w:r>
        <w:t>доставка</w:t>
      </w:r>
      <w:r w:rsidRPr="00244B15">
        <w:t>).</w:t>
      </w:r>
    </w:p>
    <w:p w14:paraId="748F7378" w14:textId="35DD1E3C" w:rsidR="005A2557" w:rsidRPr="005A2557" w:rsidRDefault="005A2557" w:rsidP="005A2557">
      <w:pPr>
        <w:pStyle w:val="default1"/>
        <w:rPr>
          <w:lang w:val="en-US"/>
        </w:rPr>
      </w:pPr>
      <w:r w:rsidRPr="005A2557">
        <w:rPr>
          <w:lang w:val="en-US"/>
        </w:rPr>
        <w:t>CPU — Central Processing Unit (</w:t>
      </w:r>
      <w:r>
        <w:t>центральный</w:t>
      </w:r>
      <w:r w:rsidRPr="005A2557">
        <w:rPr>
          <w:lang w:val="en-US"/>
        </w:rPr>
        <w:t xml:space="preserve"> </w:t>
      </w:r>
      <w:r>
        <w:t>процессор</w:t>
      </w:r>
      <w:r w:rsidRPr="005A2557">
        <w:rPr>
          <w:lang w:val="en-US"/>
        </w:rPr>
        <w:t xml:space="preserve">, </w:t>
      </w:r>
      <w:r>
        <w:t>ЦП</w:t>
      </w:r>
      <w:r w:rsidRPr="005A2557">
        <w:rPr>
          <w:lang w:val="en-US"/>
        </w:rPr>
        <w:t>).</w:t>
      </w:r>
    </w:p>
    <w:p w14:paraId="48F77544" w14:textId="7EDDB5C4" w:rsidR="005A2557" w:rsidRDefault="005A2557" w:rsidP="005A2557">
      <w:pPr>
        <w:pStyle w:val="default1"/>
      </w:pPr>
      <w:r>
        <w:t xml:space="preserve">DLQ — Dead 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(очередь недоставленных сообщений).</w:t>
      </w:r>
    </w:p>
    <w:p w14:paraId="258B3AF4" w14:textId="02B423E9" w:rsidR="005A2557" w:rsidRDefault="005A2557" w:rsidP="005A2557">
      <w:pPr>
        <w:pStyle w:val="default1"/>
      </w:pPr>
      <w:r>
        <w:t xml:space="preserve">EGTS — </w:t>
      </w:r>
      <w:proofErr w:type="spellStart"/>
      <w:r>
        <w:t>Era</w:t>
      </w:r>
      <w:proofErr w:type="spellEnd"/>
      <w:r>
        <w:t xml:space="preserve"> </w:t>
      </w:r>
      <w:proofErr w:type="spellStart"/>
      <w:r>
        <w:t>Glonass</w:t>
      </w:r>
      <w:proofErr w:type="spellEnd"/>
      <w:r>
        <w:t xml:space="preserve"> </w:t>
      </w:r>
      <w:proofErr w:type="spellStart"/>
      <w:r>
        <w:t>Telematics</w:t>
      </w:r>
      <w:proofErr w:type="spellEnd"/>
      <w:r>
        <w:t xml:space="preserve"> Standard (протокол телематической связи).</w:t>
      </w:r>
    </w:p>
    <w:p w14:paraId="4388694F" w14:textId="04D6D8BA" w:rsidR="005A2557" w:rsidRDefault="005A2557" w:rsidP="005A2557">
      <w:pPr>
        <w:pStyle w:val="default1"/>
      </w:pPr>
      <w:proofErr w:type="spellStart"/>
      <w:r>
        <w:rPr>
          <w:lang w:val="en-US"/>
        </w:rPr>
        <w:t>GiST</w:t>
      </w:r>
      <w:proofErr w:type="spellEnd"/>
      <w:r>
        <w:t xml:space="preserve"> — </w:t>
      </w:r>
      <w:proofErr w:type="spellStart"/>
      <w:r>
        <w:t>Generalized</w:t>
      </w:r>
      <w:proofErr w:type="spellEnd"/>
      <w:r>
        <w:t xml:space="preserve"> Search </w:t>
      </w:r>
      <w:proofErr w:type="spellStart"/>
      <w:r>
        <w:t>Tree</w:t>
      </w:r>
      <w:proofErr w:type="spellEnd"/>
      <w:r>
        <w:t xml:space="preserve"> (обобщённое поисковое дерево; тип индекса в </w:t>
      </w:r>
      <w:proofErr w:type="spellStart"/>
      <w:r>
        <w:t>PostgreSQL</w:t>
      </w:r>
      <w:proofErr w:type="spellEnd"/>
      <w:r>
        <w:t>).</w:t>
      </w:r>
    </w:p>
    <w:p w14:paraId="38E92F26" w14:textId="1B241E80" w:rsidR="005A2557" w:rsidRDefault="005A2557" w:rsidP="005A2557">
      <w:pPr>
        <w:pStyle w:val="default1"/>
      </w:pPr>
      <w:r>
        <w:t xml:space="preserve">HTTP — </w:t>
      </w:r>
      <w:proofErr w:type="spellStart"/>
      <w:r>
        <w:t>HyperText</w:t>
      </w:r>
      <w:proofErr w:type="spellEnd"/>
      <w:r>
        <w:t xml:space="preserve"> Transfer Protocol (протокол передачи гипертекста).</w:t>
      </w:r>
    </w:p>
    <w:p w14:paraId="140A6E6F" w14:textId="038BCF0E" w:rsidR="005A2557" w:rsidRDefault="005A2557" w:rsidP="005A2557">
      <w:pPr>
        <w:pStyle w:val="default1"/>
      </w:pPr>
      <w:r>
        <w:t xml:space="preserve">JSON — JavaScript Object </w:t>
      </w:r>
      <w:proofErr w:type="spellStart"/>
      <w:r>
        <w:t>Notation</w:t>
      </w:r>
      <w:proofErr w:type="spellEnd"/>
      <w:r>
        <w:t xml:space="preserve"> (текстовый формат обмена данными).</w:t>
      </w:r>
    </w:p>
    <w:p w14:paraId="2592EC88" w14:textId="367F1BB6" w:rsidR="00621BED" w:rsidRDefault="00621BED" w:rsidP="005A2557">
      <w:pPr>
        <w:pStyle w:val="default1"/>
      </w:pPr>
      <w:r w:rsidRPr="00621BED">
        <w:t xml:space="preserve">SQL — </w:t>
      </w:r>
      <w:proofErr w:type="spellStart"/>
      <w:r w:rsidRPr="00621BED">
        <w:t>Structured</w:t>
      </w:r>
      <w:proofErr w:type="spellEnd"/>
      <w:r w:rsidRPr="00621BED">
        <w:t xml:space="preserve"> </w:t>
      </w:r>
      <w:proofErr w:type="spellStart"/>
      <w:r w:rsidRPr="00621BED">
        <w:t>Query</w:t>
      </w:r>
      <w:proofErr w:type="spellEnd"/>
      <w:r w:rsidRPr="00621BED">
        <w:t xml:space="preserve"> Language (язык структурированных запросов).</w:t>
      </w:r>
    </w:p>
    <w:p w14:paraId="4556D34F" w14:textId="6DFE34A4" w:rsidR="00621BED" w:rsidRDefault="00621BED" w:rsidP="005A2557">
      <w:pPr>
        <w:pStyle w:val="default1"/>
      </w:pPr>
      <w:r w:rsidRPr="00621BED">
        <w:t>СУБД — система управления базами данных.</w:t>
      </w:r>
    </w:p>
    <w:p w14:paraId="4C365AC8" w14:textId="3F589BD2" w:rsidR="00621BED" w:rsidRDefault="00621BED" w:rsidP="005A2557">
      <w:pPr>
        <w:pStyle w:val="default1"/>
      </w:pPr>
      <w:proofErr w:type="spellStart"/>
      <w:r w:rsidRPr="00621BED">
        <w:t>WebSocket</w:t>
      </w:r>
      <w:proofErr w:type="spellEnd"/>
      <w:r w:rsidRPr="00621BED">
        <w:t xml:space="preserve"> — протокол полнодуплексной связи </w:t>
      </w:r>
      <w:r>
        <w:t>по</w:t>
      </w:r>
      <w:r w:rsidRPr="00621BED">
        <w:t xml:space="preserve"> TCP</w:t>
      </w:r>
      <w:r w:rsidR="00E336EF">
        <w:t>.</w:t>
      </w:r>
    </w:p>
    <w:p w14:paraId="455E8D1F" w14:textId="67CCE171" w:rsidR="00B8499D" w:rsidRDefault="00B8499D" w:rsidP="005A2557">
      <w:pPr>
        <w:pStyle w:val="default1"/>
      </w:pPr>
      <w:proofErr w:type="spellStart"/>
      <w:r w:rsidRPr="00B8499D">
        <w:t>Геохеширование</w:t>
      </w:r>
      <w:proofErr w:type="spellEnd"/>
      <w:r w:rsidRPr="00B8499D">
        <w:t xml:space="preserve"> — метод представления географических координат или областей в виде дискретных ячеек/интервалов</w:t>
      </w:r>
      <w:r>
        <w:t>.</w:t>
      </w:r>
    </w:p>
    <w:p w14:paraId="6E287DD4" w14:textId="33C39246" w:rsidR="00E336EF" w:rsidRDefault="00E336EF" w:rsidP="005A2557">
      <w:pPr>
        <w:pStyle w:val="default1"/>
      </w:pPr>
      <w:r w:rsidRPr="00E336EF">
        <w:t>S2 (Google S2</w:t>
      </w:r>
      <w:ins w:id="1709" w:author="Maxim Bystrov" w:date="2026-05-07T23:06:00Z">
        <w:r w:rsidR="00C00832" w:rsidRPr="00C00832">
          <w:rPr>
            <w:rPrChange w:id="1710" w:author="Maxim Bystrov" w:date="2026-05-07T23:06:00Z">
              <w:rPr>
                <w:lang w:val="en-US"/>
              </w:rPr>
            </w:rPrChange>
          </w:rPr>
          <w:t xml:space="preserve"> </w:t>
        </w:r>
        <w:r w:rsidR="00C00832">
          <w:rPr>
            <w:lang w:val="en-US"/>
          </w:rPr>
          <w:t>Geometry</w:t>
        </w:r>
        <w:r w:rsidR="00C00832" w:rsidRPr="00C00832">
          <w:rPr>
            <w:rPrChange w:id="1711" w:author="Maxim Bystrov" w:date="2026-05-07T23:06:00Z">
              <w:rPr>
                <w:lang w:val="en-US"/>
              </w:rPr>
            </w:rPrChange>
          </w:rPr>
          <w:t xml:space="preserve"> </w:t>
        </w:r>
        <w:r w:rsidR="00C00832">
          <w:rPr>
            <w:lang w:val="en-US"/>
          </w:rPr>
          <w:t>Library</w:t>
        </w:r>
      </w:ins>
      <w:r w:rsidRPr="00E336EF">
        <w:t xml:space="preserve">) — библиотека </w:t>
      </w:r>
      <w:proofErr w:type="spellStart"/>
      <w:r w:rsidRPr="00E336EF">
        <w:t>геохеширования</w:t>
      </w:r>
      <w:proofErr w:type="spellEnd"/>
      <w:r w:rsidRPr="00E336EF">
        <w:t xml:space="preserve"> и сферической дискретизации, применяемая для построения пространственных индексов</w:t>
      </w:r>
      <w:r>
        <w:t>.</w:t>
      </w:r>
    </w:p>
    <w:p w14:paraId="4175085B" w14:textId="64290D93" w:rsidR="00F9493A" w:rsidRDefault="00F9493A" w:rsidP="005A2557">
      <w:pPr>
        <w:pStyle w:val="default1"/>
      </w:pPr>
      <w:proofErr w:type="spellStart"/>
      <w:r w:rsidRPr="00F9493A">
        <w:t>Геозона</w:t>
      </w:r>
      <w:proofErr w:type="spellEnd"/>
      <w:r w:rsidRPr="00F9493A">
        <w:t xml:space="preserve"> — географическая область, заданная многоугольником или окружностью, используемая для контроля местоположения ТС</w:t>
      </w:r>
      <w:r>
        <w:t>.</w:t>
      </w:r>
    </w:p>
    <w:p w14:paraId="15FAA93B" w14:textId="2CBDCE08" w:rsidR="00F9493A" w:rsidRDefault="00F9493A" w:rsidP="005A2557">
      <w:pPr>
        <w:pStyle w:val="default1"/>
      </w:pPr>
      <w:r w:rsidRPr="00F9493A">
        <w:t>Телеметрия (телеметрические данные) — совокупность навигационных и диагностических параметров, передаваемых бортовым устройством ТС</w:t>
      </w:r>
      <w:r w:rsidR="00074C70">
        <w:t>.</w:t>
      </w:r>
    </w:p>
    <w:p w14:paraId="0895CA2C" w14:textId="0290DF51" w:rsidR="00DF7861" w:rsidRDefault="00DF7861" w:rsidP="005A2557">
      <w:pPr>
        <w:pStyle w:val="default1"/>
      </w:pPr>
      <w:proofErr w:type="spellStart"/>
      <w:r w:rsidRPr="00DF7861">
        <w:t>Docker</w:t>
      </w:r>
      <w:proofErr w:type="spellEnd"/>
      <w:r w:rsidRPr="00DF7861">
        <w:t xml:space="preserve"> — платформа для контейнеризации приложений</w:t>
      </w:r>
      <w:r>
        <w:t>.</w:t>
      </w:r>
    </w:p>
    <w:p w14:paraId="25E219A2" w14:textId="77777777" w:rsidR="00621BED" w:rsidRDefault="00621BED" w:rsidP="005A2557">
      <w:pPr>
        <w:pStyle w:val="default1"/>
      </w:pPr>
    </w:p>
    <w:p w14:paraId="077F443E" w14:textId="77777777" w:rsidR="00320D96" w:rsidRDefault="00320D96">
      <w:pPr>
        <w:rPr>
          <w:rFonts w:ascii="Times New Roman" w:eastAsiaTheme="majorEastAsia" w:hAnsi="Times New Roman" w:cstheme="majorBidi"/>
          <w:b/>
          <w:sz w:val="32"/>
          <w:szCs w:val="32"/>
        </w:rPr>
      </w:pPr>
      <w:r>
        <w:br w:type="page"/>
      </w:r>
    </w:p>
    <w:p w14:paraId="64BB5186" w14:textId="31619433" w:rsidR="001B2565" w:rsidRPr="006F365C" w:rsidRDefault="006E0E95" w:rsidP="006F365C">
      <w:pPr>
        <w:pStyle w:val="1"/>
      </w:pPr>
      <w:bookmarkStart w:id="1712" w:name="_Toc230527363"/>
      <w:r>
        <w:lastRenderedPageBreak/>
        <w:t>ВВЕДЕНИЕ</w:t>
      </w:r>
      <w:bookmarkEnd w:id="1712"/>
    </w:p>
    <w:p w14:paraId="7187F1F6" w14:textId="24AF215A" w:rsidR="00310CFC" w:rsidRDefault="00DC3C31" w:rsidP="00310CFC">
      <w:pPr>
        <w:pStyle w:val="default1"/>
      </w:pPr>
      <w:r>
        <w:t>Сфера транспортных перевозок является важной частью экономики современного мира</w:t>
      </w:r>
      <w:r w:rsidR="00AF52BB" w:rsidRPr="00AF52BB">
        <w:t xml:space="preserve"> </w:t>
      </w:r>
      <w:r w:rsidR="00AF52BB">
        <w:t>и, в частности, Российской Федерации</w:t>
      </w:r>
      <w:r>
        <w:t xml:space="preserve">. Посредством </w:t>
      </w:r>
      <w:r w:rsidR="00D577CF">
        <w:t>различных типов транспорта, таких как железнодорожный транспорт, воздушный транспорт, автомобильный транспорт, водный транспорт в Российской Федерации перевозится не менее 7 миллиардов тонн грузов</w:t>
      </w:r>
      <w:r w:rsidR="008F5370">
        <w:t xml:space="preserve"> ежегодно</w:t>
      </w:r>
      <w:r w:rsidR="00310CFC">
        <w:t xml:space="preserve"> за период с</w:t>
      </w:r>
      <w:r w:rsidR="00D577CF">
        <w:t xml:space="preserve"> 2000</w:t>
      </w:r>
      <w:r w:rsidR="00310CFC">
        <w:t xml:space="preserve"> по 2024 год</w:t>
      </w:r>
      <w:r w:rsidR="00D577CF">
        <w:t>.</w:t>
      </w:r>
      <w:r w:rsidR="00310CFC">
        <w:t xml:space="preserve"> Объем пассажирских перевозок за тот же период составляет ежегодно не менее 12,4 миллиардов человек</w:t>
      </w:r>
      <w:r w:rsidR="004301C9">
        <w:t xml:space="preserve"> </w:t>
      </w:r>
      <w:r w:rsidR="004301C9" w:rsidRPr="004301C9">
        <w:t>[1].</w:t>
      </w:r>
    </w:p>
    <w:p w14:paraId="5EE4C4B7" w14:textId="325C1C88" w:rsidR="006D5C06" w:rsidRDefault="000F44FA" w:rsidP="00310CFC">
      <w:pPr>
        <w:pStyle w:val="default1"/>
      </w:pPr>
      <w:r>
        <w:t>Большой объем транспортной работы в условиях повсеместной цифровизации ставит перед транспортными предприятиями задачи сбора, хранения, обработки и передачи большого объема информации, связанного с транспортной деятельностью.</w:t>
      </w:r>
      <w:r w:rsidR="00BE2A66">
        <w:t xml:space="preserve"> </w:t>
      </w:r>
      <w:del w:id="1713" w:author="Maxim Bystrov" w:date="2026-05-23T16:38:00Z">
        <w:r w:rsidR="00BE2A66" w:rsidDel="00B76640">
          <w:delText xml:space="preserve">Эти задачи различного типа не теряют своей актуальности как благодаря </w:delText>
        </w:r>
        <w:r w:rsidR="00B03B09" w:rsidDel="00B76640">
          <w:delText xml:space="preserve">растущей конкуренции и закономерному развитию автоматизации с целью повышения эффективности связанных с производственной деятельностью процессов, так и ввиду </w:delText>
        </w:r>
        <w:r w:rsidR="00311B74" w:rsidDel="00B76640">
          <w:delText>развития законодательства, предписывающего предприятиям-перевозчикам устанавливать определенное оборудование, отслеживать перевозки с возможностью быстрого реагирования на внештатные ситуации, передавать данные в государственные структуры и социально значимые для населения сервисы.</w:delText>
        </w:r>
      </w:del>
    </w:p>
    <w:p w14:paraId="13288AD0" w14:textId="4937943E" w:rsidR="00A43E73" w:rsidRDefault="00005C9C" w:rsidP="00310CFC">
      <w:pPr>
        <w:pStyle w:val="default1"/>
      </w:pPr>
      <w:r>
        <w:t xml:space="preserve">Например, с 1 сентября 2021 года все транспортные средства категорий М2, М3 и </w:t>
      </w:r>
      <w:r>
        <w:rPr>
          <w:lang w:val="en-US"/>
        </w:rPr>
        <w:t>N</w:t>
      </w:r>
      <w:r w:rsidRPr="00005C9C">
        <w:t xml:space="preserve"> </w:t>
      </w:r>
      <w:r>
        <w:t>в обязательном порядке должны быть оборудованы аппаратурой спутниковой навигации, выполняющей передачу данных в Ространснадзор через оператора системы «ЭРА-ГЛОНАСС»</w:t>
      </w:r>
      <w:r w:rsidR="00BD2098">
        <w:t xml:space="preserve"> </w:t>
      </w:r>
      <w:r w:rsidR="00BD2098" w:rsidRPr="00BD2098">
        <w:t>[2].</w:t>
      </w:r>
      <w:r w:rsidR="00B77DA5" w:rsidRPr="00B77DA5">
        <w:t xml:space="preserve"> </w:t>
      </w:r>
      <w:r w:rsidR="00490419">
        <w:t>Согласно постановлению Правительства РФ №504 от 14.06.2013 все</w:t>
      </w:r>
      <w:r w:rsidR="00A263F7">
        <w:t xml:space="preserve"> автомобильные</w:t>
      </w:r>
      <w:r w:rsidR="00490419">
        <w:t xml:space="preserve"> транспортные средства, имеющие разрешенную максимальную массу более 12 тонн, обязаны передавать навигационные данные для автоматического расчета оплаты за пользование </w:t>
      </w:r>
      <w:r w:rsidR="005333BC">
        <w:t>дорожной</w:t>
      </w:r>
      <w:r w:rsidR="00490419">
        <w:t xml:space="preserve"> инфраструктурой</w:t>
      </w:r>
      <w:r w:rsidR="00D73B92">
        <w:t xml:space="preserve"> </w:t>
      </w:r>
      <w:r w:rsidR="00D73B92" w:rsidRPr="00D73B92">
        <w:t>[3</w:t>
      </w:r>
      <w:r w:rsidR="00D73B92" w:rsidRPr="00DF1580">
        <w:t>]</w:t>
      </w:r>
      <w:r w:rsidR="00490419">
        <w:t>.</w:t>
      </w:r>
    </w:p>
    <w:p w14:paraId="5BC987B0" w14:textId="7DD07BD4" w:rsidR="00D73B92" w:rsidRPr="00490419" w:rsidDel="00B76640" w:rsidRDefault="00D73B92">
      <w:pPr>
        <w:pStyle w:val="default1"/>
        <w:rPr>
          <w:del w:id="1714" w:author="Maxim Bystrov" w:date="2026-05-23T16:39:00Z"/>
        </w:rPr>
      </w:pPr>
      <w:r>
        <w:t xml:space="preserve">Указанные выше факторы привели к появлению </w:t>
      </w:r>
      <w:r w:rsidR="00DF1580">
        <w:t xml:space="preserve">и </w:t>
      </w:r>
      <w:r w:rsidR="009E4F75">
        <w:t xml:space="preserve">активному </w:t>
      </w:r>
      <w:r w:rsidR="00DF1580">
        <w:t>развитию на протяжении десятилетий систем отслеживания транспортных средств</w:t>
      </w:r>
      <w:r w:rsidR="00D94E69">
        <w:t>, призванных решить различные задачи, стоящие перед транспортными предприятиями.</w:t>
      </w:r>
      <w:del w:id="1715" w:author="Maxim Bystrov" w:date="2026-05-23T16:39:00Z">
        <w:r w:rsidR="000E5209" w:rsidDel="00B76640">
          <w:delText xml:space="preserve"> Система отслеживания транспортных средств представляет из себя совокупность аппаратного и программного обеспечения, направленную на решение задач, возникающих </w:delText>
        </w:r>
        <w:r w:rsidR="00211CFE" w:rsidDel="00B76640">
          <w:delText>в работе транспортного предприятия.</w:delText>
        </w:r>
      </w:del>
    </w:p>
    <w:p w14:paraId="089641F3" w14:textId="6743560A" w:rsidR="00E73540" w:rsidRDefault="00D74983">
      <w:pPr>
        <w:pStyle w:val="default1"/>
      </w:pPr>
      <w:del w:id="1716" w:author="Maxim Bystrov" w:date="2026-05-23T16:39:00Z">
        <w:r w:rsidDel="00B76640">
          <w:delText xml:space="preserve">Задачи, которые решаются системами отслеживания транспорта, в достаточной степени разнообразны. </w:delText>
        </w:r>
        <w:r w:rsidR="006B3237" w:rsidDel="00B76640">
          <w:delText xml:space="preserve">Каждая система, как правило, решает задачи для предприятий особого профиля, диктующего некоторую специфику перечня задач, которые должны решаться системой, а также допустимые способы решения и ограничения, применяемые </w:delText>
        </w:r>
        <w:r w:rsidR="003C5252" w:rsidDel="00B76640">
          <w:delText>при проектировании систем.</w:delText>
        </w:r>
      </w:del>
    </w:p>
    <w:p w14:paraId="3D4E3CFC" w14:textId="1ABFCC65" w:rsidR="000E5209" w:rsidRDefault="00B6169C" w:rsidP="00EC3EC8">
      <w:pPr>
        <w:pStyle w:val="default1"/>
      </w:pPr>
      <w:r>
        <w:t xml:space="preserve">В качестве задач, являющихся общими для подобных систем, можно указать следующие: </w:t>
      </w:r>
      <w:r w:rsidR="00F46904">
        <w:t>прием</w:t>
      </w:r>
      <w:r>
        <w:t xml:space="preserve"> сигналов оборудования,</w:t>
      </w:r>
      <w:del w:id="1717" w:author="Maxim Bystrov" w:date="2026-05-05T22:49:00Z">
        <w:r w:rsidDel="006B4454">
          <w:delText xml:space="preserve"> формирование,</w:delText>
        </w:r>
      </w:del>
      <w:r>
        <w:t xml:space="preserve"> обработка </w:t>
      </w:r>
      <w:r w:rsidR="0008167A">
        <w:t>(</w:t>
      </w:r>
      <w:commentRangeStart w:id="1718"/>
      <w:commentRangeStart w:id="1719"/>
      <w:r w:rsidR="0008167A">
        <w:t>формирование</w:t>
      </w:r>
      <w:commentRangeEnd w:id="1718"/>
      <w:r w:rsidR="00244B15">
        <w:rPr>
          <w:rStyle w:val="a8"/>
          <w:sz w:val="28"/>
          <w:szCs w:val="22"/>
        </w:rPr>
        <w:commentReference w:id="1718"/>
      </w:r>
      <w:commentRangeEnd w:id="1719"/>
      <w:r w:rsidR="00E9308D">
        <w:rPr>
          <w:rStyle w:val="a8"/>
          <w:rFonts w:asciiTheme="minorHAnsi" w:hAnsiTheme="minorHAnsi"/>
        </w:rPr>
        <w:commentReference w:id="1719"/>
      </w:r>
      <w:r w:rsidR="0008167A">
        <w:t xml:space="preserve">) </w:t>
      </w:r>
      <w:r>
        <w:t>телематической информации</w:t>
      </w:r>
      <w:r w:rsidR="00F46904">
        <w:t>, хранение</w:t>
      </w:r>
      <w:ins w:id="1720" w:author="Maxim Bystrov" w:date="2026-05-06T00:20:00Z">
        <w:r w:rsidR="005343E6">
          <w:t xml:space="preserve"> и анализ</w:t>
        </w:r>
      </w:ins>
      <w:r w:rsidR="00F46904">
        <w:t xml:space="preserve"> телематической информации</w:t>
      </w:r>
      <w:r>
        <w:t>.</w:t>
      </w:r>
      <w:r w:rsidR="00F46904">
        <w:t xml:space="preserve"> Эти задачи являются общими, поскольку</w:t>
      </w:r>
      <w:r w:rsidR="00500D78">
        <w:t xml:space="preserve"> обеспечивают </w:t>
      </w:r>
      <w:r w:rsidR="0008167A">
        <w:t>доступность данных</w:t>
      </w:r>
      <w:r w:rsidR="00FB01F3">
        <w:t xml:space="preserve">, используемых для решения других более </w:t>
      </w:r>
      <w:r w:rsidR="00EB4EFD">
        <w:t>узких</w:t>
      </w:r>
      <w:r w:rsidR="00FB01F3">
        <w:t xml:space="preserve"> задач.</w:t>
      </w:r>
    </w:p>
    <w:p w14:paraId="6232813E" w14:textId="7F486F00" w:rsidR="009214E3" w:rsidRDefault="009214E3" w:rsidP="00EC3EC8">
      <w:pPr>
        <w:pStyle w:val="default1"/>
      </w:pPr>
      <w:r>
        <w:lastRenderedPageBreak/>
        <w:t>Также в качестве общих можно указать следующие задачи: зональное отслеживание транспортных средств, пространственно-временной поиск телеметрии</w:t>
      </w:r>
      <w:del w:id="1721" w:author="Maxim Bystrov" w:date="2026-05-06T00:18:00Z">
        <w:r w:rsidDel="00E03790">
          <w:delText>, ретрансляция данных телеметрии</w:delText>
        </w:r>
      </w:del>
      <w:r>
        <w:t>.</w:t>
      </w:r>
      <w:r w:rsidR="00E41ED3">
        <w:t xml:space="preserve"> Зональное отслеживание позволяет контролировать местоположение ТС</w:t>
      </w:r>
      <w:del w:id="1722" w:author="Maxim Bystrov" w:date="2026-05-23T17:24:00Z">
        <w:r w:rsidR="00E41ED3" w:rsidDel="00212F95">
          <w:delText>, основываясь</w:delText>
        </w:r>
        <w:r w:rsidDel="00212F95">
          <w:delText xml:space="preserve"> </w:delText>
        </w:r>
        <w:r w:rsidR="00E41ED3" w:rsidDel="00212F95">
          <w:delText>на заданных географических областях</w:delText>
        </w:r>
      </w:del>
      <w:r w:rsidR="00E41ED3">
        <w:t>. Пространственно-временной поиск позволяет выполнять поиск телеметрической информации</w:t>
      </w:r>
      <w:ins w:id="1723" w:author="Maxim Bystrov" w:date="2026-05-23T17:18:00Z">
        <w:r w:rsidR="00573DE0">
          <w:t xml:space="preserve"> </w:t>
        </w:r>
      </w:ins>
      <w:del w:id="1724" w:author="Maxim Bystrov" w:date="2026-05-23T17:18:00Z">
        <w:r w:rsidR="00F35167" w:rsidDel="00573DE0">
          <w:delText>,</w:delText>
        </w:r>
      </w:del>
      <w:r w:rsidR="00F35167">
        <w:t xml:space="preserve"> </w:t>
      </w:r>
      <w:ins w:id="1725" w:author="Maxim Bystrov" w:date="2026-05-23T17:18:00Z">
        <w:r w:rsidR="00573DE0">
          <w:t xml:space="preserve">по </w:t>
        </w:r>
      </w:ins>
      <w:del w:id="1726" w:author="Maxim Bystrov" w:date="2026-05-23T17:18:00Z">
        <w:r w:rsidR="00F35167" w:rsidDel="00573DE0">
          <w:delText xml:space="preserve">ограничиваясь рамками определенной </w:delText>
        </w:r>
      </w:del>
      <w:r w:rsidR="00F35167">
        <w:t>географической област</w:t>
      </w:r>
      <w:ins w:id="1727" w:author="Maxim Bystrov" w:date="2026-05-23T17:18:00Z">
        <w:r w:rsidR="00573DE0">
          <w:t xml:space="preserve">и </w:t>
        </w:r>
      </w:ins>
      <w:del w:id="1728" w:author="Maxim Bystrov" w:date="2026-05-23T17:18:00Z">
        <w:r w:rsidR="00F35167" w:rsidDel="00573DE0">
          <w:delText xml:space="preserve">и </w:delText>
        </w:r>
      </w:del>
      <w:r w:rsidR="00F35167">
        <w:t xml:space="preserve">и </w:t>
      </w:r>
      <w:del w:id="1729" w:author="Maxim Bystrov" w:date="2026-05-23T17:18:00Z">
        <w:r w:rsidR="00F35167" w:rsidDel="00573DE0">
          <w:delText xml:space="preserve">определенного </w:delText>
        </w:r>
      </w:del>
      <w:r w:rsidR="00F35167">
        <w:t>временн</w:t>
      </w:r>
      <w:ins w:id="1730" w:author="Maxim Bystrov" w:date="2026-05-23T17:19:00Z">
        <w:r w:rsidR="00573DE0">
          <w:t>ому</w:t>
        </w:r>
      </w:ins>
      <w:del w:id="1731" w:author="Maxim Bystrov" w:date="2026-05-23T17:18:00Z">
        <w:r w:rsidR="00F35167" w:rsidDel="00573DE0">
          <w:delText>ого</w:delText>
        </w:r>
      </w:del>
      <w:r w:rsidR="00F35167">
        <w:t xml:space="preserve"> интервал</w:t>
      </w:r>
      <w:ins w:id="1732" w:author="Maxim Bystrov" w:date="2026-05-23T17:19:00Z">
        <w:r w:rsidR="00573DE0">
          <w:t>у</w:t>
        </w:r>
      </w:ins>
      <w:del w:id="1733" w:author="Maxim Bystrov" w:date="2026-05-23T17:18:00Z">
        <w:r w:rsidR="00F35167" w:rsidDel="00573DE0">
          <w:delText>а</w:delText>
        </w:r>
      </w:del>
      <w:r w:rsidR="00F35167">
        <w:t>.</w:t>
      </w:r>
      <w:del w:id="1734" w:author="Maxim Bystrov" w:date="2026-05-23T16:39:00Z">
        <w:r w:rsidR="00BB38DB" w:rsidDel="00B76640">
          <w:delText xml:space="preserve"> Эти две задачи (проблемы) являются основополагающими для многих методов решения более узких задач автоматизации производственных процессов транспортного предприятия.</w:delText>
        </w:r>
        <w:r w:rsidR="00F35167" w:rsidDel="00B76640">
          <w:delText xml:space="preserve"> </w:delText>
        </w:r>
      </w:del>
      <w:del w:id="1735" w:author="Maxim Bystrov" w:date="2026-05-06T00:29:00Z">
        <w:r w:rsidR="00FB52B4" w:rsidDel="00DC3F8F">
          <w:delText>В свою очередь, р</w:delText>
        </w:r>
        <w:r w:rsidR="00F35167" w:rsidDel="00DC3F8F">
          <w:delText>етрансляция данных телеметрии позволяет передавать телематические данные в один или несколько сторонних сервисов, что закрывает потребность передачи данных в предписанные нормативными актами службы.</w:delText>
        </w:r>
      </w:del>
    </w:p>
    <w:p w14:paraId="28A26AA7" w14:textId="3C50A203" w:rsidR="00E9523E" w:rsidRDefault="002B204D" w:rsidP="00EC3EC8">
      <w:pPr>
        <w:pStyle w:val="default1"/>
      </w:pPr>
      <w:r>
        <w:t xml:space="preserve">Таким образом, становится понятен образ </w:t>
      </w:r>
      <w:r w:rsidR="00736C95">
        <w:t xml:space="preserve">базового перечня потребностей транспортного предприятия любой направленности (грузоперевозки, пассажирские перевозки и т.д.), а соответственно, </w:t>
      </w:r>
      <w:r w:rsidR="00277AD7">
        <w:t xml:space="preserve">и требований к системам отслеживания транспорта и </w:t>
      </w:r>
      <w:del w:id="1736" w:author="Maxim Bystrov" w:date="2026-05-06T00:18:00Z">
        <w:r w:rsidR="00277AD7" w:rsidDel="00DA010B">
          <w:delText xml:space="preserve">базовым </w:delText>
        </w:r>
      </w:del>
      <w:r w:rsidR="00277AD7">
        <w:t xml:space="preserve">задачам информатизации, которые должны быть решены в </w:t>
      </w:r>
      <w:r w:rsidR="00A2719F">
        <w:t>ходе проектирования такой системы.</w:t>
      </w:r>
    </w:p>
    <w:p w14:paraId="51251EB6" w14:textId="76793F55" w:rsidR="0041524F" w:rsidRDefault="0041524F" w:rsidP="00EC3EC8">
      <w:pPr>
        <w:pStyle w:val="default1"/>
      </w:pPr>
      <w:r>
        <w:t>Рассмотрим подходы, которые могут быть применены в ходе решения ранее перечисленных задач.</w:t>
      </w:r>
    </w:p>
    <w:p w14:paraId="247F9539" w14:textId="249B3F72" w:rsidR="003C0214" w:rsidRDefault="003C0214" w:rsidP="00EC3EC8">
      <w:pPr>
        <w:pStyle w:val="default1"/>
      </w:pPr>
      <w:r>
        <w:t>Задачи приема, формирования и хранения телеметрической ин</w:t>
      </w:r>
      <w:del w:id="1737" w:author="Maxim Bystrov" w:date="2026-05-06T00:29:00Z">
        <w:r w:rsidDel="00636398">
          <w:delText>формации сильно взаимосвязаны.</w:delText>
        </w:r>
      </w:del>
      <w:ins w:id="1738" w:author="Maxim Bystrov" w:date="2026-05-06T00:29:00Z">
        <w:r w:rsidR="00636398">
          <w:t>формаци</w:t>
        </w:r>
      </w:ins>
      <w:del w:id="1739" w:author="Maxim Bystrov" w:date="2026-05-06T00:29:00Z">
        <w:r w:rsidR="008350E8" w:rsidDel="00636398">
          <w:delText xml:space="preserve"> С алгоритмической точки зрения эти задач</w:delText>
        </w:r>
      </w:del>
      <w:r w:rsidR="008350E8">
        <w:t xml:space="preserve">и должны решаться </w:t>
      </w:r>
      <w:r w:rsidR="003B0E1F">
        <w:t>в соответствии с типом использованного оборудования и типом протокола, который используется при приеме данных.</w:t>
      </w:r>
      <w:r w:rsidR="00880BE9">
        <w:t xml:space="preserve"> Наиболее интересными проблемами, связанными с решением этих задач, являются задачи повышения производительности</w:t>
      </w:r>
      <w:del w:id="1740" w:author="Maxim Bystrov" w:date="2026-05-06T00:30:00Z">
        <w:r w:rsidR="00880BE9" w:rsidDel="00636398">
          <w:delText>, масштабируемости и отказоустойчивости</w:delText>
        </w:r>
      </w:del>
      <w:r w:rsidR="00880BE9">
        <w:t xml:space="preserve"> сервисов, выполняющих </w:t>
      </w:r>
      <w:r w:rsidR="00E50A3C">
        <w:t>обработку телеметрических данных.</w:t>
      </w:r>
      <w:r w:rsidR="00F50CAB">
        <w:t xml:space="preserve"> </w:t>
      </w:r>
      <w:del w:id="1741" w:author="Maxim Bystrov" w:date="2026-05-06T00:18:00Z">
        <w:r w:rsidR="00F50CAB" w:rsidDel="00993F6F">
          <w:delText xml:space="preserve">Поскольку объем обрабатываемых данных </w:delText>
        </w:r>
        <w:r w:rsidR="00246C1C" w:rsidDel="00993F6F">
          <w:delText xml:space="preserve">напрямую зависит от количества отслеживаемых объектов, </w:delText>
        </w:r>
        <w:r w:rsidR="00CE03A5" w:rsidDel="00993F6F">
          <w:delText>велик риск упереться в предел вычислительных возможностей.</w:delText>
        </w:r>
        <w:r w:rsidR="00302AD9" w:rsidDel="00993F6F">
          <w:delText xml:space="preserve"> </w:delText>
        </w:r>
      </w:del>
      <w:del w:id="1742" w:author="Maxim Bystrov" w:date="2026-05-06T00:30:00Z">
        <w:r w:rsidR="0004259E" w:rsidDel="00AF1D20">
          <w:delText>Способов р</w:delText>
        </w:r>
        <w:r w:rsidR="00302AD9" w:rsidDel="00AF1D20">
          <w:delText xml:space="preserve">ешений </w:delText>
        </w:r>
        <w:r w:rsidR="0004259E" w:rsidDel="00AF1D20">
          <w:delText xml:space="preserve">этих проблем </w:delText>
        </w:r>
        <w:r w:rsidR="00A72D71" w:rsidDel="00AF1D20">
          <w:delText xml:space="preserve">множество: повышение алгоритмической эффективности, наращивание вычислительных мощностей, </w:delText>
        </w:r>
        <w:r w:rsidR="00B92C33" w:rsidDel="00AF1D20">
          <w:delText>ограничение нагрузки на уровне конечных устройств</w:delText>
        </w:r>
        <w:r w:rsidR="005A3E24" w:rsidDel="00AF1D20">
          <w:delText>, использование распределенных систем</w:delText>
        </w:r>
        <w:r w:rsidR="00445485" w:rsidDel="00AF1D20">
          <w:delText xml:space="preserve"> и т.д., но </w:delText>
        </w:r>
      </w:del>
      <w:ins w:id="1743" w:author="Maxim Bystrov" w:date="2026-05-06T00:30:00Z">
        <w:r w:rsidR="00AF1D20">
          <w:t>Н</w:t>
        </w:r>
      </w:ins>
      <w:del w:id="1744" w:author="Maxim Bystrov" w:date="2026-05-06T00:30:00Z">
        <w:r w:rsidR="00445485" w:rsidDel="00AF1D20">
          <w:delText>н</w:delText>
        </w:r>
      </w:del>
      <w:r w:rsidR="00445485">
        <w:t>аиболее эффективными</w:t>
      </w:r>
      <w:ins w:id="1745" w:author="Maxim Bystrov" w:date="2026-05-06T00:30:00Z">
        <w:r w:rsidR="00AF1D20">
          <w:t xml:space="preserve"> выглядят</w:t>
        </w:r>
      </w:ins>
      <w:r w:rsidR="00445485">
        <w:t xml:space="preserve"> </w:t>
      </w:r>
      <w:del w:id="1746" w:author="Maxim Bystrov" w:date="2026-05-06T00:30:00Z">
        <w:r w:rsidR="00445485" w:rsidDel="00AF1D20">
          <w:delText xml:space="preserve">представляются </w:delText>
        </w:r>
      </w:del>
      <w:r w:rsidR="00445485">
        <w:t xml:space="preserve">решения, относящиеся к архитектуре </w:t>
      </w:r>
      <w:r w:rsidR="00A5392B">
        <w:t>программной системы</w:t>
      </w:r>
      <w:r w:rsidR="00445485">
        <w:t>.</w:t>
      </w:r>
      <w:del w:id="1747" w:author="Maxim Bystrov" w:date="2026-05-23T17:14:00Z">
        <w:r w:rsidR="00E05406" w:rsidDel="0099478E">
          <w:delText xml:space="preserve"> С</w:delText>
        </w:r>
      </w:del>
      <w:del w:id="1748" w:author="Maxim Bystrov" w:date="2026-05-06T00:31:00Z">
        <w:r w:rsidR="00E05406" w:rsidDel="00BD6C28">
          <w:delText xml:space="preserve"> помощью архитектурных решений, таких как использование</w:delText>
        </w:r>
      </w:del>
      <w:del w:id="1749" w:author="Maxim Bystrov" w:date="2026-05-23T17:14:00Z">
        <w:r w:rsidR="00E05406" w:rsidDel="0099478E">
          <w:delText xml:space="preserve"> микросервисного подхода, использовани</w:delText>
        </w:r>
      </w:del>
      <w:del w:id="1750" w:author="Maxim Bystrov" w:date="2026-05-06T00:31:00Z">
        <w:r w:rsidR="00E05406" w:rsidDel="00BD6C28">
          <w:delText>е</w:delText>
        </w:r>
      </w:del>
      <w:del w:id="1751" w:author="Maxim Bystrov" w:date="2026-05-23T17:14:00Z">
        <w:r w:rsidR="00E05406" w:rsidDel="0099478E">
          <w:delText xml:space="preserve"> брокеров сообщений, поддержки разделения хранения данных можно создать систему, имеющую высокий потенциал к масштабировани</w:delText>
        </w:r>
      </w:del>
      <w:del w:id="1752" w:author="Maxim Bystrov" w:date="2026-05-06T00:31:00Z">
        <w:r w:rsidR="00E05406" w:rsidDel="00A343F8">
          <w:delText>ю в зависимости от оказываемой на неё нагрузки</w:delText>
        </w:r>
      </w:del>
      <w:del w:id="1753" w:author="Maxim Bystrov" w:date="2026-05-23T17:14:00Z">
        <w:r w:rsidR="00E05406" w:rsidDel="0099478E">
          <w:delText>.</w:delText>
        </w:r>
      </w:del>
    </w:p>
    <w:p w14:paraId="71C86FB4" w14:textId="17A57A7A" w:rsidR="00407DA1" w:rsidRDefault="00CF403A" w:rsidP="00EC3EC8">
      <w:pPr>
        <w:pStyle w:val="default1"/>
      </w:pPr>
      <w:r>
        <w:t xml:space="preserve">Задача зонального отслеживания </w:t>
      </w:r>
      <w:r w:rsidR="0068218C">
        <w:t>транспортных средств сводится к задаче определения вхождения точки на поверхности земного шара</w:t>
      </w:r>
      <w:r w:rsidR="00BC5E77">
        <w:t xml:space="preserve"> (местоположение ТС)</w:t>
      </w:r>
      <w:r w:rsidR="0068218C">
        <w:t xml:space="preserve"> в ограниченную </w:t>
      </w:r>
      <w:r w:rsidR="00CE7C89">
        <w:t xml:space="preserve">географическую </w:t>
      </w:r>
      <w:r w:rsidR="0068218C">
        <w:t xml:space="preserve">область. </w:t>
      </w:r>
      <w:del w:id="1754" w:author="Maxim Bystrov" w:date="2026-05-23T17:17:00Z">
        <w:r w:rsidR="0068218C" w:rsidDel="00573DE0">
          <w:delText>Эта область задается, как правило, окружностью</w:delText>
        </w:r>
        <w:r w:rsidR="00880EDA" w:rsidDel="00573DE0">
          <w:delText xml:space="preserve"> либо многоугольником (набором точек, образующих вершины многоугольника).</w:delText>
        </w:r>
        <w:r w:rsidR="00C07318" w:rsidDel="00573DE0">
          <w:delText xml:space="preserve"> </w:delText>
        </w:r>
      </w:del>
      <w:r w:rsidR="00C07318">
        <w:t xml:space="preserve">Для </w:t>
      </w:r>
      <w:r w:rsidR="00E24FEF">
        <w:t>определения вхождения</w:t>
      </w:r>
      <w:r w:rsidR="00C07318">
        <w:t xml:space="preserve"> могут быть применены следующие методы: перебор зон с проверкой вхождения, применение пространственных индексов в различных СУБД</w:t>
      </w:r>
      <w:del w:id="1755" w:author="Maxim Bystrov" w:date="2026-05-23T17:17:00Z">
        <w:r w:rsidR="00C07318" w:rsidDel="00573DE0">
          <w:delText xml:space="preserve"> (например,</w:delText>
        </w:r>
        <w:r w:rsidR="00C07318" w:rsidRPr="00C07318" w:rsidDel="00573DE0">
          <w:delText xml:space="preserve"> </w:delText>
        </w:r>
        <w:r w:rsidR="00C07318" w:rsidDel="00573DE0">
          <w:delText xml:space="preserve">индекс </w:delText>
        </w:r>
        <w:r w:rsidR="00C07318" w:rsidDel="00573DE0">
          <w:rPr>
            <w:lang w:val="en-US"/>
          </w:rPr>
          <w:delText>GiST</w:delText>
        </w:r>
        <w:r w:rsidR="00C07318" w:rsidRPr="00C07318" w:rsidDel="00573DE0">
          <w:delText xml:space="preserve"> </w:delText>
        </w:r>
        <w:r w:rsidR="00C07318" w:rsidDel="00573DE0">
          <w:delText xml:space="preserve">в расширении </w:delText>
        </w:r>
        <w:r w:rsidR="00C07318" w:rsidDel="00573DE0">
          <w:rPr>
            <w:lang w:val="en-US"/>
          </w:rPr>
          <w:delText>PostGIS</w:delText>
        </w:r>
        <w:r w:rsidR="00C07318" w:rsidRPr="00C07318" w:rsidDel="00573DE0">
          <w:delText xml:space="preserve"> </w:delText>
        </w:r>
        <w:r w:rsidR="00C07318" w:rsidDel="00573DE0">
          <w:delText xml:space="preserve">для СУБД </w:delText>
        </w:r>
        <w:r w:rsidR="00C07318" w:rsidDel="00573DE0">
          <w:rPr>
            <w:lang w:val="en-US"/>
          </w:rPr>
          <w:delText>Postgre</w:delText>
        </w:r>
        <w:r w:rsidR="00621BED" w:rsidDel="00573DE0">
          <w:rPr>
            <w:lang w:val="en-US"/>
          </w:rPr>
          <w:delText>SQL</w:delText>
        </w:r>
        <w:r w:rsidR="00C07318" w:rsidRPr="00C07318" w:rsidDel="00573DE0">
          <w:delText>)</w:delText>
        </w:r>
      </w:del>
      <w:r w:rsidR="00C07318" w:rsidRPr="00C07318">
        <w:t xml:space="preserve">, </w:t>
      </w:r>
      <w:r w:rsidR="006A3F30">
        <w:t xml:space="preserve">использование иерархических пространственных деревьев, использование систем </w:t>
      </w:r>
      <w:proofErr w:type="spellStart"/>
      <w:r w:rsidR="006A3F30">
        <w:t>геохеширования</w:t>
      </w:r>
      <w:proofErr w:type="spellEnd"/>
      <w:r w:rsidR="006A3F30">
        <w:t xml:space="preserve"> (</w:t>
      </w:r>
      <w:r w:rsidR="006A3F30">
        <w:rPr>
          <w:lang w:val="en-US"/>
        </w:rPr>
        <w:t>geohash</w:t>
      </w:r>
      <w:r w:rsidR="006A3F30" w:rsidRPr="006A3F30">
        <w:t xml:space="preserve">, </w:t>
      </w:r>
      <w:r w:rsidR="006A3F30">
        <w:rPr>
          <w:lang w:val="en-US"/>
        </w:rPr>
        <w:t>google</w:t>
      </w:r>
      <w:r w:rsidR="006A3F30" w:rsidRPr="006A3F30">
        <w:t xml:space="preserve"> </w:t>
      </w:r>
      <w:r w:rsidR="006A3F30">
        <w:rPr>
          <w:lang w:val="en-US"/>
        </w:rPr>
        <w:t>s</w:t>
      </w:r>
      <w:r w:rsidR="006A3F30" w:rsidRPr="006A3F30">
        <w:t>2</w:t>
      </w:r>
      <w:r w:rsidR="00804EBD" w:rsidRPr="00804EBD">
        <w:t xml:space="preserve">, </w:t>
      </w:r>
      <w:r w:rsidR="00804EBD">
        <w:rPr>
          <w:lang w:val="en-US"/>
        </w:rPr>
        <w:t>uber</w:t>
      </w:r>
      <w:r w:rsidR="00804EBD" w:rsidRPr="00804EBD">
        <w:t xml:space="preserve"> </w:t>
      </w:r>
      <w:r w:rsidR="00804EBD">
        <w:rPr>
          <w:lang w:val="en-US"/>
        </w:rPr>
        <w:t>h</w:t>
      </w:r>
      <w:r w:rsidR="00804EBD" w:rsidRPr="00804EBD">
        <w:t>3</w:t>
      </w:r>
      <w:r w:rsidR="006A3F30" w:rsidRPr="006A3F30">
        <w:t>)</w:t>
      </w:r>
      <w:r w:rsidR="00990997">
        <w:t xml:space="preserve"> для создания пространственных индексов в оперативной памяти</w:t>
      </w:r>
      <w:r w:rsidR="006A3F30" w:rsidRPr="006A3F30">
        <w:t>.</w:t>
      </w:r>
      <w:r w:rsidR="00804EBD" w:rsidRPr="00804EBD">
        <w:t xml:space="preserve"> </w:t>
      </w:r>
      <w:r w:rsidR="00804EBD">
        <w:t xml:space="preserve">Наиболее </w:t>
      </w:r>
      <w:r w:rsidR="00990997">
        <w:t xml:space="preserve">оптимальным </w:t>
      </w:r>
      <w:r w:rsidR="009E1CB2">
        <w:t xml:space="preserve">представляется подход с использованием </w:t>
      </w:r>
      <w:proofErr w:type="spellStart"/>
      <w:r w:rsidR="009E1CB2">
        <w:t>геохеширования</w:t>
      </w:r>
      <w:proofErr w:type="spellEnd"/>
      <w:ins w:id="1756" w:author="Maxim Bystrov" w:date="2026-05-23T17:11:00Z">
        <w:r w:rsidR="005C50AF">
          <w:t>.</w:t>
        </w:r>
      </w:ins>
      <w:del w:id="1757" w:author="Maxim Bystrov" w:date="2026-05-23T17:11:00Z">
        <w:r w:rsidR="009E1CB2" w:rsidDel="005C50AF">
          <w:delText xml:space="preserve">, поскольку он обладает рядом преимуществ: имеет легко настраиваемую точность работы (уровень детализации), возможность создания индекса в памяти, занимающего даже на миллионах объектов небольшие объемы ОЗУ, </w:delText>
        </w:r>
        <w:r w:rsidR="0009698E" w:rsidDel="005C50AF">
          <w:delText xml:space="preserve">и является предсказуемым по сложности вычисления вхождения, обходя по этому показателю пространственные деревья, </w:delText>
        </w:r>
        <w:r w:rsidR="0018643B" w:rsidDel="005C50AF">
          <w:delText>которые в сложных ситуациях могут показывать падение производительности и в любом случае требуют проверки геометрического вхождения, определяя лишь набор кандидатов на вхождение.</w:delText>
        </w:r>
        <w:r w:rsidR="00EF2706" w:rsidDel="005C50AF">
          <w:delText xml:space="preserve"> Высокая и предсказуемая производительность метода </w:delText>
        </w:r>
        <w:r w:rsidR="008B60AB" w:rsidDel="005C50AF">
          <w:delText>определения</w:delText>
        </w:r>
        <w:r w:rsidR="00EF2706" w:rsidDel="005C50AF">
          <w:delText xml:space="preserve"> вхождения особенно актуальна в случае, когда выполняется генерация событий вхождения в реальном времени, то есть сразу при приеме данных</w:delText>
        </w:r>
        <w:r w:rsidR="00627200" w:rsidDel="005C50AF">
          <w:delText xml:space="preserve"> с оборудования, установленного на транспортных средствах.</w:delText>
        </w:r>
      </w:del>
    </w:p>
    <w:p w14:paraId="733254EB" w14:textId="0A915A0A" w:rsidR="00CF403A" w:rsidDel="002417C8" w:rsidRDefault="00B0568D" w:rsidP="00EC3EC8">
      <w:pPr>
        <w:pStyle w:val="default1"/>
        <w:rPr>
          <w:del w:id="1758" w:author="Maxim Bystrov" w:date="2026-05-06T00:17:00Z"/>
        </w:rPr>
      </w:pPr>
      <w:r>
        <w:lastRenderedPageBreak/>
        <w:t>П</w:t>
      </w:r>
      <w:r w:rsidR="00407DA1">
        <w:t xml:space="preserve">ространственно-временной поиск </w:t>
      </w:r>
      <w:r w:rsidR="00FC0183">
        <w:t>данных</w:t>
      </w:r>
      <w:r w:rsidR="00EF2706">
        <w:t xml:space="preserve"> </w:t>
      </w:r>
      <w:r w:rsidR="00FC0183">
        <w:t>позволяет запрашивать данные, ограничи</w:t>
      </w:r>
      <w:r>
        <w:t xml:space="preserve">вая запрос по времени поступлении информации и по географической области поступления информации. Данные телеметрии хранятся в какой-либо СУБД. На относительно небольших объемах данных и при небольшой нагрузке на </w:t>
      </w:r>
      <w:r w:rsidR="002C554E">
        <w:t>базу данных возможно использование только временного индексирования с проверкой вхождения в географическую область на уровне приложения</w:t>
      </w:r>
      <w:del w:id="1759" w:author="Maxim Bystrov" w:date="2026-05-23T17:16:00Z">
        <w:r w:rsidR="002C554E" w:rsidDel="00573DE0">
          <w:delText>, но с повышением нагрузки такой способ становится неприемлем</w:delText>
        </w:r>
      </w:del>
      <w:r w:rsidR="002C554E">
        <w:t xml:space="preserve">. </w:t>
      </w:r>
      <w:del w:id="1760" w:author="Maxim Bystrov" w:date="2026-05-23T17:15:00Z">
        <w:r w:rsidR="00E74825" w:rsidDel="00573DE0">
          <w:delText>Задача может быть решена</w:delText>
        </w:r>
      </w:del>
      <w:ins w:id="1761" w:author="Maxim Bystrov" w:date="2026-05-23T17:15:00Z">
        <w:r w:rsidR="00573DE0">
          <w:t>Второй подход</w:t>
        </w:r>
      </w:ins>
      <w:ins w:id="1762" w:author="Maxim Bystrov" w:date="2026-05-23T17:16:00Z">
        <w:r w:rsidR="00573DE0">
          <w:t xml:space="preserve"> -</w:t>
        </w:r>
      </w:ins>
      <w:del w:id="1763" w:author="Maxim Bystrov" w:date="2026-05-23T17:16:00Z">
        <w:r w:rsidR="00E74825" w:rsidDel="00573DE0">
          <w:delText xml:space="preserve"> с помощью</w:delText>
        </w:r>
      </w:del>
      <w:r w:rsidR="00E74825">
        <w:t xml:space="preserve"> комбинаци</w:t>
      </w:r>
      <w:ins w:id="1764" w:author="Maxim Bystrov" w:date="2026-05-23T17:16:00Z">
        <w:r w:rsidR="00573DE0">
          <w:t>я</w:t>
        </w:r>
      </w:ins>
      <w:del w:id="1765" w:author="Maxim Bystrov" w:date="2026-05-23T17:16:00Z">
        <w:r w:rsidR="00E74825" w:rsidDel="00573DE0">
          <w:delText>и</w:delText>
        </w:r>
      </w:del>
      <w:r w:rsidR="00E74825">
        <w:t xml:space="preserve"> двух</w:t>
      </w:r>
      <w:ins w:id="1766" w:author="Maxim Bystrov" w:date="2026-05-23T17:16:00Z">
        <w:r w:rsidR="00573DE0">
          <w:t xml:space="preserve"> раздельных</w:t>
        </w:r>
      </w:ins>
      <w:r w:rsidR="00E74825">
        <w:t xml:space="preserve"> индексов – пространственного и по времени – в тех СУБД, которые поддерживают подобный подход. </w:t>
      </w:r>
      <w:r w:rsidR="00274711">
        <w:t xml:space="preserve">Наиболее оптимальным является применение </w:t>
      </w:r>
      <w:proofErr w:type="spellStart"/>
      <w:r w:rsidR="00274711">
        <w:t>геохеширования</w:t>
      </w:r>
      <w:proofErr w:type="spellEnd"/>
      <w:r w:rsidR="00274711">
        <w:t xml:space="preserve"> (</w:t>
      </w:r>
      <w:r w:rsidR="002B56D0">
        <w:t>кодирования) географической</w:t>
      </w:r>
      <w:r w:rsidR="00274711">
        <w:t xml:space="preserve"> позиции телеметрических данных</w:t>
      </w:r>
      <w:r w:rsidR="002B56D0">
        <w:t xml:space="preserve"> и </w:t>
      </w:r>
      <w:ins w:id="1767" w:author="Maxim Bystrov" w:date="2026-05-23T17:16:00Z">
        <w:r w:rsidR="00573DE0">
          <w:t>использования составного индекса</w:t>
        </w:r>
      </w:ins>
      <w:del w:id="1768" w:author="Maxim Bystrov" w:date="2026-05-23T17:16:00Z">
        <w:r w:rsidR="002B56D0" w:rsidDel="00573DE0">
          <w:delText>составления в результате одного индекса</w:delText>
        </w:r>
        <w:r w:rsidR="004E431B" w:rsidDel="00573DE0">
          <w:delText xml:space="preserve"> в реляционной СУБД</w:delText>
        </w:r>
        <w:r w:rsidR="002B56D0" w:rsidDel="00573DE0">
          <w:delText xml:space="preserve"> –</w:delText>
        </w:r>
      </w:del>
      <w:r w:rsidR="002B56D0">
        <w:t xml:space="preserve"> по результату кодирования и по времени.</w:t>
      </w:r>
      <w:del w:id="1769" w:author="Maxim Bystrov" w:date="2026-05-23T17:15:00Z">
        <w:r w:rsidR="002B56D0" w:rsidDel="003768E5">
          <w:delText xml:space="preserve"> При этом применяется дискретизация временных и географических показателей с целью увеличения мощности индекса.</w:delText>
        </w:r>
      </w:del>
    </w:p>
    <w:p w14:paraId="55D501F4" w14:textId="5B74362E" w:rsidR="00140866" w:rsidRDefault="003A6E3A" w:rsidP="00F80B8C">
      <w:pPr>
        <w:pStyle w:val="default1"/>
      </w:pPr>
      <w:del w:id="1770" w:author="Maxim Bystrov" w:date="2026-05-06T00:17:00Z">
        <w:r w:rsidDel="002417C8">
          <w:delText>Задача ретрансляции сводится к задаче отправки по определенному протоколу ранее полученных данных телеметрии. Сложность</w:delText>
        </w:r>
        <w:r w:rsidR="00672130" w:rsidDel="002417C8">
          <w:delText xml:space="preserve"> алгоритмического</w:delText>
        </w:r>
        <w:r w:rsidDel="002417C8">
          <w:delText xml:space="preserve"> проектирования зависит от используемого протокола. </w:delText>
        </w:r>
        <w:r w:rsidR="00672130" w:rsidDel="002417C8">
          <w:delText>Более важной представляется обеспечение отказоустойчивости: обработка недоступности, повтор отправки</w:delText>
        </w:r>
        <w:r w:rsidR="000E4DF0" w:rsidDel="002417C8">
          <w:delText>, контроль допустимой нагрузки</w:delText>
        </w:r>
        <w:r w:rsidR="00672130" w:rsidDel="002417C8">
          <w:delText>. Эти цели достигаются с помощ</w:delText>
        </w:r>
        <w:r w:rsidR="006D0EDE" w:rsidDel="002417C8">
          <w:delText>ью</w:delText>
        </w:r>
        <w:r w:rsidR="00335248" w:rsidDel="002417C8">
          <w:delText xml:space="preserve"> архитектурного проектирования, отвечающего соответствующим требованиям.</w:delText>
        </w:r>
      </w:del>
    </w:p>
    <w:p w14:paraId="475BEDA3" w14:textId="52FF80E6" w:rsidR="00F5333E" w:rsidRDefault="00F5333E" w:rsidP="00EC3EC8">
      <w:pPr>
        <w:pStyle w:val="default1"/>
      </w:pPr>
      <w:r>
        <w:t xml:space="preserve">Цель работы – спроектировать и реализовать систему позиционного отслеживания транспортных средств с обработкой событий в реальном времени. </w:t>
      </w:r>
    </w:p>
    <w:p w14:paraId="2F00DAE9" w14:textId="4BA76437" w:rsidR="00F5333E" w:rsidRDefault="00F5333E" w:rsidP="00EC3EC8">
      <w:pPr>
        <w:pStyle w:val="default1"/>
      </w:pPr>
      <w:r>
        <w:t xml:space="preserve">Для достижения цели решаются задачи: </w:t>
      </w:r>
    </w:p>
    <w:p w14:paraId="6FBC7A21" w14:textId="2C2B53E9" w:rsidR="00F5333E" w:rsidRDefault="001F1C10">
      <w:pPr>
        <w:pStyle w:val="default1"/>
        <w:numPr>
          <w:ilvl w:val="0"/>
          <w:numId w:val="41"/>
        </w:numPr>
        <w:pPrChange w:id="1771" w:author="Maxim Bystrov" w:date="2026-05-05T22:52:00Z">
          <w:pPr>
            <w:pStyle w:val="default1"/>
          </w:pPr>
        </w:pPrChange>
      </w:pPr>
      <w:commentRangeStart w:id="1772"/>
      <w:commentRangeStart w:id="1773"/>
      <w:r>
        <w:t>проанализировать</w:t>
      </w:r>
      <w:commentRangeEnd w:id="1772"/>
      <w:r w:rsidR="00244B15">
        <w:rPr>
          <w:rStyle w:val="a8"/>
          <w:sz w:val="28"/>
          <w:szCs w:val="22"/>
        </w:rPr>
        <w:commentReference w:id="1772"/>
      </w:r>
      <w:commentRangeEnd w:id="1773"/>
      <w:r w:rsidR="00316DC2">
        <w:rPr>
          <w:rStyle w:val="a8"/>
          <w:rFonts w:asciiTheme="minorHAnsi" w:hAnsiTheme="minorHAnsi"/>
        </w:rPr>
        <w:commentReference w:id="1773"/>
      </w:r>
      <w:r>
        <w:t xml:space="preserve"> предметную область, её современное состояние, обосновать актуальность разработки;</w:t>
      </w:r>
    </w:p>
    <w:p w14:paraId="153ECE6A" w14:textId="4210C688" w:rsidR="001F1C10" w:rsidRDefault="001F1C10">
      <w:pPr>
        <w:pStyle w:val="default1"/>
        <w:numPr>
          <w:ilvl w:val="0"/>
          <w:numId w:val="41"/>
        </w:numPr>
        <w:pPrChange w:id="1774" w:author="Maxim Bystrov" w:date="2026-05-05T22:52:00Z">
          <w:pPr>
            <w:pStyle w:val="default1"/>
          </w:pPr>
        </w:pPrChange>
      </w:pPr>
      <w:r>
        <w:t>выбрать и описать стек технологий, обосновать выбор;</w:t>
      </w:r>
    </w:p>
    <w:p w14:paraId="189D2E7E" w14:textId="146FA9AC" w:rsidR="001F1C10" w:rsidRDefault="001F1C10">
      <w:pPr>
        <w:pStyle w:val="default1"/>
        <w:numPr>
          <w:ilvl w:val="0"/>
          <w:numId w:val="41"/>
        </w:numPr>
        <w:pPrChange w:id="1775" w:author="Maxim Bystrov" w:date="2026-05-05T22:52:00Z">
          <w:pPr>
            <w:pStyle w:val="default1"/>
          </w:pPr>
        </w:pPrChange>
      </w:pPr>
      <w:r>
        <w:t>реализовать программный продукт, описать полученные результаты, провести тестировани</w:t>
      </w:r>
      <w:r w:rsidR="00EE3F74">
        <w:t>е</w:t>
      </w:r>
      <w:r>
        <w:t xml:space="preserve"> разработанного решения.</w:t>
      </w:r>
    </w:p>
    <w:p w14:paraId="1ACCDD17" w14:textId="2257B8F8" w:rsidR="00B26811" w:rsidRDefault="00B26811" w:rsidP="00EC3EC8">
      <w:pPr>
        <w:pStyle w:val="default1"/>
      </w:pPr>
      <w:r>
        <w:t>Объект исследования – процесс обеспечения обработки информации в системах позиционного отслеживания транспортных средств.</w:t>
      </w:r>
    </w:p>
    <w:p w14:paraId="1A5FBD84" w14:textId="23BB06E0" w:rsidR="00B26811" w:rsidRDefault="00B26811" w:rsidP="00EC3EC8">
      <w:pPr>
        <w:pStyle w:val="default1"/>
      </w:pPr>
      <w:r>
        <w:t>Предмет исследования – программный продукт, выполняющий функции позиционного отслеживания транспортных средств с обработкой событий в реальном времени.</w:t>
      </w:r>
    </w:p>
    <w:p w14:paraId="59037A0B" w14:textId="148DD2A5" w:rsidR="00B26811" w:rsidRDefault="00B26811" w:rsidP="00FC236A">
      <w:pPr>
        <w:pStyle w:val="default1"/>
      </w:pPr>
      <w:r>
        <w:t>Практическая ценность работы заключается в повышении эффективности использования ресурсов, снижении эксплуатационных затрат и увеличении устойчивости систем отслеживания транспорта в условиях высоких нагрузок</w:t>
      </w:r>
      <w:commentRangeStart w:id="1776"/>
      <w:r w:rsidR="00FC236A">
        <w:t>.</w:t>
      </w:r>
      <w:commentRangeEnd w:id="1776"/>
      <w:r w:rsidR="00EC4D24">
        <w:rPr>
          <w:rStyle w:val="a8"/>
          <w:sz w:val="28"/>
          <w:szCs w:val="22"/>
        </w:rPr>
        <w:commentReference w:id="1776"/>
      </w:r>
    </w:p>
    <w:p w14:paraId="1FD6C954" w14:textId="0DF656A3" w:rsidR="00FC236A" w:rsidDel="00212F95" w:rsidRDefault="00FC236A" w:rsidP="00FC236A">
      <w:pPr>
        <w:pStyle w:val="default1"/>
        <w:rPr>
          <w:del w:id="1777" w:author="Maxim Bystrov" w:date="2026-05-23T17:24:00Z"/>
        </w:rPr>
      </w:pPr>
    </w:p>
    <w:p w14:paraId="5112C739" w14:textId="18D74F89" w:rsidR="005C31F4" w:rsidRDefault="005C31F4">
      <w:pPr>
        <w:rPr>
          <w:ins w:id="1778" w:author="Maxim Bystrov" w:date="2026-05-06T00:22:00Z"/>
          <w:rFonts w:ascii="Times New Roman" w:eastAsiaTheme="majorEastAsia" w:hAnsi="Times New Roman" w:cstheme="majorBidi"/>
          <w:b/>
          <w:sz w:val="32"/>
          <w:szCs w:val="32"/>
        </w:rPr>
      </w:pPr>
    </w:p>
    <w:p w14:paraId="3E666AC1" w14:textId="20F77A12" w:rsidR="00FC236A" w:rsidRDefault="000733CD" w:rsidP="000733CD">
      <w:pPr>
        <w:pStyle w:val="1"/>
      </w:pPr>
      <w:bookmarkStart w:id="1779" w:name="_Toc230527364"/>
      <w:r>
        <w:lastRenderedPageBreak/>
        <w:t>ГЛАВА 1 АНАЛИЗ ПРЕДМЕТНОЙ ОБЛАСТИ</w:t>
      </w:r>
      <w:bookmarkEnd w:id="1779"/>
    </w:p>
    <w:p w14:paraId="52597AD9" w14:textId="29349AA4" w:rsidR="000733CD" w:rsidRDefault="009C446A" w:rsidP="00772B10">
      <w:pPr>
        <w:pStyle w:val="2"/>
        <w:numPr>
          <w:ilvl w:val="1"/>
          <w:numId w:val="3"/>
        </w:numPr>
      </w:pPr>
      <w:bookmarkStart w:id="1780" w:name="_Toc230527365"/>
      <w:r>
        <w:t>Описание предметной области</w:t>
      </w:r>
      <w:bookmarkEnd w:id="1780"/>
    </w:p>
    <w:p w14:paraId="621D5886" w14:textId="60541F98" w:rsidR="007E1E72" w:rsidRDefault="00E0799A" w:rsidP="007E1E72">
      <w:pPr>
        <w:pStyle w:val="default1"/>
      </w:pPr>
      <w:r>
        <w:t>Описание</w:t>
      </w:r>
      <w:r w:rsidR="007E1E72">
        <w:t xml:space="preserve"> предметной области </w:t>
      </w:r>
      <w:r>
        <w:t>охватывает современное состояние методов решения проблемы</w:t>
      </w:r>
      <w:r w:rsidR="0028499E">
        <w:t xml:space="preserve"> с указанием современной литературы</w:t>
      </w:r>
      <w:r>
        <w:t xml:space="preserve">, </w:t>
      </w:r>
      <w:r w:rsidR="0028499E">
        <w:t xml:space="preserve">приводится </w:t>
      </w:r>
      <w:r>
        <w:t>описание возможных способов её решения, их достоинства и недостатки</w:t>
      </w:r>
      <w:r w:rsidR="0028499E">
        <w:t>.</w:t>
      </w:r>
    </w:p>
    <w:p w14:paraId="164CEB41" w14:textId="2887E6AB" w:rsidR="00D85EA3" w:rsidRPr="007E1E72" w:rsidRDefault="00D85EA3" w:rsidP="00D85EA3">
      <w:pPr>
        <w:pStyle w:val="3"/>
      </w:pPr>
      <w:bookmarkStart w:id="1781" w:name="_Toc230527366"/>
      <w:r>
        <w:t>1.1.1</w:t>
      </w:r>
      <w:r w:rsidR="00A2042F">
        <w:t xml:space="preserve"> Современное состояние предметной области</w:t>
      </w:r>
      <w:bookmarkEnd w:id="1781"/>
    </w:p>
    <w:p w14:paraId="06D2EC29" w14:textId="2FD086EE" w:rsidR="00772B10" w:rsidRDefault="00772B10" w:rsidP="00772B10">
      <w:pPr>
        <w:pStyle w:val="default1"/>
      </w:pPr>
      <w:r>
        <w:t xml:space="preserve">Современное транспортное предприятие, независимо от его профиля (грузовые, пассажирские, специальные перевозки), функционирует в условиях жесткой конкуренции и возрастающих требований со стороны государства. </w:t>
      </w:r>
      <w:del w:id="1782" w:author="Maxim Bystrov" w:date="2026-05-23T17:25:00Z">
        <w:r w:rsidDel="005A5526">
          <w:delText xml:space="preserve">Законодательство </w:delText>
        </w:r>
        <w:commentRangeStart w:id="1783"/>
        <w:r w:rsidDel="005A5526">
          <w:delText xml:space="preserve">Российской Федерации обязывает оснащать транспортные средства категорий М2, М3 и N аппаратурой спутниковой навигации с передачей данных в систему «ЭРА-ГЛОНАСС» [2], </w:delText>
        </w:r>
        <w:commentRangeEnd w:id="1783"/>
        <w:r w:rsidR="00EC4D24" w:rsidDel="005A5526">
          <w:rPr>
            <w:rStyle w:val="a8"/>
            <w:sz w:val="28"/>
            <w:szCs w:val="22"/>
          </w:rPr>
          <w:commentReference w:id="1783"/>
        </w:r>
        <w:r w:rsidDel="005A5526">
          <w:delText xml:space="preserve">а для автомобилей разрешённой максимальной массой свыше 12 тонн – </w:delText>
        </w:r>
      </w:del>
      <w:del w:id="1784" w:author="Maxim Bystrov" w:date="2026-05-06T00:15:00Z">
        <w:r w:rsidDel="00811B25">
          <w:delText xml:space="preserve">передавать </w:delText>
        </w:r>
      </w:del>
      <w:del w:id="1785" w:author="Maxim Bystrov" w:date="2026-05-23T17:25:00Z">
        <w:r w:rsidDel="005A5526">
          <w:delText>навигационн</w:delText>
        </w:r>
      </w:del>
      <w:del w:id="1786" w:author="Maxim Bystrov" w:date="2026-05-06T00:16:00Z">
        <w:r w:rsidDel="00811B25">
          <w:delText>ые</w:delText>
        </w:r>
      </w:del>
      <w:del w:id="1787" w:author="Maxim Bystrov" w:date="2026-05-23T17:25:00Z">
        <w:r w:rsidDel="005A5526">
          <w:delText xml:space="preserve"> </w:delText>
        </w:r>
      </w:del>
      <w:del w:id="1788" w:author="Maxim Bystrov" w:date="2026-05-06T00:16:00Z">
        <w:r w:rsidDel="00811B25">
          <w:delText>данные</w:delText>
        </w:r>
      </w:del>
      <w:del w:id="1789" w:author="Maxim Bystrov" w:date="2026-05-23T17:25:00Z">
        <w:r w:rsidDel="005A5526">
          <w:delText xml:space="preserve"> для взимания платы за использование федеральных дорог [3]. </w:delText>
        </w:r>
      </w:del>
      <w:ins w:id="1790" w:author="Maxim Bystrov" w:date="2026-05-23T17:26:00Z">
        <w:r w:rsidR="00A63219">
          <w:t>Подоб</w:t>
        </w:r>
      </w:ins>
      <w:ins w:id="1791" w:author="Maxim Bystrov" w:date="2026-05-23T17:27:00Z">
        <w:r w:rsidR="00A63219">
          <w:t>ная</w:t>
        </w:r>
      </w:ins>
      <w:ins w:id="1792" w:author="Maxim Bystrov" w:date="2026-05-23T17:26:00Z">
        <w:r w:rsidR="005A5526">
          <w:t xml:space="preserve"> </w:t>
        </w:r>
      </w:ins>
      <w:ins w:id="1793" w:author="Maxim Bystrov" w:date="2026-05-23T17:27:00Z">
        <w:r w:rsidR="00A63219">
          <w:t>среда</w:t>
        </w:r>
      </w:ins>
      <w:ins w:id="1794" w:author="Maxim Bystrov" w:date="2026-05-23T17:26:00Z">
        <w:r w:rsidR="00A63219">
          <w:t xml:space="preserve"> </w:t>
        </w:r>
      </w:ins>
      <w:del w:id="1795" w:author="Maxim Bystrov" w:date="2026-05-23T17:26:00Z">
        <w:r w:rsidDel="005A5526">
          <w:delText xml:space="preserve">Эти </w:delText>
        </w:r>
      </w:del>
      <w:ins w:id="1796" w:author="Maxim Bystrov" w:date="2026-05-23T17:26:00Z">
        <w:r w:rsidR="005A5526">
          <w:t>располагает к</w:t>
        </w:r>
      </w:ins>
      <w:del w:id="1797" w:author="Maxim Bystrov" w:date="2026-05-23T17:26:00Z">
        <w:r w:rsidDel="005A5526">
          <w:delText>требования</w:delText>
        </w:r>
      </w:del>
      <w:r>
        <w:t xml:space="preserve"> форми</w:t>
      </w:r>
      <w:ins w:id="1798" w:author="Maxim Bystrov" w:date="2026-05-23T17:26:00Z">
        <w:r w:rsidR="005A5526">
          <w:t>рованию</w:t>
        </w:r>
      </w:ins>
      <w:del w:id="1799" w:author="Maxim Bystrov" w:date="2026-05-23T17:26:00Z">
        <w:r w:rsidDel="005A5526">
          <w:delText>руют устойчивый</w:delText>
        </w:r>
      </w:del>
      <w:r>
        <w:t xml:space="preserve"> поток</w:t>
      </w:r>
      <w:ins w:id="1800" w:author="Maxim Bystrov" w:date="2026-05-23T17:26:00Z">
        <w:r w:rsidR="005A5526">
          <w:t>а</w:t>
        </w:r>
      </w:ins>
      <w:r>
        <w:t xml:space="preserve"> телематической информации, который должен быть принят, обработан и</w:t>
      </w:r>
      <w:ins w:id="1801" w:author="Maxim Bystrov" w:date="2026-05-06T00:16:00Z">
        <w:r w:rsidR="00FD7101">
          <w:t xml:space="preserve"> сохранен для последующего анализа</w:t>
        </w:r>
      </w:ins>
      <w:del w:id="1802" w:author="Maxim Bystrov" w:date="2026-05-06T00:16:00Z">
        <w:r w:rsidDel="00FD7101">
          <w:delText xml:space="preserve"> ретранслирован в соответствующие государственные информационные системы</w:delText>
        </w:r>
      </w:del>
      <w:r>
        <w:t>.</w:t>
      </w:r>
    </w:p>
    <w:p w14:paraId="65FD251F" w14:textId="554B1225" w:rsidR="00772B10" w:rsidRDefault="00772B10" w:rsidP="00772B10">
      <w:pPr>
        <w:pStyle w:val="default1"/>
      </w:pPr>
      <w:del w:id="1803" w:author="Maxim Bystrov" w:date="2026-05-23T17:27:00Z">
        <w:r w:rsidDel="00E566EC">
          <w:delText xml:space="preserve">Помимо нормативных требований, </w:delText>
        </w:r>
      </w:del>
      <w:ins w:id="1804" w:author="Maxim Bystrov" w:date="2026-05-23T17:27:00Z">
        <w:r w:rsidR="00E566EC">
          <w:t>Т</w:t>
        </w:r>
      </w:ins>
      <w:del w:id="1805" w:author="Maxim Bystrov" w:date="2026-05-23T17:27:00Z">
        <w:r w:rsidDel="00E566EC">
          <w:delText>т</w:delText>
        </w:r>
      </w:del>
      <w:r>
        <w:t>ранспортные предприятия решают</w:t>
      </w:r>
      <w:ins w:id="1806" w:author="Maxim Bystrov" w:date="2026-05-23T17:27:00Z">
        <w:r w:rsidR="00E566EC">
          <w:t xml:space="preserve"> специфические</w:t>
        </w:r>
      </w:ins>
      <w:r>
        <w:t xml:space="preserve"> внутренние производственные задачи, что обуславливает функциональный состав систем отслеживания. Анализ существующих решений и публикаций [4–</w:t>
      </w:r>
      <w:r w:rsidR="00CA700A">
        <w:t>5</w:t>
      </w:r>
      <w:r>
        <w:t>] позволяет выделить следующий базовый перечень задач, решаемых такими системами:</w:t>
      </w:r>
    </w:p>
    <w:p w14:paraId="1D24FDF0" w14:textId="46DBC45C" w:rsidR="00772B10" w:rsidRDefault="00772B10" w:rsidP="00546C16">
      <w:pPr>
        <w:pStyle w:val="default1"/>
        <w:numPr>
          <w:ilvl w:val="0"/>
          <w:numId w:val="5"/>
        </w:numPr>
      </w:pPr>
      <w:r>
        <w:t xml:space="preserve">Приём, </w:t>
      </w:r>
      <w:r w:rsidR="00CA700A">
        <w:t>обработка и</w:t>
      </w:r>
      <w:r>
        <w:t xml:space="preserve"> хранение телеметрических данных, поступающих от бортового оборудования различных производителей</w:t>
      </w:r>
      <w:r w:rsidR="009A4EC0">
        <w:t xml:space="preserve"> с использованием различных протоколов</w:t>
      </w:r>
      <w:r>
        <w:t>.</w:t>
      </w:r>
    </w:p>
    <w:p w14:paraId="2AF77A82" w14:textId="5CDEEC36" w:rsidR="00772B10" w:rsidRDefault="00772B10" w:rsidP="00915795">
      <w:pPr>
        <w:pStyle w:val="default1"/>
        <w:numPr>
          <w:ilvl w:val="0"/>
          <w:numId w:val="5"/>
        </w:numPr>
      </w:pPr>
      <w:r>
        <w:t>Зональное отслеживание – контроль вхождения транспортного средства в заданные географические области (зоны) и генерация соответствующих событий в режиме, близком к реальному времени.</w:t>
      </w:r>
    </w:p>
    <w:p w14:paraId="3050984D" w14:textId="77777777" w:rsidR="00842906" w:rsidRDefault="00772B10" w:rsidP="00044229">
      <w:pPr>
        <w:pStyle w:val="default1"/>
        <w:numPr>
          <w:ilvl w:val="0"/>
          <w:numId w:val="5"/>
        </w:numPr>
      </w:pPr>
      <w:r>
        <w:t>Пространственно-временной поиск телеметрии – выборка данных о местоположении и параметрах движения транспортных средств с одновременными ограничениями по географическому региону и временному интервалу.</w:t>
      </w:r>
    </w:p>
    <w:p w14:paraId="1960BAF4" w14:textId="1F87D0EE" w:rsidR="00772B10" w:rsidDel="00D83900" w:rsidRDefault="00772B10" w:rsidP="00044229">
      <w:pPr>
        <w:pStyle w:val="default1"/>
        <w:numPr>
          <w:ilvl w:val="0"/>
          <w:numId w:val="5"/>
        </w:numPr>
        <w:rPr>
          <w:del w:id="1807" w:author="Maxim Bystrov" w:date="2026-05-06T00:16:00Z"/>
        </w:rPr>
      </w:pPr>
      <w:del w:id="1808" w:author="Maxim Bystrov" w:date="2026-05-06T00:16:00Z">
        <w:r w:rsidDel="00D83900">
          <w:delText>Ретрансляция телеметрических данных во внешние сервисы, включая государственные системы (ЭРА-ГЛОНАСС, «Платон»), с обеспечением гарантированной доставки и устойчивости к сбоям.</w:delText>
        </w:r>
      </w:del>
    </w:p>
    <w:p w14:paraId="68F40753" w14:textId="61BF25A9" w:rsidR="00772B10" w:rsidRDefault="00772B10" w:rsidP="00772B10">
      <w:pPr>
        <w:pStyle w:val="default1"/>
      </w:pPr>
      <w:r>
        <w:t>Каждая из перечисленных задач обладает собственной спецификой, порождающей требования к алгоритмическим и архитектурным решениям.</w:t>
      </w:r>
    </w:p>
    <w:p w14:paraId="0394658C" w14:textId="3612604D" w:rsidR="00772B10" w:rsidRPr="00B70AE4" w:rsidRDefault="00617020" w:rsidP="00617020">
      <w:pPr>
        <w:pStyle w:val="3"/>
      </w:pPr>
      <w:bookmarkStart w:id="1809" w:name="_Toc230527367"/>
      <w:r>
        <w:t>1.1.</w:t>
      </w:r>
      <w:r w:rsidR="00B43DA4">
        <w:t>2</w:t>
      </w:r>
      <w:r>
        <w:t xml:space="preserve"> </w:t>
      </w:r>
      <w:r w:rsidR="00711634">
        <w:t>Методы и алгоритмы решения задач</w:t>
      </w:r>
      <w:bookmarkEnd w:id="1809"/>
    </w:p>
    <w:p w14:paraId="6F084BDA" w14:textId="39F8327D" w:rsidR="00772B10" w:rsidRPr="009F467D" w:rsidRDefault="00170815" w:rsidP="00170815">
      <w:pPr>
        <w:pStyle w:val="default1"/>
      </w:pPr>
      <w:r>
        <w:lastRenderedPageBreak/>
        <w:t xml:space="preserve">1. </w:t>
      </w:r>
      <w:r w:rsidR="00772B10" w:rsidRPr="009F467D">
        <w:t>Приём, обработка и хранение телеметрии.</w:t>
      </w:r>
    </w:p>
    <w:p w14:paraId="017059FB" w14:textId="15E78F79" w:rsidR="00772B10" w:rsidRDefault="00772B10" w:rsidP="00772B10">
      <w:pPr>
        <w:pStyle w:val="default1"/>
      </w:pPr>
      <w:r>
        <w:t xml:space="preserve">Поток навигационных данных от тысяч транспортных средств носит асинхронный и высокоинтенсивный характер. Традиционный монолитный подход к построению подсистемы приёма данных плохо масштабируется и не обеспечивает требуемой отказоустойчивости </w:t>
      </w:r>
      <w:ins w:id="1810" w:author="Maxim Bystrov" w:date="2026-05-24T12:03:00Z">
        <w:r w:rsidR="002F5F50" w:rsidRPr="002F5F50">
          <w:rPr>
            <w:rPrChange w:id="1811" w:author="Maxim Bystrov" w:date="2026-05-24T12:03:00Z">
              <w:rPr>
                <w:lang w:val="en-US"/>
              </w:rPr>
            </w:rPrChange>
          </w:rPr>
          <w:t>[5]</w:t>
        </w:r>
      </w:ins>
      <w:r>
        <w:t>[</w:t>
      </w:r>
      <w:r w:rsidR="0070576B">
        <w:t>6</w:t>
      </w:r>
      <w:r>
        <w:t xml:space="preserve">]. В современной литературе в качестве стандарта для решения подобных задач рассматриваются архитектуры, основанные на </w:t>
      </w:r>
      <w:proofErr w:type="spellStart"/>
      <w:r>
        <w:t>микросервисах</w:t>
      </w:r>
      <w:proofErr w:type="spellEnd"/>
      <w:r w:rsidR="00167023">
        <w:t xml:space="preserve"> и</w:t>
      </w:r>
      <w:r>
        <w:t xml:space="preserve"> брокерах сообщений (Apache </w:t>
      </w:r>
      <w:proofErr w:type="spellStart"/>
      <w:r>
        <w:t>Kafka</w:t>
      </w:r>
      <w:proofErr w:type="spellEnd"/>
      <w:r>
        <w:t xml:space="preserve">, </w:t>
      </w:r>
      <w:proofErr w:type="spellStart"/>
      <w:r>
        <w:t>RabbitMQ</w:t>
      </w:r>
      <w:proofErr w:type="spellEnd"/>
      <w:r>
        <w:t>) и разделении хранилищ на оперативные (базы данных</w:t>
      </w:r>
      <w:r w:rsidR="009D6681">
        <w:t xml:space="preserve"> в ОЗУ</w:t>
      </w:r>
      <w:r>
        <w:t>, кэши) и аналитические (реляционные СУБД, колоночные хранилища) [</w:t>
      </w:r>
      <w:r w:rsidR="009D6681">
        <w:t>7</w:t>
      </w:r>
      <w:r>
        <w:t>]. Такое разделение позволяет независимо масштабировать компоненты приёма, первичной обработки и долговременного хранения, а также изолировать сбои, предотвращая отказы.</w:t>
      </w:r>
    </w:p>
    <w:p w14:paraId="4E38934D" w14:textId="56406F62" w:rsidR="00772B10" w:rsidRPr="009F467D" w:rsidRDefault="003B1FD5" w:rsidP="003B1FD5">
      <w:pPr>
        <w:pStyle w:val="default1"/>
      </w:pPr>
      <w:r>
        <w:t xml:space="preserve">2. </w:t>
      </w:r>
      <w:r w:rsidR="00772B10" w:rsidRPr="009F467D">
        <w:t>Зональное отслеживание.</w:t>
      </w:r>
    </w:p>
    <w:p w14:paraId="6B77D5C0" w14:textId="407E5B17" w:rsidR="00772B10" w:rsidRDefault="00772B10" w:rsidP="00772B10">
      <w:pPr>
        <w:pStyle w:val="default1"/>
      </w:pPr>
      <w:r>
        <w:t>Задача определения принадлежности точки с географическими координатами заданной области является классической задачей вычислительной геометрии. Для многоугольных зон применяются алгоритмы, такие как метод трассировки луча</w:t>
      </w:r>
      <w:r w:rsidR="009D6681">
        <w:t xml:space="preserve"> </w:t>
      </w:r>
      <w:r>
        <w:t>[</w:t>
      </w:r>
      <w:r w:rsidR="000F6AB9">
        <w:t>8</w:t>
      </w:r>
      <w:r>
        <w:t>]. Однако при необходимости обработки миллионов сообщений и тысяч зон прямой перебор зон с полной геометрической проверкой неприемлем из-за вычислительной сложности O(K·N), где K – число зон, N – число точек.</w:t>
      </w:r>
    </w:p>
    <w:p w14:paraId="6EAE8A82" w14:textId="77777777" w:rsidR="00772B10" w:rsidRDefault="00772B10" w:rsidP="00772B10">
      <w:pPr>
        <w:pStyle w:val="default1"/>
      </w:pPr>
      <w:r>
        <w:t>Для снижения сложности используют методы пространственного индексирования:</w:t>
      </w:r>
    </w:p>
    <w:p w14:paraId="005A9F3F" w14:textId="292E2ED9" w:rsidR="00772B10" w:rsidRDefault="00772B10" w:rsidP="00C32CA3">
      <w:pPr>
        <w:pStyle w:val="default1"/>
        <w:numPr>
          <w:ilvl w:val="0"/>
          <w:numId w:val="4"/>
        </w:numPr>
      </w:pPr>
      <w:r>
        <w:t>Пространственные индексы в СУБД (</w:t>
      </w:r>
      <w:r w:rsidR="005A027C">
        <w:t>например,</w:t>
      </w:r>
      <w:r>
        <w:t xml:space="preserve"> </w:t>
      </w:r>
      <w:proofErr w:type="spellStart"/>
      <w:r>
        <w:t>GiST</w:t>
      </w:r>
      <w:proofErr w:type="spellEnd"/>
      <w:r>
        <w:t xml:space="preserve"> в </w:t>
      </w:r>
      <w:proofErr w:type="spellStart"/>
      <w:r>
        <w:t>PostGIS</w:t>
      </w:r>
      <w:proofErr w:type="spellEnd"/>
      <w:r>
        <w:t xml:space="preserve">). </w:t>
      </w:r>
      <w:r w:rsidR="00F61B69">
        <w:t>Такой</w:t>
      </w:r>
      <w:r>
        <w:t xml:space="preserve"> подход эффектив</w:t>
      </w:r>
      <w:r w:rsidR="00843991">
        <w:t>ен</w:t>
      </w:r>
      <w:r>
        <w:t xml:space="preserve"> для пакетной и аналитической обработки, но </w:t>
      </w:r>
      <w:r w:rsidR="000B3336">
        <w:t xml:space="preserve">при использовании </w:t>
      </w:r>
      <w:r w:rsidR="00D82FAE">
        <w:t>потоковой</w:t>
      </w:r>
      <w:r w:rsidR="000B3336">
        <w:t xml:space="preserve"> архитектуры вызывают</w:t>
      </w:r>
      <w:r>
        <w:t xml:space="preserve"> задержки, связанные с обращениями к дисковой подсистеме [</w:t>
      </w:r>
      <w:r w:rsidR="00144C91" w:rsidRPr="00036FF8">
        <w:t>9</w:t>
      </w:r>
      <w:r>
        <w:t>].</w:t>
      </w:r>
    </w:p>
    <w:p w14:paraId="0C85FB43" w14:textId="22E628B2" w:rsidR="00772B10" w:rsidRDefault="00772B10" w:rsidP="00C32CA3">
      <w:pPr>
        <w:pStyle w:val="default1"/>
        <w:numPr>
          <w:ilvl w:val="0"/>
          <w:numId w:val="4"/>
        </w:numPr>
      </w:pPr>
      <w:r>
        <w:t>Иерархические пространственные деревь</w:t>
      </w:r>
      <w:r w:rsidR="00036FF8">
        <w:t>я</w:t>
      </w:r>
      <w:r>
        <w:t xml:space="preserve">. Обеспечивают логарифмическую сложность поиска кандидатов, однако в худших случаях (неравномерное распределение, вытянутые полигоны) могут </w:t>
      </w:r>
      <w:r>
        <w:lastRenderedPageBreak/>
        <w:t>требовать проверки большого числа кандидатов и сложны в балансировке [</w:t>
      </w:r>
      <w:r w:rsidR="00133ED1">
        <w:t>10</w:t>
      </w:r>
      <w:r>
        <w:t>].</w:t>
      </w:r>
    </w:p>
    <w:p w14:paraId="576DFA8E" w14:textId="06CFFE6B" w:rsidR="00772B10" w:rsidRDefault="00772B10" w:rsidP="006A7E8D">
      <w:pPr>
        <w:pStyle w:val="default1"/>
        <w:numPr>
          <w:ilvl w:val="0"/>
          <w:numId w:val="4"/>
        </w:numPr>
      </w:pPr>
      <w:r>
        <w:t xml:space="preserve">Системы </w:t>
      </w:r>
      <w:proofErr w:type="spellStart"/>
      <w:r>
        <w:t>геохеширования</w:t>
      </w:r>
      <w:proofErr w:type="spellEnd"/>
      <w:r>
        <w:t xml:space="preserve"> и сферической дискретизации</w:t>
      </w:r>
      <w:r w:rsidR="006C2ECC">
        <w:t xml:space="preserve">, самыми популярными представителями которых можно назвать </w:t>
      </w:r>
      <w:r w:rsidRPr="006C2ECC">
        <w:rPr>
          <w:lang w:val="en-US"/>
        </w:rPr>
        <w:t>geohash</w:t>
      </w:r>
      <w:r w:rsidRPr="006C2ECC">
        <w:t xml:space="preserve">, </w:t>
      </w:r>
      <w:r w:rsidRPr="006C2ECC">
        <w:rPr>
          <w:lang w:val="en-US"/>
        </w:rPr>
        <w:t>Google</w:t>
      </w:r>
      <w:r w:rsidRPr="006C2ECC">
        <w:t xml:space="preserve"> </w:t>
      </w:r>
      <w:r w:rsidRPr="006C2ECC">
        <w:rPr>
          <w:lang w:val="en-US"/>
        </w:rPr>
        <w:t>S</w:t>
      </w:r>
      <w:r w:rsidRPr="006C2ECC">
        <w:t xml:space="preserve">2, </w:t>
      </w:r>
      <w:r w:rsidRPr="006C2ECC">
        <w:rPr>
          <w:lang w:val="en-US"/>
        </w:rPr>
        <w:t>Uber</w:t>
      </w:r>
      <w:r w:rsidRPr="006C2ECC">
        <w:t xml:space="preserve"> </w:t>
      </w:r>
      <w:r w:rsidRPr="006C2ECC">
        <w:rPr>
          <w:lang w:val="en-US"/>
        </w:rPr>
        <w:t>H</w:t>
      </w:r>
      <w:r w:rsidRPr="006C2ECC">
        <w:t xml:space="preserve">3. </w:t>
      </w:r>
      <w:r>
        <w:t xml:space="preserve">Эти методы набирают популярность благодаря возможности представить географическую область в виде набора дискретных ячеек и выполнять проверку вхождения точечного объекта за </w:t>
      </w:r>
      <w:r w:rsidR="00001180">
        <w:t xml:space="preserve">логарифмическое количество </w:t>
      </w:r>
      <w:r>
        <w:t>операций бинарного поиска по предварительно рассчитанному интервальному индексу, хранимому в оперативной памяти. В частности, библиотека Google S2 позволяет строить компактные индексы, сохраняющие предсказуемую производительность при любом количестве и форме зон, что критически важно для обработки событий в реальном времени</w:t>
      </w:r>
      <w:r w:rsidR="00133ED1">
        <w:t xml:space="preserve"> </w:t>
      </w:r>
      <w:r w:rsidR="00133ED1" w:rsidRPr="00133ED1">
        <w:t>[11, 12</w:t>
      </w:r>
      <w:r w:rsidR="00133ED1" w:rsidRPr="006C2ECC">
        <w:t>]</w:t>
      </w:r>
      <w:r>
        <w:t>.</w:t>
      </w:r>
    </w:p>
    <w:p w14:paraId="632C5B97" w14:textId="0583A6F8" w:rsidR="00772B10" w:rsidRDefault="00772B10" w:rsidP="00772B10">
      <w:pPr>
        <w:pStyle w:val="default1"/>
      </w:pPr>
      <w:r>
        <w:t xml:space="preserve">Таким образом, для систем с жёсткими временными ограничениями наиболее перспективным </w:t>
      </w:r>
      <w:r w:rsidR="008A1597">
        <w:t>представляется</w:t>
      </w:r>
      <w:r>
        <w:t xml:space="preserve"> использование пространственных индексов на основе</w:t>
      </w:r>
      <w:r w:rsidR="001C77FE">
        <w:t xml:space="preserve"> системы </w:t>
      </w:r>
      <w:proofErr w:type="spellStart"/>
      <w:r w:rsidR="001C77FE">
        <w:t>геохеширования</w:t>
      </w:r>
      <w:proofErr w:type="spellEnd"/>
      <w:r>
        <w:t xml:space="preserve"> S2, обеспечивающих высокую скорость проверки вхождения ценой предварительного разложения зон на наборы ячеек заданного уровня.</w:t>
      </w:r>
    </w:p>
    <w:p w14:paraId="3D76DFD8" w14:textId="5481C513" w:rsidR="00772B10" w:rsidRPr="00BF66D6" w:rsidRDefault="00B35BCB" w:rsidP="00B35BCB">
      <w:pPr>
        <w:pStyle w:val="default1"/>
      </w:pPr>
      <w:r>
        <w:t xml:space="preserve">3. </w:t>
      </w:r>
      <w:r w:rsidR="00772B10" w:rsidRPr="00BF66D6">
        <w:t>Пространственно-временной поиск.</w:t>
      </w:r>
    </w:p>
    <w:p w14:paraId="174F718E" w14:textId="6F987843" w:rsidR="00772B10" w:rsidDel="00F32DB6" w:rsidRDefault="00772B10" w:rsidP="00BE2A97">
      <w:pPr>
        <w:pStyle w:val="default1"/>
        <w:rPr>
          <w:del w:id="1812" w:author="Maxim Bystrov" w:date="2026-05-06T00:17:00Z"/>
        </w:rPr>
      </w:pPr>
      <w:r>
        <w:t xml:space="preserve">Запросы, объединяющие пространственные и временные фильтры, являются типовым инструментом диспетчерского анализа. </w:t>
      </w:r>
      <w:ins w:id="1813" w:author="Maxim Bystrov" w:date="2026-05-05T23:53:00Z">
        <w:r w:rsidR="00824439">
          <w:t xml:space="preserve">Один из </w:t>
        </w:r>
        <w:proofErr w:type="spellStart"/>
        <w:r w:rsidR="00824439">
          <w:t>наболее</w:t>
        </w:r>
        <w:proofErr w:type="spellEnd"/>
        <w:r w:rsidR="00824439">
          <w:t xml:space="preserve"> эффективных </w:t>
        </w:r>
      </w:ins>
      <w:del w:id="1814" w:author="Maxim Bystrov" w:date="2026-05-05T23:53:00Z">
        <w:r w:rsidDel="00824439">
          <w:delText xml:space="preserve">Классический </w:delText>
        </w:r>
      </w:del>
      <w:r>
        <w:t>подход</w:t>
      </w:r>
      <w:ins w:id="1815" w:author="Maxim Bystrov" w:date="2026-05-05T23:53:00Z">
        <w:r w:rsidR="00824439">
          <w:t>ов</w:t>
        </w:r>
      </w:ins>
      <w:r>
        <w:t xml:space="preserve"> заключается в создании составных индексов в реляционных СУБД (например, B-</w:t>
      </w:r>
      <w:proofErr w:type="spellStart"/>
      <w:r>
        <w:t>tree</w:t>
      </w:r>
      <w:proofErr w:type="spellEnd"/>
      <w:r w:rsidR="00C41B5C">
        <w:t xml:space="preserve"> индекс</w:t>
      </w:r>
      <w:r>
        <w:t xml:space="preserve"> по столбцам </w:t>
      </w:r>
      <w:proofErr w:type="spellStart"/>
      <w:r>
        <w:t>sector_id</w:t>
      </w:r>
      <w:proofErr w:type="spellEnd"/>
      <w:r>
        <w:t xml:space="preserve">, </w:t>
      </w:r>
      <w:proofErr w:type="spellStart"/>
      <w:r>
        <w:t>timestamp</w:t>
      </w:r>
      <w:proofErr w:type="spellEnd"/>
      <w:r>
        <w:t>), где идентификатор сектора получают заранее определённой пространственной дискретизацией [1</w:t>
      </w:r>
      <w:r w:rsidR="00224679">
        <w:t>1</w:t>
      </w:r>
      <w:r>
        <w:t xml:space="preserve">]. Альтернативой выступают специализированные </w:t>
      </w:r>
      <w:proofErr w:type="spellStart"/>
      <w:r>
        <w:t>time-series</w:t>
      </w:r>
      <w:proofErr w:type="spellEnd"/>
      <w:r>
        <w:t xml:space="preserve"> базы данных с поддержкой </w:t>
      </w:r>
      <w:proofErr w:type="spellStart"/>
      <w:r>
        <w:t>геопространственных</w:t>
      </w:r>
      <w:proofErr w:type="spellEnd"/>
      <w:r>
        <w:t xml:space="preserve"> типов (</w:t>
      </w:r>
      <w:proofErr w:type="spellStart"/>
      <w:r>
        <w:t>TimescaleDB</w:t>
      </w:r>
      <w:proofErr w:type="spellEnd"/>
      <w:r>
        <w:t xml:space="preserve"> + </w:t>
      </w:r>
      <w:proofErr w:type="spellStart"/>
      <w:r>
        <w:t>PostGIS</w:t>
      </w:r>
      <w:proofErr w:type="spellEnd"/>
      <w:r>
        <w:t xml:space="preserve">), которые позволяют эффективно обрабатывать подобные запросы за счёт </w:t>
      </w:r>
      <w:proofErr w:type="spellStart"/>
      <w:r>
        <w:t>партиционирования</w:t>
      </w:r>
      <w:proofErr w:type="spellEnd"/>
      <w:r>
        <w:t xml:space="preserve"> по времени и использования пространственных индексов внутри </w:t>
      </w:r>
      <w:proofErr w:type="spellStart"/>
      <w:r>
        <w:t>партиций</w:t>
      </w:r>
      <w:proofErr w:type="spellEnd"/>
      <w:r>
        <w:t xml:space="preserve"> [</w:t>
      </w:r>
      <w:r w:rsidR="00224679">
        <w:t>9</w:t>
      </w:r>
      <w:r>
        <w:t>].</w:t>
      </w:r>
      <w:r w:rsidR="00CC1AB3">
        <w:t xml:space="preserve"> Также возможен вариант с использованием двух </w:t>
      </w:r>
      <w:r w:rsidR="00CC1AB3">
        <w:lastRenderedPageBreak/>
        <w:t>не связанных между собой индексов в тех СУБД, которые поддерживают построение плана по разным индексам для одного запроса</w:t>
      </w:r>
      <w:r w:rsidR="00585BBA">
        <w:t xml:space="preserve"> </w:t>
      </w:r>
      <w:r w:rsidR="00585BBA" w:rsidRPr="00585BBA">
        <w:t>[1</w:t>
      </w:r>
      <w:r w:rsidR="004664B1" w:rsidRPr="004664B1">
        <w:t>3</w:t>
      </w:r>
      <w:r w:rsidR="00585BBA" w:rsidRPr="00585BBA">
        <w:t>]</w:t>
      </w:r>
      <w:del w:id="1816" w:author="Maxim Bystrov" w:date="2026-05-05T23:52:00Z">
        <w:r w:rsidR="00CC1AB3" w:rsidDel="00A16277">
          <w:delText>.</w:delText>
        </w:r>
        <w:r w:rsidDel="00A16277">
          <w:delText xml:space="preserve"> В системах, ориентированных на высокую нагрузку, применяется предварительная дискретизация как временных, так и пространственных показателей с построением единого индекса, что максимизирует плотность упаковки данных и уменьшает количество операций ввода-вывода</w:delText>
        </w:r>
      </w:del>
      <w:r>
        <w:t>.</w:t>
      </w:r>
      <w:r w:rsidR="0077367C">
        <w:t xml:space="preserve"> Наиболее производительным и гибким решением представляется составной индекс в СУБД по времени и идентификатору сектора, поскольку мощность такого индекса легко контролировать изменением </w:t>
      </w:r>
      <w:r w:rsidR="005A4D8E">
        <w:t xml:space="preserve">уровня </w:t>
      </w:r>
      <w:proofErr w:type="spellStart"/>
      <w:r w:rsidR="005A4D8E">
        <w:t>геохеширования</w:t>
      </w:r>
      <w:proofErr w:type="spellEnd"/>
      <w:r w:rsidR="00CC1AB3">
        <w:t>, не</w:t>
      </w:r>
      <w:r w:rsidR="00E50BCB">
        <w:t xml:space="preserve">т необходимости </w:t>
      </w:r>
      <w:proofErr w:type="spellStart"/>
      <w:r w:rsidR="00E50BCB">
        <w:t>партиционирования</w:t>
      </w:r>
      <w:proofErr w:type="spellEnd"/>
      <w:r w:rsidR="00E50BCB">
        <w:t xml:space="preserve">, которое уменьшает эффективность запросов, не задействующих ключ </w:t>
      </w:r>
      <w:proofErr w:type="spellStart"/>
      <w:r w:rsidR="00E50BCB">
        <w:t>партиционирования</w:t>
      </w:r>
      <w:proofErr w:type="spellEnd"/>
      <w:r w:rsidR="00E50BCB">
        <w:t xml:space="preserve">, а также не зависит от планировщика запросов так же сильно, как подход с двумя раздельными индексами. </w:t>
      </w:r>
    </w:p>
    <w:p w14:paraId="5DC40DFB" w14:textId="1D81BC57" w:rsidR="00772B10" w:rsidRPr="00D81E05" w:rsidDel="00F32DB6" w:rsidRDefault="00D81E05">
      <w:pPr>
        <w:pStyle w:val="default1"/>
        <w:ind w:firstLine="0"/>
        <w:rPr>
          <w:del w:id="1817" w:author="Maxim Bystrov" w:date="2026-05-06T00:17:00Z"/>
        </w:rPr>
        <w:pPrChange w:id="1818" w:author="Maxim Bystrov" w:date="2026-05-06T00:17:00Z">
          <w:pPr>
            <w:pStyle w:val="default1"/>
          </w:pPr>
        </w:pPrChange>
      </w:pPr>
      <w:del w:id="1819" w:author="Maxim Bystrov" w:date="2026-05-06T00:17:00Z">
        <w:r w:rsidRPr="00D81E05" w:rsidDel="00F32DB6">
          <w:delText xml:space="preserve">4. </w:delText>
        </w:r>
        <w:r w:rsidR="00772B10" w:rsidRPr="00D81E05" w:rsidDel="00F32DB6">
          <w:delText>Ретрансляция данных.</w:delText>
        </w:r>
      </w:del>
    </w:p>
    <w:p w14:paraId="223FC9EA" w14:textId="0BF4BE9C" w:rsidR="00772B10" w:rsidDel="00943AB8" w:rsidRDefault="00B6532A" w:rsidP="00F80B8C">
      <w:pPr>
        <w:pStyle w:val="default1"/>
        <w:rPr>
          <w:del w:id="1820" w:author="Maxim Bystrov" w:date="2026-05-23T17:30:00Z"/>
        </w:rPr>
      </w:pPr>
      <w:del w:id="1821" w:author="Maxim Bystrov" w:date="2026-05-06T00:17:00Z">
        <w:r w:rsidDel="00F32DB6">
          <w:delText>С</w:delText>
        </w:r>
        <w:r w:rsidR="00772B10" w:rsidDel="00F32DB6">
          <w:delText xml:space="preserve">ложность </w:delText>
        </w:r>
        <w:r w:rsidDel="00F32DB6">
          <w:delText xml:space="preserve">при решении </w:delText>
        </w:r>
        <w:r w:rsidR="00772B10" w:rsidDel="00F32DB6">
          <w:delText>задачи ретрансляции зависит от целевого протокола (EGTS, HTTP, MQTT) и требований к гарантии доставки. Основная инженерная проблема лежит в области обеспечения отказоустойчивости: обработка временной недоступности внешнего сервиса, повтор отправки с экспоненциальной отсрочкой, контроль входящего потока</w:delText>
        </w:r>
        <w:r w:rsidR="005C1F41" w:rsidRPr="005C1F41" w:rsidDel="00F32DB6">
          <w:delText xml:space="preserve">. </w:delText>
        </w:r>
        <w:r w:rsidR="00772B10" w:rsidDel="00F32DB6">
          <w:delText xml:space="preserve">Эти задачи решаются архитектурными средствами – введением исходящих очередей с механизмом повторной обработки неудачных сообщений и стратегией </w:delText>
        </w:r>
        <w:r w:rsidR="002C21FF" w:rsidDel="00F32DB6">
          <w:delText xml:space="preserve">очереди недоставленных писем </w:delText>
        </w:r>
        <w:r w:rsidR="00772B10" w:rsidDel="00F32DB6">
          <w:delText>(DLQ) для окончательно недоставленных данных</w:delText>
        </w:r>
        <w:r w:rsidR="00126A51" w:rsidDel="00F32DB6">
          <w:delText xml:space="preserve"> </w:delText>
        </w:r>
        <w:r w:rsidR="00126A51" w:rsidRPr="00126A51" w:rsidDel="00F32DB6">
          <w:delText>[7</w:delText>
        </w:r>
        <w:r w:rsidR="00126A51" w:rsidRPr="00300013" w:rsidDel="00F32DB6">
          <w:delText>]</w:delText>
        </w:r>
        <w:r w:rsidR="00772B10" w:rsidDel="00F32DB6">
          <w:delText>.</w:delText>
        </w:r>
      </w:del>
    </w:p>
    <w:p w14:paraId="05D35359" w14:textId="30B70F66" w:rsidR="00860C83" w:rsidRPr="00860C83" w:rsidDel="00943AB8" w:rsidRDefault="007B160B">
      <w:pPr>
        <w:pStyle w:val="3"/>
        <w:rPr>
          <w:del w:id="1822" w:author="Maxim Bystrov" w:date="2026-05-23T17:30:00Z"/>
        </w:rPr>
      </w:pPr>
      <w:del w:id="1823" w:author="Maxim Bystrov" w:date="2026-05-23T17:30:00Z">
        <w:r w:rsidDel="00943AB8">
          <w:delText>1.1.</w:delText>
        </w:r>
        <w:r w:rsidR="005006E9" w:rsidDel="00943AB8">
          <w:delText>3</w:delText>
        </w:r>
        <w:r w:rsidR="005D24E1" w:rsidDel="00943AB8">
          <w:delText xml:space="preserve"> </w:delText>
        </w:r>
        <w:r w:rsidR="00860C83" w:rsidRPr="00860C83" w:rsidDel="00943AB8">
          <w:delText>Обзор литературы</w:delText>
        </w:r>
      </w:del>
    </w:p>
    <w:p w14:paraId="09E744FD" w14:textId="56FF7B74" w:rsidR="00EE41B7" w:rsidDel="00943AB8" w:rsidRDefault="00EE41B7">
      <w:pPr>
        <w:pStyle w:val="default1"/>
        <w:ind w:firstLine="0"/>
        <w:rPr>
          <w:del w:id="1824" w:author="Maxim Bystrov" w:date="2026-05-23T17:30:00Z"/>
        </w:rPr>
        <w:pPrChange w:id="1825" w:author="Maxim Bystrov" w:date="2026-05-23T17:30:00Z">
          <w:pPr>
            <w:pStyle w:val="default1"/>
          </w:pPr>
        </w:pPrChange>
      </w:pPr>
      <w:del w:id="1826" w:author="Maxim Bystrov" w:date="2026-05-23T17:30:00Z">
        <w:r w:rsidDel="00943AB8">
          <w:delText xml:space="preserve">Вопросам построения систем мониторинга и управления транспортом посвящён ряд научных работ и отраслевых публикаций. В статье А.Н. Зиарманда и В.И. Хаханова «Модели и методы мониторинга и управления транспортом» </w:delText>
        </w:r>
        <w:r w:rsidR="00792CD3" w:rsidRPr="00792CD3" w:rsidDel="00943AB8">
          <w:delText>[4</w:delText>
        </w:r>
        <w:r w:rsidR="00792CD3" w:rsidRPr="00C65296" w:rsidDel="00943AB8">
          <w:delText>]</w:delText>
        </w:r>
        <w:r w:rsidDel="00943AB8">
          <w:delText xml:space="preserve"> рассмотрены основные направления развития киберфизического транспортного</w:delText>
        </w:r>
        <w:r w:rsidR="00C65296" w:rsidRPr="00C65296" w:rsidDel="00943AB8">
          <w:delText xml:space="preserve"> </w:delText>
        </w:r>
        <w:r w:rsidR="00C65296" w:rsidDel="00943AB8">
          <w:delText>мониторинга</w:delText>
        </w:r>
        <w:r w:rsidDel="00943AB8">
          <w:delText>, включая средства точного позиционирования, облачные сервисы и системы мониторинга в реальном времени. Монография П.И. Смирнова, М.Ю. Карелиной и Б.С. Субботина «Применение систем транспортной телематики для повышения эффективности эксплуатации техники» (2023)</w:delText>
        </w:r>
        <w:r w:rsidR="00E567AA" w:rsidDel="00943AB8">
          <w:delText xml:space="preserve"> </w:delText>
        </w:r>
        <w:r w:rsidR="00E567AA" w:rsidRPr="00E567AA" w:rsidDel="00943AB8">
          <w:delText>[14]</w:delText>
        </w:r>
        <w:r w:rsidDel="00943AB8">
          <w:delText xml:space="preserve"> представляет математические модели и концепции управления бизнес-процессами предприятий на основе данных спутникового мониторинга. </w:delText>
        </w:r>
      </w:del>
    </w:p>
    <w:p w14:paraId="3D2270D5" w14:textId="72D1A1E7" w:rsidR="00EE41B7" w:rsidRPr="0041521F" w:rsidDel="00943AB8" w:rsidRDefault="00EE41B7">
      <w:pPr>
        <w:pStyle w:val="default1"/>
        <w:ind w:firstLine="0"/>
        <w:rPr>
          <w:del w:id="1827" w:author="Maxim Bystrov" w:date="2026-05-23T17:30:00Z"/>
        </w:rPr>
        <w:pPrChange w:id="1828" w:author="Maxim Bystrov" w:date="2026-05-23T17:30:00Z">
          <w:pPr>
            <w:pStyle w:val="default1"/>
          </w:pPr>
        </w:pPrChange>
      </w:pPr>
      <w:del w:id="1829" w:author="Maxim Bystrov" w:date="2026-05-23T17:30:00Z">
        <w:r w:rsidRPr="0041521F" w:rsidDel="00943AB8">
          <w:delText>Проблематике масштабируемости серверной части систем отслеживания транспорта посвящена статья</w:delText>
        </w:r>
        <w:r w:rsidR="009676A1" w:rsidRPr="0041521F" w:rsidDel="00943AB8">
          <w:delText xml:space="preserve"> [5]</w:delText>
        </w:r>
        <w:r w:rsidRPr="0041521F" w:rsidDel="00943AB8">
          <w:delText xml:space="preserve">, в которой рассматриваются особенности существующих решений и предлагается подход к построению единой платформы на основе сервис-ориентированной архитектуры. </w:delText>
        </w:r>
        <w:r w:rsidR="009676A1" w:rsidRPr="0041521F" w:rsidDel="00943AB8">
          <w:delText>Т</w:delText>
        </w:r>
        <w:r w:rsidRPr="0041521F" w:rsidDel="00943AB8">
          <w:delText xml:space="preserve">ехнологии потоковой обработки данных — Apache Kafka и </w:delText>
        </w:r>
        <w:r w:rsidR="00546926" w:rsidDel="00943AB8">
          <w:rPr>
            <w:lang w:val="en-US"/>
          </w:rPr>
          <w:delText>RabbitMQ</w:delText>
        </w:r>
        <w:r w:rsidRPr="0041521F" w:rsidDel="00943AB8">
          <w:delText xml:space="preserve"> — рассмотрены в обзоре </w:delText>
        </w:r>
        <w:r w:rsidR="009676A1" w:rsidRPr="0041521F" w:rsidDel="00943AB8">
          <w:delText xml:space="preserve">[6], </w:delText>
        </w:r>
        <w:r w:rsidRPr="0041521F" w:rsidDel="00943AB8">
          <w:delText>где показаны возможности построения отказоустойчивых конвейеров обработки потоковых данных.</w:delText>
        </w:r>
      </w:del>
    </w:p>
    <w:p w14:paraId="18E6DE55" w14:textId="05C8EE08" w:rsidR="00EE41B7" w:rsidRPr="007F56D3" w:rsidDel="00943AB8" w:rsidRDefault="00EE41B7">
      <w:pPr>
        <w:pStyle w:val="default1"/>
        <w:ind w:firstLine="0"/>
        <w:rPr>
          <w:del w:id="1830" w:author="Maxim Bystrov" w:date="2026-05-23T17:30:00Z"/>
        </w:rPr>
        <w:pPrChange w:id="1831" w:author="Maxim Bystrov" w:date="2026-05-23T17:30:00Z">
          <w:pPr>
            <w:pStyle w:val="default1"/>
          </w:pPr>
        </w:pPrChange>
      </w:pPr>
      <w:del w:id="1832" w:author="Maxim Bystrov" w:date="2026-05-23T17:30:00Z">
        <w:r w:rsidRPr="007F56D3" w:rsidDel="00943AB8">
          <w:delText>Методам геопространственного индексирования, имеющим ключевое значение для задачи зонального отслеживания, посвящена статья</w:delText>
        </w:r>
        <w:r w:rsidR="00432EAC" w:rsidRPr="007F56D3" w:rsidDel="00943AB8">
          <w:delText xml:space="preserve"> [1</w:delText>
        </w:r>
        <w:r w:rsidR="00E567AA" w:rsidRPr="00E567AA" w:rsidDel="00943AB8">
          <w:delText>5</w:delText>
        </w:r>
        <w:r w:rsidR="00432EAC" w:rsidRPr="007F56D3" w:rsidDel="00943AB8">
          <w:delText>]</w:delText>
        </w:r>
        <w:r w:rsidRPr="007F56D3" w:rsidDel="00943AB8">
          <w:delText xml:space="preserve">. В работе выполнен сравнительный анализ трёх наиболее распространённых в коммерческих приложениях систем геокодирования, рассмотрены алгоритмические особенности каждой из них, включая форму ячейки, число уровней иерархии и вычислительную сложность операций. </w:delText>
        </w:r>
      </w:del>
    </w:p>
    <w:p w14:paraId="5EDCC7CB" w14:textId="7F35D327" w:rsidR="00EE41B7" w:rsidRPr="00D631C8" w:rsidDel="00943AB8" w:rsidRDefault="00EE41B7">
      <w:pPr>
        <w:pStyle w:val="default1"/>
        <w:ind w:firstLine="0"/>
        <w:rPr>
          <w:del w:id="1833" w:author="Maxim Bystrov" w:date="2026-05-23T17:30:00Z"/>
        </w:rPr>
        <w:pPrChange w:id="1834" w:author="Maxim Bystrov" w:date="2026-05-23T17:30:00Z">
          <w:pPr>
            <w:pStyle w:val="default1"/>
          </w:pPr>
        </w:pPrChange>
      </w:pPr>
      <w:del w:id="1835" w:author="Maxim Bystrov" w:date="2026-05-23T17:30:00Z">
        <w:r w:rsidRPr="00D631C8" w:rsidDel="00943AB8">
          <w:delText xml:space="preserve">Задача пространственно-временного поиска телеметрических данных исследована в работах M. Gorawski и A. Dyga. В статье «Indexing of Spatio-Temporal Telemetric Data based on Distributed Mobile Bucket Index» </w:delText>
        </w:r>
        <w:r w:rsidR="00D631C8" w:rsidRPr="00D631C8" w:rsidDel="00943AB8">
          <w:delText>[1</w:delText>
        </w:r>
        <w:r w:rsidR="00E567AA" w:rsidRPr="00E567AA" w:rsidDel="00943AB8">
          <w:delText>6</w:delText>
        </w:r>
        <w:r w:rsidR="00D631C8" w:rsidRPr="00D631C8" w:rsidDel="00943AB8">
          <w:delText>]</w:delText>
        </w:r>
        <w:r w:rsidRPr="00D631C8" w:rsidDel="00943AB8">
          <w:delText xml:space="preserve"> предложена структура данных, отвечающая на пространственно-временные диапазонные запросы к телеметрическим данным, с возможностью адаптивной настройки под изменяющееся распределение данных.</w:delText>
        </w:r>
      </w:del>
    </w:p>
    <w:p w14:paraId="140A10CC" w14:textId="505C1EC2" w:rsidR="00EE41B7" w:rsidDel="00943AB8" w:rsidRDefault="00EE41B7">
      <w:pPr>
        <w:pStyle w:val="default1"/>
        <w:ind w:firstLine="0"/>
        <w:rPr>
          <w:del w:id="1836" w:author="Maxim Bystrov" w:date="2026-05-23T17:30:00Z"/>
        </w:rPr>
        <w:pPrChange w:id="1837" w:author="Maxim Bystrov" w:date="2026-05-23T17:30:00Z">
          <w:pPr>
            <w:pStyle w:val="default1"/>
          </w:pPr>
        </w:pPrChange>
      </w:pPr>
      <w:del w:id="1838" w:author="Maxim Bystrov" w:date="2026-05-23T17:30:00Z">
        <w:r w:rsidRPr="00E8479B" w:rsidDel="00943AB8">
          <w:delText xml:space="preserve">Протокол EGTS (Era Glonass Telematics Standard) </w:delText>
        </w:r>
        <w:r w:rsidR="0037068E" w:rsidDel="00943AB8">
          <w:delText xml:space="preserve">действует в соответствии с актуальным стандартом </w:delText>
        </w:r>
        <w:r w:rsidR="0037068E" w:rsidRPr="009C1464" w:rsidDel="00943AB8">
          <w:rPr>
            <w:rFonts w:cs="Times New Roman"/>
            <w:szCs w:val="28"/>
          </w:rPr>
          <w:delText>ГОСТ 33465-2015</w:delText>
        </w:r>
        <w:r w:rsidR="007024F4" w:rsidDel="00943AB8">
          <w:delText xml:space="preserve"> </w:delText>
        </w:r>
        <w:r w:rsidR="007024F4" w:rsidRPr="007024F4" w:rsidDel="00943AB8">
          <w:delText>[17]</w:delText>
        </w:r>
        <w:r w:rsidRPr="00E8479B" w:rsidDel="00943AB8">
          <w:delText>. Протокол является обязательным для использования при передаче данных в систему «ЭРА-ГЛОНАСС».</w:delText>
        </w:r>
      </w:del>
    </w:p>
    <w:p w14:paraId="46A37D74" w14:textId="3004747A" w:rsidR="009C446A" w:rsidDel="00943AB8" w:rsidRDefault="00772B10">
      <w:pPr>
        <w:pStyle w:val="default1"/>
        <w:ind w:firstLine="0"/>
        <w:rPr>
          <w:del w:id="1839" w:author="Maxim Bystrov" w:date="2026-05-23T17:30:00Z"/>
        </w:rPr>
        <w:pPrChange w:id="1840" w:author="Maxim Bystrov" w:date="2026-05-23T17:30:00Z">
          <w:pPr>
            <w:pStyle w:val="default1"/>
          </w:pPr>
        </w:pPrChange>
      </w:pPr>
      <w:del w:id="1841" w:author="Maxim Bystrov" w:date="2026-05-23T17:30:00Z">
        <w:r w:rsidDel="00943AB8">
          <w:delText xml:space="preserve">Проведённый обзор подтверждает актуальность задачи создания системы позиционного отслеживания транспортных средств с обработкой событий в реальном времени на основе современных подходов: микросервисной архитектуры с </w:delText>
        </w:r>
        <w:r w:rsidR="00B32EAC" w:rsidDel="00943AB8">
          <w:delText>потоковой обработкой данных</w:delText>
        </w:r>
        <w:r w:rsidDel="00943AB8">
          <w:delText>, пространственных индексов</w:delText>
        </w:r>
        <w:r w:rsidR="00B25200" w:rsidDel="00943AB8">
          <w:delText xml:space="preserve"> в памяти</w:delText>
        </w:r>
        <w:r w:rsidDel="00943AB8">
          <w:delText xml:space="preserve"> на базе Google S2 и дискрет</w:delText>
        </w:r>
        <w:r w:rsidR="00D50CDA" w:rsidDel="00943AB8">
          <w:delText>изированных</w:delText>
        </w:r>
        <w:r w:rsidDel="00943AB8">
          <w:delText xml:space="preserve"> индексов для пространственно-временного поиска. Данные решения позволяют добиться высокой производительности, предсказуемого поведения под нагрузкой и отказоустойчивости, что является ключевыми критериями качества для транспортных телематических платформ</w:delText>
        </w:r>
        <w:r w:rsidR="007C1655" w:rsidDel="00943AB8">
          <w:delText>.</w:delText>
        </w:r>
      </w:del>
    </w:p>
    <w:p w14:paraId="4F4EF9B5" w14:textId="23CE709E" w:rsidR="00A27845" w:rsidRDefault="00A27845">
      <w:pPr>
        <w:pStyle w:val="default1"/>
      </w:pPr>
    </w:p>
    <w:p w14:paraId="41C32B66" w14:textId="313C12DE" w:rsidR="00A27845" w:rsidRPr="00A27845" w:rsidRDefault="00A27845" w:rsidP="00A27845">
      <w:pPr>
        <w:pStyle w:val="2"/>
      </w:pPr>
      <w:bookmarkStart w:id="1842" w:name="_Toc230527368"/>
      <w:r w:rsidRPr="00ED19A2">
        <w:t xml:space="preserve">1.2 </w:t>
      </w:r>
      <w:r>
        <w:t>Постановка задачи</w:t>
      </w:r>
      <w:bookmarkEnd w:id="1842"/>
    </w:p>
    <w:p w14:paraId="1999E45D" w14:textId="3FD939EA" w:rsidR="0085523A" w:rsidRDefault="0085523A" w:rsidP="0085523A">
      <w:pPr>
        <w:pStyle w:val="default1"/>
      </w:pPr>
      <w:r>
        <w:t>На основании проведённого анализа предметной области, существующих систем-аналогов и современных технологических подходов сформулированы цель и требования к разрабатываемой системе позиционного отслеживания транспортных средств с обработкой событий в реальном времени.</w:t>
      </w:r>
    </w:p>
    <w:p w14:paraId="3B60340A" w14:textId="08E01C5C" w:rsidR="0085523A" w:rsidRDefault="0085523A" w:rsidP="0085523A">
      <w:pPr>
        <w:pStyle w:val="default1"/>
      </w:pPr>
      <w:r>
        <w:t>Цель разработки – создание высокопроизводительной, масштабируемой и отказоустойчивой программной платформы, обеспечивающей приём, обработку, хранение телеметрической информации, зональное отслеживание транспортных средств в режиме реального времени, пространственно-временной поиск телеметрии</w:t>
      </w:r>
      <w:del w:id="1843" w:author="Maxim Bystrov" w:date="2026-05-07T23:27:00Z">
        <w:r w:rsidDel="00AD5DC2">
          <w:delText>, а также ретрансляцию данных во внешние системы</w:delText>
        </w:r>
      </w:del>
      <w:r>
        <w:t>.</w:t>
      </w:r>
    </w:p>
    <w:p w14:paraId="74B92AF6" w14:textId="4EFE52E4" w:rsidR="0085523A" w:rsidRDefault="00867216" w:rsidP="006C63D3">
      <w:pPr>
        <w:pStyle w:val="3"/>
      </w:pPr>
      <w:bookmarkStart w:id="1844" w:name="_Toc230527369"/>
      <w:r>
        <w:t xml:space="preserve">1.2.1 </w:t>
      </w:r>
      <w:r w:rsidR="0085523A">
        <w:t>Функциональные требования</w:t>
      </w:r>
      <w:bookmarkEnd w:id="1844"/>
    </w:p>
    <w:p w14:paraId="11FEFAF6" w14:textId="35F6E826" w:rsidR="0085523A" w:rsidRDefault="0085523A" w:rsidP="0085523A">
      <w:pPr>
        <w:pStyle w:val="default1"/>
      </w:pPr>
      <w:r>
        <w:t>Система должна обеспечивать выполнение следующих основных функций:</w:t>
      </w:r>
    </w:p>
    <w:p w14:paraId="4004AB1A" w14:textId="2FB40B48" w:rsidR="0085523A" w:rsidRDefault="0085523A" w:rsidP="004A527A">
      <w:pPr>
        <w:pStyle w:val="default1"/>
        <w:numPr>
          <w:ilvl w:val="0"/>
          <w:numId w:val="11"/>
        </w:numPr>
      </w:pPr>
      <w:r>
        <w:t>Приём телеметрических данных:</w:t>
      </w:r>
    </w:p>
    <w:p w14:paraId="38A6DA3A" w14:textId="2F9F4401" w:rsidR="0085523A" w:rsidDel="004B4F13" w:rsidRDefault="0085523A">
      <w:pPr>
        <w:pStyle w:val="default1"/>
        <w:numPr>
          <w:ilvl w:val="0"/>
          <w:numId w:val="12"/>
        </w:numPr>
        <w:rPr>
          <w:del w:id="1845" w:author="Maxim Bystrov" w:date="2026-05-20T23:43:00Z"/>
        </w:rPr>
      </w:pPr>
      <w:r>
        <w:t>приём навигационных и диагностических пакетов от бортового оборудования</w:t>
      </w:r>
      <w:del w:id="1846" w:author="Maxim Bystrov" w:date="2026-05-20T23:44:00Z">
        <w:r w:rsidDel="004B4F13">
          <w:delText xml:space="preserve"> </w:delText>
        </w:r>
      </w:del>
      <w:del w:id="1847" w:author="Maxim Bystrov" w:date="2026-05-20T23:43:00Z">
        <w:r w:rsidDel="004B4F13">
          <w:delText xml:space="preserve">различных </w:delText>
        </w:r>
      </w:del>
      <w:del w:id="1848" w:author="Maxim Bystrov" w:date="2026-05-20T23:44:00Z">
        <w:r w:rsidDel="004B4F13">
          <w:delText>производителей</w:delText>
        </w:r>
      </w:del>
      <w:r>
        <w:t>;</w:t>
      </w:r>
    </w:p>
    <w:p w14:paraId="70EB70EC" w14:textId="61E04A78" w:rsidR="0085523A" w:rsidRPr="00062FF1" w:rsidRDefault="0085523A">
      <w:pPr>
        <w:pStyle w:val="default1"/>
        <w:numPr>
          <w:ilvl w:val="0"/>
          <w:numId w:val="12"/>
        </w:numPr>
      </w:pPr>
      <w:del w:id="1849" w:author="Maxim Bystrov" w:date="2026-05-20T23:43:00Z">
        <w:r w:rsidDel="004B4F13">
          <w:delText>поддержка протокола EGTS как обязательного стандарта взаимодействия с государственными системами</w:delText>
        </w:r>
        <w:r w:rsidR="00062FF1" w:rsidDel="004B4F13">
          <w:delText xml:space="preserve"> и обязательным бортовым оборудованием;</w:delText>
        </w:r>
      </w:del>
    </w:p>
    <w:p w14:paraId="327D948F" w14:textId="4CBFDE12" w:rsidR="0085523A" w:rsidRDefault="0085523A" w:rsidP="006869B2">
      <w:pPr>
        <w:pStyle w:val="default1"/>
        <w:numPr>
          <w:ilvl w:val="0"/>
          <w:numId w:val="12"/>
        </w:numPr>
      </w:pPr>
      <w:r>
        <w:t>потоковая обработка входящих сообщений с гарантией сохранения порядка в рамках одного транспортного средства</w:t>
      </w:r>
      <w:r w:rsidR="00FE5374">
        <w:t>;</w:t>
      </w:r>
    </w:p>
    <w:p w14:paraId="77B72470" w14:textId="1523CEB2" w:rsidR="00186036" w:rsidRDefault="00186036" w:rsidP="006869B2">
      <w:pPr>
        <w:pStyle w:val="default1"/>
        <w:numPr>
          <w:ilvl w:val="0"/>
          <w:numId w:val="12"/>
        </w:numPr>
      </w:pPr>
      <w:r>
        <w:t>подтверждение приема данных только после подтверждения их отправки во внутренний брокер сообщений</w:t>
      </w:r>
      <w:r w:rsidR="00ED6B23" w:rsidRPr="00ED6B23">
        <w:t>.</w:t>
      </w:r>
    </w:p>
    <w:p w14:paraId="51F24DFB" w14:textId="042DEBE9" w:rsidR="0085523A" w:rsidRDefault="0085523A" w:rsidP="00852B50">
      <w:pPr>
        <w:pStyle w:val="default1"/>
        <w:numPr>
          <w:ilvl w:val="0"/>
          <w:numId w:val="11"/>
        </w:numPr>
      </w:pPr>
      <w:r>
        <w:lastRenderedPageBreak/>
        <w:t>Первичная обработка и хранение телеметрии:</w:t>
      </w:r>
    </w:p>
    <w:p w14:paraId="26585109" w14:textId="5FC087DC" w:rsidR="0085523A" w:rsidRDefault="00CC5CC9" w:rsidP="001571D4">
      <w:pPr>
        <w:pStyle w:val="default1"/>
        <w:numPr>
          <w:ilvl w:val="0"/>
          <w:numId w:val="13"/>
        </w:numPr>
      </w:pPr>
      <w:ins w:id="1850" w:author="Maxim Bystrov" w:date="2026-05-20T23:52:00Z">
        <w:r>
          <w:t>разбор входящих данных (формирование внутренних телеметрических пакетов)</w:t>
        </w:r>
      </w:ins>
      <w:del w:id="1851" w:author="Maxim Bystrov" w:date="2026-05-20T23:52:00Z">
        <w:r w:rsidR="00E66779" w:rsidDel="00CC5CC9">
          <w:delText>анализ показателей телеметрии; формирование событий, связанных с телеметрическими показателями</w:delText>
        </w:r>
      </w:del>
      <w:r w:rsidR="0085523A">
        <w:t>;</w:t>
      </w:r>
    </w:p>
    <w:p w14:paraId="526D8434" w14:textId="74074999" w:rsidR="0085523A" w:rsidRDefault="00BB44CD" w:rsidP="00E66779">
      <w:pPr>
        <w:pStyle w:val="default1"/>
        <w:numPr>
          <w:ilvl w:val="0"/>
          <w:numId w:val="13"/>
        </w:numPr>
      </w:pPr>
      <w:r>
        <w:t>сохранение данных в СУБД для дальнейших запросов.</w:t>
      </w:r>
    </w:p>
    <w:p w14:paraId="0ED0425C" w14:textId="1247CF38" w:rsidR="0085523A" w:rsidRDefault="0085523A" w:rsidP="002D0173">
      <w:pPr>
        <w:pStyle w:val="default1"/>
        <w:numPr>
          <w:ilvl w:val="0"/>
          <w:numId w:val="11"/>
        </w:numPr>
      </w:pPr>
      <w:r>
        <w:t>Зональное отслеживание в реальном времени:</w:t>
      </w:r>
    </w:p>
    <w:p w14:paraId="05B2E1DB" w14:textId="04F7FD92" w:rsidR="0085523A" w:rsidRDefault="0085523A" w:rsidP="00681EC3">
      <w:pPr>
        <w:pStyle w:val="default1"/>
        <w:numPr>
          <w:ilvl w:val="0"/>
          <w:numId w:val="14"/>
        </w:numPr>
      </w:pPr>
      <w:r>
        <w:t xml:space="preserve">ведение реестра </w:t>
      </w:r>
      <w:proofErr w:type="spellStart"/>
      <w:r>
        <w:t>геозо</w:t>
      </w:r>
      <w:r w:rsidR="007E6C1E">
        <w:t>н</w:t>
      </w:r>
      <w:proofErr w:type="spellEnd"/>
      <w:r>
        <w:t>, описываемых многоугольниками</w:t>
      </w:r>
      <w:r w:rsidR="002D0173" w:rsidRPr="002D0173">
        <w:t xml:space="preserve"> </w:t>
      </w:r>
      <w:r w:rsidR="002D0173">
        <w:t>и окружностями</w:t>
      </w:r>
      <w:r>
        <w:t>;</w:t>
      </w:r>
    </w:p>
    <w:p w14:paraId="2491C8B2" w14:textId="73BCEB31" w:rsidR="0085523A" w:rsidRDefault="0085523A" w:rsidP="00681EC3">
      <w:pPr>
        <w:pStyle w:val="default1"/>
        <w:numPr>
          <w:ilvl w:val="0"/>
          <w:numId w:val="14"/>
        </w:numPr>
      </w:pPr>
      <w:r>
        <w:t>автоматическое определение факта вхождения/выхода транспортного средства в/из контролируемой зоны в момент поступления телеметрического пакета;</w:t>
      </w:r>
    </w:p>
    <w:p w14:paraId="605677E5" w14:textId="0AF83CE8" w:rsidR="0085523A" w:rsidRDefault="0085523A" w:rsidP="00681EC3">
      <w:pPr>
        <w:pStyle w:val="default1"/>
        <w:numPr>
          <w:ilvl w:val="0"/>
          <w:numId w:val="14"/>
        </w:numPr>
      </w:pPr>
      <w:r>
        <w:t>генерация событий (вход, выход</w:t>
      </w:r>
      <w:del w:id="1852" w:author="Maxim Bystrov" w:date="2026-05-21T00:41:00Z">
        <w:r w:rsidDel="00045AE3">
          <w:delText>, превышение скорости в зоне и др.</w:delText>
        </w:r>
      </w:del>
      <w:r>
        <w:t>) и их доставка заинтересованным подсистемам;</w:t>
      </w:r>
    </w:p>
    <w:p w14:paraId="40031F0D" w14:textId="608568F8" w:rsidR="0085523A" w:rsidRDefault="0085523A" w:rsidP="00681EC3">
      <w:pPr>
        <w:pStyle w:val="default1"/>
        <w:numPr>
          <w:ilvl w:val="0"/>
          <w:numId w:val="14"/>
        </w:numPr>
      </w:pPr>
      <w:del w:id="1853" w:author="Maxim Bystrov" w:date="2026-05-21T00:39:00Z">
        <w:r w:rsidDel="007318B2">
          <w:delText>использование пространственного индекса</w:delText>
        </w:r>
        <w:r w:rsidR="00B32E69" w:rsidDel="007318B2">
          <w:delText xml:space="preserve"> в оперативной памяти</w:delText>
        </w:r>
        <w:r w:rsidDel="007318B2">
          <w:delText xml:space="preserve"> на базе</w:delText>
        </w:r>
        <w:r w:rsidR="00DC65EB" w:rsidDel="007318B2">
          <w:delText xml:space="preserve"> гео</w:delText>
        </w:r>
        <w:r w:rsidR="0081055C" w:rsidDel="007318B2">
          <w:delText>хеш</w:delText>
        </w:r>
        <w:r w:rsidR="00DC65EB" w:rsidDel="007318B2">
          <w:delText xml:space="preserve">ирования </w:delText>
        </w:r>
        <w:r w:rsidR="00DC65EB" w:rsidDel="007318B2">
          <w:rPr>
            <w:lang w:val="en-US"/>
          </w:rPr>
          <w:delText>Google</w:delText>
        </w:r>
        <w:r w:rsidDel="007318B2">
          <w:delText xml:space="preserve"> S2 для </w:delText>
        </w:r>
      </w:del>
      <w:r>
        <w:t>обеспечени</w:t>
      </w:r>
      <w:ins w:id="1854" w:author="Maxim Bystrov" w:date="2026-05-21T00:39:00Z">
        <w:r w:rsidR="007318B2">
          <w:t>е</w:t>
        </w:r>
      </w:ins>
      <w:del w:id="1855" w:author="Maxim Bystrov" w:date="2026-05-21T00:39:00Z">
        <w:r w:rsidDel="007318B2">
          <w:delText>я</w:delText>
        </w:r>
      </w:del>
      <w:r>
        <w:t xml:space="preserve"> </w:t>
      </w:r>
      <w:r w:rsidR="00244CD5">
        <w:t xml:space="preserve">отслеживания в реальном времени </w:t>
      </w:r>
      <w:r>
        <w:t xml:space="preserve">при количестве зон </w:t>
      </w:r>
      <w:r w:rsidR="008E318C">
        <w:t>5</w:t>
      </w:r>
      <w:r>
        <w:t>0</w:t>
      </w:r>
      <w:r w:rsidR="00244CD5">
        <w:t> </w:t>
      </w:r>
      <w:r>
        <w:t>000</w:t>
      </w:r>
      <w:r w:rsidR="00244CD5">
        <w:t xml:space="preserve"> в одном модуле отслеживания при условии соответствия системы системным требованиям</w:t>
      </w:r>
      <w:r>
        <w:t>.</w:t>
      </w:r>
      <w:r w:rsidR="00244CD5">
        <w:t xml:space="preserve"> Количество хранимых в справочнике </w:t>
      </w:r>
      <w:proofErr w:type="spellStart"/>
      <w:r w:rsidR="00244CD5">
        <w:t>геозон</w:t>
      </w:r>
      <w:proofErr w:type="spellEnd"/>
      <w:r w:rsidR="00244CD5">
        <w:t xml:space="preserve"> должно быть ограничено 1 000 000 зонами, которое на практике в большинстве случаев недостижимо.</w:t>
      </w:r>
      <w:r w:rsidR="000F39EF">
        <w:t xml:space="preserve"> Возможность обработки большего числа зон, чем 50 000 в реальном времени должна быть обеспечена возможностью горизонтального масштабирования и наращивания ресурсов системы.</w:t>
      </w:r>
    </w:p>
    <w:p w14:paraId="51CDA83E" w14:textId="5F33F160" w:rsidR="0085523A" w:rsidRDefault="0085523A" w:rsidP="00FB77BD">
      <w:pPr>
        <w:pStyle w:val="default1"/>
        <w:numPr>
          <w:ilvl w:val="0"/>
          <w:numId w:val="11"/>
        </w:numPr>
      </w:pPr>
      <w:r>
        <w:t>Пространственно-временной поиск телеметрии:</w:t>
      </w:r>
    </w:p>
    <w:p w14:paraId="26D0117D" w14:textId="01DE4D3A" w:rsidR="0085523A" w:rsidRDefault="0085523A" w:rsidP="000C7D5E">
      <w:pPr>
        <w:pStyle w:val="default1"/>
        <w:numPr>
          <w:ilvl w:val="0"/>
          <w:numId w:val="15"/>
        </w:numPr>
      </w:pPr>
      <w:r>
        <w:t>выборка телеметрических записей по комбинированному фильтру: географический регион (прямоугольник) и временной интервал;</w:t>
      </w:r>
    </w:p>
    <w:p w14:paraId="6784465B" w14:textId="7A7BC382" w:rsidR="0085523A" w:rsidRDefault="0085523A" w:rsidP="000C7D5E">
      <w:pPr>
        <w:pStyle w:val="default1"/>
        <w:numPr>
          <w:ilvl w:val="0"/>
          <w:numId w:val="15"/>
        </w:numPr>
      </w:pPr>
      <w:r>
        <w:t>использование дискретизированных пространственно-временных индексов (составной индекс по идентификатору ячейки</w:t>
      </w:r>
      <w:r w:rsidR="004203C2">
        <w:t xml:space="preserve"> (</w:t>
      </w:r>
      <w:proofErr w:type="spellStart"/>
      <w:r w:rsidR="004203C2">
        <w:t>геохеш</w:t>
      </w:r>
      <w:proofErr w:type="spellEnd"/>
      <w:r w:rsidR="004203C2">
        <w:t>)</w:t>
      </w:r>
      <w:r>
        <w:t xml:space="preserve"> и времени) для эффективного выполнения запросов;</w:t>
      </w:r>
    </w:p>
    <w:p w14:paraId="0D2C2F4C" w14:textId="0430FD1D" w:rsidR="0085523A" w:rsidRDefault="0085523A" w:rsidP="000C7D5E">
      <w:pPr>
        <w:pStyle w:val="default1"/>
        <w:numPr>
          <w:ilvl w:val="0"/>
          <w:numId w:val="15"/>
        </w:numPr>
      </w:pPr>
      <w:r>
        <w:t xml:space="preserve">предоставление </w:t>
      </w:r>
      <w:r w:rsidR="000C53D1">
        <w:t xml:space="preserve">пользовательского </w:t>
      </w:r>
      <w:r>
        <w:t>интерфейса для отображения треков</w:t>
      </w:r>
      <w:r w:rsidR="002A587F">
        <w:t xml:space="preserve"> за запрошенный период</w:t>
      </w:r>
      <w:r>
        <w:t xml:space="preserve"> на карте</w:t>
      </w:r>
      <w:r w:rsidR="00C63F8D">
        <w:t xml:space="preserve">, вывод списка транспортных </w:t>
      </w:r>
      <w:r w:rsidR="00C63F8D">
        <w:lastRenderedPageBreak/>
        <w:t>средств, находившихся за указанный временной интервал в запрошенной географической области</w:t>
      </w:r>
      <w:r>
        <w:t>.</w:t>
      </w:r>
    </w:p>
    <w:p w14:paraId="0C622DE5" w14:textId="193F02DF" w:rsidR="0085523A" w:rsidDel="000F61E1" w:rsidRDefault="0085523A" w:rsidP="003F0050">
      <w:pPr>
        <w:pStyle w:val="default1"/>
        <w:numPr>
          <w:ilvl w:val="0"/>
          <w:numId w:val="11"/>
        </w:numPr>
        <w:rPr>
          <w:del w:id="1856" w:author="Maxim Bystrov" w:date="2026-05-07T22:54:00Z"/>
        </w:rPr>
      </w:pPr>
      <w:del w:id="1857" w:author="Maxim Bystrov" w:date="2026-05-07T22:54:00Z">
        <w:r w:rsidDel="000F61E1">
          <w:delText>Ретрансляция данных:</w:delText>
        </w:r>
      </w:del>
    </w:p>
    <w:p w14:paraId="3C01C7BA" w14:textId="6FF9CBB4" w:rsidR="0085523A" w:rsidDel="000F61E1" w:rsidRDefault="00E62273" w:rsidP="008118C6">
      <w:pPr>
        <w:pStyle w:val="default1"/>
        <w:numPr>
          <w:ilvl w:val="0"/>
          <w:numId w:val="16"/>
        </w:numPr>
        <w:rPr>
          <w:del w:id="1858" w:author="Maxim Bystrov" w:date="2026-05-07T22:54:00Z"/>
        </w:rPr>
      </w:pPr>
      <w:del w:id="1859" w:author="Maxim Bystrov" w:date="2026-05-07T22:54:00Z">
        <w:r w:rsidDel="000F61E1">
          <w:delText xml:space="preserve">возможность настройки </w:delText>
        </w:r>
        <w:r w:rsidR="0085523A" w:rsidDel="000F61E1">
          <w:delText>передач</w:delText>
        </w:r>
        <w:r w:rsidDel="000F61E1">
          <w:delText>и</w:delText>
        </w:r>
        <w:r w:rsidR="0085523A" w:rsidDel="000F61E1">
          <w:delText xml:space="preserve"> обработанных телеметрических пакетов в одну или несколько внешних систем по различным протоколам (EGTS, HTTP/JSON);</w:delText>
        </w:r>
      </w:del>
    </w:p>
    <w:p w14:paraId="692153A9" w14:textId="233AB16B" w:rsidR="0085523A" w:rsidDel="000F61E1" w:rsidRDefault="0085523A" w:rsidP="008118C6">
      <w:pPr>
        <w:pStyle w:val="default1"/>
        <w:numPr>
          <w:ilvl w:val="0"/>
          <w:numId w:val="16"/>
        </w:numPr>
        <w:rPr>
          <w:del w:id="1860" w:author="Maxim Bystrov" w:date="2026-05-07T22:54:00Z"/>
        </w:rPr>
      </w:pPr>
      <w:del w:id="1861" w:author="Maxim Bystrov" w:date="2026-05-07T22:54:00Z">
        <w:r w:rsidDel="000F61E1">
          <w:delText>настраиваемые правила маршрутизации</w:delText>
        </w:r>
        <w:r w:rsidR="003F175F" w:rsidDel="000F61E1">
          <w:delText>:</w:delText>
        </w:r>
        <w:r w:rsidDel="000F61E1">
          <w:delText xml:space="preserve"> </w:delText>
        </w:r>
        <w:r w:rsidR="003F175F" w:rsidDel="000F61E1">
          <w:delText>т</w:delText>
        </w:r>
        <w:r w:rsidDel="000F61E1">
          <w:delText>ип данных</w:delText>
        </w:r>
        <w:r w:rsidR="003F175F" w:rsidDel="000F61E1">
          <w:delText>,</w:delText>
        </w:r>
        <w:r w:rsidDel="000F61E1">
          <w:delText xml:space="preserve"> идентификатор транспортного средства;</w:delText>
        </w:r>
      </w:del>
    </w:p>
    <w:p w14:paraId="39BF1DAB" w14:textId="7181004D" w:rsidR="0085523A" w:rsidDel="000F61E1" w:rsidRDefault="0085523A" w:rsidP="008118C6">
      <w:pPr>
        <w:pStyle w:val="default1"/>
        <w:numPr>
          <w:ilvl w:val="0"/>
          <w:numId w:val="16"/>
        </w:numPr>
        <w:rPr>
          <w:del w:id="1862" w:author="Maxim Bystrov" w:date="2026-05-07T22:54:00Z"/>
        </w:rPr>
      </w:pPr>
      <w:del w:id="1863" w:author="Maxim Bystrov" w:date="2026-05-07T22:54:00Z">
        <w:r w:rsidDel="000F61E1">
          <w:delText>механизм гарантированной доставки: буферизация и повторные попытки с экспоненциальной отсрочкой, выделенная очередь недоставленных сообщений.</w:delText>
        </w:r>
      </w:del>
    </w:p>
    <w:p w14:paraId="4253151F" w14:textId="5C8417D2" w:rsidR="0085523A" w:rsidRDefault="0085523A" w:rsidP="00983A93">
      <w:pPr>
        <w:pStyle w:val="default1"/>
        <w:numPr>
          <w:ilvl w:val="0"/>
          <w:numId w:val="11"/>
        </w:numPr>
      </w:pPr>
      <w:del w:id="1864" w:author="Maxim Bystrov" w:date="2026-05-07T22:58:00Z">
        <w:r w:rsidDel="00782AFB">
          <w:delText>Пользовательский интерфей</w:delText>
        </w:r>
      </w:del>
      <w:ins w:id="1865" w:author="Maxim Bystrov" w:date="2026-05-07T22:58:00Z">
        <w:r w:rsidR="00782AFB">
          <w:t>Предоставление интерфейс</w:t>
        </w:r>
        <w:r w:rsidR="00236CA8">
          <w:t>ов</w:t>
        </w:r>
      </w:ins>
      <w:del w:id="1866" w:author="Maxim Bystrov" w:date="2026-05-07T22:58:00Z">
        <w:r w:rsidDel="00782AFB">
          <w:delText>с</w:delText>
        </w:r>
      </w:del>
      <w:r>
        <w:t>:</w:t>
      </w:r>
    </w:p>
    <w:p w14:paraId="2091B9A2" w14:textId="5E598EA2" w:rsidR="0085523A" w:rsidDel="00E465DD" w:rsidRDefault="0085523A" w:rsidP="002E5E18">
      <w:pPr>
        <w:pStyle w:val="default1"/>
        <w:numPr>
          <w:ilvl w:val="0"/>
          <w:numId w:val="17"/>
        </w:numPr>
        <w:rPr>
          <w:del w:id="1867" w:author="Maxim Bystrov" w:date="2026-05-21T22:40:00Z"/>
        </w:rPr>
      </w:pPr>
      <w:r>
        <w:t xml:space="preserve">веб-интерфейс для администраторов и диспетчеров, обеспечивающий визуализацию текущего положения транспортных средств на карте, историю треков, конфигурирование </w:t>
      </w:r>
      <w:proofErr w:type="spellStart"/>
      <w:r>
        <w:t>геозон</w:t>
      </w:r>
      <w:proofErr w:type="spellEnd"/>
      <w:del w:id="1868" w:author="Maxim Bystrov" w:date="2026-05-07T23:27:00Z">
        <w:r w:rsidDel="001D7017">
          <w:delText>,</w:delText>
        </w:r>
      </w:del>
      <w:r>
        <w:t xml:space="preserve"> </w:t>
      </w:r>
      <w:del w:id="1869" w:author="Maxim Bystrov" w:date="2026-05-07T23:27:00Z">
        <w:r w:rsidDel="001D7017">
          <w:delText xml:space="preserve">правил ретрансляции </w:delText>
        </w:r>
      </w:del>
      <w:r>
        <w:t>и просмотр событий</w:t>
      </w:r>
      <w:ins w:id="1870" w:author="Maxim Bystrov" w:date="2026-05-21T22:40:00Z">
        <w:r w:rsidR="00E465DD">
          <w:t>.</w:t>
        </w:r>
      </w:ins>
      <w:del w:id="1871" w:author="Maxim Bystrov" w:date="2026-05-21T22:40:00Z">
        <w:r w:rsidDel="00E465DD">
          <w:delText>;</w:delText>
        </w:r>
      </w:del>
    </w:p>
    <w:p w14:paraId="267D9A57" w14:textId="57AB36AF" w:rsidR="0085523A" w:rsidRDefault="0085523A">
      <w:pPr>
        <w:pStyle w:val="default1"/>
        <w:numPr>
          <w:ilvl w:val="0"/>
          <w:numId w:val="17"/>
        </w:numPr>
      </w:pPr>
      <w:del w:id="1872" w:author="Maxim Bystrov" w:date="2026-05-21T22:40:00Z">
        <w:r w:rsidDel="00E465DD">
          <w:delText>REST API для интеграции с внешними информационными системами предприятия (учётные системы, системы документооборота, мобильные приложения).</w:delText>
        </w:r>
      </w:del>
    </w:p>
    <w:p w14:paraId="3B96CA0E" w14:textId="2947ECBE" w:rsidR="0085523A" w:rsidRDefault="00375347">
      <w:pPr>
        <w:pStyle w:val="default1"/>
        <w:pPrChange w:id="1873" w:author="Maxim Bystrov" w:date="2026-05-07T22:57:00Z">
          <w:pPr>
            <w:pStyle w:val="default1"/>
            <w:numPr>
              <w:numId w:val="11"/>
            </w:numPr>
            <w:ind w:left="1069" w:hanging="360"/>
          </w:pPr>
        </w:pPrChange>
      </w:pPr>
      <w:ins w:id="1874" w:author="Maxim Bystrov" w:date="2026-05-07T22:57:00Z">
        <w:r>
          <w:t xml:space="preserve">В ходе работы </w:t>
        </w:r>
      </w:ins>
      <w:ins w:id="1875" w:author="Maxim Bystrov" w:date="2026-05-07T22:58:00Z">
        <w:r>
          <w:t>система оперирует описанными далее данными</w:t>
        </w:r>
      </w:ins>
      <w:del w:id="1876" w:author="Maxim Bystrov" w:date="2026-05-07T22:56:00Z">
        <w:r w:rsidR="0085523A" w:rsidDel="00F77C4D">
          <w:delText>Требования к данным</w:delText>
        </w:r>
      </w:del>
      <w:ins w:id="1877" w:author="Maxim Bystrov" w:date="2026-05-07T22:58:00Z">
        <w:r>
          <w:t>.</w:t>
        </w:r>
      </w:ins>
    </w:p>
    <w:p w14:paraId="7B166DFF" w14:textId="7D1D87B0" w:rsidR="0085523A" w:rsidRDefault="0085523A" w:rsidP="0085523A">
      <w:pPr>
        <w:pStyle w:val="default1"/>
      </w:pPr>
      <w:r>
        <w:t>Входные данные: телеметрические пакеты, содержащие идентификатор устройства, географические координаты, скорость, направление, высоту, показания датчиков, временную метку; пакеты поступают от бортовых навигационных</w:t>
      </w:r>
      <w:del w:id="1878" w:author="Maxim Bystrov" w:date="2026-05-07T22:53:00Z">
        <w:r w:rsidDel="00850FD2">
          <w:delText xml:space="preserve"> </w:delText>
        </w:r>
      </w:del>
      <w:ins w:id="1879" w:author="Maxim Bystrov" w:date="2026-05-07T22:53:00Z">
        <w:r w:rsidR="00850FD2">
          <w:t xml:space="preserve"> устройств</w:t>
        </w:r>
      </w:ins>
      <w:del w:id="1880" w:author="Maxim Bystrov" w:date="2026-05-07T22:53:00Z">
        <w:r w:rsidDel="00850FD2">
          <w:delText>терминалов</w:delText>
        </w:r>
      </w:del>
      <w:r>
        <w:t>.</w:t>
      </w:r>
    </w:p>
    <w:p w14:paraId="1E198EAF" w14:textId="4C2C968D" w:rsidR="0085523A" w:rsidRDefault="0085523A" w:rsidP="0085523A">
      <w:pPr>
        <w:pStyle w:val="default1"/>
      </w:pPr>
      <w:r>
        <w:t>Выходные данные:</w:t>
      </w:r>
    </w:p>
    <w:p w14:paraId="65986E7F" w14:textId="1B5143DE" w:rsidR="008B61FF" w:rsidRPr="008B61FF" w:rsidRDefault="008B61FF" w:rsidP="008B61FF">
      <w:pPr>
        <w:pStyle w:val="default1"/>
        <w:numPr>
          <w:ilvl w:val="0"/>
          <w:numId w:val="18"/>
        </w:numPr>
      </w:pPr>
      <w:r>
        <w:t>события телеметрического контроля (тип события, объект, время, координаты, метаданные)</w:t>
      </w:r>
    </w:p>
    <w:p w14:paraId="32E268E7" w14:textId="10D4BA02" w:rsidR="0085523A" w:rsidRDefault="0085523A" w:rsidP="008B61FF">
      <w:pPr>
        <w:pStyle w:val="default1"/>
        <w:numPr>
          <w:ilvl w:val="0"/>
          <w:numId w:val="18"/>
        </w:numPr>
      </w:pPr>
      <w:r>
        <w:t>события зонального контроля (тип события, объект, зона, время);</w:t>
      </w:r>
    </w:p>
    <w:p w14:paraId="3778BFDA" w14:textId="4DC6E686" w:rsidR="0085523A" w:rsidDel="00EA55CF" w:rsidRDefault="0085523A" w:rsidP="006F152C">
      <w:pPr>
        <w:pStyle w:val="default1"/>
        <w:numPr>
          <w:ilvl w:val="0"/>
          <w:numId w:val="18"/>
        </w:numPr>
        <w:rPr>
          <w:del w:id="1881" w:author="Maxim Bystrov" w:date="2026-05-07T23:27:00Z"/>
        </w:rPr>
      </w:pPr>
      <w:r>
        <w:t>результаты пространственно-временных запросов (набор телеметрических записей)</w:t>
      </w:r>
      <w:del w:id="1882" w:author="Maxim Bystrov" w:date="2026-05-07T23:27:00Z">
        <w:r w:rsidDel="00EA55CF">
          <w:delText>;</w:delText>
        </w:r>
      </w:del>
    </w:p>
    <w:p w14:paraId="6D4F33A9" w14:textId="62867C24" w:rsidR="0085523A" w:rsidRDefault="0085523A">
      <w:pPr>
        <w:pStyle w:val="default1"/>
        <w:numPr>
          <w:ilvl w:val="0"/>
          <w:numId w:val="18"/>
        </w:numPr>
      </w:pPr>
      <w:del w:id="1883" w:author="Maxim Bystrov" w:date="2026-05-07T23:27:00Z">
        <w:r w:rsidDel="00EA55CF">
          <w:delText>ретранслированные пакеты в формате, требуемом принимающей стороной</w:delText>
        </w:r>
      </w:del>
      <w:r>
        <w:t>.</w:t>
      </w:r>
    </w:p>
    <w:p w14:paraId="7C6C8879" w14:textId="22CA8EA0" w:rsidR="0085523A" w:rsidRDefault="0085523A" w:rsidP="00F445DC">
      <w:pPr>
        <w:pStyle w:val="default1"/>
      </w:pPr>
      <w:r>
        <w:t>Хранение</w:t>
      </w:r>
      <w:ins w:id="1884" w:author="Maxim Bystrov" w:date="2026-05-07T22:58:00Z">
        <w:r w:rsidR="005A4041">
          <w:t xml:space="preserve"> данных</w:t>
        </w:r>
      </w:ins>
      <w:r>
        <w:t>: долговременное хранение всех необработанных и обработанных телеметрических записей в реляционной СУБД; хранение конфигураций (</w:t>
      </w:r>
      <w:proofErr w:type="spellStart"/>
      <w:r>
        <w:t>геозоны</w:t>
      </w:r>
      <w:proofErr w:type="spellEnd"/>
      <w:r>
        <w:t xml:space="preserve">, правила) </w:t>
      </w:r>
      <w:r w:rsidR="008F1F4A">
        <w:t>в реляционной СУБД</w:t>
      </w:r>
      <w:r w:rsidR="00F445DC">
        <w:t xml:space="preserve">, кратковременное хранение данных в персистентном брокере сообщений </w:t>
      </w:r>
      <w:r w:rsidR="00F445DC" w:rsidRPr="00F445DC">
        <w:t>(</w:t>
      </w:r>
      <w:r w:rsidR="00F445DC">
        <w:rPr>
          <w:lang w:val="en-US"/>
        </w:rPr>
        <w:t>Apache</w:t>
      </w:r>
      <w:r w:rsidR="00F445DC" w:rsidRPr="00F445DC">
        <w:t xml:space="preserve"> </w:t>
      </w:r>
      <w:r w:rsidR="00F445DC">
        <w:rPr>
          <w:lang w:val="en-US"/>
        </w:rPr>
        <w:t>Kafka</w:t>
      </w:r>
      <w:r w:rsidR="00F445DC" w:rsidRPr="00F445DC">
        <w:t>)</w:t>
      </w:r>
      <w:r>
        <w:t>.</w:t>
      </w:r>
    </w:p>
    <w:p w14:paraId="6ABC84B0" w14:textId="5145BBA9" w:rsidR="0085523A" w:rsidRDefault="00E12777" w:rsidP="006C63D3">
      <w:pPr>
        <w:pStyle w:val="3"/>
      </w:pPr>
      <w:bookmarkStart w:id="1885" w:name="_Toc230527370"/>
      <w:r>
        <w:rPr>
          <w:lang w:val="en-US"/>
        </w:rPr>
        <w:t xml:space="preserve">1.2.2 </w:t>
      </w:r>
      <w:r w:rsidR="0085523A">
        <w:t>Нефункциональные требования</w:t>
      </w:r>
      <w:bookmarkEnd w:id="1885"/>
    </w:p>
    <w:p w14:paraId="4565D9CA" w14:textId="10A411D1" w:rsidR="0085523A" w:rsidRDefault="0085523A" w:rsidP="008E2E72">
      <w:pPr>
        <w:pStyle w:val="default1"/>
        <w:numPr>
          <w:ilvl w:val="0"/>
          <w:numId w:val="6"/>
        </w:numPr>
      </w:pPr>
      <w:r>
        <w:t>Производительность:</w:t>
      </w:r>
    </w:p>
    <w:p w14:paraId="7432CFA3" w14:textId="4EC1D492" w:rsidR="0085523A" w:rsidRDefault="0085523A" w:rsidP="00751F71">
      <w:pPr>
        <w:pStyle w:val="default1"/>
        <w:numPr>
          <w:ilvl w:val="0"/>
          <w:numId w:val="9"/>
        </w:numPr>
      </w:pPr>
      <w:r>
        <w:t xml:space="preserve">система должна обрабатывать поток </w:t>
      </w:r>
      <w:r w:rsidR="006C1B12">
        <w:t>не менее</w:t>
      </w:r>
      <w:r>
        <w:t xml:space="preserve"> </w:t>
      </w:r>
      <w:r w:rsidR="00F6272A">
        <w:t>2</w:t>
      </w:r>
      <w:r>
        <w:t xml:space="preserve"> 000 сообщений в секунду на </w:t>
      </w:r>
      <w:r w:rsidR="00D462A7">
        <w:t>рекомендуемом</w:t>
      </w:r>
      <w:r>
        <w:t xml:space="preserve"> аппаратном обеспечении</w:t>
      </w:r>
      <w:r w:rsidR="006C1B12">
        <w:t xml:space="preserve"> (</w:t>
      </w:r>
      <w:commentRangeStart w:id="1886"/>
      <w:commentRangeStart w:id="1887"/>
      <w:r w:rsidR="006C1B12" w:rsidRPr="00A36BD7">
        <w:t>Приложение</w:t>
      </w:r>
      <w:r w:rsidR="006C1B12" w:rsidRPr="00781B53">
        <w:t xml:space="preserve"> </w:t>
      </w:r>
      <w:ins w:id="1888" w:author="Maxim Bystrov" w:date="2026-05-05T23:08:00Z">
        <w:r w:rsidR="004D0261">
          <w:t>А</w:t>
        </w:r>
      </w:ins>
      <w:del w:id="1889" w:author="Maxim Bystrov" w:date="2026-05-05T23:08:00Z">
        <w:r w:rsidR="00D462A7" w:rsidDel="004D0261">
          <w:delText>1</w:delText>
        </w:r>
      </w:del>
      <w:commentRangeEnd w:id="1886"/>
      <w:r w:rsidR="00EC4D24">
        <w:rPr>
          <w:rStyle w:val="a8"/>
          <w:sz w:val="28"/>
          <w:szCs w:val="22"/>
        </w:rPr>
        <w:commentReference w:id="1886"/>
      </w:r>
      <w:commentRangeEnd w:id="1887"/>
      <w:r w:rsidR="004D0261">
        <w:rPr>
          <w:rStyle w:val="a8"/>
          <w:rFonts w:asciiTheme="minorHAnsi" w:hAnsiTheme="minorHAnsi"/>
        </w:rPr>
        <w:commentReference w:id="1887"/>
      </w:r>
      <w:r w:rsidR="006C1B12">
        <w:t>)</w:t>
      </w:r>
      <w:r>
        <w:t>;</w:t>
      </w:r>
    </w:p>
    <w:p w14:paraId="33AC90DD" w14:textId="3CD730BC" w:rsidR="0085523A" w:rsidRDefault="0085523A" w:rsidP="00751F71">
      <w:pPr>
        <w:pStyle w:val="default1"/>
        <w:numPr>
          <w:ilvl w:val="0"/>
          <w:numId w:val="9"/>
        </w:numPr>
      </w:pPr>
      <w:r>
        <w:lastRenderedPageBreak/>
        <w:t>задержка между поступлением пакета</w:t>
      </w:r>
      <w:r w:rsidR="009D2D6A">
        <w:t xml:space="preserve"> в приемную службу</w:t>
      </w:r>
      <w:r>
        <w:t xml:space="preserve"> и генерацией события входа/выхода из зоны не должна превышать 500 </w:t>
      </w:r>
      <w:proofErr w:type="spellStart"/>
      <w:r>
        <w:t>мс</w:t>
      </w:r>
      <w:proofErr w:type="spellEnd"/>
      <w:r>
        <w:t xml:space="preserve"> в 95% случаев</w:t>
      </w:r>
      <w:r w:rsidR="007A4FE8">
        <w:t xml:space="preserve"> при нагрузке 2</w:t>
      </w:r>
      <w:r w:rsidR="006B25E7">
        <w:t xml:space="preserve"> </w:t>
      </w:r>
      <w:r w:rsidR="007A4FE8">
        <w:t>000 сообщений в секунду</w:t>
      </w:r>
      <w:r>
        <w:t>.</w:t>
      </w:r>
    </w:p>
    <w:p w14:paraId="34597CB5" w14:textId="18D8E17F" w:rsidR="0085523A" w:rsidRDefault="0085523A" w:rsidP="008E2E72">
      <w:pPr>
        <w:pStyle w:val="default1"/>
        <w:numPr>
          <w:ilvl w:val="0"/>
          <w:numId w:val="6"/>
        </w:numPr>
      </w:pPr>
      <w:r>
        <w:t>Масштабируемость:</w:t>
      </w:r>
    </w:p>
    <w:p w14:paraId="132BCF66" w14:textId="0CE8EE7F" w:rsidR="0085523A" w:rsidRDefault="0085523A" w:rsidP="00E82108">
      <w:pPr>
        <w:pStyle w:val="default1"/>
        <w:numPr>
          <w:ilvl w:val="0"/>
          <w:numId w:val="8"/>
        </w:numPr>
      </w:pPr>
      <w:r>
        <w:t>архитектура должна позволять горизонтальное масштабирование компонентов приёма, обработки</w:t>
      </w:r>
      <w:ins w:id="1890" w:author="Maxim Bystrov" w:date="2026-05-07T23:28:00Z">
        <w:r w:rsidR="003F255D">
          <w:t xml:space="preserve"> и</w:t>
        </w:r>
      </w:ins>
      <w:del w:id="1891" w:author="Maxim Bystrov" w:date="2026-05-07T23:28:00Z">
        <w:r w:rsidR="00841ADA" w:rsidDel="003F255D">
          <w:delText>,</w:delText>
        </w:r>
      </w:del>
      <w:r>
        <w:t xml:space="preserve"> хранения</w:t>
      </w:r>
      <w:ins w:id="1892" w:author="Maxim Bystrov" w:date="2026-05-07T23:28:00Z">
        <w:r w:rsidR="000E3C4A">
          <w:t xml:space="preserve"> данных</w:t>
        </w:r>
      </w:ins>
      <w:del w:id="1893" w:author="Maxim Bystrov" w:date="2026-05-07T23:27:00Z">
        <w:r w:rsidR="00841ADA" w:rsidDel="003F255D">
          <w:delText xml:space="preserve"> и ретрансляции</w:delText>
        </w:r>
        <w:r w:rsidDel="003F255D">
          <w:delText xml:space="preserve"> данных</w:delText>
        </w:r>
      </w:del>
      <w:r>
        <w:t>;</w:t>
      </w:r>
    </w:p>
    <w:p w14:paraId="72BB3CC4" w14:textId="1FC182A2" w:rsidR="0085523A" w:rsidRDefault="005763E4" w:rsidP="00E82108">
      <w:pPr>
        <w:pStyle w:val="default1"/>
        <w:numPr>
          <w:ilvl w:val="0"/>
          <w:numId w:val="8"/>
        </w:numPr>
      </w:pPr>
      <w:r>
        <w:t>должен быть использован</w:t>
      </w:r>
      <w:r w:rsidR="0085523A">
        <w:t xml:space="preserve"> </w:t>
      </w:r>
      <w:proofErr w:type="spellStart"/>
      <w:r w:rsidR="0085523A">
        <w:t>микросервисн</w:t>
      </w:r>
      <w:r w:rsidR="00FC1C37">
        <w:t>ый</w:t>
      </w:r>
      <w:proofErr w:type="spellEnd"/>
      <w:r w:rsidR="0085523A">
        <w:t xml:space="preserve"> подход и</w:t>
      </w:r>
      <w:r w:rsidR="001F1E18">
        <w:t xml:space="preserve"> применено</w:t>
      </w:r>
      <w:r w:rsidR="0085523A">
        <w:t xml:space="preserve"> асинхронно</w:t>
      </w:r>
      <w:r w:rsidR="00B811DC">
        <w:t>е</w:t>
      </w:r>
      <w:r w:rsidR="0085523A">
        <w:t xml:space="preserve"> взаимодействи</w:t>
      </w:r>
      <w:r w:rsidR="001F1E18">
        <w:t>е</w:t>
      </w:r>
      <w:r w:rsidR="0085523A">
        <w:t xml:space="preserve"> </w:t>
      </w:r>
      <w:proofErr w:type="gramStart"/>
      <w:r w:rsidR="0085523A">
        <w:t>через брокер</w:t>
      </w:r>
      <w:proofErr w:type="gramEnd"/>
      <w:r w:rsidR="0085523A">
        <w:t xml:space="preserve"> сообщений для независимого расширения узких мест.</w:t>
      </w:r>
    </w:p>
    <w:p w14:paraId="539EF7EE" w14:textId="2B3D7B7B" w:rsidR="0085523A" w:rsidRDefault="0085523A" w:rsidP="008E2E72">
      <w:pPr>
        <w:pStyle w:val="default1"/>
        <w:numPr>
          <w:ilvl w:val="0"/>
          <w:numId w:val="6"/>
        </w:numPr>
      </w:pPr>
      <w:r>
        <w:t>Отказоустойчивость:</w:t>
      </w:r>
    </w:p>
    <w:p w14:paraId="7DA91110" w14:textId="5DB0BEAB" w:rsidR="0085523A" w:rsidRDefault="0085523A" w:rsidP="00E7457D">
      <w:pPr>
        <w:pStyle w:val="default1"/>
        <w:numPr>
          <w:ilvl w:val="0"/>
          <w:numId w:val="7"/>
        </w:numPr>
      </w:pPr>
      <w:r>
        <w:t>система должна сохранять работоспособность при временной недоступности внешних сервисов (очереди повторной отправки);</w:t>
      </w:r>
    </w:p>
    <w:p w14:paraId="6168858B" w14:textId="3834778E" w:rsidR="0085523A" w:rsidRDefault="0085523A" w:rsidP="00E7457D">
      <w:pPr>
        <w:pStyle w:val="default1"/>
        <w:numPr>
          <w:ilvl w:val="0"/>
          <w:numId w:val="7"/>
        </w:numPr>
      </w:pPr>
      <w:r>
        <w:t xml:space="preserve">предусмотреть </w:t>
      </w:r>
      <w:r w:rsidR="005B402A">
        <w:t>аппаратное разделение</w:t>
      </w:r>
      <w:r>
        <w:t xml:space="preserve"> критичных компонентов для устранения единой точки отказа</w:t>
      </w:r>
      <w:r w:rsidR="00F64129">
        <w:t xml:space="preserve"> и уменьшении вероятности полной потери работоспособности</w:t>
      </w:r>
      <w:r>
        <w:t>;</w:t>
      </w:r>
    </w:p>
    <w:p w14:paraId="5879603F" w14:textId="7D3480C6" w:rsidR="0085523A" w:rsidRDefault="0085523A" w:rsidP="00E7457D">
      <w:pPr>
        <w:pStyle w:val="default1"/>
        <w:numPr>
          <w:ilvl w:val="0"/>
          <w:numId w:val="7"/>
        </w:numPr>
      </w:pPr>
      <w:r>
        <w:t>автоматическое восстановление после сбоев без потери уже принятых данных.</w:t>
      </w:r>
    </w:p>
    <w:p w14:paraId="764FD463" w14:textId="75B8AD29" w:rsidR="0085523A" w:rsidRDefault="0085523A" w:rsidP="008E2E72">
      <w:pPr>
        <w:pStyle w:val="default1"/>
        <w:numPr>
          <w:ilvl w:val="0"/>
          <w:numId w:val="6"/>
        </w:numPr>
      </w:pPr>
      <w:r>
        <w:t>Безопасность:</w:t>
      </w:r>
    </w:p>
    <w:p w14:paraId="13D55003" w14:textId="120CE505" w:rsidR="0085523A" w:rsidRDefault="0085523A" w:rsidP="006B5660">
      <w:pPr>
        <w:pStyle w:val="default1"/>
        <w:numPr>
          <w:ilvl w:val="0"/>
          <w:numId w:val="10"/>
        </w:numPr>
      </w:pPr>
      <w:r>
        <w:t>аутентификация и авторизация пользователей веб-интерфейса и API;</w:t>
      </w:r>
    </w:p>
    <w:p w14:paraId="22D3D66F" w14:textId="32C974E6" w:rsidR="0085523A" w:rsidRDefault="0085523A" w:rsidP="006B5660">
      <w:pPr>
        <w:pStyle w:val="default1"/>
        <w:numPr>
          <w:ilvl w:val="0"/>
          <w:numId w:val="10"/>
        </w:numPr>
      </w:pPr>
      <w:r>
        <w:t>межсервисное взаимодействие по защищённым каналам</w:t>
      </w:r>
      <w:r w:rsidR="00976360">
        <w:t xml:space="preserve"> </w:t>
      </w:r>
      <w:r w:rsidR="00976360" w:rsidRPr="00976360">
        <w:t>(</w:t>
      </w:r>
      <w:r w:rsidR="00976360">
        <w:rPr>
          <w:lang w:val="en-US"/>
        </w:rPr>
        <w:t>SSL</w:t>
      </w:r>
      <w:r w:rsidR="00976360" w:rsidRPr="006A090F">
        <w:t>/</w:t>
      </w:r>
      <w:r w:rsidR="00976360">
        <w:rPr>
          <w:lang w:val="en-US"/>
        </w:rPr>
        <w:t>TLS</w:t>
      </w:r>
      <w:r w:rsidR="00976360" w:rsidRPr="00976360">
        <w:t>)</w:t>
      </w:r>
      <w:r>
        <w:t>;</w:t>
      </w:r>
    </w:p>
    <w:p w14:paraId="3951D3A9" w14:textId="2A17D413" w:rsidR="0085523A" w:rsidRDefault="0085523A" w:rsidP="006B5660">
      <w:pPr>
        <w:pStyle w:val="default1"/>
        <w:numPr>
          <w:ilvl w:val="0"/>
          <w:numId w:val="10"/>
        </w:numPr>
      </w:pPr>
      <w:r>
        <w:t>журналирование действий пользователей и административных операций.</w:t>
      </w:r>
    </w:p>
    <w:p w14:paraId="76C234D5" w14:textId="2FDC24CD" w:rsidR="0085523A" w:rsidDel="00F80B8C" w:rsidRDefault="00AE1529" w:rsidP="00AE1529">
      <w:pPr>
        <w:pStyle w:val="default1"/>
        <w:rPr>
          <w:del w:id="1894" w:author="Maxim Bystrov" w:date="2026-05-06T00:59:00Z"/>
        </w:rPr>
      </w:pPr>
      <w:del w:id="1895" w:author="Maxim Bystrov" w:date="2026-05-06T00:59:00Z">
        <w:r w:rsidDel="00F80B8C">
          <w:delText xml:space="preserve">5. </w:delText>
        </w:r>
        <w:commentRangeStart w:id="1896"/>
        <w:commentRangeStart w:id="1897"/>
        <w:r w:rsidR="0085523A" w:rsidDel="00F80B8C">
          <w:delText>Технологические требования</w:delText>
        </w:r>
        <w:commentRangeEnd w:id="1896"/>
        <w:r w:rsidR="00BA43C4" w:rsidDel="00F80B8C">
          <w:rPr>
            <w:rStyle w:val="a8"/>
            <w:sz w:val="28"/>
            <w:szCs w:val="22"/>
          </w:rPr>
          <w:commentReference w:id="1896"/>
        </w:r>
      </w:del>
      <w:commentRangeEnd w:id="1897"/>
      <w:r w:rsidR="00F80B8C">
        <w:rPr>
          <w:rStyle w:val="a8"/>
          <w:rFonts w:asciiTheme="minorHAnsi" w:hAnsiTheme="minorHAnsi"/>
        </w:rPr>
        <w:commentReference w:id="1897"/>
      </w:r>
    </w:p>
    <w:p w14:paraId="0E806C89" w14:textId="1740D2C8" w:rsidR="0085523A" w:rsidDel="00F80B8C" w:rsidRDefault="00D5042A" w:rsidP="00D5042A">
      <w:pPr>
        <w:pStyle w:val="default1"/>
        <w:numPr>
          <w:ilvl w:val="0"/>
          <w:numId w:val="19"/>
        </w:numPr>
        <w:rPr>
          <w:del w:id="1898" w:author="Maxim Bystrov" w:date="2026-05-06T00:59:00Z"/>
        </w:rPr>
      </w:pPr>
      <w:del w:id="1899" w:author="Maxim Bystrov" w:date="2026-05-06T00:59:00Z">
        <w:r w:rsidDel="00F80B8C">
          <w:delText>с</w:delText>
        </w:r>
        <w:r w:rsidR="0085523A" w:rsidDel="00F80B8C">
          <w:delText>ерверн</w:delText>
        </w:r>
        <w:r w:rsidR="00DC18F4" w:rsidDel="00F80B8C">
          <w:delText xml:space="preserve">ые приложения </w:delText>
        </w:r>
        <w:r w:rsidR="00D903C4" w:rsidDel="00F80B8C">
          <w:delText>должны</w:delText>
        </w:r>
        <w:r w:rsidR="007D0776" w:rsidRPr="007D0776" w:rsidDel="00F80B8C">
          <w:delText xml:space="preserve"> </w:delText>
        </w:r>
        <w:r w:rsidR="00DC18F4" w:rsidDel="00F80B8C">
          <w:delText xml:space="preserve"> быть </w:delText>
        </w:r>
        <w:r w:rsidR="0085523A" w:rsidDel="00F80B8C">
          <w:delText>реализ</w:delText>
        </w:r>
        <w:r w:rsidR="00DC18F4" w:rsidDel="00F80B8C">
          <w:delText>ованы</w:delText>
        </w:r>
        <w:r w:rsidR="0085523A" w:rsidDel="00F80B8C">
          <w:delText xml:space="preserve"> с использованием язык</w:delText>
        </w:r>
        <w:r w:rsidR="008C7AF2" w:rsidDel="00F80B8C">
          <w:delText>а</w:delText>
        </w:r>
        <w:r w:rsidR="00DC18F4" w:rsidDel="00F80B8C">
          <w:delText xml:space="preserve"> программирования</w:delText>
        </w:r>
        <w:r w:rsidR="00771D0A" w:rsidDel="00F80B8C">
          <w:delText xml:space="preserve"> </w:delText>
        </w:r>
        <w:r w:rsidR="00771D0A" w:rsidDel="00F80B8C">
          <w:rPr>
            <w:lang w:val="en-US"/>
          </w:rPr>
          <w:delText>Kotlin</w:delText>
        </w:r>
        <w:r w:rsidDel="00F80B8C">
          <w:delText>;</w:delText>
        </w:r>
      </w:del>
    </w:p>
    <w:p w14:paraId="57822F6D" w14:textId="3674D5EA" w:rsidR="00DC18F4" w:rsidRPr="00771D0A" w:rsidDel="00F80B8C" w:rsidRDefault="00AA48C2" w:rsidP="00D5042A">
      <w:pPr>
        <w:pStyle w:val="default1"/>
        <w:numPr>
          <w:ilvl w:val="0"/>
          <w:numId w:val="19"/>
        </w:numPr>
        <w:rPr>
          <w:del w:id="1900" w:author="Maxim Bystrov" w:date="2026-05-06T00:59:00Z"/>
        </w:rPr>
      </w:pPr>
      <w:del w:id="1901" w:author="Maxim Bystrov" w:date="2026-05-06T00:59:00Z">
        <w:r w:rsidDel="00F80B8C">
          <w:delText xml:space="preserve">для разработки клиентского веб-интерфейса должен быть использован компонентно-ориентированный </w:delText>
        </w:r>
        <w:r w:rsidR="00C560F1" w:rsidDel="00F80B8C">
          <w:delText>фронтенд-</w:delText>
        </w:r>
        <w:r w:rsidDel="00F80B8C">
          <w:delText xml:space="preserve">фреймворк </w:delText>
        </w:r>
        <w:r w:rsidDel="00F80B8C">
          <w:rPr>
            <w:lang w:val="en-US"/>
          </w:rPr>
          <w:delText>Vue</w:delText>
        </w:r>
        <w:r w:rsidR="00D41A62" w:rsidDel="00F80B8C">
          <w:delText xml:space="preserve">, язык программирования – </w:delText>
        </w:r>
        <w:r w:rsidR="00D41A62" w:rsidDel="00F80B8C">
          <w:rPr>
            <w:lang w:val="en-US"/>
          </w:rPr>
          <w:delText>TypeScript</w:delText>
        </w:r>
        <w:r w:rsidR="00D41A62" w:rsidRPr="00D41A62" w:rsidDel="00F80B8C">
          <w:delText>/</w:delText>
        </w:r>
        <w:r w:rsidR="00D41A62" w:rsidDel="00F80B8C">
          <w:rPr>
            <w:lang w:val="en-US"/>
          </w:rPr>
          <w:delText>JavaScript</w:delText>
        </w:r>
        <w:r w:rsidR="00CF4CD1" w:rsidDel="00F80B8C">
          <w:delText>;</w:delText>
        </w:r>
      </w:del>
    </w:p>
    <w:p w14:paraId="2E587C95" w14:textId="6653D3DA" w:rsidR="0085523A" w:rsidDel="00F80B8C" w:rsidRDefault="00D5042A" w:rsidP="00D5042A">
      <w:pPr>
        <w:pStyle w:val="default1"/>
        <w:numPr>
          <w:ilvl w:val="0"/>
          <w:numId w:val="19"/>
        </w:numPr>
        <w:rPr>
          <w:del w:id="1902" w:author="Maxim Bystrov" w:date="2026-05-06T00:59:00Z"/>
        </w:rPr>
      </w:pPr>
      <w:del w:id="1903" w:author="Maxim Bystrov" w:date="2026-05-06T00:59:00Z">
        <w:r w:rsidDel="00F80B8C">
          <w:delText>в</w:delText>
        </w:r>
        <w:r w:rsidR="0085523A" w:rsidDel="00F80B8C">
          <w:delText xml:space="preserve"> качестве брокера сообщений и потоковой шины используется Apache Kafka и RabbitMQ</w:delText>
        </w:r>
        <w:r w:rsidDel="00F80B8C">
          <w:delText>;</w:delText>
        </w:r>
      </w:del>
    </w:p>
    <w:p w14:paraId="685C8B68" w14:textId="63B00453" w:rsidR="0085523A" w:rsidDel="00F80B8C" w:rsidRDefault="00D5042A" w:rsidP="00D5042A">
      <w:pPr>
        <w:pStyle w:val="default1"/>
        <w:numPr>
          <w:ilvl w:val="0"/>
          <w:numId w:val="19"/>
        </w:numPr>
        <w:rPr>
          <w:del w:id="1904" w:author="Maxim Bystrov" w:date="2026-05-06T00:59:00Z"/>
        </w:rPr>
      </w:pPr>
      <w:del w:id="1905" w:author="Maxim Bystrov" w:date="2026-05-06T00:59:00Z">
        <w:r w:rsidDel="00F80B8C">
          <w:delText>о</w:delText>
        </w:r>
        <w:r w:rsidR="0085523A" w:rsidDel="00F80B8C">
          <w:delText>сновная СУБД – PostgreSQL</w:delText>
        </w:r>
        <w:r w:rsidR="002259A2" w:rsidDel="00F80B8C">
          <w:delText>,</w:delText>
        </w:r>
        <w:r w:rsidR="00D9435C" w:rsidDel="00F80B8C">
          <w:delText xml:space="preserve"> для </w:delText>
        </w:r>
        <w:r w:rsidR="0085523A" w:rsidDel="00F80B8C">
          <w:delText>кэшировани</w:delText>
        </w:r>
        <w:r w:rsidR="00D9435C" w:rsidDel="00F80B8C">
          <w:delText>я применяется</w:delText>
        </w:r>
        <w:r w:rsidR="0085523A" w:rsidDel="00F80B8C">
          <w:delText xml:space="preserve"> Redis</w:delText>
        </w:r>
        <w:r w:rsidDel="00F80B8C">
          <w:delText>;</w:delText>
        </w:r>
      </w:del>
    </w:p>
    <w:p w14:paraId="25E793AD" w14:textId="371D9514" w:rsidR="0085523A" w:rsidDel="00F80B8C" w:rsidRDefault="00D5042A" w:rsidP="00D5042A">
      <w:pPr>
        <w:pStyle w:val="default1"/>
        <w:numPr>
          <w:ilvl w:val="0"/>
          <w:numId w:val="19"/>
        </w:numPr>
        <w:rPr>
          <w:del w:id="1906" w:author="Maxim Bystrov" w:date="2026-05-06T00:59:00Z"/>
        </w:rPr>
      </w:pPr>
      <w:del w:id="1907" w:author="Maxim Bystrov" w:date="2026-05-06T00:59:00Z">
        <w:r w:rsidDel="00F80B8C">
          <w:delText>п</w:delText>
        </w:r>
        <w:r w:rsidR="0085523A" w:rsidDel="00F80B8C">
          <w:delText xml:space="preserve">ространственное индексирование зон </w:delText>
        </w:r>
        <w:r w:rsidR="001B0B7D" w:rsidDel="00F80B8C">
          <w:delText>выполняется</w:delText>
        </w:r>
        <w:r w:rsidR="0085523A" w:rsidDel="00F80B8C">
          <w:delText xml:space="preserve"> </w:delText>
        </w:r>
        <w:r w:rsidR="001B0B7D" w:rsidDel="00F80B8C">
          <w:delText>с помощью геохеширования</w:delText>
        </w:r>
        <w:r w:rsidR="0085523A" w:rsidDel="00F80B8C">
          <w:delText xml:space="preserve"> Google S2</w:delText>
        </w:r>
        <w:r w:rsidDel="00F80B8C">
          <w:delText>;</w:delText>
        </w:r>
      </w:del>
    </w:p>
    <w:p w14:paraId="1E59E8E0" w14:textId="1843DA48" w:rsidR="0085523A" w:rsidDel="00F80B8C" w:rsidRDefault="00D5042A" w:rsidP="00D5042A">
      <w:pPr>
        <w:pStyle w:val="default1"/>
        <w:numPr>
          <w:ilvl w:val="0"/>
          <w:numId w:val="19"/>
        </w:numPr>
        <w:rPr>
          <w:del w:id="1908" w:author="Maxim Bystrov" w:date="2026-05-06T00:59:00Z"/>
        </w:rPr>
      </w:pPr>
      <w:del w:id="1909" w:author="Maxim Bystrov" w:date="2026-05-06T00:59:00Z">
        <w:r w:rsidDel="00F80B8C">
          <w:delText>р</w:delText>
        </w:r>
        <w:r w:rsidR="0085523A" w:rsidDel="00F80B8C">
          <w:delText>азвёртывание</w:delText>
        </w:r>
        <w:r w:rsidR="008B2B11" w:rsidDel="00F80B8C">
          <w:delText xml:space="preserve"> выполняется</w:delText>
        </w:r>
        <w:r w:rsidR="0085523A" w:rsidDel="00F80B8C">
          <w:delText xml:space="preserve"> в контейнерах Docker для упрощения эксплуатации и масштабирования.</w:delText>
        </w:r>
      </w:del>
    </w:p>
    <w:p w14:paraId="26AB5098" w14:textId="7EA2B7FD" w:rsidR="0085523A" w:rsidRDefault="000F6E83" w:rsidP="0085523A">
      <w:pPr>
        <w:pStyle w:val="default1"/>
      </w:pPr>
      <w:ins w:id="1910" w:author="Maxim Bystrov" w:date="2026-05-07T22:55:00Z">
        <w:r>
          <w:t>5</w:t>
        </w:r>
      </w:ins>
      <w:del w:id="1911" w:author="Maxim Bystrov" w:date="2026-05-07T22:55:00Z">
        <w:r w:rsidR="00D6100D" w:rsidDel="000F6E83">
          <w:delText>6</w:delText>
        </w:r>
      </w:del>
      <w:r w:rsidR="00D6100D">
        <w:t xml:space="preserve">. </w:t>
      </w:r>
      <w:r w:rsidR="0085523A">
        <w:t>Сопровождение и документация:</w:t>
      </w:r>
    </w:p>
    <w:p w14:paraId="42651894" w14:textId="45A1C0D3" w:rsidR="0085523A" w:rsidRDefault="0085523A" w:rsidP="00DC18F4">
      <w:pPr>
        <w:pStyle w:val="default1"/>
        <w:numPr>
          <w:ilvl w:val="0"/>
          <w:numId w:val="21"/>
        </w:numPr>
      </w:pPr>
      <w:r>
        <w:t>код должен сопровождаться технической документацией и руководством по развёртыванию;</w:t>
      </w:r>
    </w:p>
    <w:p w14:paraId="535ECD3E" w14:textId="76ADA47C" w:rsidR="0085523A" w:rsidDel="00352D2D" w:rsidRDefault="00805B0E" w:rsidP="00DC18F4">
      <w:pPr>
        <w:pStyle w:val="default1"/>
        <w:numPr>
          <w:ilvl w:val="0"/>
          <w:numId w:val="21"/>
        </w:numPr>
        <w:rPr>
          <w:del w:id="1912" w:author="Maxim Bystrov" w:date="2026-05-07T23:28:00Z"/>
        </w:rPr>
      </w:pPr>
      <w:ins w:id="1913" w:author="Maxim Bystrov" w:date="2026-05-07T23:28:00Z">
        <w:r>
          <w:t xml:space="preserve">должны быть </w:t>
        </w:r>
      </w:ins>
      <w:r w:rsidR="0085523A">
        <w:t>предусмотрены средства мониторинга работоспособности (метрики поступления, задержек, ошибок</w:t>
      </w:r>
      <w:del w:id="1914" w:author="Maxim Bystrov" w:date="2026-05-07T23:28:00Z">
        <w:r w:rsidR="0085523A" w:rsidDel="001B5586">
          <w:delText xml:space="preserve"> </w:delText>
        </w:r>
      </w:del>
      <w:ins w:id="1915" w:author="Maxim Bystrov" w:date="2026-05-07T23:28:00Z">
        <w:r w:rsidR="001B5586">
          <w:t xml:space="preserve"> обработки</w:t>
        </w:r>
      </w:ins>
      <w:del w:id="1916" w:author="Maxim Bystrov" w:date="2026-05-07T23:28:00Z">
        <w:r w:rsidR="0085523A" w:rsidDel="001B5586">
          <w:delText>ретрансляции</w:delText>
        </w:r>
      </w:del>
      <w:r w:rsidR="0085523A">
        <w:t>).</w:t>
      </w:r>
    </w:p>
    <w:p w14:paraId="01338016" w14:textId="33F955E9" w:rsidR="001B2565" w:rsidRDefault="001B2565">
      <w:pPr>
        <w:pStyle w:val="default1"/>
        <w:numPr>
          <w:ilvl w:val="0"/>
          <w:numId w:val="21"/>
        </w:numPr>
        <w:pPrChange w:id="1917" w:author="Maxim Bystrov" w:date="2026-05-07T23:28:00Z">
          <w:pPr/>
        </w:pPrChange>
      </w:pPr>
    </w:p>
    <w:p w14:paraId="4F3A60E4" w14:textId="298AFAF7" w:rsidR="00BC4F5C" w:rsidRDefault="00361DCF" w:rsidP="00383919">
      <w:pPr>
        <w:pStyle w:val="2"/>
        <w:ind w:left="360"/>
      </w:pPr>
      <w:bookmarkStart w:id="1918" w:name="_Toc230527371"/>
      <w:r>
        <w:lastRenderedPageBreak/>
        <w:t xml:space="preserve">1.3 </w:t>
      </w:r>
      <w:r w:rsidR="00BC4F5C">
        <w:t>Сравнение с аналогами</w:t>
      </w:r>
      <w:bookmarkEnd w:id="1918"/>
    </w:p>
    <w:p w14:paraId="30FC498A" w14:textId="7AA8B54A" w:rsidR="00F113BF" w:rsidRDefault="001C2593">
      <w:pPr>
        <w:pStyle w:val="default1"/>
      </w:pPr>
      <w:r>
        <w:t xml:space="preserve">Для оценки конкурентоспособности разрабатываемой системы позиционного отслеживания транспортных средств с обработкой событий в реальном времени был проведён сравнительный анализ наиболее распространённых на рынке решений. Основное внимание уделялось функциональным возможностям, производительности </w:t>
      </w:r>
      <w:proofErr w:type="spellStart"/>
      <w:r>
        <w:t>геозон</w:t>
      </w:r>
      <w:ins w:id="1919" w:author="Maxim Bystrov" w:date="2026-05-06T22:53:00Z">
        <w:r w:rsidR="007E2A90">
          <w:t>ального</w:t>
        </w:r>
        <w:proofErr w:type="spellEnd"/>
        <w:r w:rsidR="007E2A90">
          <w:t xml:space="preserve"> отслеживания</w:t>
        </w:r>
      </w:ins>
      <w:r>
        <w:t>, поддержке протокола EGTS и государственных информационных систем, масштабируемости и отказоустойчивости.</w:t>
      </w:r>
    </w:p>
    <w:p w14:paraId="51B7902B" w14:textId="77777777" w:rsidR="001C2593" w:rsidRDefault="001C2593" w:rsidP="00F56D05">
      <w:pPr>
        <w:pStyle w:val="3"/>
      </w:pPr>
      <w:bookmarkStart w:id="1920" w:name="_Toc230527372"/>
      <w:r>
        <w:t>1.3.1 Обзор существующих аналогов</w:t>
      </w:r>
      <w:bookmarkEnd w:id="1920"/>
    </w:p>
    <w:p w14:paraId="0A229E9C" w14:textId="4B53BA90" w:rsidR="001C2593" w:rsidRDefault="00080ABE" w:rsidP="001C2593">
      <w:pPr>
        <w:pStyle w:val="default1"/>
      </w:pPr>
      <w:r w:rsidRPr="00276750">
        <w:t xml:space="preserve">1. </w:t>
      </w:r>
      <w:proofErr w:type="spellStart"/>
      <w:r w:rsidR="001C2593">
        <w:t>Traccar</w:t>
      </w:r>
      <w:proofErr w:type="spellEnd"/>
    </w:p>
    <w:p w14:paraId="6D2B8A1B" w14:textId="18DAD6A2" w:rsidR="001C2593" w:rsidRDefault="001C2593" w:rsidP="001C2593">
      <w:pPr>
        <w:pStyle w:val="default1"/>
      </w:pPr>
      <w:r>
        <w:t xml:space="preserve">Открытая платформа спутникового мониторинга (лицензия Apache 2.0), поддерживающая широкий спектр протоколов телематического оборудования. Функциональность включает отображение текущего положения, историю треков, отчёты и </w:t>
      </w:r>
      <w:del w:id="1921" w:author="Maxim Bystrov" w:date="2026-05-05T23:09:00Z">
        <w:r w:rsidDel="00BC1E7D">
          <w:delText xml:space="preserve">базовый </w:delText>
        </w:r>
      </w:del>
      <w:ins w:id="1922" w:author="Maxim Bystrov" w:date="2026-05-05T23:09:00Z">
        <w:r w:rsidR="00BC1E7D">
          <w:t>базовое зональное отслежива</w:t>
        </w:r>
      </w:ins>
      <w:commentRangeStart w:id="1923"/>
      <w:commentRangeStart w:id="1924"/>
      <w:del w:id="1925" w:author="Maxim Bystrov" w:date="2026-05-05T23:09:00Z">
        <w:r w:rsidDel="00BC1E7D">
          <w:delText>геозони</w:delText>
        </w:r>
      </w:del>
      <w:r>
        <w:t>н</w:t>
      </w:r>
      <w:ins w:id="1926" w:author="Maxim Bystrov" w:date="2026-05-05T23:10:00Z">
        <w:r w:rsidR="00BC1E7D">
          <w:t>ие</w:t>
        </w:r>
      </w:ins>
      <w:del w:id="1927" w:author="Maxim Bystrov" w:date="2026-05-05T23:10:00Z">
        <w:r w:rsidDel="00BC1E7D">
          <w:delText>г</w:delText>
        </w:r>
      </w:del>
      <w:commentRangeEnd w:id="1923"/>
      <w:r w:rsidR="00BA43C4">
        <w:rPr>
          <w:rStyle w:val="a8"/>
          <w:sz w:val="28"/>
          <w:szCs w:val="22"/>
        </w:rPr>
        <w:commentReference w:id="1923"/>
      </w:r>
      <w:commentRangeEnd w:id="1924"/>
      <w:r w:rsidR="00BC1E7D">
        <w:rPr>
          <w:rStyle w:val="a8"/>
          <w:rFonts w:asciiTheme="minorHAnsi" w:hAnsiTheme="minorHAnsi"/>
        </w:rPr>
        <w:commentReference w:id="1924"/>
      </w:r>
      <w:r>
        <w:t>.</w:t>
      </w:r>
    </w:p>
    <w:p w14:paraId="3A5E19EE" w14:textId="58D2BF76" w:rsidR="001C2593" w:rsidRDefault="001C2593" w:rsidP="001C2593">
      <w:pPr>
        <w:pStyle w:val="default1"/>
      </w:pPr>
      <w:r>
        <w:t>Преимущества: бесплатное распространение, большое сообщество, простой REST API</w:t>
      </w:r>
      <w:r w:rsidR="00AE535E">
        <w:t xml:space="preserve">, есть поддержка протокола </w:t>
      </w:r>
      <w:r w:rsidR="00AE535E">
        <w:rPr>
          <w:lang w:val="en-US"/>
        </w:rPr>
        <w:t>EGTS</w:t>
      </w:r>
      <w:r w:rsidR="00667351">
        <w:t xml:space="preserve"> и множества других протоколов</w:t>
      </w:r>
      <w:r>
        <w:t>.</w:t>
      </w:r>
      <w:r w:rsidR="001A3675">
        <w:t xml:space="preserve"> Присутствует широкая поддержка ретрансляции данных: как «сырых», так и предварительно обработанных.</w:t>
      </w:r>
    </w:p>
    <w:p w14:paraId="2347E968" w14:textId="175F4FA6" w:rsidR="001C2593" w:rsidRDefault="001C2593" w:rsidP="001C2593">
      <w:pPr>
        <w:pStyle w:val="default1"/>
      </w:pPr>
      <w:r>
        <w:t>Недостатки:</w:t>
      </w:r>
      <w:r w:rsidR="00AE535E" w:rsidRPr="00AE535E">
        <w:t xml:space="preserve"> </w:t>
      </w:r>
      <w:proofErr w:type="spellStart"/>
      <w:r w:rsidR="00AE535E">
        <w:t>геозональное</w:t>
      </w:r>
      <w:proofErr w:type="spellEnd"/>
      <w:r w:rsidR="00AE535E">
        <w:t xml:space="preserve"> отслеживание, хоть и не приводит к одиночным запросам при каждой проверке, используя кеширование, тем не менее, не использует пространственный индекс, ввиду чего при достижении большого количества </w:t>
      </w:r>
      <w:proofErr w:type="spellStart"/>
      <w:r w:rsidR="00AE535E">
        <w:t>геозон</w:t>
      </w:r>
      <w:proofErr w:type="spellEnd"/>
      <w:r w:rsidR="00AE535E">
        <w:t xml:space="preserve"> скорость обработки будет сильно падать </w:t>
      </w:r>
      <w:r w:rsidR="00AE535E" w:rsidRPr="00AE535E">
        <w:t>[18]</w:t>
      </w:r>
      <w:r>
        <w:t>.</w:t>
      </w:r>
      <w:r w:rsidR="00116765">
        <w:t xml:space="preserve"> Также отсутствует встроенная возможность пространственно-временного поиска телеметрических данных.</w:t>
      </w:r>
    </w:p>
    <w:p w14:paraId="3E7F4CDA" w14:textId="6F166760" w:rsidR="00C36A75" w:rsidRDefault="00C36A75" w:rsidP="001C2593">
      <w:pPr>
        <w:pStyle w:val="default1"/>
      </w:pPr>
      <w:r>
        <w:t>Пространственно-временной поиск отсутствует.</w:t>
      </w:r>
    </w:p>
    <w:p w14:paraId="18D1ED36" w14:textId="007F4E5B" w:rsidR="001C2593" w:rsidRDefault="00080ABE" w:rsidP="001C2593">
      <w:pPr>
        <w:pStyle w:val="default1"/>
      </w:pPr>
      <w:r w:rsidRPr="00D3709C">
        <w:t xml:space="preserve">2. </w:t>
      </w:r>
      <w:proofErr w:type="spellStart"/>
      <w:r w:rsidR="001C2593">
        <w:t>Wialon</w:t>
      </w:r>
      <w:proofErr w:type="spellEnd"/>
    </w:p>
    <w:p w14:paraId="4885ED75" w14:textId="481527D4" w:rsidR="001C2593" w:rsidRDefault="001C2593" w:rsidP="001C2593">
      <w:pPr>
        <w:pStyle w:val="default1"/>
      </w:pPr>
      <w:r>
        <w:t>Проприетарная платформа, один из лидеров рынка. Предоставляет развитый интерфейс, сотни типов отчётов, продвинут</w:t>
      </w:r>
      <w:r w:rsidR="00E27436">
        <w:t xml:space="preserve">ое зональное отслеживание </w:t>
      </w:r>
      <w:r>
        <w:lastRenderedPageBreak/>
        <w:t>и интеграцию с датчиками. Поддерживает ретрансляцию данных по различным протоколам, включая EGTS.</w:t>
      </w:r>
      <w:r w:rsidR="00327014">
        <w:t xml:space="preserve"> Имеет локальную версию.</w:t>
      </w:r>
    </w:p>
    <w:p w14:paraId="54F38E39" w14:textId="78CDB63F" w:rsidR="001C2593" w:rsidRDefault="001C2593" w:rsidP="001C2593">
      <w:pPr>
        <w:pStyle w:val="default1"/>
      </w:pPr>
      <w:r>
        <w:t>Преимущества: высокая надёжность (</w:t>
      </w:r>
      <w:r w:rsidR="00EB3FEF">
        <w:t>заявлено</w:t>
      </w:r>
      <w:r w:rsidR="0029669D">
        <w:t xml:space="preserve"> время доступности </w:t>
      </w:r>
      <w:r>
        <w:t>99,98 %), регулярные обновления, поддержка большинства оборудования, мощная аналитика.</w:t>
      </w:r>
    </w:p>
    <w:p w14:paraId="1708996B" w14:textId="6B341554" w:rsidR="001C2593" w:rsidRDefault="001C2593" w:rsidP="001C2593">
      <w:pPr>
        <w:pStyle w:val="default1"/>
      </w:pPr>
      <w:r>
        <w:t>Недостатки: высокая стоимость лицензий, особенно для крупных автопарков; закрытый исходный код ограничивает возможности кастомизации.</w:t>
      </w:r>
      <w:r w:rsidR="00080ABE" w:rsidRPr="00080ABE">
        <w:t xml:space="preserve"> </w:t>
      </w:r>
      <w:r w:rsidR="00080ABE">
        <w:t>С 1 января 2026 года все операции на территории РФ прекращены.</w:t>
      </w:r>
    </w:p>
    <w:p w14:paraId="482334B8" w14:textId="4988B38D" w:rsidR="006D57C0" w:rsidRDefault="006D57C0" w:rsidP="001C2593">
      <w:pPr>
        <w:pStyle w:val="default1"/>
      </w:pPr>
      <w:r>
        <w:t xml:space="preserve">Количество </w:t>
      </w:r>
      <w:proofErr w:type="spellStart"/>
      <w:r>
        <w:t>геозон</w:t>
      </w:r>
      <w:proofErr w:type="spellEnd"/>
      <w:r>
        <w:t xml:space="preserve"> и других элементов контроля ограничено количеством 31744</w:t>
      </w:r>
      <w:r w:rsidR="00F65815">
        <w:t xml:space="preserve">, чего </w:t>
      </w:r>
      <w:r w:rsidR="008E318C">
        <w:t xml:space="preserve">может быть </w:t>
      </w:r>
      <w:r w:rsidR="00F65815">
        <w:t>недостаточно для крупного транспортного предприятия</w:t>
      </w:r>
      <w:r w:rsidR="00736E2D">
        <w:t xml:space="preserve"> </w:t>
      </w:r>
      <w:r w:rsidR="00736E2D" w:rsidRPr="00736E2D">
        <w:t>[19]</w:t>
      </w:r>
      <w:r w:rsidR="00F65815">
        <w:t>.</w:t>
      </w:r>
      <w:r w:rsidR="008E318C">
        <w:t xml:space="preserve"> Из-за закрытости платформы и ограничения количества </w:t>
      </w:r>
      <w:proofErr w:type="spellStart"/>
      <w:r w:rsidR="008E318C">
        <w:t>геозон</w:t>
      </w:r>
      <w:proofErr w:type="spellEnd"/>
      <w:r w:rsidR="008E318C">
        <w:t xml:space="preserve"> невозможно достоверно</w:t>
      </w:r>
      <w:r w:rsidR="00F64B0B">
        <w:t xml:space="preserve"> выяснить</w:t>
      </w:r>
      <w:r w:rsidR="008E318C">
        <w:t xml:space="preserve">, используются ли </w:t>
      </w:r>
      <w:r w:rsidR="00F64B0B">
        <w:t>алгоритмы</w:t>
      </w:r>
      <w:r w:rsidR="008E318C">
        <w:t xml:space="preserve"> </w:t>
      </w:r>
      <w:r w:rsidR="00F64B0B">
        <w:t xml:space="preserve">пространственной индексации. При заявленном трафике 944 точек в секунду и ограничения количества </w:t>
      </w:r>
      <w:proofErr w:type="spellStart"/>
      <w:r w:rsidR="00F64B0B">
        <w:t>геозон</w:t>
      </w:r>
      <w:proofErr w:type="spellEnd"/>
      <w:r w:rsidR="00F64B0B">
        <w:t xml:space="preserve"> гарантированная вычислительная сложность может быть значительно превышена с использованием подходов, предлагаемых в данной работе.</w:t>
      </w:r>
    </w:p>
    <w:p w14:paraId="1C5D14CC" w14:textId="228FB2D4" w:rsidR="00C36A75" w:rsidRPr="00736E2D" w:rsidRDefault="00C36A75" w:rsidP="001C2593">
      <w:pPr>
        <w:pStyle w:val="default1"/>
      </w:pPr>
      <w:r>
        <w:t>Пространственно-временной поиск отсутствует.</w:t>
      </w:r>
    </w:p>
    <w:p w14:paraId="3FF2576B" w14:textId="35EBF5EB" w:rsidR="001C2593" w:rsidRDefault="00045B9A" w:rsidP="001C2593">
      <w:pPr>
        <w:pStyle w:val="default1"/>
      </w:pPr>
      <w:r>
        <w:t xml:space="preserve">3. </w:t>
      </w:r>
      <w:proofErr w:type="spellStart"/>
      <w:r w:rsidR="001C2593">
        <w:t>Navixy</w:t>
      </w:r>
      <w:proofErr w:type="spellEnd"/>
    </w:p>
    <w:p w14:paraId="0A458D1E" w14:textId="58FF4E50" w:rsidR="00190143" w:rsidRDefault="001C2593" w:rsidP="00E900BC">
      <w:pPr>
        <w:pStyle w:val="default1"/>
      </w:pPr>
      <w:r>
        <w:t>Коммерческая платформа. Обладает широкими возможностями</w:t>
      </w:r>
      <w:r w:rsidR="00F00FA3" w:rsidRPr="00F00FA3">
        <w:t xml:space="preserve"> </w:t>
      </w:r>
      <w:r>
        <w:t>интеграци</w:t>
      </w:r>
      <w:r w:rsidR="00802F2D">
        <w:t>й</w:t>
      </w:r>
      <w:r>
        <w:t xml:space="preserve"> с различным оборудованием, ретрансляцией данных.</w:t>
      </w:r>
      <w:r w:rsidR="00894A67">
        <w:t xml:space="preserve"> Имеет локальную версию.</w:t>
      </w:r>
      <w:r w:rsidR="005515D9">
        <w:t xml:space="preserve"> В РФ продается в локализованном виде под названием «</w:t>
      </w:r>
      <w:r w:rsidR="005515D9" w:rsidRPr="005515D9">
        <w:t>ГМ Телематика</w:t>
      </w:r>
      <w:r w:rsidR="005515D9">
        <w:t>»</w:t>
      </w:r>
      <w:r w:rsidR="00A7636E">
        <w:t>.</w:t>
      </w:r>
    </w:p>
    <w:p w14:paraId="43D3A1E6" w14:textId="7464C96C" w:rsidR="001C2593" w:rsidRDefault="001C2593" w:rsidP="001C2593">
      <w:pPr>
        <w:pStyle w:val="default1"/>
      </w:pPr>
      <w:r>
        <w:t xml:space="preserve">Преимущества: гибкая система отчётов, удобный конструктор </w:t>
      </w:r>
      <w:proofErr w:type="spellStart"/>
      <w:r>
        <w:t>дашбордов</w:t>
      </w:r>
      <w:proofErr w:type="spellEnd"/>
      <w:r>
        <w:t>, поддержка EGTS</w:t>
      </w:r>
      <w:r w:rsidR="00727E44">
        <w:t>, есть ретрансляция.</w:t>
      </w:r>
    </w:p>
    <w:p w14:paraId="1C67AC40" w14:textId="014E11DD" w:rsidR="001C2593" w:rsidRDefault="001C2593" w:rsidP="001C2593">
      <w:pPr>
        <w:pStyle w:val="default1"/>
      </w:pPr>
      <w:r>
        <w:t xml:space="preserve">Недостатки: для получения конкурентоспособной производительности </w:t>
      </w:r>
      <w:proofErr w:type="spellStart"/>
      <w:r>
        <w:t>геозон</w:t>
      </w:r>
      <w:proofErr w:type="spellEnd"/>
      <w:r>
        <w:t xml:space="preserve"> </w:t>
      </w:r>
      <w:r w:rsidR="00A35F4C">
        <w:t>требуется горизонтальное масштабирование, которое в локальной версии ограничено</w:t>
      </w:r>
      <w:r>
        <w:t>; зависимость от вендора.</w:t>
      </w:r>
    </w:p>
    <w:p w14:paraId="54826B6B" w14:textId="253DA577" w:rsidR="00747464" w:rsidRDefault="00747464" w:rsidP="001C2593">
      <w:pPr>
        <w:pStyle w:val="default1"/>
      </w:pPr>
      <w:r>
        <w:t>Пространственно-временной поиск отсутствует.</w:t>
      </w:r>
    </w:p>
    <w:p w14:paraId="5047CBD2" w14:textId="49B6042A" w:rsidR="001C2593" w:rsidRDefault="00045B9A" w:rsidP="001C2593">
      <w:pPr>
        <w:pStyle w:val="default1"/>
      </w:pPr>
      <w:r>
        <w:t xml:space="preserve">4. </w:t>
      </w:r>
      <w:r w:rsidR="001C2593">
        <w:t>1</w:t>
      </w:r>
      <w:proofErr w:type="gramStart"/>
      <w:r w:rsidR="001C2593">
        <w:t>С:Центр</w:t>
      </w:r>
      <w:proofErr w:type="gramEnd"/>
      <w:r w:rsidR="001C2593">
        <w:t xml:space="preserve"> спутникового мониторинга ГЛОНАСС/GPS</w:t>
      </w:r>
    </w:p>
    <w:p w14:paraId="6D631672" w14:textId="77777777" w:rsidR="001C2593" w:rsidRDefault="001C2593" w:rsidP="001C2593">
      <w:pPr>
        <w:pStyle w:val="default1"/>
      </w:pPr>
      <w:r>
        <w:lastRenderedPageBreak/>
        <w:t>Российское решение, интегрированное с платформой 1</w:t>
      </w:r>
      <w:proofErr w:type="gramStart"/>
      <w:r>
        <w:t>С:Предприятие</w:t>
      </w:r>
      <w:proofErr w:type="gramEnd"/>
      <w:r>
        <w:t>. Позволяет организовать мониторинг транспорта в единой информационной среде предприятия, поддерживает работу с оборудованием, передающим данные в систему ЭРА-ГЛОНАСС.</w:t>
      </w:r>
    </w:p>
    <w:p w14:paraId="0D61077B" w14:textId="3764CD1F" w:rsidR="001C2593" w:rsidRDefault="001C2593" w:rsidP="001C2593">
      <w:pPr>
        <w:pStyle w:val="default1"/>
      </w:pPr>
      <w:r>
        <w:t>Преимущества: тесная интеграция с учётными системами 1С, соответствие требованиям российского законодательства, поддержка ретрансляции.</w:t>
      </w:r>
      <w:r w:rsidR="00223E81">
        <w:t xml:space="preserve"> Есть события отслеживания в реальном времени.</w:t>
      </w:r>
    </w:p>
    <w:p w14:paraId="72DE7782" w14:textId="3F5DC9B1" w:rsidR="001C2593" w:rsidRDefault="001C2593" w:rsidP="001C2593">
      <w:pPr>
        <w:pStyle w:val="default1"/>
      </w:pPr>
      <w:r>
        <w:t xml:space="preserve">Недостатки: </w:t>
      </w:r>
      <w:r w:rsidR="00223E81">
        <w:t>временная сложность обработки зонального отслеживания линейная, пространственная индексация отсутствует.</w:t>
      </w:r>
      <w:r w:rsidR="004B6FBC">
        <w:t xml:space="preserve"> Уже на количестве около 200 ТС обработка входов/выходов в </w:t>
      </w:r>
      <w:proofErr w:type="spellStart"/>
      <w:r w:rsidR="004B6FBC">
        <w:t>геозоны</w:t>
      </w:r>
      <w:proofErr w:type="spellEnd"/>
      <w:r w:rsidR="004B6FBC">
        <w:t xml:space="preserve"> может занимать значительное количество времени.</w:t>
      </w:r>
      <w:r w:rsidR="00223E81">
        <w:t xml:space="preserve"> </w:t>
      </w:r>
      <w:r w:rsidR="004B6FBC">
        <w:t>Пространственно-временной поиск отсутствует. Технических ограничений на количество ТС и зон нет, но лицензия приобретается на определенное количество объектов мониторинга, ввиду чего обслуживание крупного автопарка с помощью 1С может стать невыгодным</w:t>
      </w:r>
      <w:r w:rsidR="00907B96">
        <w:t xml:space="preserve">, </w:t>
      </w:r>
      <w:r w:rsidR="00AD4412">
        <w:t>кроме того,</w:t>
      </w:r>
      <w:r w:rsidR="00907B96">
        <w:t xml:space="preserve"> на большом количестве объектов</w:t>
      </w:r>
      <w:r w:rsidR="00DA2799">
        <w:t xml:space="preserve"> монитор</w:t>
      </w:r>
      <w:r w:rsidR="002867C8">
        <w:t>и</w:t>
      </w:r>
      <w:r w:rsidR="00DA2799">
        <w:t>нга</w:t>
      </w:r>
      <w:r w:rsidR="00907B96">
        <w:t xml:space="preserve"> скорость работы и </w:t>
      </w:r>
      <w:r w:rsidR="00A33E0F">
        <w:t xml:space="preserve">количество </w:t>
      </w:r>
      <w:r w:rsidR="00907B96">
        <w:t>затрат</w:t>
      </w:r>
      <w:r w:rsidR="001A0685">
        <w:t xml:space="preserve"> на</w:t>
      </w:r>
      <w:r w:rsidR="00907B96">
        <w:t xml:space="preserve"> вычислительны</w:t>
      </w:r>
      <w:r w:rsidR="001A0685">
        <w:t>е</w:t>
      </w:r>
      <w:r w:rsidR="00907B96">
        <w:t xml:space="preserve"> ресурс</w:t>
      </w:r>
      <w:r w:rsidR="001A0685">
        <w:t>ы</w:t>
      </w:r>
      <w:r w:rsidR="00907B96">
        <w:t xml:space="preserve"> могут стать неудовлетворительными.</w:t>
      </w:r>
    </w:p>
    <w:p w14:paraId="5B9BB6BA" w14:textId="64C5A99C" w:rsidR="001C2593" w:rsidRDefault="00045B9A" w:rsidP="001C2593">
      <w:pPr>
        <w:pStyle w:val="default1"/>
      </w:pPr>
      <w:r>
        <w:t xml:space="preserve">5. </w:t>
      </w:r>
      <w:proofErr w:type="spellStart"/>
      <w:r w:rsidR="001C2593">
        <w:t>Fort</w:t>
      </w:r>
      <w:proofErr w:type="spellEnd"/>
      <w:r w:rsidR="001C2593">
        <w:t xml:space="preserve"> Monitor</w:t>
      </w:r>
    </w:p>
    <w:p w14:paraId="7FBDEB30" w14:textId="77777777" w:rsidR="001C2593" w:rsidRDefault="001C2593" w:rsidP="001C2593">
      <w:pPr>
        <w:pStyle w:val="default1"/>
      </w:pPr>
      <w:r>
        <w:t>Отечественная система мониторинга транспорта, сертифицированная для использования в государственных структурах. Поддерживает протокол EGTS и ретрансляцию в Ространснадзор.</w:t>
      </w:r>
    </w:p>
    <w:p w14:paraId="33F486AD" w14:textId="77777777" w:rsidR="001C2593" w:rsidRDefault="001C2593" w:rsidP="001C2593">
      <w:pPr>
        <w:pStyle w:val="default1"/>
      </w:pPr>
      <w:r>
        <w:t>Преимущества: полное соответствие российским нормативным требованиям, развитая картографическая подсистема, собственное серверное решение.</w:t>
      </w:r>
    </w:p>
    <w:p w14:paraId="036FEDED" w14:textId="4A4AF8C7" w:rsidR="001C2593" w:rsidDel="005C4380" w:rsidRDefault="001C2593" w:rsidP="001C2593">
      <w:pPr>
        <w:pStyle w:val="default1"/>
        <w:rPr>
          <w:del w:id="1928" w:author="Maxim Bystrov" w:date="2026-05-07T22:54:00Z"/>
        </w:rPr>
      </w:pPr>
      <w:r>
        <w:t>Недостатки: закрытость архитектуры;</w:t>
      </w:r>
      <w:r w:rsidR="0002397E">
        <w:t xml:space="preserve"> гарантированная скорость работы системы (в среднем 50 сообщений в секунду) с учетом задекларированных системных требований не позволяет сделать вывод о наличии высокоэффективной пространственной обработки</w:t>
      </w:r>
      <w:r w:rsidR="004B4E74" w:rsidRPr="004B4E74">
        <w:t xml:space="preserve"> [20]</w:t>
      </w:r>
      <w:r w:rsidR="0002397E">
        <w:t>.</w:t>
      </w:r>
      <w:r w:rsidR="0032343D">
        <w:t xml:space="preserve"> Пространственно-</w:t>
      </w:r>
      <w:r w:rsidR="0032343D">
        <w:lastRenderedPageBreak/>
        <w:t xml:space="preserve">временной поиск отсутствует. </w:t>
      </w:r>
      <w:r w:rsidR="00800CFE">
        <w:t>Возможность горизонтального масштабирования не описана.</w:t>
      </w:r>
    </w:p>
    <w:p w14:paraId="4B711725" w14:textId="5A8F7048" w:rsidR="00AE7E23" w:rsidRDefault="00AE7E23">
      <w:pPr>
        <w:pStyle w:val="default1"/>
        <w:rPr>
          <w:ins w:id="1929" w:author="Maxim Bystrov" w:date="2026-05-07T00:02:00Z"/>
          <w:lang w:eastAsia="ru-RU"/>
        </w:rPr>
        <w:pPrChange w:id="1930" w:author="Maxim Bystrov" w:date="2026-05-07T22:54:00Z">
          <w:pPr/>
        </w:pPrChange>
      </w:pPr>
    </w:p>
    <w:p w14:paraId="7807579D" w14:textId="533C4D5F" w:rsidR="001C2593" w:rsidRDefault="001C2593" w:rsidP="00025E6F">
      <w:pPr>
        <w:pStyle w:val="3"/>
      </w:pPr>
      <w:bookmarkStart w:id="1931" w:name="_Toc230527373"/>
      <w:r>
        <w:t>1.3.2 Сравнительная таблица характеристик</w:t>
      </w:r>
      <w:bookmarkEnd w:id="1931"/>
    </w:p>
    <w:p w14:paraId="4CB91CEB" w14:textId="20FFB347" w:rsidR="001C2593" w:rsidRDefault="001C2593" w:rsidP="001C2593">
      <w:pPr>
        <w:pStyle w:val="default1"/>
      </w:pPr>
      <w:r>
        <w:t xml:space="preserve">В таблице </w:t>
      </w:r>
      <w:del w:id="1932" w:author="Maxim Bystrov" w:date="2026-05-07T00:03:00Z">
        <w:r w:rsidDel="004B28DA">
          <w:delText xml:space="preserve">ниже </w:delText>
        </w:r>
      </w:del>
      <w:ins w:id="1933" w:author="Maxim Bystrov" w:date="2026-05-07T00:03:00Z">
        <w:r w:rsidR="004B28DA">
          <w:t>1</w:t>
        </w:r>
      </w:ins>
      <w:ins w:id="1934" w:author="Maxim Bystrov" w:date="2026-05-07T00:08:00Z">
        <w:r w:rsidR="00FF6A73">
          <w:t>.1</w:t>
        </w:r>
      </w:ins>
      <w:ins w:id="1935" w:author="Maxim Bystrov" w:date="2026-05-07T00:03:00Z">
        <w:r w:rsidR="004B28DA">
          <w:t xml:space="preserve"> </w:t>
        </w:r>
      </w:ins>
      <w:r>
        <w:t>приведено сравнение ключевых</w:t>
      </w:r>
      <w:del w:id="1936" w:author="Maxim Bystrov" w:date="2026-05-07T22:55:00Z">
        <w:r w:rsidDel="005C4380">
          <w:delText xml:space="preserve"> функциональных и нефункциональных</w:delText>
        </w:r>
      </w:del>
      <w:r>
        <w:t xml:space="preserve"> характеристик рассмотренных аналогов с </w:t>
      </w:r>
      <w:del w:id="1937" w:author="Maxim Bystrov" w:date="2026-05-07T22:55:00Z">
        <w:r w:rsidDel="00D050A9">
          <w:delText xml:space="preserve">целевыми </w:delText>
        </w:r>
      </w:del>
      <w:r>
        <w:t>показателями разрабатываемой системы.</w:t>
      </w:r>
    </w:p>
    <w:p w14:paraId="17476C6A" w14:textId="69653140" w:rsidR="00EB4905" w:rsidRDefault="00EB4905">
      <w:pPr>
        <w:pStyle w:val="default1"/>
        <w:pPrChange w:id="1938" w:author="Maxim Bystrov" w:date="2026-05-07T00:02:00Z">
          <w:pPr>
            <w:pStyle w:val="default1"/>
            <w:jc w:val="right"/>
          </w:pPr>
        </w:pPrChange>
      </w:pPr>
      <w:r>
        <w:t>Таблица 1</w:t>
      </w:r>
      <w:ins w:id="1939" w:author="Maxim Bystrov" w:date="2026-05-07T00:08:00Z">
        <w:r w:rsidR="00FF6A73">
          <w:t>.1</w:t>
        </w:r>
      </w:ins>
      <w:r>
        <w:t xml:space="preserve"> </w:t>
      </w:r>
      <w:ins w:id="1940" w:author="Maxim Bystrov" w:date="2026-05-07T00:10:00Z">
        <w:r w:rsidR="0015537D">
          <w:t>—</w:t>
        </w:r>
      </w:ins>
      <w:ins w:id="1941" w:author="Maxim Bystrov" w:date="2026-05-07T00:03:00Z">
        <w:r w:rsidR="00AE7E23">
          <w:t xml:space="preserve"> </w:t>
        </w:r>
      </w:ins>
      <w:r>
        <w:t>Сравнение аналогов</w:t>
      </w:r>
    </w:p>
    <w:tbl>
      <w:tblPr>
        <w:tblW w:w="0" w:type="auto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0"/>
        <w:gridCol w:w="1751"/>
        <w:gridCol w:w="1500"/>
        <w:gridCol w:w="1367"/>
        <w:gridCol w:w="1648"/>
        <w:gridCol w:w="1404"/>
        <w:gridCol w:w="1146"/>
        <w:tblGridChange w:id="1942">
          <w:tblGrid>
            <w:gridCol w:w="1810"/>
            <w:gridCol w:w="1751"/>
            <w:gridCol w:w="1429"/>
            <w:gridCol w:w="71"/>
            <w:gridCol w:w="1367"/>
            <w:gridCol w:w="372"/>
            <w:gridCol w:w="1276"/>
            <w:gridCol w:w="475"/>
            <w:gridCol w:w="929"/>
            <w:gridCol w:w="571"/>
            <w:gridCol w:w="575"/>
            <w:gridCol w:w="792"/>
            <w:gridCol w:w="1648"/>
            <w:gridCol w:w="1404"/>
            <w:gridCol w:w="1146"/>
          </w:tblGrid>
        </w:tblGridChange>
      </w:tblGrid>
      <w:tr w:rsidR="00010E61" w:rsidRPr="00477E13" w14:paraId="08C97285" w14:textId="77777777" w:rsidTr="007A5ED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EDEEC" w14:textId="77777777" w:rsidR="002B2512" w:rsidRPr="00477E13" w:rsidRDefault="002B2512" w:rsidP="00392CB0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Характеристика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AC9A4" w14:textId="77777777" w:rsidR="002B2512" w:rsidRPr="00477E13" w:rsidRDefault="002B2512" w:rsidP="00EB4905">
            <w:pPr>
              <w:spacing w:after="0" w:line="375" w:lineRule="atLeast"/>
              <w:ind w:left="-198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Разрабатываемая система (целевая архитектура)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68479" w14:textId="77777777" w:rsidR="002B2512" w:rsidRPr="00477E13" w:rsidRDefault="002B2512" w:rsidP="00EB4905">
            <w:pPr>
              <w:spacing w:after="0" w:line="375" w:lineRule="atLeast"/>
              <w:ind w:left="-242" w:right="-229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proofErr w:type="spellStart"/>
            <w:r w:rsidRPr="00477E1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Traccar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50561" w14:textId="77777777" w:rsidR="002B2512" w:rsidRPr="00477E13" w:rsidRDefault="002B2512" w:rsidP="00813BCB">
            <w:pPr>
              <w:spacing w:after="0" w:line="375" w:lineRule="atLeast"/>
              <w:ind w:left="-205" w:right="-252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proofErr w:type="spellStart"/>
            <w:r w:rsidRPr="00477E1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Wialon</w:t>
            </w:r>
            <w:proofErr w:type="spellEnd"/>
          </w:p>
        </w:tc>
        <w:tc>
          <w:tcPr>
            <w:tcW w:w="16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C1189" w14:textId="77777777" w:rsidR="002B2512" w:rsidRPr="00477E13" w:rsidRDefault="002B2512" w:rsidP="00813BCB">
            <w:pPr>
              <w:spacing w:after="0" w:line="375" w:lineRule="atLeast"/>
              <w:ind w:left="-167" w:right="-181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proofErr w:type="spellStart"/>
            <w:r w:rsidRPr="00477E1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Navixy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9908F" w14:textId="77777777" w:rsidR="002B2512" w:rsidRPr="00477E13" w:rsidRDefault="002B2512" w:rsidP="00813BCB">
            <w:pPr>
              <w:spacing w:after="0" w:line="375" w:lineRule="atLeast"/>
              <w:ind w:left="-157" w:right="-228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1</w:t>
            </w:r>
            <w:proofErr w:type="gramStart"/>
            <w:r w:rsidRPr="00477E1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С:ЦСМ</w:t>
            </w:r>
            <w:proofErr w:type="gramEnd"/>
          </w:p>
        </w:tc>
        <w:tc>
          <w:tcPr>
            <w:tcW w:w="11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B84FC" w14:textId="77777777" w:rsidR="002B2512" w:rsidRPr="00477E13" w:rsidRDefault="002B2512" w:rsidP="00813BCB">
            <w:pPr>
              <w:spacing w:after="0" w:line="375" w:lineRule="atLeast"/>
              <w:ind w:left="-252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proofErr w:type="spellStart"/>
            <w:r w:rsidRPr="00477E1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Fort</w:t>
            </w:r>
            <w:proofErr w:type="spellEnd"/>
            <w:r w:rsidRPr="00477E1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 Monitor</w:t>
            </w:r>
          </w:p>
        </w:tc>
      </w:tr>
      <w:tr w:rsidR="00010E61" w:rsidRPr="00477E13" w14:paraId="5A66C6DA" w14:textId="77777777" w:rsidTr="007A5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B09EC" w14:textId="77777777" w:rsidR="002B2512" w:rsidRPr="00477E13" w:rsidRDefault="002B2512" w:rsidP="00392CB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Поддержка EGTS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85FA6" w14:textId="40C910E1" w:rsidR="002B2512" w:rsidRPr="00477E13" w:rsidRDefault="00813BCB" w:rsidP="00EB4905">
            <w:pPr>
              <w:spacing w:after="0" w:line="375" w:lineRule="atLeast"/>
              <w:ind w:left="-198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A56FF" w14:textId="75837C38" w:rsidR="002B2512" w:rsidRPr="00477E13" w:rsidRDefault="00813BCB" w:rsidP="00EB4905">
            <w:pPr>
              <w:spacing w:after="0" w:line="375" w:lineRule="atLeast"/>
              <w:ind w:left="-242" w:right="-22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8397E" w14:textId="4064AD80" w:rsidR="002B2512" w:rsidRPr="00477E13" w:rsidRDefault="002B2512" w:rsidP="00813BCB">
            <w:pPr>
              <w:spacing w:after="0" w:line="375" w:lineRule="atLeast"/>
              <w:ind w:left="-205" w:right="-252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16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29433" w14:textId="5F627D04" w:rsidR="002B2512" w:rsidRPr="00477E13" w:rsidRDefault="002B2512" w:rsidP="00813BCB">
            <w:pPr>
              <w:spacing w:after="0" w:line="375" w:lineRule="atLeast"/>
              <w:ind w:left="-167" w:right="-181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C6B47" w14:textId="77777777" w:rsidR="002B2512" w:rsidRPr="00477E13" w:rsidRDefault="002B2512" w:rsidP="00813BCB">
            <w:pPr>
              <w:spacing w:after="0" w:line="375" w:lineRule="atLeast"/>
              <w:ind w:left="-157" w:right="-228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11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C5B4A" w14:textId="4C7C50F1" w:rsidR="002B2512" w:rsidRPr="00477E13" w:rsidRDefault="004548B0" w:rsidP="00813BCB">
            <w:pPr>
              <w:spacing w:after="0" w:line="375" w:lineRule="atLeast"/>
              <w:ind w:left="-252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</w:t>
            </w:r>
            <w:r w:rsidR="002B2512"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Да</w:t>
            </w:r>
          </w:p>
        </w:tc>
      </w:tr>
      <w:tr w:rsidR="00010E61" w:rsidRPr="00477E13" w14:paraId="43795F38" w14:textId="77777777" w:rsidTr="007A5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7700A" w14:textId="6EBE2E2C" w:rsidR="002B2512" w:rsidRPr="00477E13" w:rsidRDefault="002B2512" w:rsidP="00392CB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Производительность </w:t>
            </w:r>
            <w:r w:rsidR="00736ACF"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зонального отслеживания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1F71D" w14:textId="36BDB613" w:rsidR="002B2512" w:rsidRPr="00477E13" w:rsidRDefault="002B2512" w:rsidP="00EB4905">
            <w:pPr>
              <w:spacing w:after="0" w:line="375" w:lineRule="atLeast"/>
              <w:ind w:left="-198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Очень</w:t>
            </w: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 xml:space="preserve"> </w:t>
            </w: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высокая</w:t>
            </w: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 xml:space="preserve">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1F850" w14:textId="4BAB45C4" w:rsidR="002B2512" w:rsidRPr="00477E13" w:rsidRDefault="002B2512" w:rsidP="00EB4905">
            <w:pPr>
              <w:spacing w:after="0" w:line="375" w:lineRule="atLeast"/>
              <w:ind w:left="-242" w:right="-22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FFAAA" w14:textId="28418F3F" w:rsidR="002B2512" w:rsidRPr="00477E13" w:rsidRDefault="002B2512" w:rsidP="00813BCB">
            <w:pPr>
              <w:spacing w:after="0" w:line="375" w:lineRule="atLeast"/>
              <w:ind w:left="-205" w:right="-252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16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03149" w14:textId="73446D29" w:rsidR="002B2512" w:rsidRPr="00477E13" w:rsidRDefault="002B2512" w:rsidP="00813BCB">
            <w:pPr>
              <w:spacing w:after="0" w:line="375" w:lineRule="atLeast"/>
              <w:ind w:left="-167" w:right="-181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F9C15" w14:textId="02BBC28D" w:rsidR="002B2512" w:rsidRPr="00477E13" w:rsidRDefault="00813BCB" w:rsidP="00813BCB">
            <w:pPr>
              <w:spacing w:after="0" w:line="375" w:lineRule="atLeast"/>
              <w:ind w:left="-157" w:right="-228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Низкая</w:t>
            </w:r>
          </w:p>
        </w:tc>
        <w:tc>
          <w:tcPr>
            <w:tcW w:w="11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38DF1" w14:textId="77777777" w:rsidR="002B2512" w:rsidRPr="00477E13" w:rsidRDefault="002B2512" w:rsidP="00813BCB">
            <w:pPr>
              <w:spacing w:after="0" w:line="375" w:lineRule="atLeast"/>
              <w:ind w:left="-252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Средняя</w:t>
            </w:r>
          </w:p>
        </w:tc>
      </w:tr>
      <w:tr w:rsidR="00010E61" w:rsidRPr="00477E13" w14:paraId="07A79AF6" w14:textId="77777777" w:rsidTr="007A5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6CD2C" w14:textId="77777777" w:rsidR="002B2512" w:rsidRPr="00477E13" w:rsidRDefault="002B2512" w:rsidP="00392CB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Пространственно-временной поиск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9E50F" w14:textId="2EF8A872" w:rsidR="002B2512" w:rsidRPr="00477E13" w:rsidRDefault="008E18E1" w:rsidP="00EB4905">
            <w:pPr>
              <w:spacing w:after="0" w:line="375" w:lineRule="atLeast"/>
              <w:ind w:left="-198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51C48" w14:textId="3108002C" w:rsidR="002B2512" w:rsidRPr="00477E13" w:rsidRDefault="00216492" w:rsidP="00EB4905">
            <w:pPr>
              <w:spacing w:after="0" w:line="375" w:lineRule="atLeast"/>
              <w:ind w:left="-242" w:right="-22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AD9F6" w14:textId="5C98FA1A" w:rsidR="002B2512" w:rsidRPr="00477E13" w:rsidRDefault="00216492" w:rsidP="00813BCB">
            <w:pPr>
              <w:spacing w:after="0" w:line="375" w:lineRule="atLeast"/>
              <w:ind w:left="-205" w:right="-252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16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88A1B" w14:textId="373B35A4" w:rsidR="002B2512" w:rsidRPr="00477E13" w:rsidRDefault="00216492" w:rsidP="00813BCB">
            <w:pPr>
              <w:spacing w:after="0" w:line="375" w:lineRule="atLeast"/>
              <w:ind w:left="-167" w:right="-181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7228D" w14:textId="7FFD36C8" w:rsidR="002B2512" w:rsidRPr="00477E13" w:rsidRDefault="00216492" w:rsidP="00813BCB">
            <w:pPr>
              <w:spacing w:after="0" w:line="375" w:lineRule="atLeast"/>
              <w:ind w:left="-157" w:right="-228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11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52E8D" w14:textId="285BFB12" w:rsidR="002B2512" w:rsidRPr="00477E13" w:rsidRDefault="00216492" w:rsidP="00813BCB">
            <w:pPr>
              <w:spacing w:after="0" w:line="375" w:lineRule="atLeast"/>
              <w:ind w:left="-252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Нет</w:t>
            </w:r>
          </w:p>
        </w:tc>
      </w:tr>
      <w:tr w:rsidR="00010E61" w:rsidRPr="00477E13" w14:paraId="20E9C7FD" w14:textId="77777777" w:rsidTr="005C4380">
        <w:tblPrEx>
          <w:tblW w:w="0" w:type="auto"/>
          <w:tblInd w:w="-99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PrExChange w:id="1943" w:author="Maxim Bystrov" w:date="2026-05-07T22:54:00Z">
            <w:tblPrEx>
              <w:tblW w:w="0" w:type="auto"/>
              <w:tblInd w:w="-99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</w:tblPrEx>
          </w:tblPrExChange>
        </w:tblPrEx>
        <w:trPr>
          <w:trHeight w:val="1118"/>
          <w:trPrChange w:id="1944" w:author="Maxim Bystrov" w:date="2026-05-07T22:54:00Z">
            <w:trPr>
              <w:gridBefore w:val="3"/>
            </w:trPr>
          </w:trPrChange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1945" w:author="Maxim Bystrov" w:date="2026-05-07T22:54:00Z">
              <w:tcPr>
                <w:tcW w:w="0" w:type="auto"/>
                <w:gridSpan w:val="3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DE086BE" w14:textId="77777777" w:rsidR="002B2512" w:rsidRPr="00477E13" w:rsidRDefault="002B2512" w:rsidP="00392CB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Масштабируемость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1946" w:author="Maxim Bystrov" w:date="2026-05-07T22:54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699DEE81" w14:textId="62DDC213" w:rsidR="002B2512" w:rsidRPr="00477E13" w:rsidRDefault="00E00F5A" w:rsidP="00EB4905">
            <w:pPr>
              <w:spacing w:after="0" w:line="375" w:lineRule="atLeast"/>
              <w:ind w:left="-198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Горизонтальн</w:t>
            </w:r>
            <w:r w:rsidR="001738C1"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1947" w:author="Maxim Bystrov" w:date="2026-05-07T22:54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6AD3AFA4" w14:textId="693B8E76" w:rsidR="002B2512" w:rsidRPr="00477E13" w:rsidRDefault="00E00F5A" w:rsidP="00EB4905">
            <w:pPr>
              <w:spacing w:after="0" w:line="375" w:lineRule="atLeast"/>
              <w:ind w:left="-242" w:right="-22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Горизонтальн</w:t>
            </w:r>
            <w:r w:rsidR="001738C1"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1948" w:author="Maxim Bystrov" w:date="2026-05-07T22:54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56060C2E" w14:textId="39BDD2AB" w:rsidR="002B2512" w:rsidRPr="00477E13" w:rsidRDefault="00E00F5A" w:rsidP="00813BCB">
            <w:pPr>
              <w:spacing w:after="0" w:line="375" w:lineRule="atLeast"/>
              <w:ind w:left="-205" w:right="-252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Вертикальная</w:t>
            </w:r>
          </w:p>
        </w:tc>
        <w:tc>
          <w:tcPr>
            <w:tcW w:w="16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1949" w:author="Maxim Bystrov" w:date="2026-05-07T22:54:00Z">
              <w:tcPr>
                <w:tcW w:w="1648" w:type="dxa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10E263D" w14:textId="620101F1" w:rsidR="002B2512" w:rsidRPr="00477E13" w:rsidRDefault="00777487" w:rsidP="00813BCB">
            <w:pPr>
              <w:spacing w:after="0" w:line="375" w:lineRule="atLeast"/>
              <w:ind w:left="-167" w:right="-181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Горизонтальн</w:t>
            </w:r>
            <w:r w:rsidR="00010E61"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а</w:t>
            </w:r>
            <w:r w:rsidR="00CB5541"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я</w:t>
            </w:r>
            <w:r w:rsidR="00E00F5A"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br/>
              <w:t>/</w:t>
            </w:r>
            <w:r w:rsidR="00823AF9"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</w:t>
            </w:r>
            <w:r w:rsidR="00E00F5A"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ертикальн</w:t>
            </w:r>
            <w:r w:rsidR="00823AF9"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1950" w:author="Maxim Bystrov" w:date="2026-05-07T22:54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56DDD0B8" w14:textId="6974FD19" w:rsidR="002B2512" w:rsidRPr="00477E13" w:rsidRDefault="00010E61" w:rsidP="00813BCB">
            <w:pPr>
              <w:spacing w:after="0" w:line="375" w:lineRule="atLeast"/>
              <w:ind w:left="-157" w:right="-228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Вертикальн</w:t>
            </w:r>
            <w:r w:rsidR="00972730"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а</w:t>
            </w:r>
            <w:r w:rsidR="002D543C"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я</w:t>
            </w:r>
          </w:p>
        </w:tc>
        <w:tc>
          <w:tcPr>
            <w:tcW w:w="11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1951" w:author="Maxim Bystrov" w:date="2026-05-07T22:54:00Z">
              <w:tcPr>
                <w:tcW w:w="1146" w:type="dxa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169D0587" w14:textId="7BAC4B00" w:rsidR="002B2512" w:rsidRPr="00477E13" w:rsidRDefault="00010E61" w:rsidP="00813BCB">
            <w:pPr>
              <w:spacing w:after="0" w:line="375" w:lineRule="atLeast"/>
              <w:ind w:left="-252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Вертикальная</w:t>
            </w:r>
          </w:p>
        </w:tc>
      </w:tr>
      <w:tr w:rsidR="00010E61" w:rsidRPr="00477E13" w14:paraId="30147EE5" w14:textId="77777777" w:rsidTr="007A5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41256" w14:textId="77777777" w:rsidR="002B2512" w:rsidRPr="00477E13" w:rsidRDefault="002B2512" w:rsidP="00392CB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Открытость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06115" w14:textId="68777AED" w:rsidR="002B2512" w:rsidRPr="00477E13" w:rsidRDefault="000B3AC4" w:rsidP="00EB4905">
            <w:pPr>
              <w:spacing w:after="0" w:line="375" w:lineRule="atLeast"/>
              <w:ind w:left="-198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9356D" w14:textId="06070422" w:rsidR="002B2512" w:rsidRPr="00477E13" w:rsidRDefault="00620D88" w:rsidP="00EB4905">
            <w:pPr>
              <w:spacing w:after="0" w:line="375" w:lineRule="atLeast"/>
              <w:ind w:left="-242" w:right="-22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Открытый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3656C" w14:textId="77777777" w:rsidR="002B2512" w:rsidRPr="00477E13" w:rsidRDefault="002B2512" w:rsidP="00813BCB">
            <w:pPr>
              <w:spacing w:after="0" w:line="375" w:lineRule="atLeast"/>
              <w:ind w:left="-205" w:right="-252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Закрытый</w:t>
            </w:r>
          </w:p>
        </w:tc>
        <w:tc>
          <w:tcPr>
            <w:tcW w:w="16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6BD5F" w14:textId="77777777" w:rsidR="002B2512" w:rsidRPr="00477E13" w:rsidRDefault="002B2512" w:rsidP="00813BCB">
            <w:pPr>
              <w:spacing w:after="0" w:line="375" w:lineRule="atLeast"/>
              <w:ind w:left="-167" w:right="-181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Закрытый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BB6E3" w14:textId="77777777" w:rsidR="002B2512" w:rsidRPr="00477E13" w:rsidRDefault="002B2512" w:rsidP="00813BCB">
            <w:pPr>
              <w:spacing w:after="0" w:line="375" w:lineRule="atLeast"/>
              <w:ind w:left="-157" w:right="-228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Закрытый</w:t>
            </w:r>
          </w:p>
        </w:tc>
        <w:tc>
          <w:tcPr>
            <w:tcW w:w="11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3DFFB" w14:textId="77777777" w:rsidR="002B2512" w:rsidRPr="00477E13" w:rsidRDefault="002B2512" w:rsidP="00813BCB">
            <w:pPr>
              <w:spacing w:after="0" w:line="375" w:lineRule="atLeast"/>
              <w:ind w:left="-252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Закрытый</w:t>
            </w:r>
          </w:p>
        </w:tc>
      </w:tr>
      <w:tr w:rsidR="00010E61" w:rsidRPr="00477E13" w14:paraId="478CEB22" w14:textId="77777777" w:rsidTr="007A5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4E173" w14:textId="77777777" w:rsidR="002B2512" w:rsidRPr="00477E13" w:rsidRDefault="002B2512" w:rsidP="00392CB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Лицензионная стоимость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9AC7A" w14:textId="74F25312" w:rsidR="002B2512" w:rsidRPr="00477E13" w:rsidRDefault="000B3AC4" w:rsidP="00EB4905">
            <w:pPr>
              <w:spacing w:after="0" w:line="375" w:lineRule="atLeast"/>
              <w:ind w:left="-198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AAAE5" w14:textId="77777777" w:rsidR="002B2512" w:rsidRPr="00477E13" w:rsidRDefault="002B2512" w:rsidP="00EB4905">
            <w:pPr>
              <w:spacing w:after="0" w:line="375" w:lineRule="atLeast"/>
              <w:ind w:left="-242" w:right="-22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Бесплатно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B0695" w14:textId="79D6D0B3" w:rsidR="002B2512" w:rsidRPr="00477E13" w:rsidRDefault="002B2512" w:rsidP="00813BCB">
            <w:pPr>
              <w:spacing w:after="0" w:line="375" w:lineRule="atLeast"/>
              <w:ind w:left="-205" w:right="-252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16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8517A" w14:textId="77777777" w:rsidR="002B2512" w:rsidRPr="00477E13" w:rsidRDefault="002B2512" w:rsidP="00813BCB">
            <w:pPr>
              <w:spacing w:after="0" w:line="375" w:lineRule="atLeast"/>
              <w:ind w:left="-167" w:right="-181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Средняя/высокая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A9CDE" w14:textId="77777777" w:rsidR="002B2512" w:rsidRPr="00477E13" w:rsidRDefault="002B2512" w:rsidP="00813BCB">
            <w:pPr>
              <w:spacing w:after="0" w:line="375" w:lineRule="atLeast"/>
              <w:ind w:left="-157" w:right="-228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Средняя</w:t>
            </w:r>
          </w:p>
        </w:tc>
        <w:tc>
          <w:tcPr>
            <w:tcW w:w="11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0F1E7" w14:textId="77777777" w:rsidR="002B2512" w:rsidRPr="00477E13" w:rsidRDefault="002B2512" w:rsidP="00813BCB">
            <w:pPr>
              <w:spacing w:after="0" w:line="375" w:lineRule="atLeast"/>
              <w:ind w:left="-252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Средняя</w:t>
            </w:r>
          </w:p>
        </w:tc>
      </w:tr>
      <w:tr w:rsidR="00362215" w:rsidRPr="00477E13" w14:paraId="429EEE59" w14:textId="77777777" w:rsidTr="007A5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A72298" w14:textId="458F46E5" w:rsidR="00362215" w:rsidRPr="00477E13" w:rsidRDefault="00362215" w:rsidP="00392CB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Доступность в РФ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E6F416" w14:textId="47069416" w:rsidR="00362215" w:rsidRPr="00477E13" w:rsidRDefault="00362215" w:rsidP="00EB4905">
            <w:pPr>
              <w:spacing w:after="0" w:line="375" w:lineRule="atLeast"/>
              <w:ind w:left="-198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commentRangeStart w:id="1952"/>
            <w:commentRangeStart w:id="1953"/>
            <w:del w:id="1954" w:author="Maxim Bystrov" w:date="2026-05-05T23:10:00Z">
              <w:r w:rsidRPr="00477E13" w:rsidDel="007D4A36">
                <w:rPr>
                  <w:rFonts w:ascii="Times New Roman" w:eastAsia="Times New Roman" w:hAnsi="Times New Roman" w:cs="Times New Roman"/>
                  <w:sz w:val="23"/>
                  <w:szCs w:val="23"/>
                  <w:lang w:eastAsia="ru-RU"/>
                </w:rPr>
                <w:delText>-</w:delText>
              </w:r>
              <w:commentRangeEnd w:id="1952"/>
              <w:r w:rsidR="00BA43C4" w:rsidRPr="00477E13" w:rsidDel="007D4A36">
                <w:rPr>
                  <w:rStyle w:val="a8"/>
                  <w:rFonts w:ascii="Times New Roman" w:eastAsia="Times New Roman" w:hAnsi="Times New Roman" w:cs="Times New Roman"/>
                  <w:sz w:val="23"/>
                  <w:szCs w:val="23"/>
                  <w:lang w:eastAsia="ru-RU"/>
                </w:rPr>
                <w:commentReference w:id="1952"/>
              </w:r>
            </w:del>
            <w:commentRangeEnd w:id="1953"/>
            <w:r w:rsidR="00D24C86">
              <w:rPr>
                <w:rStyle w:val="a8"/>
              </w:rPr>
              <w:commentReference w:id="1953"/>
            </w:r>
            <w:ins w:id="1955" w:author="Maxim Bystrov" w:date="2026-05-05T23:10:00Z">
              <w:r w:rsidR="007D4A36">
                <w:rPr>
                  <w:rFonts w:ascii="Times New Roman" w:eastAsia="Times New Roman" w:hAnsi="Times New Roman" w:cs="Times New Roman"/>
                  <w:sz w:val="23"/>
                  <w:szCs w:val="23"/>
                  <w:lang w:eastAsia="ru-RU"/>
                </w:rPr>
                <w:t>Да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2EEC25" w14:textId="44D4FD40" w:rsidR="00362215" w:rsidRPr="00477E13" w:rsidRDefault="00303467" w:rsidP="00362215">
            <w:pPr>
              <w:spacing w:after="0" w:line="375" w:lineRule="atLeast"/>
              <w:ind w:left="-252" w:right="-229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2646D2" w14:textId="00CCC3BC" w:rsidR="00362215" w:rsidRPr="00477E13" w:rsidRDefault="00303467" w:rsidP="00813BCB">
            <w:pPr>
              <w:spacing w:after="0" w:line="375" w:lineRule="atLeast"/>
              <w:ind w:left="-205" w:right="-252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16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77B809" w14:textId="31E56346" w:rsidR="00362215" w:rsidRPr="00477E13" w:rsidRDefault="00303467" w:rsidP="00813BCB">
            <w:pPr>
              <w:spacing w:after="0" w:line="375" w:lineRule="atLeast"/>
              <w:ind w:left="-167" w:right="-181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Локализация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DC11A1" w14:textId="4C576E21" w:rsidR="00362215" w:rsidRPr="00477E13" w:rsidRDefault="00303467" w:rsidP="00813BCB">
            <w:pPr>
              <w:spacing w:after="0" w:line="375" w:lineRule="atLeast"/>
              <w:ind w:left="-157" w:right="-228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11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9D1798" w14:textId="225062D2" w:rsidR="00362215" w:rsidRPr="00477E13" w:rsidRDefault="00303467" w:rsidP="00813BCB">
            <w:pPr>
              <w:spacing w:after="0" w:line="375" w:lineRule="atLeast"/>
              <w:ind w:left="-252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477E13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Да</w:t>
            </w:r>
          </w:p>
        </w:tc>
      </w:tr>
    </w:tbl>
    <w:p w14:paraId="74973903" w14:textId="77777777" w:rsidR="001C2593" w:rsidDel="00656741" w:rsidRDefault="001C2593" w:rsidP="001C2593">
      <w:pPr>
        <w:pStyle w:val="default1"/>
        <w:rPr>
          <w:del w:id="1956" w:author="Maxim Bystrov" w:date="2026-05-07T22:55:00Z"/>
        </w:rPr>
      </w:pPr>
    </w:p>
    <w:p w14:paraId="564E1034" w14:textId="05C68CFA" w:rsidR="0052124F" w:rsidRDefault="0052124F">
      <w:pPr>
        <w:rPr>
          <w:ins w:id="1957" w:author="Maxim Bystrov" w:date="2026-05-07T00:03:00Z"/>
          <w:rFonts w:ascii="Times New Roman" w:eastAsia="Times New Roman" w:hAnsi="Times New Roman" w:cs="Times New Roman"/>
          <w:b/>
          <w:bCs/>
          <w:sz w:val="28"/>
          <w:szCs w:val="27"/>
          <w:lang w:eastAsia="ru-RU"/>
        </w:rPr>
      </w:pPr>
    </w:p>
    <w:p w14:paraId="1820873C" w14:textId="0C3131BE" w:rsidR="001C2593" w:rsidRDefault="001C2593" w:rsidP="000F390D">
      <w:pPr>
        <w:pStyle w:val="3"/>
      </w:pPr>
      <w:bookmarkStart w:id="1958" w:name="_Toc230527374"/>
      <w:r>
        <w:lastRenderedPageBreak/>
        <w:t>1.3.3 Обоснование целесообразности собственной разработки</w:t>
      </w:r>
      <w:bookmarkEnd w:id="1958"/>
    </w:p>
    <w:p w14:paraId="577F4618" w14:textId="35C46A7D" w:rsidR="001C2593" w:rsidRDefault="001C2593" w:rsidP="001C2593">
      <w:pPr>
        <w:pStyle w:val="default1"/>
      </w:pPr>
      <w:r>
        <w:t>Анализ показывает, что ни одно из существующих решений не обеспечивает одновременно:</w:t>
      </w:r>
    </w:p>
    <w:p w14:paraId="4552F7BB" w14:textId="5DAAB6BD" w:rsidR="001C2593" w:rsidRDefault="001C2593" w:rsidP="00126665">
      <w:pPr>
        <w:pStyle w:val="default1"/>
        <w:numPr>
          <w:ilvl w:val="0"/>
          <w:numId w:val="39"/>
        </w:numPr>
      </w:pPr>
      <w:r>
        <w:t xml:space="preserve">высокой производительности </w:t>
      </w:r>
      <w:r w:rsidR="000F390D">
        <w:t>зонального отслеживания</w:t>
      </w:r>
      <w:r>
        <w:t xml:space="preserve"> в режиме реального времени;</w:t>
      </w:r>
    </w:p>
    <w:p w14:paraId="041D72C4" w14:textId="60B5E6B9" w:rsidR="001C2593" w:rsidRDefault="000F390D" w:rsidP="00126665">
      <w:pPr>
        <w:pStyle w:val="default1"/>
        <w:numPr>
          <w:ilvl w:val="0"/>
          <w:numId w:val="39"/>
        </w:numPr>
      </w:pPr>
      <w:r>
        <w:t>пространственно-временного поиска телеметрических данных</w:t>
      </w:r>
      <w:r w:rsidR="001C2593">
        <w:t>;</w:t>
      </w:r>
    </w:p>
    <w:p w14:paraId="3E94CEAF" w14:textId="4815D791" w:rsidR="001C2593" w:rsidRDefault="000F390D" w:rsidP="00126665">
      <w:pPr>
        <w:pStyle w:val="default1"/>
        <w:numPr>
          <w:ilvl w:val="0"/>
          <w:numId w:val="39"/>
        </w:numPr>
      </w:pPr>
      <w:r>
        <w:t>возможности горизонтального масштабирования</w:t>
      </w:r>
      <w:r w:rsidR="001C2593">
        <w:t>.</w:t>
      </w:r>
    </w:p>
    <w:p w14:paraId="2668152F" w14:textId="77CB7C53" w:rsidR="00D4625C" w:rsidRDefault="001C2593" w:rsidP="001C2593">
      <w:pPr>
        <w:pStyle w:val="default1"/>
      </w:pPr>
      <w:r>
        <w:t>Таким образом, разработка собственной системы позиционного отслеживания с заявленными характеристиками является обоснованной. Предлагаемое решение позволит транспортным предприятиям повы</w:t>
      </w:r>
      <w:r w:rsidR="00B361A2">
        <w:t>сить</w:t>
      </w:r>
      <w:r>
        <w:t xml:space="preserve"> эффективность управления парком</w:t>
      </w:r>
      <w:r w:rsidR="00B361A2">
        <w:t>, сократить расходы на инфраструктуру, получить новые аналитические возможности</w:t>
      </w:r>
      <w:r w:rsidR="003735B6">
        <w:t xml:space="preserve">, </w:t>
      </w:r>
      <w:ins w:id="1959" w:author="Maxim Bystrov" w:date="2026-05-07T22:51:00Z">
        <w:r w:rsidR="00CD46C9">
          <w:t xml:space="preserve">приобрести </w:t>
        </w:r>
      </w:ins>
      <w:del w:id="1960" w:author="Maxim Bystrov" w:date="2026-05-07T22:51:00Z">
        <w:r w:rsidR="003735B6" w:rsidDel="00CD46C9">
          <w:delText xml:space="preserve">получить </w:delText>
        </w:r>
      </w:del>
      <w:r w:rsidR="003735B6">
        <w:t>продукт, который может быть использован даже при значительном увеличении количества объектов мониторинга</w:t>
      </w:r>
      <w:r>
        <w:t>.</w:t>
      </w:r>
    </w:p>
    <w:p w14:paraId="20936FFF" w14:textId="77777777" w:rsidR="00AE7E23" w:rsidRDefault="00AE7E23">
      <w:pPr>
        <w:rPr>
          <w:ins w:id="1961" w:author="Maxim Bystrov" w:date="2026-05-07T00:01:00Z"/>
          <w:rFonts w:ascii="Times New Roman" w:eastAsiaTheme="majorEastAsia" w:hAnsi="Times New Roman" w:cstheme="majorBidi"/>
          <w:b/>
          <w:sz w:val="32"/>
          <w:szCs w:val="32"/>
        </w:rPr>
      </w:pPr>
      <w:ins w:id="1962" w:author="Maxim Bystrov" w:date="2026-05-07T00:01:00Z">
        <w:r>
          <w:br w:type="page"/>
        </w:r>
      </w:ins>
    </w:p>
    <w:p w14:paraId="1A602EEB" w14:textId="5E1D2EA6" w:rsidR="00654C62" w:rsidRDefault="00727B3F" w:rsidP="00727B3F">
      <w:pPr>
        <w:pStyle w:val="1"/>
      </w:pPr>
      <w:bookmarkStart w:id="1963" w:name="_Toc230527375"/>
      <w:r>
        <w:lastRenderedPageBreak/>
        <w:t>ГЛАВА 2 РАЗРАБОТКА СИСТЕМЫ</w:t>
      </w:r>
      <w:bookmarkEnd w:id="1963"/>
    </w:p>
    <w:p w14:paraId="758EE8E5" w14:textId="65FFED94" w:rsidR="00727B3F" w:rsidRDefault="00440B93" w:rsidP="00D8744F">
      <w:pPr>
        <w:pStyle w:val="2"/>
      </w:pPr>
      <w:bookmarkStart w:id="1964" w:name="_Toc230527376"/>
      <w:r>
        <w:t>2</w:t>
      </w:r>
      <w:r w:rsidR="00D8744F">
        <w:t>.</w:t>
      </w:r>
      <w:r w:rsidR="00BD61F7">
        <w:t>1</w:t>
      </w:r>
      <w:r w:rsidR="00D8744F">
        <w:t xml:space="preserve"> Выбор платформы для реализации</w:t>
      </w:r>
      <w:bookmarkEnd w:id="1964"/>
    </w:p>
    <w:p w14:paraId="76B2DC5B" w14:textId="2D0CA575" w:rsidR="00122C7F" w:rsidRDefault="00FD6DD0" w:rsidP="00122C7F">
      <w:pPr>
        <w:pStyle w:val="default1"/>
      </w:pPr>
      <w:r>
        <w:t>В</w:t>
      </w:r>
      <w:r w:rsidR="00122C7F">
        <w:t xml:space="preserve">ыбор технологического стека является </w:t>
      </w:r>
      <w:r w:rsidR="00A81E49">
        <w:t>важным</w:t>
      </w:r>
      <w:r w:rsidR="00122C7F">
        <w:t xml:space="preserve"> этапом проектирования системы позиционного отслеживания транспортных средств, поскольку он напрямую определяет достижимость предъявленных к системе нефункциональных требований: производительности, масштабируемости, отказоустойчивости и безопасности.</w:t>
      </w:r>
    </w:p>
    <w:p w14:paraId="46BC8F69" w14:textId="77777777" w:rsidR="00122C7F" w:rsidRDefault="00122C7F" w:rsidP="00FD6DD0">
      <w:pPr>
        <w:pStyle w:val="3"/>
      </w:pPr>
      <w:bookmarkStart w:id="1965" w:name="_Toc230527377"/>
      <w:r>
        <w:t>2.1.1 Операционная система и аппаратное обеспечение</w:t>
      </w:r>
      <w:bookmarkEnd w:id="1965"/>
    </w:p>
    <w:p w14:paraId="24323322" w14:textId="16B1E7BB" w:rsidR="00122C7F" w:rsidRDefault="00122C7F" w:rsidP="00122C7F">
      <w:pPr>
        <w:pStyle w:val="default1"/>
      </w:pPr>
      <w:r>
        <w:t>В качестве целевой операционной системы для серверной части выбрана ОС семейства Linux Ubuntu 2</w:t>
      </w:r>
      <w:r w:rsidR="000C5CE7" w:rsidRPr="000C5CE7">
        <w:t>4</w:t>
      </w:r>
      <w:r>
        <w:t>.04 LTS. Этот выбор продиктован следующими факторами:</w:t>
      </w:r>
    </w:p>
    <w:p w14:paraId="20573857" w14:textId="40C4C740" w:rsidR="00122C7F" w:rsidRDefault="00122C7F" w:rsidP="00F73810">
      <w:pPr>
        <w:pStyle w:val="default1"/>
        <w:numPr>
          <w:ilvl w:val="0"/>
          <w:numId w:val="24"/>
        </w:numPr>
      </w:pPr>
      <w:r>
        <w:t xml:space="preserve">наилучшей поддержкой контейнеризации и инструментов </w:t>
      </w:r>
      <w:proofErr w:type="spellStart"/>
      <w:r>
        <w:t>оркестрации</w:t>
      </w:r>
      <w:proofErr w:type="spellEnd"/>
      <w:r>
        <w:t xml:space="preserve"> (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Kubernetes</w:t>
      </w:r>
      <w:proofErr w:type="spellEnd"/>
      <w:r>
        <w:t>)</w:t>
      </w:r>
      <w:ins w:id="1966" w:author="Maxim Bystrov" w:date="2026-05-23T22:47:00Z">
        <w:r w:rsidR="007F0332">
          <w:t xml:space="preserve"> </w:t>
        </w:r>
        <w:r w:rsidR="007F0332" w:rsidRPr="007F0332">
          <w:rPr>
            <w:rPrChange w:id="1967" w:author="Maxim Bystrov" w:date="2026-05-23T22:47:00Z">
              <w:rPr>
                <w:lang w:val="en-US"/>
              </w:rPr>
            </w:rPrChange>
          </w:rPr>
          <w:t>[</w:t>
        </w:r>
      </w:ins>
      <w:ins w:id="1968" w:author="Maxim Bystrov" w:date="2026-05-24T15:03:00Z">
        <w:r w:rsidR="00E6239C" w:rsidRPr="00E6239C">
          <w:rPr>
            <w:rPrChange w:id="1969" w:author="Maxim Bystrov" w:date="2026-05-24T15:03:00Z">
              <w:rPr>
                <w:lang w:val="en-US"/>
              </w:rPr>
            </w:rPrChange>
          </w:rPr>
          <w:t>21</w:t>
        </w:r>
      </w:ins>
      <w:ins w:id="1970" w:author="Maxim Bystrov" w:date="2026-05-23T22:47:00Z">
        <w:r w:rsidR="007F0332" w:rsidRPr="00CD3CB7">
          <w:rPr>
            <w:rPrChange w:id="1971" w:author="Maxim Bystrov" w:date="2026-05-23T22:47:00Z">
              <w:rPr>
                <w:lang w:val="en-US"/>
              </w:rPr>
            </w:rPrChange>
          </w:rPr>
          <w:t>]</w:t>
        </w:r>
      </w:ins>
      <w:r>
        <w:t>;</w:t>
      </w:r>
    </w:p>
    <w:p w14:paraId="6A95DE14" w14:textId="3F587CE4" w:rsidR="00122C7F" w:rsidRPr="009E09C3" w:rsidRDefault="009E09C3" w:rsidP="00F73810">
      <w:pPr>
        <w:pStyle w:val="default1"/>
        <w:numPr>
          <w:ilvl w:val="0"/>
          <w:numId w:val="24"/>
        </w:numPr>
      </w:pPr>
      <w:r>
        <w:t xml:space="preserve">популярностью дистрибутивов </w:t>
      </w:r>
      <w:r>
        <w:rPr>
          <w:lang w:val="en-US"/>
        </w:rPr>
        <w:t>Ubuntu</w:t>
      </w:r>
      <w:r>
        <w:t>, развитое сообщество</w:t>
      </w:r>
      <w:r w:rsidRPr="009E09C3">
        <w:t>;</w:t>
      </w:r>
    </w:p>
    <w:p w14:paraId="07F9A636" w14:textId="233516A5" w:rsidR="00563415" w:rsidRDefault="009E09C3" w:rsidP="00F73810">
      <w:pPr>
        <w:pStyle w:val="default1"/>
        <w:numPr>
          <w:ilvl w:val="0"/>
          <w:numId w:val="24"/>
        </w:numPr>
      </w:pPr>
      <w:r>
        <w:t xml:space="preserve">преимуществами выпуска </w:t>
      </w:r>
      <w:r>
        <w:rPr>
          <w:lang w:val="en-US"/>
        </w:rPr>
        <w:t>LTS</w:t>
      </w:r>
      <w:r w:rsidRPr="009E09C3">
        <w:t xml:space="preserve"> </w:t>
      </w:r>
      <w:r>
        <w:t>(длительный период выпуска системных обновлений и патчей безопасности</w:t>
      </w:r>
      <w:ins w:id="1972" w:author="Maxim Bystrov" w:date="2026-05-07T22:51:00Z">
        <w:r w:rsidR="004F1259">
          <w:t>)</w:t>
        </w:r>
      </w:ins>
      <w:r w:rsidR="00563415">
        <w:t>;</w:t>
      </w:r>
    </w:p>
    <w:p w14:paraId="430124CE" w14:textId="465B9F43" w:rsidR="00122C7F" w:rsidRDefault="00563415" w:rsidP="00F73810">
      <w:pPr>
        <w:pStyle w:val="default1"/>
        <w:numPr>
          <w:ilvl w:val="0"/>
          <w:numId w:val="24"/>
        </w:numPr>
      </w:pPr>
      <w:r>
        <w:t>бесплатность операционной системы для любого вида использования</w:t>
      </w:r>
      <w:r w:rsidR="009E09C3">
        <w:t>.</w:t>
      </w:r>
    </w:p>
    <w:p w14:paraId="46D1DA85" w14:textId="236A76C8" w:rsidR="00122C7F" w:rsidRDefault="00122C7F" w:rsidP="00122C7F">
      <w:pPr>
        <w:pStyle w:val="default1"/>
      </w:pPr>
      <w:r>
        <w:t>Аппаратная конфигурация целевого сервера определяется необходимостью обслуживать входящий поток не менее 2000 телеметрических сообщений в секунду. Исходя из практики развёртывания аналогичных систем, достаточными являются:</w:t>
      </w:r>
    </w:p>
    <w:p w14:paraId="025062FC" w14:textId="6AAEACB8" w:rsidR="00122C7F" w:rsidRDefault="00AA6A3A" w:rsidP="0038150C">
      <w:pPr>
        <w:pStyle w:val="default1"/>
        <w:numPr>
          <w:ilvl w:val="0"/>
          <w:numId w:val="25"/>
        </w:numPr>
      </w:pPr>
      <w:r>
        <w:rPr>
          <w:lang w:val="en-US"/>
        </w:rPr>
        <w:t>CPU</w:t>
      </w:r>
      <w:r w:rsidR="00122C7F">
        <w:t>: 8 физических ядер с тактовой частотой не ниже 3.0 ГГц;</w:t>
      </w:r>
    </w:p>
    <w:p w14:paraId="3F677D2B" w14:textId="509A80C0" w:rsidR="00122C7F" w:rsidRDefault="00122C7F" w:rsidP="0038150C">
      <w:pPr>
        <w:pStyle w:val="default1"/>
        <w:numPr>
          <w:ilvl w:val="0"/>
          <w:numId w:val="25"/>
        </w:numPr>
      </w:pPr>
      <w:r>
        <w:t xml:space="preserve">оперативная память: </w:t>
      </w:r>
      <w:r w:rsidR="00AA6A3A" w:rsidRPr="00AA6A3A">
        <w:t>16</w:t>
      </w:r>
      <w:r>
        <w:t xml:space="preserve"> ГБ (для размещения пространственного индекса, кэша </w:t>
      </w:r>
      <w:proofErr w:type="spellStart"/>
      <w:r>
        <w:t>Redis</w:t>
      </w:r>
      <w:proofErr w:type="spellEnd"/>
      <w:r>
        <w:t xml:space="preserve"> и рабочих процессов сервисов);</w:t>
      </w:r>
    </w:p>
    <w:p w14:paraId="3F8DD2E5" w14:textId="68E6464B" w:rsidR="00122C7F" w:rsidRDefault="00122C7F" w:rsidP="006549B5">
      <w:pPr>
        <w:pStyle w:val="default1"/>
        <w:numPr>
          <w:ilvl w:val="0"/>
          <w:numId w:val="25"/>
        </w:numPr>
      </w:pPr>
      <w:r>
        <w:t xml:space="preserve">дисковая подсистема: SSD-накопитель объёмом не менее 500 ГБ (под оперативное хранение очередей </w:t>
      </w:r>
      <w:proofErr w:type="spellStart"/>
      <w:r>
        <w:t>Kafka</w:t>
      </w:r>
      <w:proofErr w:type="spellEnd"/>
      <w:r>
        <w:t xml:space="preserve">), а также </w:t>
      </w:r>
      <w:r w:rsidR="00AA6A3A">
        <w:t>накопитель</w:t>
      </w:r>
      <w:r>
        <w:t xml:space="preserve"> объёмом от 1 ТБ для непосредственно базы данных </w:t>
      </w:r>
      <w:proofErr w:type="spellStart"/>
      <w:r>
        <w:t>PostgreSQL</w:t>
      </w:r>
      <w:proofErr w:type="spellEnd"/>
      <w:r w:rsidR="00A96E93" w:rsidRPr="00A96E93">
        <w:t xml:space="preserve"> </w:t>
      </w:r>
      <w:r w:rsidR="00A96E93">
        <w:lastRenderedPageBreak/>
        <w:t>(размер требуемого хранилища зависит от периода, за который должны храниться данные)</w:t>
      </w:r>
      <w:r>
        <w:t>.</w:t>
      </w:r>
    </w:p>
    <w:p w14:paraId="437539C9" w14:textId="1F76B29A" w:rsidR="00122C7F" w:rsidRDefault="00122C7F" w:rsidP="00122C7F">
      <w:pPr>
        <w:pStyle w:val="default1"/>
      </w:pPr>
      <w:r>
        <w:t xml:space="preserve">Клиентские рабочие места не предъявляют жёстких требований: </w:t>
      </w:r>
      <w:r w:rsidR="00AB5D9F">
        <w:t xml:space="preserve">достаточно, чтобы на рабочем ПК работал любой из современных браузеров </w:t>
      </w:r>
      <w:r w:rsidR="00AB5D9F" w:rsidRPr="00AB5D9F">
        <w:t>(</w:t>
      </w:r>
      <w:r w:rsidR="00AB5D9F">
        <w:rPr>
          <w:lang w:val="en-US"/>
        </w:rPr>
        <w:t>Google</w:t>
      </w:r>
      <w:r w:rsidR="00AB5D9F" w:rsidRPr="00AB5D9F">
        <w:t xml:space="preserve"> </w:t>
      </w:r>
      <w:r w:rsidR="00AB5D9F">
        <w:rPr>
          <w:lang w:val="en-US"/>
        </w:rPr>
        <w:t>Chrome</w:t>
      </w:r>
      <w:r w:rsidR="00AB5D9F" w:rsidRPr="00AB5D9F">
        <w:t xml:space="preserve">, </w:t>
      </w:r>
      <w:r w:rsidR="00AB5D9F">
        <w:rPr>
          <w:lang w:val="en-US"/>
        </w:rPr>
        <w:t>Mozilla</w:t>
      </w:r>
      <w:r w:rsidR="00AB5D9F" w:rsidRPr="00AB5D9F">
        <w:t xml:space="preserve"> </w:t>
      </w:r>
      <w:r w:rsidR="00AB5D9F">
        <w:rPr>
          <w:lang w:val="en-US"/>
        </w:rPr>
        <w:t>Firefox</w:t>
      </w:r>
      <w:r w:rsidR="00AB5D9F" w:rsidRPr="00AB5D9F">
        <w:t xml:space="preserve">, </w:t>
      </w:r>
      <w:r w:rsidR="000B004C">
        <w:rPr>
          <w:lang w:val="en-US"/>
        </w:rPr>
        <w:t>Microsoft</w:t>
      </w:r>
      <w:r w:rsidR="000B004C" w:rsidRPr="000B004C">
        <w:t xml:space="preserve"> </w:t>
      </w:r>
      <w:r w:rsidR="000B004C">
        <w:rPr>
          <w:lang w:val="en-US"/>
        </w:rPr>
        <w:t>Edge</w:t>
      </w:r>
      <w:r w:rsidR="000B004C" w:rsidRPr="000B004C">
        <w:t xml:space="preserve"> </w:t>
      </w:r>
      <w:r w:rsidR="000B004C">
        <w:t>и др.) и производительности было достаточно для приемлемой задержки отклика с точки зрения пользователя.</w:t>
      </w:r>
    </w:p>
    <w:p w14:paraId="0336A240" w14:textId="77777777" w:rsidR="00122C7F" w:rsidRDefault="00122C7F" w:rsidP="00450636">
      <w:pPr>
        <w:pStyle w:val="3"/>
      </w:pPr>
      <w:bookmarkStart w:id="1973" w:name="_Toc230527378"/>
      <w:r>
        <w:t>2.1.2 Язык программирования и серверные фреймворки</w:t>
      </w:r>
      <w:bookmarkEnd w:id="1973"/>
    </w:p>
    <w:p w14:paraId="4E700968" w14:textId="1FB9BF9E" w:rsidR="00122C7F" w:rsidRDefault="00542EE8" w:rsidP="00122C7F">
      <w:pPr>
        <w:pStyle w:val="default1"/>
      </w:pPr>
      <w:commentRangeStart w:id="1974"/>
      <w:r>
        <w:t xml:space="preserve">Язык </w:t>
      </w:r>
      <w:commentRangeEnd w:id="1974"/>
      <w:r w:rsidR="00BA43C4">
        <w:rPr>
          <w:rStyle w:val="a8"/>
          <w:sz w:val="28"/>
          <w:szCs w:val="22"/>
        </w:rPr>
        <w:commentReference w:id="1974"/>
      </w:r>
      <w:r>
        <w:t xml:space="preserve">программирования </w:t>
      </w:r>
      <w:proofErr w:type="spellStart"/>
      <w:r w:rsidR="00122C7F">
        <w:t>Kotlin</w:t>
      </w:r>
      <w:proofErr w:type="spellEnd"/>
      <w:r w:rsidR="00122C7F">
        <w:t xml:space="preserve"> </w:t>
      </w:r>
      <w:del w:id="1975" w:author="Maxim Bystrov" w:date="2026-05-06T22:56:00Z">
        <w:r w:rsidR="008C35AC" w:rsidDel="00C17B2B">
          <w:delText xml:space="preserve">должен </w:delText>
        </w:r>
      </w:del>
      <w:ins w:id="1976" w:author="Maxim Bystrov" w:date="2026-05-06T22:56:00Z">
        <w:r w:rsidR="00C17B2B">
          <w:t>выбран</w:t>
        </w:r>
      </w:ins>
      <w:del w:id="1977" w:author="Maxim Bystrov" w:date="2026-05-06T22:56:00Z">
        <w:r w:rsidR="008C35AC" w:rsidDel="00C17B2B">
          <w:delText>быть использован</w:delText>
        </w:r>
      </w:del>
      <w:r w:rsidR="008C35AC">
        <w:t xml:space="preserve"> для разработки </w:t>
      </w:r>
      <w:r w:rsidR="007727A7">
        <w:t>серверных модулей</w:t>
      </w:r>
      <w:r w:rsidR="008C35AC">
        <w:t xml:space="preserve">, поскольку одна из активно развиваемых библиотек для работы с </w:t>
      </w:r>
      <w:proofErr w:type="spellStart"/>
      <w:r w:rsidR="008C35AC">
        <w:t>геохешированием</w:t>
      </w:r>
      <w:proofErr w:type="spellEnd"/>
      <w:r w:rsidR="008C35AC">
        <w:t xml:space="preserve"> </w:t>
      </w:r>
      <w:r w:rsidR="008C35AC">
        <w:rPr>
          <w:lang w:val="en-US"/>
        </w:rPr>
        <w:t>S</w:t>
      </w:r>
      <w:r w:rsidR="008C35AC" w:rsidRPr="008C35AC">
        <w:t xml:space="preserve">2 </w:t>
      </w:r>
      <w:r w:rsidR="008C35AC">
        <w:t xml:space="preserve">предназначена для работы в </w:t>
      </w:r>
      <w:r w:rsidR="008C35AC">
        <w:rPr>
          <w:lang w:val="en-US"/>
        </w:rPr>
        <w:t>JVM</w:t>
      </w:r>
      <w:ins w:id="1978" w:author="Maxim Bystrov" w:date="2026-05-06T22:56:00Z">
        <w:r w:rsidR="009E46BC">
          <w:t xml:space="preserve"> (</w:t>
        </w:r>
      </w:ins>
      <w:ins w:id="1979" w:author="Maxim Bystrov" w:date="2026-05-06T22:57:00Z">
        <w:r w:rsidR="009E46BC">
          <w:rPr>
            <w:lang w:val="en-US"/>
          </w:rPr>
          <w:t>Java</w:t>
        </w:r>
        <w:r w:rsidR="009E46BC" w:rsidRPr="009E46BC">
          <w:rPr>
            <w:rPrChange w:id="1980" w:author="Maxim Bystrov" w:date="2026-05-06T22:57:00Z">
              <w:rPr>
                <w:lang w:val="en-US"/>
              </w:rPr>
            </w:rPrChange>
          </w:rPr>
          <w:t xml:space="preserve"> </w:t>
        </w:r>
        <w:r w:rsidR="009E46BC">
          <w:rPr>
            <w:lang w:val="en-US"/>
          </w:rPr>
          <w:t>Virtual</w:t>
        </w:r>
        <w:r w:rsidR="009E46BC" w:rsidRPr="009E46BC">
          <w:rPr>
            <w:rPrChange w:id="1981" w:author="Maxim Bystrov" w:date="2026-05-06T22:57:00Z">
              <w:rPr>
                <w:lang w:val="en-US"/>
              </w:rPr>
            </w:rPrChange>
          </w:rPr>
          <w:t xml:space="preserve"> </w:t>
        </w:r>
        <w:r w:rsidR="009E46BC">
          <w:rPr>
            <w:lang w:val="en-US"/>
          </w:rPr>
          <w:t>Machine</w:t>
        </w:r>
        <w:r w:rsidR="009E46BC" w:rsidRPr="009E46BC">
          <w:rPr>
            <w:rPrChange w:id="1982" w:author="Maxim Bystrov" w:date="2026-05-06T22:57:00Z">
              <w:rPr>
                <w:lang w:val="en-US"/>
              </w:rPr>
            </w:rPrChange>
          </w:rPr>
          <w:t xml:space="preserve"> </w:t>
        </w:r>
        <w:r w:rsidR="009E46BC">
          <w:t>–</w:t>
        </w:r>
        <w:r w:rsidR="009E46BC" w:rsidRPr="009E46BC">
          <w:rPr>
            <w:rPrChange w:id="1983" w:author="Maxim Bystrov" w:date="2026-05-06T22:57:00Z">
              <w:rPr>
                <w:lang w:val="en-US"/>
              </w:rPr>
            </w:rPrChange>
          </w:rPr>
          <w:t xml:space="preserve"> </w:t>
        </w:r>
        <w:r w:rsidR="009E46BC">
          <w:t xml:space="preserve">виртуальная машина </w:t>
        </w:r>
        <w:r w:rsidR="009E46BC">
          <w:rPr>
            <w:lang w:val="en-US"/>
          </w:rPr>
          <w:t>Java</w:t>
        </w:r>
        <w:r w:rsidR="009E46BC" w:rsidRPr="009E46BC">
          <w:rPr>
            <w:rPrChange w:id="1984" w:author="Maxim Bystrov" w:date="2026-05-06T22:57:00Z">
              <w:rPr>
                <w:lang w:val="en-US"/>
              </w:rPr>
            </w:rPrChange>
          </w:rPr>
          <w:t>)</w:t>
        </w:r>
      </w:ins>
      <w:r w:rsidR="00122C7F">
        <w:t>.</w:t>
      </w:r>
      <w:r w:rsidR="008C35AC" w:rsidRPr="008C35AC">
        <w:t xml:space="preserve"> </w:t>
      </w:r>
      <w:r w:rsidR="008C35AC">
        <w:t xml:space="preserve">В качестве серверного фреймворка будет использован </w:t>
      </w:r>
      <w:r w:rsidR="008C35AC">
        <w:rPr>
          <w:lang w:val="en-US"/>
        </w:rPr>
        <w:t>Spring</w:t>
      </w:r>
      <w:r w:rsidR="008C35AC" w:rsidRPr="008C35AC">
        <w:t xml:space="preserve"> </w:t>
      </w:r>
      <w:r w:rsidR="008C35AC">
        <w:rPr>
          <w:lang w:val="en-US"/>
        </w:rPr>
        <w:t>Boot</w:t>
      </w:r>
      <w:r w:rsidR="008C35AC" w:rsidRPr="008C35AC">
        <w:t xml:space="preserve"> </w:t>
      </w:r>
      <w:r w:rsidR="008C35AC">
        <w:t xml:space="preserve">версии не ниже 3.5. </w:t>
      </w:r>
      <w:r w:rsidR="008C35AC">
        <w:rPr>
          <w:lang w:val="en-US"/>
        </w:rPr>
        <w:t>Spring</w:t>
      </w:r>
      <w:r w:rsidR="008C35AC" w:rsidRPr="008C35AC">
        <w:t xml:space="preserve"> </w:t>
      </w:r>
      <w:r w:rsidR="008C35AC">
        <w:rPr>
          <w:lang w:val="en-US"/>
        </w:rPr>
        <w:t>Boot</w:t>
      </w:r>
      <w:r w:rsidR="00B30C05">
        <w:t>, веб-фреймворк с открытым исходным кодом,</w:t>
      </w:r>
      <w:r w:rsidR="008C35AC" w:rsidRPr="008C35AC">
        <w:t xml:space="preserve"> </w:t>
      </w:r>
      <w:r w:rsidR="008C35AC">
        <w:t xml:space="preserve">является лидером среди фреймворков для построения серверных приложений для </w:t>
      </w:r>
      <w:r w:rsidR="008C35AC">
        <w:rPr>
          <w:lang w:val="en-US"/>
        </w:rPr>
        <w:t>JVM</w:t>
      </w:r>
      <w:r w:rsidR="008C35AC" w:rsidRPr="008C35AC">
        <w:t xml:space="preserve">, </w:t>
      </w:r>
      <w:r w:rsidR="008C35AC">
        <w:t>являясь надежным и удобным решением, развиваясь с участием сообщества разработчиков</w:t>
      </w:r>
      <w:ins w:id="1985" w:author="Maxim Bystrov" w:date="2026-05-23T22:47:00Z">
        <w:r w:rsidR="00CD3CB7" w:rsidRPr="00CD3CB7">
          <w:rPr>
            <w:rPrChange w:id="1986" w:author="Maxim Bystrov" w:date="2026-05-23T22:47:00Z">
              <w:rPr>
                <w:lang w:val="en-US"/>
              </w:rPr>
            </w:rPrChange>
          </w:rPr>
          <w:t xml:space="preserve"> </w:t>
        </w:r>
      </w:ins>
      <w:ins w:id="1987" w:author="Maxim Bystrov" w:date="2026-05-23T22:48:00Z">
        <w:r w:rsidR="00CD3CB7" w:rsidRPr="00CD3CB7">
          <w:rPr>
            <w:rPrChange w:id="1988" w:author="Maxim Bystrov" w:date="2026-05-23T22:48:00Z">
              <w:rPr>
                <w:lang w:val="en-US"/>
              </w:rPr>
            </w:rPrChange>
          </w:rPr>
          <w:t>[22]</w:t>
        </w:r>
      </w:ins>
      <w:r w:rsidR="008C35AC">
        <w:t>.</w:t>
      </w:r>
      <w:r w:rsidR="00127B00">
        <w:t xml:space="preserve"> </w:t>
      </w:r>
      <w:r w:rsidR="00136301">
        <w:t xml:space="preserve">Также язык </w:t>
      </w:r>
      <w:r w:rsidR="00136301">
        <w:rPr>
          <w:lang w:val="en-US"/>
        </w:rPr>
        <w:t>Kotlin</w:t>
      </w:r>
      <w:r w:rsidR="00136301" w:rsidRPr="00136301">
        <w:t xml:space="preserve"> </w:t>
      </w:r>
      <w:r w:rsidR="00136301">
        <w:t xml:space="preserve">обладает высокой </w:t>
      </w:r>
      <w:r w:rsidR="00285EBA">
        <w:t>производительностью несмотря на то, что</w:t>
      </w:r>
      <w:r w:rsidR="00136301">
        <w:t xml:space="preserve"> работает в виртуальной машине, благодаря оптимизациям и </w:t>
      </w:r>
      <w:r w:rsidR="00136301">
        <w:rPr>
          <w:lang w:val="en-US"/>
        </w:rPr>
        <w:t>JIT</w:t>
      </w:r>
      <w:r w:rsidR="00136301" w:rsidRPr="00136301">
        <w:t>-</w:t>
      </w:r>
      <w:r w:rsidR="00136301">
        <w:t>компиляци</w:t>
      </w:r>
      <w:r w:rsidR="00C11539">
        <w:t>и</w:t>
      </w:r>
      <w:r w:rsidR="00136301">
        <w:t>.</w:t>
      </w:r>
    </w:p>
    <w:p w14:paraId="3B25B9A4" w14:textId="77777777" w:rsidR="00122C7F" w:rsidRDefault="00122C7F" w:rsidP="00450636">
      <w:pPr>
        <w:pStyle w:val="3"/>
      </w:pPr>
      <w:bookmarkStart w:id="1989" w:name="_Toc230527379"/>
      <w:r>
        <w:t>2.1.3 Системы управления базами данных и кэширования</w:t>
      </w:r>
      <w:bookmarkEnd w:id="1989"/>
    </w:p>
    <w:p w14:paraId="56D77763" w14:textId="4C7FC0D4" w:rsidR="00122C7F" w:rsidRDefault="00122C7F" w:rsidP="00122C7F">
      <w:pPr>
        <w:pStyle w:val="default1"/>
      </w:pPr>
      <w:r>
        <w:t xml:space="preserve">В качестве основной СУБД выбрана </w:t>
      </w:r>
      <w:proofErr w:type="spellStart"/>
      <w:r>
        <w:t>PostgreSQL</w:t>
      </w:r>
      <w:proofErr w:type="spellEnd"/>
      <w:r>
        <w:t xml:space="preserve"> 16</w:t>
      </w:r>
      <w:ins w:id="1990" w:author="Maxim Bystrov" w:date="2026-05-23T22:48:00Z">
        <w:r w:rsidR="003F2847" w:rsidRPr="003F2847">
          <w:rPr>
            <w:rPrChange w:id="1991" w:author="Maxim Bystrov" w:date="2026-05-23T22:48:00Z">
              <w:rPr>
                <w:lang w:val="en-US"/>
              </w:rPr>
            </w:rPrChange>
          </w:rPr>
          <w:t xml:space="preserve"> </w:t>
        </w:r>
        <w:r w:rsidR="003F2847" w:rsidRPr="00AF32BE">
          <w:rPr>
            <w:rPrChange w:id="1992" w:author="Maxim Bystrov" w:date="2026-05-23T22:49:00Z">
              <w:rPr>
                <w:lang w:val="en-US"/>
              </w:rPr>
            </w:rPrChange>
          </w:rPr>
          <w:t>[13]</w:t>
        </w:r>
      </w:ins>
      <w:r>
        <w:t>. Определяющими факторами послужили:</w:t>
      </w:r>
    </w:p>
    <w:p w14:paraId="76617229" w14:textId="1ECDEB6F" w:rsidR="00122C7F" w:rsidRDefault="00857C26" w:rsidP="00686A93">
      <w:pPr>
        <w:pStyle w:val="default1"/>
        <w:numPr>
          <w:ilvl w:val="0"/>
          <w:numId w:val="27"/>
        </w:numPr>
      </w:pPr>
      <w:r>
        <w:t>популярность СУБД, её активное развитие</w:t>
      </w:r>
      <w:r w:rsidR="009537EE">
        <w:t xml:space="preserve"> и богатая документация</w:t>
      </w:r>
      <w:r>
        <w:t>;</w:t>
      </w:r>
    </w:p>
    <w:p w14:paraId="4D4FC7A2" w14:textId="5DB12A57" w:rsidR="00857C26" w:rsidRDefault="00857C26" w:rsidP="00686A93">
      <w:pPr>
        <w:pStyle w:val="default1"/>
        <w:numPr>
          <w:ilvl w:val="0"/>
          <w:numId w:val="27"/>
        </w:numPr>
      </w:pPr>
      <w:r>
        <w:t>высокий уровень производительности;</w:t>
      </w:r>
    </w:p>
    <w:p w14:paraId="13659877" w14:textId="6EC19CEB" w:rsidR="00122C7F" w:rsidRDefault="00857C26" w:rsidP="00686A93">
      <w:pPr>
        <w:pStyle w:val="default1"/>
        <w:numPr>
          <w:ilvl w:val="0"/>
          <w:numId w:val="27"/>
        </w:numPr>
      </w:pPr>
      <w:r>
        <w:t xml:space="preserve">наличие расширений для обработки географических данных </w:t>
      </w:r>
      <w:r w:rsidRPr="00857C26">
        <w:t>(</w:t>
      </w:r>
      <w:proofErr w:type="spellStart"/>
      <w:r>
        <w:rPr>
          <w:lang w:val="en-US"/>
        </w:rPr>
        <w:t>PostGIS</w:t>
      </w:r>
      <w:proofErr w:type="spellEnd"/>
      <w:r w:rsidRPr="00857C26">
        <w:t>)</w:t>
      </w:r>
      <w:r w:rsidR="00AF52BD" w:rsidRPr="00AF52BD">
        <w:t xml:space="preserve">, </w:t>
      </w:r>
      <w:r w:rsidR="00AF52BD">
        <w:t>что может быть полезно при будущем развитии системы</w:t>
      </w:r>
      <w:r w:rsidR="00716A86" w:rsidRPr="00716A86">
        <w:t>.</w:t>
      </w:r>
    </w:p>
    <w:p w14:paraId="244010D6" w14:textId="1022FFE7" w:rsidR="00122C7F" w:rsidRDefault="00122C7F" w:rsidP="00122C7F">
      <w:pPr>
        <w:pStyle w:val="default1"/>
      </w:pPr>
      <w:r>
        <w:t>Для кэширования и организации очередей сообщений выбраны два продукта:</w:t>
      </w:r>
    </w:p>
    <w:p w14:paraId="56FA5A3B" w14:textId="193A104E" w:rsidR="00122C7F" w:rsidRDefault="00122C7F" w:rsidP="0084647A">
      <w:pPr>
        <w:pStyle w:val="default1"/>
        <w:numPr>
          <w:ilvl w:val="0"/>
          <w:numId w:val="26"/>
        </w:numPr>
      </w:pPr>
      <w:proofErr w:type="spellStart"/>
      <w:r>
        <w:t>Redis</w:t>
      </w:r>
      <w:proofErr w:type="spellEnd"/>
      <w:r>
        <w:t xml:space="preserve"> для кэширования и межсервисного взаимодействия. Его использование подтверждено успешным опытом в </w:t>
      </w:r>
      <w:ins w:id="1993" w:author="Maxim Bystrov" w:date="2026-05-23T22:53:00Z">
        <w:r w:rsidR="00E3385C">
          <w:lastRenderedPageBreak/>
          <w:t>высоконагруженных</w:t>
        </w:r>
      </w:ins>
      <w:ins w:id="1994" w:author="Maxim Bystrov" w:date="2026-05-23T22:52:00Z">
        <w:r w:rsidR="00E3385C">
          <w:t xml:space="preserve"> системах</w:t>
        </w:r>
      </w:ins>
      <w:del w:id="1995" w:author="Maxim Bystrov" w:date="2026-05-23T22:52:00Z">
        <w:r w:rsidDel="00E3385C">
          <w:delText>системах корпоративного телевидения</w:delText>
        </w:r>
      </w:del>
      <w:r>
        <w:t xml:space="preserve"> [</w:t>
      </w:r>
      <w:ins w:id="1996" w:author="Maxim Bystrov" w:date="2026-05-23T22:52:00Z">
        <w:r w:rsidR="00E3385C">
          <w:t>23</w:t>
        </w:r>
      </w:ins>
      <w:del w:id="1997" w:author="Maxim Bystrov" w:date="2026-05-23T22:52:00Z">
        <w:r w:rsidDel="00E3385C">
          <w:delText>9</w:delText>
        </w:r>
      </w:del>
      <w:r>
        <w:t>], где треб</w:t>
      </w:r>
      <w:ins w:id="1998" w:author="Maxim Bystrov" w:date="2026-05-23T22:53:00Z">
        <w:r w:rsidR="00E3385C">
          <w:t>уется</w:t>
        </w:r>
      </w:ins>
      <w:del w:id="1999" w:author="Maxim Bystrov" w:date="2026-05-23T22:53:00Z">
        <w:r w:rsidDel="00E3385C">
          <w:delText>овалось</w:delText>
        </w:r>
      </w:del>
      <w:r>
        <w:t xml:space="preserve"> быстрое обновление данных без обращения к дисковой СУБД.</w:t>
      </w:r>
    </w:p>
    <w:p w14:paraId="722124FE" w14:textId="08AE0460" w:rsidR="00122C7F" w:rsidRDefault="00122C7F" w:rsidP="00F40240">
      <w:pPr>
        <w:pStyle w:val="default1"/>
        <w:numPr>
          <w:ilvl w:val="0"/>
          <w:numId w:val="26"/>
        </w:numPr>
      </w:pPr>
      <w:r>
        <w:t xml:space="preserve">Apache </w:t>
      </w:r>
      <w:proofErr w:type="spellStart"/>
      <w:r>
        <w:t>Kafka</w:t>
      </w:r>
      <w:proofErr w:type="spellEnd"/>
      <w:r>
        <w:t xml:space="preserve"> в качестве распределённого брокера сообщений, образующего ядро потоковой шины. </w:t>
      </w:r>
      <w:r w:rsidR="002856EB">
        <w:rPr>
          <w:lang w:val="en-US"/>
        </w:rPr>
        <w:t>Kafka</w:t>
      </w:r>
      <w:r w:rsidR="002856EB" w:rsidRPr="002856EB">
        <w:t xml:space="preserve"> </w:t>
      </w:r>
      <w:r w:rsidR="002856EB">
        <w:t xml:space="preserve">обладает возможностью горизонтального масштабирования и репликации, что позволяет </w:t>
      </w:r>
      <w:commentRangeStart w:id="2000"/>
      <w:del w:id="2001" w:author="Maxim Bystrov" w:date="2026-05-05T23:15:00Z">
        <w:r w:rsidR="002856EB" w:rsidDel="00DE41FD">
          <w:delText>огранизовать</w:delText>
        </w:r>
      </w:del>
      <w:ins w:id="2002" w:author="Maxim Bystrov" w:date="2026-05-05T23:15:00Z">
        <w:r w:rsidR="00DE41FD">
          <w:t>организовать</w:t>
        </w:r>
      </w:ins>
      <w:r w:rsidR="002856EB">
        <w:t xml:space="preserve"> </w:t>
      </w:r>
      <w:commentRangeEnd w:id="2000"/>
      <w:r w:rsidR="00BA43C4">
        <w:rPr>
          <w:rStyle w:val="a8"/>
          <w:sz w:val="28"/>
          <w:szCs w:val="22"/>
        </w:rPr>
        <w:commentReference w:id="2000"/>
      </w:r>
      <w:r w:rsidR="002856EB">
        <w:t xml:space="preserve">надежную и </w:t>
      </w:r>
      <w:commentRangeStart w:id="2003"/>
      <w:del w:id="2004" w:author="Maxim Bystrov" w:date="2026-05-05T23:16:00Z">
        <w:r w:rsidR="002856EB" w:rsidDel="00B7709F">
          <w:delText>производительнкую</w:delText>
        </w:r>
      </w:del>
      <w:ins w:id="2005" w:author="Maxim Bystrov" w:date="2026-05-05T23:16:00Z">
        <w:r w:rsidR="00B7709F">
          <w:t>производительную</w:t>
        </w:r>
      </w:ins>
      <w:r w:rsidR="002856EB">
        <w:t xml:space="preserve"> </w:t>
      </w:r>
      <w:commentRangeEnd w:id="2003"/>
      <w:r w:rsidR="00BA43C4">
        <w:rPr>
          <w:rStyle w:val="a8"/>
          <w:sz w:val="28"/>
          <w:szCs w:val="22"/>
        </w:rPr>
        <w:commentReference w:id="2003"/>
      </w:r>
      <w:r w:rsidR="002856EB">
        <w:t>потоковую обработку данных</w:t>
      </w:r>
      <w:ins w:id="2006" w:author="Maxim Bystrov" w:date="2026-05-23T22:53:00Z">
        <w:r w:rsidR="00AE2672">
          <w:t xml:space="preserve"> </w:t>
        </w:r>
        <w:r w:rsidR="00AE2672">
          <w:rPr>
            <w:lang w:val="en-US"/>
          </w:rPr>
          <w:t>[7]</w:t>
        </w:r>
      </w:ins>
      <w:r w:rsidR="002856EB">
        <w:t>.</w:t>
      </w:r>
    </w:p>
    <w:p w14:paraId="7C9510D7" w14:textId="3CE723D4" w:rsidR="00122C7F" w:rsidRDefault="00122C7F" w:rsidP="00BD5B16">
      <w:pPr>
        <w:pStyle w:val="3"/>
      </w:pPr>
      <w:bookmarkStart w:id="2007" w:name="_Toc230527380"/>
      <w:r>
        <w:t xml:space="preserve">2.1.4 </w:t>
      </w:r>
      <w:r w:rsidR="001F4B6E">
        <w:t>Выбор используемых библиотек</w:t>
      </w:r>
      <w:bookmarkEnd w:id="2007"/>
    </w:p>
    <w:p w14:paraId="3CFD5BA9" w14:textId="3812259E" w:rsidR="00122C7F" w:rsidRDefault="00122C7F" w:rsidP="00122C7F">
      <w:pPr>
        <w:pStyle w:val="default1"/>
      </w:pPr>
      <w:r>
        <w:t xml:space="preserve">Наиболее подходящим является метод </w:t>
      </w:r>
      <w:proofErr w:type="spellStart"/>
      <w:r>
        <w:t>геохеширования</w:t>
      </w:r>
      <w:proofErr w:type="spellEnd"/>
      <w:r>
        <w:t xml:space="preserve"> на основе библиотеки </w:t>
      </w:r>
      <w:bookmarkStart w:id="2008" w:name="_Hlk228114269"/>
      <w:r w:rsidR="00630EA2" w:rsidRPr="00630EA2">
        <w:t xml:space="preserve">S2 </w:t>
      </w:r>
      <w:proofErr w:type="spellStart"/>
      <w:r w:rsidR="00630EA2" w:rsidRPr="00630EA2">
        <w:t>Geometry</w:t>
      </w:r>
      <w:proofErr w:type="spellEnd"/>
      <w:r w:rsidR="00630EA2" w:rsidRPr="00630EA2">
        <w:t xml:space="preserve"> Library For Java</w:t>
      </w:r>
      <w:bookmarkEnd w:id="2008"/>
      <w:r>
        <w:t>, который обеспечивает:</w:t>
      </w:r>
    </w:p>
    <w:p w14:paraId="78C5E40F" w14:textId="7BFE273F" w:rsidR="00122C7F" w:rsidRDefault="00122C7F" w:rsidP="00FA39DB">
      <w:pPr>
        <w:pStyle w:val="default1"/>
        <w:numPr>
          <w:ilvl w:val="0"/>
          <w:numId w:val="28"/>
        </w:numPr>
      </w:pPr>
      <w:r>
        <w:t>представление географических областей в виде наборов дискретных ячеек</w:t>
      </w:r>
      <w:r w:rsidR="009A109B" w:rsidRPr="009A109B">
        <w:t xml:space="preserve"> (</w:t>
      </w:r>
      <w:r w:rsidR="009A109B">
        <w:t xml:space="preserve">интервалов ячеек) </w:t>
      </w:r>
      <w:r>
        <w:t>что позволяет заменить проверку геометрического вхождения на быстрый бинарный поиск по предварительно рассчитанному интервальному индексу, хранимому в оперативной памяти;</w:t>
      </w:r>
    </w:p>
    <w:p w14:paraId="391FFDA0" w14:textId="69D84F1F" w:rsidR="00122C7F" w:rsidRDefault="00122C7F" w:rsidP="00FA39DB">
      <w:pPr>
        <w:pStyle w:val="default1"/>
        <w:numPr>
          <w:ilvl w:val="0"/>
          <w:numId w:val="28"/>
        </w:numPr>
      </w:pPr>
      <w:r>
        <w:t>логарифмическую сложность проверки, предсказуемое время выполнения даже для сложных многоугольных зон;</w:t>
      </w:r>
    </w:p>
    <w:p w14:paraId="263BEA67" w14:textId="2A605ADD" w:rsidR="00122C7F" w:rsidRDefault="00122C7F" w:rsidP="00FA39DB">
      <w:pPr>
        <w:pStyle w:val="default1"/>
        <w:numPr>
          <w:ilvl w:val="0"/>
          <w:numId w:val="28"/>
        </w:numPr>
      </w:pPr>
      <w:r>
        <w:t>возможность гибко регулировать точность представления, управляя потреблением памяти.</w:t>
      </w:r>
    </w:p>
    <w:p w14:paraId="787C9425" w14:textId="57E07D41" w:rsidR="00122C7F" w:rsidRDefault="00122C7F" w:rsidP="00122C7F">
      <w:pPr>
        <w:pStyle w:val="default1"/>
      </w:pPr>
      <w:r>
        <w:t xml:space="preserve">Таким образом, </w:t>
      </w:r>
      <w:r w:rsidR="001E33A0">
        <w:t xml:space="preserve">будет использована библиотека </w:t>
      </w:r>
      <w:r w:rsidR="001E33A0" w:rsidRPr="00630EA2">
        <w:t xml:space="preserve">S2 </w:t>
      </w:r>
      <w:proofErr w:type="spellStart"/>
      <w:r w:rsidR="001E33A0" w:rsidRPr="00630EA2">
        <w:t>Geometry</w:t>
      </w:r>
      <w:proofErr w:type="spellEnd"/>
      <w:r w:rsidR="001E33A0" w:rsidRPr="00630EA2">
        <w:t xml:space="preserve"> Library For Java</w:t>
      </w:r>
      <w:ins w:id="2009" w:author="Maxim Bystrov" w:date="2026-05-23T22:54:00Z">
        <w:r w:rsidR="00814183" w:rsidRPr="00814183">
          <w:rPr>
            <w:rPrChange w:id="2010" w:author="Maxim Bystrov" w:date="2026-05-23T22:54:00Z">
              <w:rPr>
                <w:lang w:val="en-US"/>
              </w:rPr>
            </w:rPrChange>
          </w:rPr>
          <w:t xml:space="preserve"> [15]</w:t>
        </w:r>
      </w:ins>
      <w:r>
        <w:t>.</w:t>
      </w:r>
    </w:p>
    <w:p w14:paraId="5E4C4561" w14:textId="2E1DADD5" w:rsidR="00122C7F" w:rsidRDefault="00122C7F" w:rsidP="00154D2A">
      <w:pPr>
        <w:pStyle w:val="3"/>
      </w:pPr>
      <w:bookmarkStart w:id="2011" w:name="_Toc230527381"/>
      <w:r>
        <w:t xml:space="preserve">2.1.5 </w:t>
      </w:r>
      <w:r w:rsidR="009858FF">
        <w:t>Платформа</w:t>
      </w:r>
      <w:r>
        <w:t xml:space="preserve"> клиентского веб-интерфейса</w:t>
      </w:r>
      <w:bookmarkEnd w:id="2011"/>
    </w:p>
    <w:p w14:paraId="57FDFB25" w14:textId="51906748" w:rsidR="00122C7F" w:rsidRDefault="00F67319" w:rsidP="00122C7F">
      <w:pPr>
        <w:pStyle w:val="default1"/>
      </w:pPr>
      <w:r>
        <w:t>К</w:t>
      </w:r>
      <w:r w:rsidR="00122C7F">
        <w:t xml:space="preserve">лиентская часть должна быть реализована с применением компонентно-ориентированного </w:t>
      </w:r>
      <w:proofErr w:type="spellStart"/>
      <w:r w:rsidR="00122C7F">
        <w:t>фронтенд</w:t>
      </w:r>
      <w:proofErr w:type="spellEnd"/>
      <w:r w:rsidR="00122C7F">
        <w:t xml:space="preserve">-фреймворка Vue.js на языке </w:t>
      </w:r>
      <w:proofErr w:type="spellStart"/>
      <w:r w:rsidR="00122C7F">
        <w:t>TypeScript</w:t>
      </w:r>
      <w:proofErr w:type="spellEnd"/>
      <w:del w:id="2012" w:author="Maxim Bystrov" w:date="2026-05-05T23:18:00Z">
        <w:r w:rsidR="00122C7F" w:rsidDel="00BE6120">
          <w:delText>/JavaScript</w:delText>
        </w:r>
      </w:del>
      <w:r w:rsidR="00122C7F">
        <w:t>. Основанием для такого выбора является:</w:t>
      </w:r>
    </w:p>
    <w:p w14:paraId="596675C2" w14:textId="361B4811" w:rsidR="00F67319" w:rsidRDefault="00122C7F">
      <w:pPr>
        <w:pStyle w:val="default1"/>
        <w:numPr>
          <w:ilvl w:val="0"/>
          <w:numId w:val="42"/>
        </w:numPr>
        <w:pPrChange w:id="2013" w:author="Maxim Bystrov" w:date="2026-05-05T23:18:00Z">
          <w:pPr>
            <w:pStyle w:val="default1"/>
          </w:pPr>
        </w:pPrChange>
      </w:pPr>
      <w:r>
        <w:t>высокая скорость разработки динамических интерфейсов благодаря реактивной модели данных;</w:t>
      </w:r>
    </w:p>
    <w:p w14:paraId="4FA88AA4" w14:textId="6A32C39A" w:rsidR="00F67319" w:rsidRPr="00F67319" w:rsidRDefault="00F67319">
      <w:pPr>
        <w:pStyle w:val="default1"/>
        <w:numPr>
          <w:ilvl w:val="0"/>
          <w:numId w:val="42"/>
        </w:numPr>
        <w:pPrChange w:id="2014" w:author="Maxim Bystrov" w:date="2026-05-05T23:18:00Z">
          <w:pPr>
            <w:pStyle w:val="default1"/>
          </w:pPr>
        </w:pPrChange>
      </w:pPr>
      <w:r>
        <w:lastRenderedPageBreak/>
        <w:t xml:space="preserve">компонентный подход, реализуемый </w:t>
      </w:r>
      <w:proofErr w:type="spellStart"/>
      <w:r>
        <w:t>фронтенд</w:t>
      </w:r>
      <w:proofErr w:type="spellEnd"/>
      <w:r>
        <w:t xml:space="preserve">-фреймворком </w:t>
      </w:r>
      <w:r>
        <w:rPr>
          <w:lang w:val="en-US"/>
        </w:rPr>
        <w:t>Vue</w:t>
      </w:r>
      <w:r w:rsidRPr="00F67319">
        <w:t xml:space="preserve"> </w:t>
      </w:r>
      <w:r>
        <w:t xml:space="preserve">и позволяющий </w:t>
      </w:r>
      <w:proofErr w:type="spellStart"/>
      <w:r>
        <w:t>переиспользовать</w:t>
      </w:r>
      <w:proofErr w:type="spellEnd"/>
      <w:r>
        <w:t xml:space="preserve"> код и разметку в разных частя</w:t>
      </w:r>
      <w:ins w:id="2015" w:author="Maxim Bystrov" w:date="2026-05-06T22:57:00Z">
        <w:r w:rsidR="00F97168">
          <w:t>х</w:t>
        </w:r>
      </w:ins>
      <w:del w:id="2016" w:author="Maxim Bystrov" w:date="2026-05-06T22:57:00Z">
        <w:r w:rsidDel="00F97168">
          <w:delText>м</w:delText>
        </w:r>
      </w:del>
      <w:r>
        <w:t xml:space="preserve"> приложения;</w:t>
      </w:r>
    </w:p>
    <w:p w14:paraId="71679002" w14:textId="14D0B687" w:rsidR="00122C7F" w:rsidRDefault="00122C7F">
      <w:pPr>
        <w:pStyle w:val="default1"/>
        <w:numPr>
          <w:ilvl w:val="0"/>
          <w:numId w:val="42"/>
        </w:numPr>
        <w:pPrChange w:id="2017" w:author="Maxim Bystrov" w:date="2026-05-05T23:18:00Z">
          <w:pPr>
            <w:pStyle w:val="default1"/>
          </w:pPr>
        </w:pPrChange>
      </w:pPr>
      <w:r>
        <w:t xml:space="preserve">наличие экосистемы готовых компонентов для отображения карт, построения таблиц и графиков, что особенно ценно для диспетчерских </w:t>
      </w:r>
      <w:del w:id="2018" w:author="Maxim Bystrov" w:date="2026-05-06T22:58:00Z">
        <w:r w:rsidDel="00A9725B">
          <w:delText>панелей</w:delText>
        </w:r>
      </w:del>
      <w:ins w:id="2019" w:author="Maxim Bystrov" w:date="2026-05-06T22:58:00Z">
        <w:r w:rsidR="00A9725B">
          <w:t>систем</w:t>
        </w:r>
      </w:ins>
      <w:r>
        <w:t>;</w:t>
      </w:r>
    </w:p>
    <w:p w14:paraId="42EE4E54" w14:textId="7CDE17B3" w:rsidR="00122C7F" w:rsidRDefault="00122C7F">
      <w:pPr>
        <w:pStyle w:val="default1"/>
        <w:numPr>
          <w:ilvl w:val="0"/>
          <w:numId w:val="42"/>
        </w:numPr>
        <w:pPrChange w:id="2020" w:author="Maxim Bystrov" w:date="2026-05-05T23:18:00Z">
          <w:pPr>
            <w:pStyle w:val="default1"/>
          </w:pPr>
        </w:pPrChange>
      </w:pPr>
      <w:del w:id="2021" w:author="Maxim Bystrov" w:date="2026-05-05T23:18:00Z">
        <w:r w:rsidDel="00227F34">
          <w:delText xml:space="preserve">возможность </w:delText>
        </w:r>
      </w:del>
      <w:r>
        <w:t>строг</w:t>
      </w:r>
      <w:ins w:id="2022" w:author="Maxim Bystrov" w:date="2026-05-05T23:18:00Z">
        <w:r w:rsidR="00227F34">
          <w:t>ая</w:t>
        </w:r>
      </w:ins>
      <w:del w:id="2023" w:author="Maxim Bystrov" w:date="2026-05-05T23:18:00Z">
        <w:r w:rsidDel="00227F34">
          <w:delText>ой</w:delText>
        </w:r>
      </w:del>
      <w:r>
        <w:t xml:space="preserve"> типизаци</w:t>
      </w:r>
      <w:ins w:id="2024" w:author="Maxim Bystrov" w:date="2026-05-05T23:18:00Z">
        <w:r w:rsidR="00227F34">
          <w:t>я</w:t>
        </w:r>
      </w:ins>
      <w:del w:id="2025" w:author="Maxim Bystrov" w:date="2026-05-05T23:18:00Z">
        <w:r w:rsidDel="00227F34">
          <w:delText>и</w:delText>
        </w:r>
      </w:del>
      <w:r>
        <w:t xml:space="preserve"> </w:t>
      </w:r>
      <w:ins w:id="2026" w:author="Maxim Bystrov" w:date="2026-05-05T23:18:00Z">
        <w:r w:rsidR="00694463">
          <w:t>языка</w:t>
        </w:r>
      </w:ins>
      <w:del w:id="2027" w:author="Maxim Bystrov" w:date="2026-05-05T23:18:00Z">
        <w:r w:rsidDel="00694463">
          <w:delText>на</w:delText>
        </w:r>
      </w:del>
      <w:r>
        <w:t xml:space="preserve"> </w:t>
      </w:r>
      <w:proofErr w:type="spellStart"/>
      <w:r>
        <w:t>TypeScript</w:t>
      </w:r>
      <w:proofErr w:type="spellEnd"/>
      <w:r>
        <w:t>, снижающ</w:t>
      </w:r>
      <w:ins w:id="2028" w:author="Maxim Bystrov" w:date="2026-05-05T23:18:00Z">
        <w:r w:rsidR="0079643D">
          <w:t>ая</w:t>
        </w:r>
      </w:ins>
      <w:del w:id="2029" w:author="Maxim Bystrov" w:date="2026-05-05T23:18:00Z">
        <w:r w:rsidDel="0079643D">
          <w:delText>ей</w:delText>
        </w:r>
      </w:del>
      <w:r>
        <w:t xml:space="preserve"> количество ошибок на этапе разработки.</w:t>
      </w:r>
    </w:p>
    <w:p w14:paraId="4B3FBB7D" w14:textId="77777777" w:rsidR="00122C7F" w:rsidRDefault="00122C7F" w:rsidP="004B585C">
      <w:pPr>
        <w:pStyle w:val="3"/>
      </w:pPr>
      <w:bookmarkStart w:id="2030" w:name="_Toc230527382"/>
      <w:r>
        <w:t>2.1.6 Инфраструктурные решения</w:t>
      </w:r>
      <w:bookmarkEnd w:id="2030"/>
    </w:p>
    <w:p w14:paraId="4F5B7F2D" w14:textId="484D0248" w:rsidR="00122C7F" w:rsidRDefault="00122C7F" w:rsidP="00C55670">
      <w:pPr>
        <w:pStyle w:val="default1"/>
      </w:pPr>
      <w:del w:id="2031" w:author="Maxim Bystrov" w:date="2026-05-05T23:18:00Z">
        <w:r w:rsidDel="008E1F06">
          <w:delText xml:space="preserve">Упаковка </w:delText>
        </w:r>
      </w:del>
      <w:ins w:id="2032" w:author="Maxim Bystrov" w:date="2026-05-05T23:18:00Z">
        <w:r w:rsidR="008E1F06">
          <w:t xml:space="preserve">Развертывание </w:t>
        </w:r>
      </w:ins>
      <w:r>
        <w:t xml:space="preserve">всех серверных компонентов в </w:t>
      </w:r>
      <w:proofErr w:type="spellStart"/>
      <w:r>
        <w:t>Docker</w:t>
      </w:r>
      <w:proofErr w:type="spellEnd"/>
      <w:r>
        <w:t>-контейнер</w:t>
      </w:r>
      <w:ins w:id="2033" w:author="Maxim Bystrov" w:date="2026-05-05T23:19:00Z">
        <w:r w:rsidR="008E1F06">
          <w:t>ах</w:t>
        </w:r>
      </w:ins>
      <w:del w:id="2034" w:author="Maxim Bystrov" w:date="2026-05-05T23:19:00Z">
        <w:r w:rsidDel="008E1F06">
          <w:delText>ы</w:delText>
        </w:r>
      </w:del>
      <w:r>
        <w:t xml:space="preserve"> обеспечивает идентичность окружения на этапах разработки, тестирования и промышленной эксплуатации, упрощает развёртывание и горизонтальное масштабирование. </w:t>
      </w:r>
      <w:r w:rsidR="00C55670">
        <w:t xml:space="preserve">Для управления растущим количеством контейнеров будет применен </w:t>
      </w:r>
      <w:proofErr w:type="spellStart"/>
      <w:r w:rsidR="00C55670">
        <w:t>Docker</w:t>
      </w:r>
      <w:proofErr w:type="spellEnd"/>
      <w:r w:rsidR="00C55670">
        <w:t xml:space="preserve"> </w:t>
      </w:r>
      <w:proofErr w:type="spellStart"/>
      <w:r w:rsidR="00C55670">
        <w:t>Compose</w:t>
      </w:r>
      <w:proofErr w:type="spellEnd"/>
      <w:ins w:id="2035" w:author="Maxim Bystrov" w:date="2026-05-23T23:00:00Z">
        <w:r w:rsidR="004D7D0B" w:rsidRPr="00683612">
          <w:rPr>
            <w:rPrChange w:id="2036" w:author="Maxim Bystrov" w:date="2026-05-24T14:43:00Z">
              <w:rPr>
                <w:lang w:val="en-US"/>
              </w:rPr>
            </w:rPrChange>
          </w:rPr>
          <w:t xml:space="preserve"> </w:t>
        </w:r>
        <w:r w:rsidR="004D7D0B" w:rsidRPr="0072084F">
          <w:t>[21]</w:t>
        </w:r>
      </w:ins>
      <w:r w:rsidR="00C55670">
        <w:t xml:space="preserve">. </w:t>
      </w:r>
      <w:r>
        <w:t xml:space="preserve">Организация CI/CD </w:t>
      </w:r>
      <w:proofErr w:type="spellStart"/>
      <w:r>
        <w:t>пайплайна</w:t>
      </w:r>
      <w:proofErr w:type="spellEnd"/>
      <w:r>
        <w:t xml:space="preserve"> с использованием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или </w:t>
      </w:r>
      <w:proofErr w:type="spellStart"/>
      <w:r>
        <w:t>GitLab</w:t>
      </w:r>
      <w:proofErr w:type="spellEnd"/>
      <w:r>
        <w:t xml:space="preserve"> CI позволит автоматизировать сборку образов и их публикацию в реестр.</w:t>
      </w:r>
    </w:p>
    <w:p w14:paraId="0BAA374D" w14:textId="37E8D08E" w:rsidR="001C540F" w:rsidRDefault="00122C7F" w:rsidP="004B585C">
      <w:pPr>
        <w:pStyle w:val="default1"/>
      </w:pPr>
      <w:r>
        <w:t xml:space="preserve">Таким образом, предложенный стек удовлетворяет функциональным и нефункциональным требованиям, сформулированным в разделе 1.2, и создаёт необходимый фундамент для реализации высокопроизводительной, горизонтально масштабируемой системы </w:t>
      </w:r>
      <w:del w:id="2037" w:author="Maxim Bystrov" w:date="2026-05-23T23:03:00Z">
        <w:r w:rsidDel="002451AE">
          <w:delText xml:space="preserve">спутникового </w:delText>
        </w:r>
      </w:del>
      <w:r>
        <w:t>мониторинга.</w:t>
      </w:r>
    </w:p>
    <w:p w14:paraId="47A77AEC" w14:textId="744E4D41" w:rsidR="00D242A4" w:rsidRDefault="00D242A4">
      <w:pPr>
        <w:pStyle w:val="2"/>
        <w:ind w:firstLine="708"/>
        <w:pPrChange w:id="2038" w:author="Maxim Bystrov" w:date="2026-05-07T00:01:00Z">
          <w:pPr>
            <w:pStyle w:val="2"/>
          </w:pPr>
        </w:pPrChange>
      </w:pPr>
      <w:bookmarkStart w:id="2039" w:name="_Toc230527383"/>
      <w:r>
        <w:t>2.2 Выбор средств разработки</w:t>
      </w:r>
      <w:bookmarkEnd w:id="2039"/>
    </w:p>
    <w:p w14:paraId="2BDA196C" w14:textId="530897FC" w:rsidR="002F4AB2" w:rsidRDefault="002F4AB2" w:rsidP="00185E68">
      <w:pPr>
        <w:pStyle w:val="3"/>
      </w:pPr>
      <w:bookmarkStart w:id="2040" w:name="_Toc230527384"/>
      <w:r>
        <w:t>2.2.1 Система контроля версий</w:t>
      </w:r>
      <w:bookmarkEnd w:id="2040"/>
    </w:p>
    <w:p w14:paraId="58E4A747" w14:textId="47E59417" w:rsidR="002F4AB2" w:rsidRDefault="002F4AB2" w:rsidP="002F4AB2">
      <w:pPr>
        <w:pStyle w:val="default1"/>
      </w:pPr>
      <w:r>
        <w:t xml:space="preserve">В качестве системы контроля версий применяется </w:t>
      </w:r>
      <w:proofErr w:type="spellStart"/>
      <w:r>
        <w:t>Git</w:t>
      </w:r>
      <w:proofErr w:type="spellEnd"/>
      <w:ins w:id="2041" w:author="Maxim Bystrov" w:date="2026-05-23T23:12:00Z">
        <w:r w:rsidR="00DC0B9D" w:rsidRPr="00DC0B9D">
          <w:rPr>
            <w:rPrChange w:id="2042" w:author="Maxim Bystrov" w:date="2026-05-23T23:12:00Z">
              <w:rPr>
                <w:lang w:val="en-US"/>
              </w:rPr>
            </w:rPrChange>
          </w:rPr>
          <w:t xml:space="preserve"> </w:t>
        </w:r>
        <w:r w:rsidR="00DC0B9D" w:rsidRPr="00C113D2">
          <w:rPr>
            <w:rPrChange w:id="2043" w:author="Maxim Bystrov" w:date="2026-05-23T23:13:00Z">
              <w:rPr>
                <w:lang w:val="en-US"/>
              </w:rPr>
            </w:rPrChange>
          </w:rPr>
          <w:t>[24]</w:t>
        </w:r>
      </w:ins>
      <w:r>
        <w:t xml:space="preserve">. Для хранения исходного кода и организации командной работы выбрана платформа </w:t>
      </w:r>
      <w:proofErr w:type="spellStart"/>
      <w:r>
        <w:t>Git</w:t>
      </w:r>
      <w:proofErr w:type="spellEnd"/>
      <w:r w:rsidR="001001F1">
        <w:rPr>
          <w:lang w:val="en-US"/>
        </w:rPr>
        <w:t>Hub</w:t>
      </w:r>
      <w:r>
        <w:t>.</w:t>
      </w:r>
      <w:r w:rsidR="006B6002" w:rsidRPr="006B6002">
        <w:t xml:space="preserve"> </w:t>
      </w:r>
      <w:r w:rsidR="006B6002">
        <w:t xml:space="preserve">Сервис </w:t>
      </w:r>
      <w:r w:rsidR="006B6002">
        <w:rPr>
          <w:lang w:val="en-US"/>
        </w:rPr>
        <w:t>GitHub</w:t>
      </w:r>
      <w:r w:rsidR="006B6002" w:rsidRPr="006B6002">
        <w:t xml:space="preserve"> </w:t>
      </w:r>
      <w:r w:rsidR="006B6002">
        <w:t xml:space="preserve">имеет функционал </w:t>
      </w:r>
      <w:r w:rsidR="006B6002">
        <w:rPr>
          <w:lang w:val="en-US"/>
        </w:rPr>
        <w:t>GitHub</w:t>
      </w:r>
      <w:r w:rsidR="006B6002" w:rsidRPr="006B6002">
        <w:t xml:space="preserve"> </w:t>
      </w:r>
      <w:r w:rsidR="006B6002">
        <w:rPr>
          <w:lang w:val="en-US"/>
        </w:rPr>
        <w:t>Actions</w:t>
      </w:r>
      <w:r w:rsidR="006B6002" w:rsidRPr="006B6002">
        <w:t xml:space="preserve">, </w:t>
      </w:r>
      <w:r w:rsidR="006B6002">
        <w:t>который позволяет автоматизировать тестирование, сборку и развертывание на основе данных репозитория</w:t>
      </w:r>
      <w:r>
        <w:t>.</w:t>
      </w:r>
    </w:p>
    <w:p w14:paraId="24B95129" w14:textId="77777777" w:rsidR="001C6844" w:rsidRDefault="001C6844">
      <w:pPr>
        <w:rPr>
          <w:ins w:id="2044" w:author="Maxim Bystrov" w:date="2026-05-07T22:36:00Z"/>
          <w:rFonts w:ascii="Times New Roman" w:eastAsia="Times New Roman" w:hAnsi="Times New Roman" w:cs="Times New Roman"/>
          <w:b/>
          <w:bCs/>
          <w:sz w:val="28"/>
          <w:szCs w:val="27"/>
          <w:lang w:eastAsia="ru-RU"/>
        </w:rPr>
      </w:pPr>
      <w:ins w:id="2045" w:author="Maxim Bystrov" w:date="2026-05-07T22:36:00Z">
        <w:r>
          <w:br w:type="page"/>
        </w:r>
      </w:ins>
    </w:p>
    <w:p w14:paraId="25832434" w14:textId="556F2A5F" w:rsidR="002F4AB2" w:rsidRDefault="002F4AB2" w:rsidP="000A4046">
      <w:pPr>
        <w:pStyle w:val="3"/>
      </w:pPr>
      <w:bookmarkStart w:id="2046" w:name="_Toc230527385"/>
      <w:r>
        <w:lastRenderedPageBreak/>
        <w:t>2.2.2 Интегрированн</w:t>
      </w:r>
      <w:r w:rsidR="00C84F43">
        <w:t>ые</w:t>
      </w:r>
      <w:r>
        <w:t xml:space="preserve"> сред</w:t>
      </w:r>
      <w:r w:rsidR="00C84F43">
        <w:t>ы</w:t>
      </w:r>
      <w:r>
        <w:t xml:space="preserve"> разработки</w:t>
      </w:r>
      <w:bookmarkEnd w:id="2046"/>
    </w:p>
    <w:p w14:paraId="4D793C77" w14:textId="77777777" w:rsidR="00B455D0" w:rsidRDefault="002F4AB2" w:rsidP="002F4AB2">
      <w:pPr>
        <w:pStyle w:val="default1"/>
      </w:pPr>
      <w:r>
        <w:t xml:space="preserve">Для серверной части системы, реализуемой на языке </w:t>
      </w:r>
      <w:proofErr w:type="spellStart"/>
      <w:r>
        <w:t>Kotlin</w:t>
      </w:r>
      <w:proofErr w:type="spellEnd"/>
      <w:r>
        <w:t xml:space="preserve">, основной средой разработки служит </w:t>
      </w:r>
      <w:proofErr w:type="spellStart"/>
      <w:r w:rsidR="00BF10B8">
        <w:rPr>
          <w:lang w:val="en-US"/>
        </w:rPr>
        <w:t>OpenIde</w:t>
      </w:r>
      <w:proofErr w:type="spellEnd"/>
      <w:r w:rsidR="00BF10B8">
        <w:t xml:space="preserve">, являющаяся российской средой разработки, удовлетворяющей российскому законодательству и основанной на </w:t>
      </w:r>
      <w:r w:rsidR="00BF10B8">
        <w:rPr>
          <w:lang w:val="en-US"/>
        </w:rPr>
        <w:t>IDE</w:t>
      </w:r>
      <w:r w:rsidR="00BF10B8" w:rsidRPr="00BF10B8">
        <w:t xml:space="preserve"> </w:t>
      </w:r>
      <w:proofErr w:type="spellStart"/>
      <w:r w:rsidR="00BF10B8">
        <w:rPr>
          <w:lang w:val="en-US"/>
        </w:rPr>
        <w:t>Intellij</w:t>
      </w:r>
      <w:proofErr w:type="spellEnd"/>
      <w:r w:rsidR="00BF10B8" w:rsidRPr="00BF10B8">
        <w:t xml:space="preserve"> </w:t>
      </w:r>
      <w:r w:rsidR="00BF10B8">
        <w:rPr>
          <w:lang w:val="en-US"/>
        </w:rPr>
        <w:t>IDEA</w:t>
      </w:r>
      <w:r>
        <w:t xml:space="preserve"> компани</w:t>
      </w:r>
      <w:r w:rsidR="00BF10B8">
        <w:t>и</w:t>
      </w:r>
      <w:r>
        <w:t xml:space="preserve"> </w:t>
      </w:r>
      <w:proofErr w:type="spellStart"/>
      <w:r>
        <w:t>JetBrains</w:t>
      </w:r>
      <w:proofErr w:type="spellEnd"/>
      <w:r>
        <w:t xml:space="preserve">, которая также является автором языка </w:t>
      </w:r>
      <w:proofErr w:type="spellStart"/>
      <w:r>
        <w:t>Kotlin</w:t>
      </w:r>
      <w:proofErr w:type="spellEnd"/>
      <w:r>
        <w:t xml:space="preserve">, благодаря чему обеспечивается </w:t>
      </w:r>
      <w:r w:rsidR="00B455D0">
        <w:t>широкая поддержка языка программирования, применяемых фреймворков и разнообразных расширений</w:t>
      </w:r>
      <w:r>
        <w:t xml:space="preserve">. </w:t>
      </w:r>
    </w:p>
    <w:p w14:paraId="2075332C" w14:textId="7448D4E5" w:rsidR="002F4AB2" w:rsidRDefault="002F4AB2" w:rsidP="002F4AB2">
      <w:pPr>
        <w:pStyle w:val="default1"/>
      </w:pPr>
      <w:r>
        <w:t xml:space="preserve">Для разработки клиентского веб-интерфейса на Vue.js и </w:t>
      </w:r>
      <w:proofErr w:type="spellStart"/>
      <w:r>
        <w:t>TypeScript</w:t>
      </w:r>
      <w:proofErr w:type="spellEnd"/>
      <w:r>
        <w:t xml:space="preserve"> применяется редактор Visual Studio Code. Его популярность в сообществе </w:t>
      </w:r>
      <w:proofErr w:type="spellStart"/>
      <w:r>
        <w:t>фронтенд</w:t>
      </w:r>
      <w:proofErr w:type="spellEnd"/>
      <w:r>
        <w:t>-разработчиков</w:t>
      </w:r>
      <w:r w:rsidR="00B455D0">
        <w:t xml:space="preserve"> и</w:t>
      </w:r>
      <w:r>
        <w:t xml:space="preserve"> богатый выбор расширений</w:t>
      </w:r>
      <w:r w:rsidR="00323892">
        <w:t xml:space="preserve"> (в том числе и от разработчиков </w:t>
      </w:r>
      <w:r w:rsidR="00323892">
        <w:rPr>
          <w:lang w:val="en-US"/>
        </w:rPr>
        <w:t>Vue</w:t>
      </w:r>
      <w:r w:rsidR="00323892" w:rsidRPr="00323892">
        <w:t>)</w:t>
      </w:r>
      <w:r>
        <w:t xml:space="preserve"> делают его предпочтительным инструментом для быстрой и качественной работы с реактивными интерфейсами.</w:t>
      </w:r>
    </w:p>
    <w:p w14:paraId="60F9C77D" w14:textId="190A5336" w:rsidR="002F4AB2" w:rsidRDefault="002F4AB2" w:rsidP="006C5466">
      <w:pPr>
        <w:pStyle w:val="3"/>
      </w:pPr>
      <w:bookmarkStart w:id="2047" w:name="_Toc230527386"/>
      <w:r>
        <w:t>2.2.3 Система сборки и управления зависимостями</w:t>
      </w:r>
      <w:bookmarkEnd w:id="2047"/>
    </w:p>
    <w:p w14:paraId="2FC06EDB" w14:textId="477E0ACE" w:rsidR="002F4AB2" w:rsidRPr="00402F73" w:rsidRDefault="002F4AB2" w:rsidP="002F4AB2">
      <w:pPr>
        <w:pStyle w:val="default1"/>
      </w:pPr>
      <w:r>
        <w:t xml:space="preserve">В серверных </w:t>
      </w:r>
      <w:proofErr w:type="spellStart"/>
      <w:r>
        <w:t>микросервисах</w:t>
      </w:r>
      <w:proofErr w:type="spellEnd"/>
      <w:r>
        <w:t xml:space="preserve"> используется </w:t>
      </w:r>
      <w:proofErr w:type="spellStart"/>
      <w:r>
        <w:t>Gradle</w:t>
      </w:r>
      <w:proofErr w:type="spellEnd"/>
      <w:r>
        <w:t xml:space="preserve"> с </w:t>
      </w:r>
      <w:proofErr w:type="spellStart"/>
      <w:r>
        <w:t>Kotlin</w:t>
      </w:r>
      <w:proofErr w:type="spellEnd"/>
      <w:r>
        <w:t xml:space="preserve"> DSL.</w:t>
      </w:r>
      <w:r w:rsidR="00E30AD9">
        <w:t xml:space="preserve"> Для выполнения сборки</w:t>
      </w:r>
      <w:r w:rsidR="003D60A7">
        <w:t xml:space="preserve"> и публикации</w:t>
      </w:r>
      <w:r w:rsidR="00E30AD9">
        <w:t xml:space="preserve"> </w:t>
      </w:r>
      <w:r w:rsidR="00E30AD9">
        <w:rPr>
          <w:lang w:val="en-US"/>
        </w:rPr>
        <w:t>docker</w:t>
      </w:r>
      <w:r w:rsidR="00E30AD9" w:rsidRPr="00E30AD9">
        <w:t>-</w:t>
      </w:r>
      <w:r w:rsidR="00E30AD9">
        <w:t>образ</w:t>
      </w:r>
      <w:r w:rsidR="003D60A7">
        <w:t>а</w:t>
      </w:r>
      <w:r w:rsidR="00E30AD9">
        <w:t xml:space="preserve"> </w:t>
      </w:r>
      <w:r w:rsidR="00EB48FA">
        <w:t xml:space="preserve">использован плагин </w:t>
      </w:r>
      <w:r w:rsidR="00E30AD9">
        <w:rPr>
          <w:lang w:val="en-US"/>
        </w:rPr>
        <w:t>Gradle</w:t>
      </w:r>
      <w:r w:rsidR="00E30AD9" w:rsidRPr="00E30AD9">
        <w:t xml:space="preserve"> </w:t>
      </w:r>
      <w:r w:rsidR="00E30AD9">
        <w:rPr>
          <w:lang w:val="en-US"/>
        </w:rPr>
        <w:t>Google</w:t>
      </w:r>
      <w:r w:rsidR="00E30AD9" w:rsidRPr="00E30AD9">
        <w:t xml:space="preserve"> </w:t>
      </w:r>
      <w:r w:rsidR="00E30AD9">
        <w:rPr>
          <w:lang w:val="en-US"/>
        </w:rPr>
        <w:t>Jib</w:t>
      </w:r>
      <w:r w:rsidR="00E30AD9" w:rsidRPr="00E30AD9">
        <w:t>.</w:t>
      </w:r>
      <w:r>
        <w:t xml:space="preserve"> Для </w:t>
      </w:r>
      <w:proofErr w:type="spellStart"/>
      <w:r>
        <w:t>фронтенд</w:t>
      </w:r>
      <w:proofErr w:type="spellEnd"/>
      <w:r>
        <w:t xml:space="preserve">-части в качестве сборщика применяется </w:t>
      </w:r>
      <w:proofErr w:type="spellStart"/>
      <w:r>
        <w:t>Vite</w:t>
      </w:r>
      <w:proofErr w:type="spellEnd"/>
      <w:ins w:id="2048" w:author="Maxim Bystrov" w:date="2026-05-23T23:00:00Z">
        <w:r w:rsidR="00836F33" w:rsidRPr="00683612">
          <w:rPr>
            <w:rPrChange w:id="2049" w:author="Maxim Bystrov" w:date="2026-05-24T14:43:00Z">
              <w:rPr>
                <w:lang w:val="en-US"/>
              </w:rPr>
            </w:rPrChange>
          </w:rPr>
          <w:t xml:space="preserve"> [2</w:t>
        </w:r>
      </w:ins>
      <w:ins w:id="2050" w:author="Maxim Bystrov" w:date="2026-05-23T23:12:00Z">
        <w:r w:rsidR="00DC0B9D" w:rsidRPr="00683612">
          <w:rPr>
            <w:rPrChange w:id="2051" w:author="Maxim Bystrov" w:date="2026-05-24T14:43:00Z">
              <w:rPr>
                <w:lang w:val="en-US"/>
              </w:rPr>
            </w:rPrChange>
          </w:rPr>
          <w:t>5</w:t>
        </w:r>
      </w:ins>
      <w:ins w:id="2052" w:author="Maxim Bystrov" w:date="2026-05-23T23:00:00Z">
        <w:r w:rsidR="00836F33" w:rsidRPr="00683612">
          <w:rPr>
            <w:rPrChange w:id="2053" w:author="Maxim Bystrov" w:date="2026-05-24T14:43:00Z">
              <w:rPr>
                <w:lang w:val="en-US"/>
              </w:rPr>
            </w:rPrChange>
          </w:rPr>
          <w:t>]</w:t>
        </w:r>
      </w:ins>
      <w:r>
        <w:t>.</w:t>
      </w:r>
      <w:r w:rsidR="00402F73" w:rsidRPr="00402F73">
        <w:t xml:space="preserve"> </w:t>
      </w:r>
      <w:r w:rsidR="00402F73">
        <w:t>Обе системы сборки являются наиболее распространенным</w:t>
      </w:r>
      <w:ins w:id="2054" w:author="Maxim Bystrov" w:date="2026-05-06T22:58:00Z">
        <w:r w:rsidR="00E91EB4">
          <w:t>и среди новых проектов</w:t>
        </w:r>
      </w:ins>
      <w:del w:id="2055" w:author="Maxim Bystrov" w:date="2026-05-06T22:58:00Z">
        <w:r w:rsidR="00402F73" w:rsidDel="00E91EB4">
          <w:delText>и</w:delText>
        </w:r>
      </w:del>
      <w:r w:rsidR="00402F73">
        <w:t xml:space="preserve"> для своего стека технологий.</w:t>
      </w:r>
    </w:p>
    <w:p w14:paraId="61FA47E4" w14:textId="0A9E8807" w:rsidR="002F4AB2" w:rsidRDefault="002F4AB2" w:rsidP="000B2472">
      <w:pPr>
        <w:pStyle w:val="3"/>
      </w:pPr>
      <w:bookmarkStart w:id="2056" w:name="_Toc230527387"/>
      <w:r>
        <w:t>2.2.4 Инструменты тестирования</w:t>
      </w:r>
      <w:bookmarkEnd w:id="2056"/>
    </w:p>
    <w:p w14:paraId="5763AD4A" w14:textId="1841D64A" w:rsidR="007F2B08" w:rsidRDefault="002F4AB2" w:rsidP="00764627">
      <w:pPr>
        <w:pStyle w:val="default1"/>
      </w:pPr>
      <w:r>
        <w:t xml:space="preserve">Обеспечение высокого качества разрабатываемой системы требует многоуровневого тестирования. Модульное тестирование серверных компонентов выполняется с использованием </w:t>
      </w:r>
      <w:proofErr w:type="spellStart"/>
      <w:r>
        <w:t>JUnit</w:t>
      </w:r>
      <w:proofErr w:type="spellEnd"/>
      <w:ins w:id="2057" w:author="Maxim Bystrov" w:date="2026-05-23T23:15:00Z">
        <w:r w:rsidR="00611411">
          <w:t xml:space="preserve"> </w:t>
        </w:r>
        <w:r w:rsidR="00611411" w:rsidRPr="00683612">
          <w:rPr>
            <w:rPrChange w:id="2058" w:author="Maxim Bystrov" w:date="2026-05-24T14:43:00Z">
              <w:rPr>
                <w:lang w:val="en-US"/>
              </w:rPr>
            </w:rPrChange>
          </w:rPr>
          <w:t>[26]</w:t>
        </w:r>
      </w:ins>
      <w:r>
        <w:t xml:space="preserve">. Для проверки REST API применяется </w:t>
      </w:r>
      <w:r w:rsidR="004F7F53">
        <w:rPr>
          <w:lang w:val="en-US"/>
        </w:rPr>
        <w:t>Bruno</w:t>
      </w:r>
      <w:r>
        <w:t>, что даёт возможность создавать и выполнять коллекции запросов, проверяя корректность ответов.</w:t>
      </w:r>
    </w:p>
    <w:p w14:paraId="38D5E13E" w14:textId="77777777" w:rsidR="00B26501" w:rsidRDefault="00B26501">
      <w:pPr>
        <w:rPr>
          <w:rFonts w:ascii="Times New Roman" w:eastAsiaTheme="majorEastAsia" w:hAnsi="Times New Roman" w:cstheme="majorBidi"/>
          <w:b/>
          <w:sz w:val="32"/>
          <w:szCs w:val="32"/>
        </w:rPr>
      </w:pPr>
      <w:r>
        <w:br w:type="page"/>
      </w:r>
    </w:p>
    <w:p w14:paraId="73D9529A" w14:textId="1C425C26" w:rsidR="00157378" w:rsidRDefault="00157378" w:rsidP="00157378">
      <w:pPr>
        <w:pStyle w:val="1"/>
      </w:pPr>
      <w:bookmarkStart w:id="2059" w:name="_Toc230527388"/>
      <w:r>
        <w:lastRenderedPageBreak/>
        <w:t>ГЛАВА 3 РЕАЛИЗАЦИЯ И ПОЛУЧЕННЫЕ РЕЗУЛЬТАТЫ</w:t>
      </w:r>
      <w:bookmarkEnd w:id="2059"/>
    </w:p>
    <w:p w14:paraId="684B3E5F" w14:textId="41BC89A2" w:rsidR="00157378" w:rsidRDefault="006D732F" w:rsidP="00DF0201">
      <w:pPr>
        <w:pStyle w:val="2"/>
      </w:pPr>
      <w:bookmarkStart w:id="2060" w:name="_Toc230527389"/>
      <w:r>
        <w:t>3.1 Описание разработки программного обеспечения</w:t>
      </w:r>
      <w:bookmarkEnd w:id="2060"/>
      <w:r>
        <w:t xml:space="preserve"> </w:t>
      </w:r>
    </w:p>
    <w:p w14:paraId="4010C826" w14:textId="03448E5B" w:rsidR="006D732F" w:rsidRDefault="003C5C9D" w:rsidP="003C5C9D">
      <w:pPr>
        <w:pStyle w:val="3"/>
      </w:pPr>
      <w:bookmarkStart w:id="2061" w:name="_Toc230527390"/>
      <w:r>
        <w:t>3.1.1 Проектирование архитектуры системы</w:t>
      </w:r>
      <w:bookmarkEnd w:id="2061"/>
    </w:p>
    <w:p w14:paraId="496480CA" w14:textId="3699859E" w:rsidR="00B26501" w:rsidRDefault="00E44A85" w:rsidP="00B26501">
      <w:pPr>
        <w:pStyle w:val="default1"/>
      </w:pPr>
      <w:r>
        <w:t xml:space="preserve">Проектирование архитектуры – процесс планирования внутреннего устройства системы: определение количества и типов подсистем, связей между ними. Для наглядного представления данного этапа проектирования была выбрана нотация диаграммы компонентов, которая представлена на рисунке </w:t>
      </w:r>
      <w:ins w:id="2062" w:author="Maxim Bystrov" w:date="2026-05-07T00:08:00Z">
        <w:r w:rsidR="001D058D">
          <w:t>3.</w:t>
        </w:r>
      </w:ins>
      <w:r>
        <w:t>1.</w:t>
      </w:r>
    </w:p>
    <w:p w14:paraId="097983D6" w14:textId="3CAF0177" w:rsidR="005E6D76" w:rsidRDefault="00157ED0" w:rsidP="00DD6590">
      <w:pPr>
        <w:pStyle w:val="default1"/>
        <w:ind w:left="-1276" w:firstLine="0"/>
        <w:jc w:val="center"/>
      </w:pPr>
      <w:ins w:id="2063" w:author="Maxim Bystrov" w:date="2026-05-06T00:14:00Z">
        <w:r>
          <w:rPr>
            <w:noProof/>
          </w:rPr>
          <w:drawing>
            <wp:inline distT="0" distB="0" distL="0" distR="0" wp14:anchorId="028BCC4C" wp14:editId="784EC710">
              <wp:extent cx="7223760" cy="6294441"/>
              <wp:effectExtent l="0" t="0" r="0" b="0"/>
              <wp:docPr id="8" name="Рисунок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>
                      <a:blip r:embed="rId1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231345" cy="630105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w:r>
      </w:ins>
      <w:del w:id="2064" w:author="Maxim Bystrov" w:date="2026-05-06T00:11:00Z">
        <w:r w:rsidR="00DE6492" w:rsidDel="008A39E0">
          <w:rPr>
            <w:noProof/>
          </w:rPr>
          <w:drawing>
            <wp:inline distT="0" distB="0" distL="0" distR="0" wp14:anchorId="6545501E" wp14:editId="040E24A5">
              <wp:extent cx="7209790" cy="5832895"/>
              <wp:effectExtent l="0" t="0" r="0" b="0"/>
              <wp:docPr id="5" name="Рисунок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/>
                      <pic:cNvPicPr>
                        <a:picLocks noChangeAspect="1" noChangeArrowheads="1"/>
                      </pic:cNvPicPr>
                    </pic:nvPicPr>
                    <pic:blipFill>
                      <a:blip r:embed="rId1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222048" cy="5842812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w:r>
      </w:del>
    </w:p>
    <w:p w14:paraId="0B70EB89" w14:textId="2FA96E8A" w:rsidR="00FE4A52" w:rsidRPr="009C50CD" w:rsidRDefault="00EB132B">
      <w:pPr>
        <w:pStyle w:val="default1"/>
        <w:ind w:left="-1276"/>
        <w:jc w:val="center"/>
        <w:rPr>
          <w:i/>
          <w:iCs/>
          <w:rPrChange w:id="2065" w:author="Maxim Bystrov" w:date="2026-05-07T00:05:00Z">
            <w:rPr/>
          </w:rPrChange>
        </w:rPr>
      </w:pPr>
      <w:r w:rsidRPr="009C50CD">
        <w:rPr>
          <w:i/>
          <w:iCs/>
          <w:rPrChange w:id="2066" w:author="Maxim Bystrov" w:date="2026-05-07T00:05:00Z">
            <w:rPr/>
          </w:rPrChange>
        </w:rPr>
        <w:t xml:space="preserve">Рисунок </w:t>
      </w:r>
      <w:ins w:id="2067" w:author="Maxim Bystrov" w:date="2026-05-07T00:08:00Z">
        <w:r w:rsidR="001D058D">
          <w:rPr>
            <w:i/>
            <w:iCs/>
          </w:rPr>
          <w:t>3.</w:t>
        </w:r>
      </w:ins>
      <w:r w:rsidRPr="009C50CD">
        <w:rPr>
          <w:i/>
          <w:iCs/>
          <w:rPrChange w:id="2068" w:author="Maxim Bystrov" w:date="2026-05-07T00:05:00Z">
            <w:rPr/>
          </w:rPrChange>
        </w:rPr>
        <w:t xml:space="preserve">1 </w:t>
      </w:r>
      <w:ins w:id="2069" w:author="Maxim Bystrov" w:date="2026-05-07T00:10:00Z">
        <w:r w:rsidR="00D9770D">
          <w:t>—</w:t>
        </w:r>
      </w:ins>
      <w:ins w:id="2070" w:author="Maxim Bystrov" w:date="2026-05-07T00:05:00Z">
        <w:r w:rsidR="009C50CD" w:rsidRPr="009C50CD">
          <w:rPr>
            <w:i/>
            <w:iCs/>
          </w:rPr>
          <w:t xml:space="preserve"> </w:t>
        </w:r>
      </w:ins>
      <w:commentRangeStart w:id="2071"/>
      <w:commentRangeStart w:id="2072"/>
      <w:r w:rsidRPr="009C50CD">
        <w:rPr>
          <w:i/>
          <w:iCs/>
          <w:rPrChange w:id="2073" w:author="Maxim Bystrov" w:date="2026-05-07T00:05:00Z">
            <w:rPr/>
          </w:rPrChange>
        </w:rPr>
        <w:t>Архитектура системы</w:t>
      </w:r>
      <w:commentRangeEnd w:id="2071"/>
      <w:r w:rsidR="00885DA8" w:rsidRPr="009C50CD">
        <w:rPr>
          <w:rStyle w:val="a8"/>
          <w:i/>
          <w:iCs/>
          <w:sz w:val="28"/>
          <w:szCs w:val="22"/>
          <w:rPrChange w:id="2074" w:author="Maxim Bystrov" w:date="2026-05-07T00:05:00Z">
            <w:rPr>
              <w:rStyle w:val="a8"/>
              <w:sz w:val="28"/>
              <w:szCs w:val="22"/>
            </w:rPr>
          </w:rPrChange>
        </w:rPr>
        <w:commentReference w:id="2071"/>
      </w:r>
      <w:commentRangeEnd w:id="2072"/>
      <w:r w:rsidR="008A39E0" w:rsidRPr="009C50CD">
        <w:rPr>
          <w:rStyle w:val="a8"/>
          <w:rFonts w:asciiTheme="minorHAnsi" w:hAnsiTheme="minorHAnsi"/>
          <w:i/>
          <w:iCs/>
          <w:rPrChange w:id="2075" w:author="Maxim Bystrov" w:date="2026-05-07T00:05:00Z">
            <w:rPr>
              <w:rStyle w:val="a8"/>
              <w:rFonts w:asciiTheme="minorHAnsi" w:hAnsiTheme="minorHAnsi"/>
            </w:rPr>
          </w:rPrChange>
        </w:rPr>
        <w:commentReference w:id="2072"/>
      </w:r>
    </w:p>
    <w:p w14:paraId="36B503D8" w14:textId="0F44282C" w:rsidR="00D9092D" w:rsidRPr="004379CE" w:rsidRDefault="00D9092D" w:rsidP="00155FED">
      <w:pPr>
        <w:pStyle w:val="default1"/>
      </w:pPr>
      <w:r>
        <w:lastRenderedPageBreak/>
        <w:t>Архитектура</w:t>
      </w:r>
      <w:r w:rsidR="004379CE">
        <w:t xml:space="preserve"> системы</w:t>
      </w:r>
      <w:r>
        <w:t xml:space="preserve"> на рисунке</w:t>
      </w:r>
      <w:r w:rsidR="004379CE">
        <w:t xml:space="preserve"> 1</w:t>
      </w:r>
      <w:r>
        <w:t xml:space="preserve"> представлена в минимальном исполнении, когда каждый из модулей представлен в единственном экземпляре.</w:t>
      </w:r>
      <w:r w:rsidR="004379CE">
        <w:t xml:space="preserve"> При масштабировании системы количество модулей может быть увеличено: могут быть добавлены дополнительные приемники, передатчики и обработчики телеметрии, генераторы событий.</w:t>
      </w:r>
    </w:p>
    <w:p w14:paraId="298CF32F" w14:textId="5E4E951E" w:rsidR="00E049D4" w:rsidRDefault="00E049D4" w:rsidP="00E049D4">
      <w:pPr>
        <w:pStyle w:val="3"/>
      </w:pPr>
      <w:bookmarkStart w:id="2076" w:name="_Toc230527391"/>
      <w:r>
        <w:t>3.1.2 Описание модулей системы</w:t>
      </w:r>
      <w:bookmarkEnd w:id="2076"/>
    </w:p>
    <w:p w14:paraId="07BB98E9" w14:textId="06386CEE" w:rsidR="00AF3F42" w:rsidRPr="00AF3F42" w:rsidRDefault="00AF3F42" w:rsidP="00AF3F42">
      <w:pPr>
        <w:pStyle w:val="default1"/>
      </w:pPr>
      <w:r>
        <w:t xml:space="preserve">Далее будет приведено описание каждой из подсистем </w:t>
      </w:r>
      <w:r w:rsidR="000218C4">
        <w:t xml:space="preserve">разрабатываемой </w:t>
      </w:r>
      <w:r>
        <w:t>системы</w:t>
      </w:r>
      <w:r w:rsidR="000218C4">
        <w:t>, указано их назначение, значимые подробности об их внутреннем устройстве, связи с другими модулями, протоколы обмена, состав данных</w:t>
      </w:r>
      <w:r>
        <w:t>.</w:t>
      </w:r>
    </w:p>
    <w:p w14:paraId="05AB035C" w14:textId="4518F78C" w:rsidR="00400165" w:rsidRDefault="00DD1BF2" w:rsidP="00DD1BF2">
      <w:pPr>
        <w:pStyle w:val="default1"/>
        <w:numPr>
          <w:ilvl w:val="0"/>
          <w:numId w:val="37"/>
        </w:numPr>
      </w:pPr>
      <w:r>
        <w:t>Клиентское веб-приложение</w:t>
      </w:r>
      <w:r w:rsidR="00ED2203" w:rsidRPr="00ED2203">
        <w:t xml:space="preserve"> (</w:t>
      </w:r>
      <w:r w:rsidR="00ED2203">
        <w:rPr>
          <w:lang w:val="en-US"/>
        </w:rPr>
        <w:t>Web</w:t>
      </w:r>
      <w:r w:rsidR="00ED2203" w:rsidRPr="00ED2203">
        <w:t xml:space="preserve"> </w:t>
      </w:r>
      <w:r w:rsidR="00ED2203">
        <w:rPr>
          <w:lang w:val="en-US"/>
        </w:rPr>
        <w:t>UI</w:t>
      </w:r>
      <w:r w:rsidR="00ED2203" w:rsidRPr="00ED2203">
        <w:t>)</w:t>
      </w:r>
    </w:p>
    <w:p w14:paraId="55451E1F" w14:textId="0C01B718" w:rsidR="00400165" w:rsidRDefault="00400165" w:rsidP="00DE3C18">
      <w:pPr>
        <w:pStyle w:val="default1"/>
      </w:pPr>
      <w:r>
        <w:t xml:space="preserve">Клиентское веб-приложение, предоставляющее </w:t>
      </w:r>
      <w:r w:rsidR="00EA01AE">
        <w:t>пользовательский</w:t>
      </w:r>
      <w:r w:rsidR="00EA01AE" w:rsidRPr="00EA01AE">
        <w:t xml:space="preserve"> </w:t>
      </w:r>
      <w:r>
        <w:t>интерфейс для мониторинга транспортных средств, просмотра треков, событий</w:t>
      </w:r>
      <w:r w:rsidR="00BF3178">
        <w:t xml:space="preserve">, ведения справочника </w:t>
      </w:r>
      <w:proofErr w:type="spellStart"/>
      <w:r w:rsidR="00BF3178">
        <w:t>геозон</w:t>
      </w:r>
      <w:proofErr w:type="spellEnd"/>
      <w:r w:rsidR="00BF3178">
        <w:t xml:space="preserve"> и других настроек</w:t>
      </w:r>
      <w:r>
        <w:t>.</w:t>
      </w:r>
    </w:p>
    <w:p w14:paraId="08705F22" w14:textId="4226DA5B" w:rsidR="00400165" w:rsidRDefault="00B17A97" w:rsidP="00DE3C18">
      <w:pPr>
        <w:pStyle w:val="default1"/>
      </w:pPr>
      <w:r>
        <w:t xml:space="preserve">Модуль осуществляет взаимодействия, представленные в таблице </w:t>
      </w:r>
      <w:ins w:id="2077" w:author="Maxim Bystrov" w:date="2026-05-07T00:09:00Z">
        <w:r w:rsidR="00106CAA">
          <w:t>3.1</w:t>
        </w:r>
      </w:ins>
      <w:del w:id="2078" w:author="Maxim Bystrov" w:date="2026-05-07T00:09:00Z">
        <w:r w:rsidDel="00106CAA">
          <w:delText>2</w:delText>
        </w:r>
      </w:del>
      <w:r>
        <w:t>.</w:t>
      </w:r>
    </w:p>
    <w:p w14:paraId="6C92269D" w14:textId="09CF921D" w:rsidR="00B17A97" w:rsidRDefault="00B17A97">
      <w:pPr>
        <w:pStyle w:val="default1"/>
        <w:pPrChange w:id="2079" w:author="Maxim Bystrov" w:date="2026-05-07T00:07:00Z">
          <w:pPr>
            <w:pStyle w:val="default1"/>
            <w:jc w:val="right"/>
          </w:pPr>
        </w:pPrChange>
      </w:pPr>
      <w:r>
        <w:t xml:space="preserve">Таблица </w:t>
      </w:r>
      <w:ins w:id="2080" w:author="Maxim Bystrov" w:date="2026-05-07T00:09:00Z">
        <w:r w:rsidR="00106CAA">
          <w:t>3.1</w:t>
        </w:r>
      </w:ins>
      <w:del w:id="2081" w:author="Maxim Bystrov" w:date="2026-05-07T00:09:00Z">
        <w:r w:rsidDel="00106CAA">
          <w:delText>2</w:delText>
        </w:r>
      </w:del>
      <w:r>
        <w:t xml:space="preserve"> </w:t>
      </w:r>
      <w:ins w:id="2082" w:author="Maxim Bystrov" w:date="2026-05-07T00:10:00Z">
        <w:r w:rsidR="002E1317">
          <w:t>—</w:t>
        </w:r>
      </w:ins>
      <w:ins w:id="2083" w:author="Maxim Bystrov" w:date="2026-05-07T00:07:00Z">
        <w:r w:rsidR="007903A6" w:rsidRPr="007903A6">
          <w:rPr>
            <w:rPrChange w:id="2084" w:author="Maxim Bystrov" w:date="2026-05-07T00:07:00Z">
              <w:rPr>
                <w:i/>
                <w:iCs/>
              </w:rPr>
            </w:rPrChange>
          </w:rPr>
          <w:t xml:space="preserve"> </w:t>
        </w:r>
      </w:ins>
      <w:r>
        <w:t>Связи клиентского модуля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2734"/>
        <w:gridCol w:w="1684"/>
        <w:gridCol w:w="3993"/>
      </w:tblGrid>
      <w:tr w:rsidR="00F3342C" w:rsidRPr="003E37D3" w14:paraId="6FC8EE9C" w14:textId="77777777" w:rsidTr="0019056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E5FD6" w14:textId="21B54FC8" w:rsidR="00400165" w:rsidRPr="003E37D3" w:rsidRDefault="00400165" w:rsidP="00C671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 xml:space="preserve">Целевой </w:t>
            </w:r>
            <w:r w:rsidR="00190566" w:rsidRPr="003E37D3">
              <w:rPr>
                <w:rFonts w:ascii="Times New Roman" w:hAnsi="Times New Roman" w:cs="Times New Roman"/>
                <w:sz w:val="24"/>
                <w:szCs w:val="24"/>
              </w:rPr>
              <w:t>модуль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F6F55" w14:textId="77777777" w:rsidR="00400165" w:rsidRPr="003E37D3" w:rsidRDefault="00400165" w:rsidP="00C671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Назначение обращения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EDA81" w14:textId="77777777" w:rsidR="00400165" w:rsidRPr="003E37D3" w:rsidRDefault="00400165" w:rsidP="00C671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Протокол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183C5" w14:textId="77777777" w:rsidR="00400165" w:rsidRPr="003E37D3" w:rsidRDefault="00400165" w:rsidP="00C671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Состав передаваемых/получаемых данных</w:t>
            </w:r>
          </w:p>
        </w:tc>
      </w:tr>
      <w:tr w:rsidR="00F3342C" w:rsidRPr="003E37D3" w14:paraId="6F19E56B" w14:textId="77777777" w:rsidTr="001905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6D2E8" w14:textId="23D63F51" w:rsidR="00400165" w:rsidRPr="00413F9B" w:rsidRDefault="00413F9B" w:rsidP="00C671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Шлюз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5C80E" w14:textId="47B91499" w:rsidR="00400165" w:rsidRPr="003E37D3" w:rsidRDefault="00D220FA" w:rsidP="00C671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 xml:space="preserve">Отправка запросов и получение ответов в ходе любых операций </w:t>
            </w:r>
            <w:r w:rsidR="003D56C4" w:rsidRPr="003E37D3">
              <w:rPr>
                <w:rFonts w:ascii="Times New Roman" w:hAnsi="Times New Roman" w:cs="Times New Roman"/>
                <w:sz w:val="24"/>
                <w:szCs w:val="24"/>
              </w:rPr>
              <w:t>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87649" w14:textId="6BC5679D" w:rsidR="00400165" w:rsidRPr="003E37D3" w:rsidRDefault="00400165" w:rsidP="00C671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HTTP</w:t>
            </w:r>
            <w:r w:rsidR="00D04C89" w:rsidRPr="003E37D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WebSocket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10DD8" w14:textId="77777777" w:rsidR="00BD21B9" w:rsidRPr="003E37D3" w:rsidRDefault="00F3342C" w:rsidP="00C671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HTTP</w:t>
            </w: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400165" w:rsidRPr="003E37D3">
              <w:rPr>
                <w:rFonts w:ascii="Times New Roman" w:hAnsi="Times New Roman" w:cs="Times New Roman"/>
                <w:sz w:val="24"/>
                <w:szCs w:val="24"/>
              </w:rPr>
              <w:t xml:space="preserve">JSON с параметрами запросов, ответы в JSON (списки ТС, треки, события). </w:t>
            </w:r>
          </w:p>
          <w:p w14:paraId="2ABEA703" w14:textId="0BE862BE" w:rsidR="00400165" w:rsidRPr="003E37D3" w:rsidRDefault="00400165" w:rsidP="00C671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WebSocket</w:t>
            </w:r>
            <w:proofErr w:type="spellEnd"/>
            <w:r w:rsidRPr="003E37D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083E76" w:rsidRPr="003E37D3">
              <w:rPr>
                <w:rFonts w:ascii="Times New Roman" w:hAnsi="Times New Roman" w:cs="Times New Roman"/>
                <w:sz w:val="24"/>
                <w:szCs w:val="24"/>
              </w:rPr>
              <w:t>сообщения</w:t>
            </w: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 xml:space="preserve"> с уведомлениями о событиях.</w:t>
            </w:r>
          </w:p>
        </w:tc>
      </w:tr>
    </w:tbl>
    <w:p w14:paraId="114D5D0A" w14:textId="77777777" w:rsidR="00C6717E" w:rsidRDefault="00C6717E" w:rsidP="00C6717E">
      <w:pPr>
        <w:pStyle w:val="default1"/>
      </w:pPr>
    </w:p>
    <w:p w14:paraId="1B7CD5BE" w14:textId="3562EC9C" w:rsidR="00F209F5" w:rsidRPr="00DC6D9F" w:rsidRDefault="00400165" w:rsidP="00C6717E">
      <w:pPr>
        <w:pStyle w:val="default1"/>
      </w:pPr>
      <w:r>
        <w:t xml:space="preserve">2. </w:t>
      </w:r>
      <w:r w:rsidR="00EB34EE">
        <w:t xml:space="preserve">Шлюз </w:t>
      </w:r>
      <w:r w:rsidR="00EB34EE">
        <w:rPr>
          <w:lang w:val="en-US"/>
        </w:rPr>
        <w:t>API</w:t>
      </w:r>
      <w:r w:rsidR="00EB34EE" w:rsidRPr="00DC6D9F">
        <w:t xml:space="preserve"> (</w:t>
      </w:r>
      <w:r w:rsidR="00EB34EE">
        <w:rPr>
          <w:lang w:val="en-US"/>
        </w:rPr>
        <w:t>API</w:t>
      </w:r>
      <w:r w:rsidR="00EB34EE" w:rsidRPr="00DC6D9F">
        <w:t xml:space="preserve"> </w:t>
      </w:r>
      <w:r w:rsidR="00EB34EE">
        <w:rPr>
          <w:lang w:val="en-US"/>
        </w:rPr>
        <w:t>Gateway</w:t>
      </w:r>
      <w:r w:rsidR="00EB34EE" w:rsidRPr="00DC6D9F">
        <w:t>)</w:t>
      </w:r>
    </w:p>
    <w:p w14:paraId="151F17E7" w14:textId="3276B828" w:rsidR="00400165" w:rsidRDefault="00400165" w:rsidP="00F209F5">
      <w:pPr>
        <w:pStyle w:val="default1"/>
        <w:rPr>
          <w:ins w:id="2085" w:author="Maxim Bystrov" w:date="2026-05-07T00:09:00Z"/>
        </w:rPr>
      </w:pPr>
      <w:r>
        <w:t xml:space="preserve">Единая точка входа для клиентского приложения. Маршрутизирует запросы к соответствующим </w:t>
      </w:r>
      <w:r w:rsidR="00E464F4">
        <w:t>модулям</w:t>
      </w:r>
      <w:r>
        <w:t>.</w:t>
      </w:r>
    </w:p>
    <w:p w14:paraId="0F83B41F" w14:textId="3C0667FD" w:rsidR="00944C7A" w:rsidRDefault="00944C7A" w:rsidP="00F209F5">
      <w:pPr>
        <w:pStyle w:val="default1"/>
      </w:pPr>
      <w:ins w:id="2086" w:author="Maxim Bystrov" w:date="2026-05-07T00:09:00Z">
        <w:r>
          <w:t xml:space="preserve">Связи модуля </w:t>
        </w:r>
      </w:ins>
      <w:ins w:id="2087" w:author="Maxim Bystrov" w:date="2026-05-07T00:10:00Z">
        <w:r>
          <w:t>представлены в таблице 3.2.</w:t>
        </w:r>
      </w:ins>
    </w:p>
    <w:p w14:paraId="7273013B" w14:textId="19731DC8" w:rsidR="00400165" w:rsidRPr="00944C7A" w:rsidRDefault="00C44609">
      <w:pPr>
        <w:pStyle w:val="default1"/>
        <w:rPr>
          <w:rPrChange w:id="2088" w:author="Maxim Bystrov" w:date="2026-05-07T00:09:00Z">
            <w:rPr>
              <w:lang w:val="en-US"/>
            </w:rPr>
          </w:rPrChange>
        </w:rPr>
        <w:pPrChange w:id="2089" w:author="Maxim Bystrov" w:date="2026-05-07T00:09:00Z">
          <w:pPr>
            <w:pStyle w:val="default1"/>
            <w:jc w:val="right"/>
          </w:pPr>
        </w:pPrChange>
      </w:pPr>
      <w:r>
        <w:rPr>
          <w:rStyle w:val="a4"/>
          <w:b w:val="0"/>
          <w:bCs w:val="0"/>
        </w:rPr>
        <w:lastRenderedPageBreak/>
        <w:t>Таблица 3</w:t>
      </w:r>
      <w:ins w:id="2090" w:author="Maxim Bystrov" w:date="2026-05-07T00:09:00Z">
        <w:r w:rsidR="00FE4A52">
          <w:rPr>
            <w:rStyle w:val="a4"/>
            <w:b w:val="0"/>
            <w:bCs w:val="0"/>
          </w:rPr>
          <w:t>.2</w:t>
        </w:r>
      </w:ins>
      <w:ins w:id="2091" w:author="Maxim Bystrov" w:date="2026-05-07T00:10:00Z">
        <w:r w:rsidR="00397FC2">
          <w:rPr>
            <w:rStyle w:val="a4"/>
            <w:b w:val="0"/>
            <w:bCs w:val="0"/>
          </w:rPr>
          <w:t xml:space="preserve"> </w:t>
        </w:r>
        <w:r w:rsidR="00CF3778">
          <w:t>—</w:t>
        </w:r>
      </w:ins>
      <w:r>
        <w:rPr>
          <w:rStyle w:val="a4"/>
          <w:b w:val="0"/>
          <w:bCs w:val="0"/>
        </w:rPr>
        <w:t xml:space="preserve"> Связи шлюза </w:t>
      </w:r>
      <w:r>
        <w:rPr>
          <w:rStyle w:val="a4"/>
          <w:b w:val="0"/>
          <w:bCs w:val="0"/>
          <w:lang w:val="en-US"/>
        </w:rPr>
        <w:t>API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3"/>
        <w:gridCol w:w="2216"/>
        <w:gridCol w:w="1587"/>
        <w:gridCol w:w="3762"/>
      </w:tblGrid>
      <w:tr w:rsidR="00AC3A46" w:rsidRPr="003E37D3" w14:paraId="52F13136" w14:textId="77777777" w:rsidTr="002C486F">
        <w:trPr>
          <w:tblHeader/>
        </w:trPr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337EF" w14:textId="183A3ECB" w:rsidR="00400165" w:rsidRPr="003E37D3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 xml:space="preserve">Целевой </w:t>
            </w:r>
            <w:r w:rsidR="007A6614" w:rsidRPr="003E37D3">
              <w:rPr>
                <w:rFonts w:ascii="Times New Roman" w:hAnsi="Times New Roman" w:cs="Times New Roman"/>
                <w:sz w:val="24"/>
                <w:szCs w:val="24"/>
              </w:rPr>
              <w:t>модуль</w:t>
            </w:r>
          </w:p>
        </w:tc>
        <w:tc>
          <w:tcPr>
            <w:tcW w:w="17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59D46" w14:textId="77777777" w:rsidR="00400165" w:rsidRPr="003E37D3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Назначение обращения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F4AEA" w14:textId="77777777" w:rsidR="00400165" w:rsidRPr="003E37D3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Протокол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9CD99" w14:textId="77777777" w:rsidR="00400165" w:rsidRPr="003E37D3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Состав передаваемых/получаемых данных</w:t>
            </w:r>
          </w:p>
        </w:tc>
      </w:tr>
      <w:tr w:rsidR="00AC3A46" w:rsidRPr="003E37D3" w14:paraId="1E54DAFC" w14:textId="77777777" w:rsidTr="002C486F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9BB2A" w14:textId="72D78703" w:rsidR="00400165" w:rsidRPr="003E37D3" w:rsidRDefault="00D47BD1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Обработчик телеметрии</w:t>
            </w:r>
          </w:p>
        </w:tc>
        <w:tc>
          <w:tcPr>
            <w:tcW w:w="17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DE5DE" w14:textId="73C55CC9" w:rsidR="00400165" w:rsidRPr="00C6515C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Получение актуальной телеметрии</w:t>
            </w:r>
            <w:r w:rsidR="00C6515C" w:rsidRPr="00C651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6515C">
              <w:rPr>
                <w:rFonts w:ascii="Times New Roman" w:hAnsi="Times New Roman" w:cs="Times New Roman"/>
                <w:sz w:val="24"/>
                <w:szCs w:val="24"/>
              </w:rPr>
              <w:t>и событий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8448B" w14:textId="0536184E" w:rsidR="00400165" w:rsidRPr="003E37D3" w:rsidRDefault="00DA18A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WebSocket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3108F" w14:textId="6BDE618C" w:rsidR="00400165" w:rsidRDefault="002C486F" w:rsidP="00BE3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Запрос: параметры фильтрации</w:t>
            </w:r>
            <w:r w:rsidR="00AC3A46">
              <w:rPr>
                <w:rFonts w:ascii="Times New Roman" w:hAnsi="Times New Roman" w:cs="Times New Roman"/>
                <w:sz w:val="24"/>
                <w:szCs w:val="24"/>
              </w:rPr>
              <w:t xml:space="preserve"> (список ТС)</w:t>
            </w:r>
          </w:p>
          <w:p w14:paraId="0A2A92F8" w14:textId="0EF2BC7E" w:rsidR="002C486F" w:rsidRPr="00C6515C" w:rsidRDefault="002C486F" w:rsidP="00BE3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Ответ: </w:t>
            </w:r>
            <w:r w:rsidR="00CD1270">
              <w:rPr>
                <w:rFonts w:ascii="Times New Roman" w:hAnsi="Times New Roman" w:cs="Times New Roman"/>
                <w:sz w:val="24"/>
                <w:szCs w:val="24"/>
              </w:rPr>
              <w:t>поток актуальных телеметрических данных и событий</w:t>
            </w:r>
          </w:p>
        </w:tc>
      </w:tr>
      <w:tr w:rsidR="00AC3A46" w:rsidRPr="003E37D3" w14:paraId="4025A6E3" w14:textId="77777777" w:rsidTr="002C486F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1B370" w14:textId="4C5B3A66" w:rsidR="00400165" w:rsidRPr="003E37D3" w:rsidRDefault="00124FF7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Модуль зонального отслеживания</w:t>
            </w:r>
          </w:p>
        </w:tc>
        <w:tc>
          <w:tcPr>
            <w:tcW w:w="17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DAAE1" w14:textId="3A4C216E" w:rsidR="00400165" w:rsidRPr="003E37D3" w:rsidRDefault="00C6515C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Получение событий зон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12F63" w14:textId="69184080" w:rsidR="00400165" w:rsidRPr="003E37D3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WebSocket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C4350" w14:textId="4005EDCE" w:rsidR="00AC3A46" w:rsidRDefault="00AC3A46" w:rsidP="00AC3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Запрос: параметры фильтрации (список ТС) </w:t>
            </w:r>
          </w:p>
          <w:p w14:paraId="1E83C4E7" w14:textId="59CBEE21" w:rsidR="00400165" w:rsidRPr="003E37D3" w:rsidRDefault="00AC3A46" w:rsidP="00AC3A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Ответ: поток событий</w:t>
            </w:r>
            <w:r w:rsidR="00D854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85479">
              <w:rPr>
                <w:rFonts w:ascii="Times New Roman" w:hAnsi="Times New Roman" w:cs="Times New Roman"/>
                <w:sz w:val="24"/>
                <w:szCs w:val="24"/>
              </w:rPr>
              <w:t>геозон</w:t>
            </w:r>
            <w:proofErr w:type="spellEnd"/>
          </w:p>
        </w:tc>
      </w:tr>
      <w:tr w:rsidR="004F5EA8" w:rsidRPr="003E37D3" w14:paraId="08465290" w14:textId="77777777" w:rsidTr="002C486F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02B8D" w14:textId="4B82F189" w:rsidR="00400165" w:rsidRPr="004F5EA8" w:rsidRDefault="004F5EA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Модуль пространственно-временного поиска</w:t>
            </w:r>
          </w:p>
        </w:tc>
        <w:tc>
          <w:tcPr>
            <w:tcW w:w="17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3BF4C" w14:textId="489E13A0" w:rsidR="00400165" w:rsidRPr="003E37D3" w:rsidRDefault="001B73B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400165" w:rsidRPr="003E37D3">
              <w:rPr>
                <w:rFonts w:ascii="Times New Roman" w:hAnsi="Times New Roman" w:cs="Times New Roman"/>
                <w:sz w:val="24"/>
                <w:szCs w:val="24"/>
              </w:rPr>
              <w:t>оиск треков, ТС в заданном регионе за период</w:t>
            </w:r>
            <w:r w:rsidR="004834E3">
              <w:rPr>
                <w:rFonts w:ascii="Times New Roman" w:hAnsi="Times New Roman" w:cs="Times New Roman"/>
                <w:sz w:val="24"/>
                <w:szCs w:val="24"/>
              </w:rPr>
              <w:t xml:space="preserve">, поиск </w:t>
            </w:r>
            <w:r w:rsidR="00554520">
              <w:rPr>
                <w:rFonts w:ascii="Times New Roman" w:hAnsi="Times New Roman" w:cs="Times New Roman"/>
                <w:sz w:val="24"/>
                <w:szCs w:val="24"/>
              </w:rPr>
              <w:t>телеметр</w:t>
            </w:r>
            <w:r w:rsidR="005276D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554520">
              <w:rPr>
                <w:rFonts w:ascii="Times New Roman" w:hAnsi="Times New Roman" w:cs="Times New Roman"/>
                <w:sz w:val="24"/>
                <w:szCs w:val="24"/>
              </w:rPr>
              <w:t>и по ТС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EC935" w14:textId="4053F12E" w:rsidR="00400165" w:rsidRPr="003E37D3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HTTP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76A2B" w14:textId="77777777" w:rsidR="00400165" w:rsidRDefault="00400165" w:rsidP="00BE3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Запрос:</w:t>
            </w:r>
            <w:r w:rsidR="00AC3A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фильтры по ТС</w:t>
            </w:r>
            <w:r w:rsidR="00AC3A46">
              <w:rPr>
                <w:rFonts w:ascii="Times New Roman" w:hAnsi="Times New Roman" w:cs="Times New Roman"/>
                <w:sz w:val="24"/>
                <w:szCs w:val="24"/>
              </w:rPr>
              <w:t>, зона поиска</w:t>
            </w: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 xml:space="preserve">. Ответ: </w:t>
            </w:r>
            <w:r w:rsidR="004834E3">
              <w:rPr>
                <w:rFonts w:ascii="Times New Roman" w:hAnsi="Times New Roman" w:cs="Times New Roman"/>
                <w:sz w:val="24"/>
                <w:szCs w:val="24"/>
              </w:rPr>
              <w:t>список ТС</w:t>
            </w:r>
            <w:r w:rsidRPr="003E37D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199E72D" w14:textId="543945A1" w:rsidR="004834E3" w:rsidRPr="003E37D3" w:rsidRDefault="004834E3" w:rsidP="00BE3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Запрос: ТС, временной интервал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Ответ: массив телеметрических данных</w:t>
            </w:r>
          </w:p>
        </w:tc>
      </w:tr>
      <w:tr w:rsidR="009F689E" w:rsidRPr="003E37D3" w14:paraId="6732992C" w14:textId="77777777" w:rsidTr="002C486F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89C516" w14:textId="0D718E47" w:rsidR="009F689E" w:rsidRPr="009F689E" w:rsidRDefault="009F689E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Redis </w:t>
            </w:r>
          </w:p>
        </w:tc>
        <w:tc>
          <w:tcPr>
            <w:tcW w:w="17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5A9782" w14:textId="245B2510" w:rsidR="009F689E" w:rsidRPr="009F689E" w:rsidRDefault="009F689E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Запрос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закешированных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73511E" w14:textId="2D242976" w:rsidR="009F689E" w:rsidRPr="009F689E" w:rsidRDefault="009F689E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FB8BE4" w14:textId="2CE0B6BE" w:rsidR="009F689E" w:rsidRPr="003E37D3" w:rsidRDefault="009F689E" w:rsidP="00BE36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Картинки, конфигурация, метаданные объектов</w:t>
            </w:r>
            <w:r w:rsidR="00616D52">
              <w:rPr>
                <w:rFonts w:ascii="Times New Roman" w:hAnsi="Times New Roman" w:cs="Times New Roman"/>
                <w:sz w:val="24"/>
                <w:szCs w:val="24"/>
              </w:rPr>
              <w:t xml:space="preserve"> системы</w:t>
            </w:r>
          </w:p>
        </w:tc>
      </w:tr>
    </w:tbl>
    <w:p w14:paraId="0CDA0E0C" w14:textId="60C2137A" w:rsidR="00400165" w:rsidRDefault="00400165" w:rsidP="00B962A3">
      <w:pPr>
        <w:pStyle w:val="default1"/>
      </w:pPr>
    </w:p>
    <w:p w14:paraId="54C0FA92" w14:textId="49F41C81" w:rsidR="009D6DE5" w:rsidRPr="00DC6D9F" w:rsidRDefault="00400165" w:rsidP="009D6DE5">
      <w:pPr>
        <w:pStyle w:val="default1"/>
      </w:pPr>
      <w:r>
        <w:t xml:space="preserve">3. </w:t>
      </w:r>
      <w:r w:rsidR="00B60F7B">
        <w:t>Приемная служб</w:t>
      </w:r>
      <w:r w:rsidR="00DD1FDD">
        <w:t>а</w:t>
      </w:r>
      <w:r w:rsidR="004C05F0" w:rsidRPr="00DC6D9F">
        <w:t xml:space="preserve"> (</w:t>
      </w:r>
      <w:r w:rsidR="004C05F0">
        <w:rPr>
          <w:lang w:val="en-US"/>
        </w:rPr>
        <w:t>Receiver</w:t>
      </w:r>
      <w:r w:rsidR="004C05F0" w:rsidRPr="00DC6D9F">
        <w:t>)</w:t>
      </w:r>
    </w:p>
    <w:p w14:paraId="0723227E" w14:textId="41337274" w:rsidR="00911CC9" w:rsidRDefault="00400165" w:rsidP="00425C09">
      <w:pPr>
        <w:pStyle w:val="default1"/>
        <w:rPr>
          <w:ins w:id="2092" w:author="Maxim Bystrov" w:date="2026-05-07T00:11:00Z"/>
        </w:rPr>
      </w:pPr>
      <w:r>
        <w:t>Приём телеметрических пакетов от бортовых устройств по протокол</w:t>
      </w:r>
      <w:r w:rsidR="00431657">
        <w:t xml:space="preserve">у </w:t>
      </w:r>
      <w:r w:rsidR="00431657">
        <w:rPr>
          <w:lang w:val="en-US"/>
        </w:rPr>
        <w:t>EGTS</w:t>
      </w:r>
      <w:r>
        <w:t xml:space="preserve">. Обеспечивает </w:t>
      </w:r>
      <w:r w:rsidR="00D01E65">
        <w:t xml:space="preserve">аутентификацию </w:t>
      </w:r>
      <w:r w:rsidR="00071D46">
        <w:t xml:space="preserve">оборудования </w:t>
      </w:r>
      <w:r w:rsidR="00D01E65">
        <w:t>и разбор входящих данных, отправку данных в брокер сообщений</w:t>
      </w:r>
      <w:r>
        <w:t>.</w:t>
      </w:r>
    </w:p>
    <w:p w14:paraId="6DBAABAC" w14:textId="737E7E81" w:rsidR="005B46FB" w:rsidRPr="00911CC9" w:rsidRDefault="005B46FB" w:rsidP="00425C09">
      <w:pPr>
        <w:pStyle w:val="default1"/>
      </w:pPr>
      <w:ins w:id="2093" w:author="Maxim Bystrov" w:date="2026-05-07T00:11:00Z">
        <w:r>
          <w:t>Внешние взаимодействия модуля приема телеметрических данных отображены в таблице 3.3.</w:t>
        </w:r>
      </w:ins>
    </w:p>
    <w:p w14:paraId="7917ECCF" w14:textId="77777777" w:rsidR="00B8579B" w:rsidRDefault="00B8579B">
      <w:pPr>
        <w:rPr>
          <w:ins w:id="2094" w:author="Maxim Bystrov" w:date="2026-05-07T22:37:00Z"/>
          <w:rFonts w:ascii="Times New Roman" w:hAnsi="Times New Roman"/>
          <w:sz w:val="28"/>
        </w:rPr>
      </w:pPr>
      <w:ins w:id="2095" w:author="Maxim Bystrov" w:date="2026-05-07T22:37:00Z">
        <w:r>
          <w:br w:type="page"/>
        </w:r>
      </w:ins>
    </w:p>
    <w:p w14:paraId="00A28BB4" w14:textId="0E84009B" w:rsidR="00DC0FC3" w:rsidRPr="00DC0FC3" w:rsidRDefault="00DC0FC3">
      <w:pPr>
        <w:pStyle w:val="default1"/>
        <w:pPrChange w:id="2096" w:author="Maxim Bystrov" w:date="2026-05-07T00:11:00Z">
          <w:pPr>
            <w:pStyle w:val="default1"/>
            <w:jc w:val="right"/>
          </w:pPr>
        </w:pPrChange>
      </w:pPr>
      <w:r>
        <w:lastRenderedPageBreak/>
        <w:t xml:space="preserve">Таблица </w:t>
      </w:r>
      <w:ins w:id="2097" w:author="Maxim Bystrov" w:date="2026-05-07T00:11:00Z">
        <w:r w:rsidR="00C554A4">
          <w:t>3.3 —</w:t>
        </w:r>
      </w:ins>
      <w:del w:id="2098" w:author="Maxim Bystrov" w:date="2026-05-07T00:11:00Z">
        <w:r w:rsidDel="00C554A4">
          <w:delText>4</w:delText>
        </w:r>
      </w:del>
      <w:r>
        <w:t xml:space="preserve"> Связи приемной службы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2874"/>
        <w:gridCol w:w="1575"/>
        <w:gridCol w:w="3606"/>
      </w:tblGrid>
      <w:tr w:rsidR="00662051" w:rsidRPr="00CF4143" w14:paraId="2BDAA1C0" w14:textId="77777777" w:rsidTr="00CF414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87B5A" w14:textId="77777777" w:rsidR="00400165" w:rsidRPr="00CF4143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CF4143">
              <w:rPr>
                <w:rFonts w:ascii="Times New Roman" w:hAnsi="Times New Roman" w:cs="Times New Roman"/>
                <w:sz w:val="24"/>
                <w:szCs w:val="24"/>
              </w:rPr>
              <w:t>Целевой контейнер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0FA99" w14:textId="77777777" w:rsidR="00400165" w:rsidRPr="00CF4143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CF4143">
              <w:rPr>
                <w:rFonts w:ascii="Times New Roman" w:hAnsi="Times New Roman" w:cs="Times New Roman"/>
                <w:sz w:val="24"/>
                <w:szCs w:val="24"/>
              </w:rPr>
              <w:t>Назначение обращения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A7D52" w14:textId="77777777" w:rsidR="00400165" w:rsidRPr="00CF4143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CF4143">
              <w:rPr>
                <w:rFonts w:ascii="Times New Roman" w:hAnsi="Times New Roman" w:cs="Times New Roman"/>
                <w:sz w:val="24"/>
                <w:szCs w:val="24"/>
              </w:rPr>
              <w:t>Протокол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6A667" w14:textId="77777777" w:rsidR="00400165" w:rsidRPr="00CF4143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CF4143">
              <w:rPr>
                <w:rFonts w:ascii="Times New Roman" w:hAnsi="Times New Roman" w:cs="Times New Roman"/>
                <w:sz w:val="24"/>
                <w:szCs w:val="24"/>
              </w:rPr>
              <w:t>Состав передаваемых/получаемых данных</w:t>
            </w:r>
          </w:p>
        </w:tc>
      </w:tr>
      <w:tr w:rsidR="00590B2B" w:rsidRPr="00CF4143" w14:paraId="14DD75E7" w14:textId="77777777" w:rsidTr="00CF41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BFE8A" w14:textId="1BE55323" w:rsidR="00400165" w:rsidRPr="00CF4143" w:rsidRDefault="006B21A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Брокер сообщений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0F264" w14:textId="39DF0B85" w:rsidR="00400165" w:rsidRPr="00C10E14" w:rsidRDefault="009C198F" w:rsidP="00C10E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Передача</w:t>
            </w:r>
            <w:r w:rsidR="00400165" w:rsidRPr="00C10E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62051">
              <w:rPr>
                <w:rFonts w:ascii="Times New Roman" w:hAnsi="Times New Roman" w:cs="Times New Roman"/>
                <w:sz w:val="24"/>
                <w:szCs w:val="24"/>
              </w:rPr>
              <w:t>принятых телеметрических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F9C5B" w14:textId="77777777" w:rsidR="00400165" w:rsidRPr="00CF4143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F4143">
              <w:rPr>
                <w:rFonts w:ascii="Times New Roman" w:hAnsi="Times New Roman" w:cs="Times New Roman"/>
                <w:sz w:val="24"/>
                <w:szCs w:val="24"/>
              </w:rPr>
              <w:t>Kafka</w:t>
            </w:r>
            <w:proofErr w:type="spellEnd"/>
            <w:r w:rsidRPr="00CF41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F4143">
              <w:rPr>
                <w:rFonts w:ascii="Times New Roman" w:hAnsi="Times New Roman" w:cs="Times New Roman"/>
                <w:sz w:val="24"/>
                <w:szCs w:val="24"/>
              </w:rPr>
              <w:t>protocol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E011D" w14:textId="3187A2DB" w:rsidR="00400165" w:rsidRPr="00CF4143" w:rsidRDefault="00361394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Разобранные т</w:t>
            </w:r>
            <w:r w:rsidR="00590B2B">
              <w:rPr>
                <w:rFonts w:ascii="Times New Roman" w:hAnsi="Times New Roman" w:cs="Times New Roman"/>
                <w:sz w:val="24"/>
                <w:szCs w:val="24"/>
              </w:rPr>
              <w:t>елеметрические данные</w:t>
            </w:r>
          </w:p>
        </w:tc>
      </w:tr>
    </w:tbl>
    <w:p w14:paraId="0F00D385" w14:textId="251FCE51" w:rsidR="00400165" w:rsidRPr="00ED782D" w:rsidRDefault="00400165" w:rsidP="00ED782D">
      <w:pPr>
        <w:pStyle w:val="default1"/>
      </w:pPr>
    </w:p>
    <w:p w14:paraId="2EC90CB5" w14:textId="5D8C9D1D" w:rsidR="00ED782D" w:rsidRPr="002008B4" w:rsidRDefault="00400165" w:rsidP="00ED782D">
      <w:pPr>
        <w:pStyle w:val="default1"/>
      </w:pPr>
      <w:r w:rsidRPr="00ED782D">
        <w:t xml:space="preserve">4. </w:t>
      </w:r>
      <w:r w:rsidR="002008B4">
        <w:t xml:space="preserve">Брокер сообщений </w:t>
      </w:r>
      <w:r w:rsidR="002008B4" w:rsidRPr="002008B4">
        <w:t>(</w:t>
      </w:r>
      <w:r w:rsidR="002008B4">
        <w:rPr>
          <w:lang w:val="en-US"/>
        </w:rPr>
        <w:t>Apache Kafka)</w:t>
      </w:r>
    </w:p>
    <w:p w14:paraId="21498389" w14:textId="282C0929" w:rsidR="00400165" w:rsidRDefault="00400165" w:rsidP="00ED782D">
      <w:pPr>
        <w:pStyle w:val="default1"/>
      </w:pPr>
      <w:r w:rsidRPr="00ED782D">
        <w:t>Центральная асинхронная шина сообщений, развязывающая источники и потребителей данных. Обеспечивает гарантированную доставку, масштабируемость и отказоустойчивость.</w:t>
      </w:r>
    </w:p>
    <w:p w14:paraId="4CCF1CA8" w14:textId="0048F26E" w:rsidR="002F573B" w:rsidRDefault="00800043" w:rsidP="00AF1507">
      <w:pPr>
        <w:pStyle w:val="default1"/>
      </w:pPr>
      <w:r>
        <w:t xml:space="preserve">Основным понятием обмена, использующемся в </w:t>
      </w:r>
      <w:r>
        <w:rPr>
          <w:lang w:val="en-US"/>
        </w:rPr>
        <w:t>Kafka</w:t>
      </w:r>
      <w:r>
        <w:t xml:space="preserve">, является топик </w:t>
      </w:r>
      <w:r w:rsidRPr="00800043">
        <w:t>(</w:t>
      </w:r>
      <w:r>
        <w:rPr>
          <w:lang w:val="en-US"/>
        </w:rPr>
        <w:t>topic</w:t>
      </w:r>
      <w:r w:rsidRPr="00800043">
        <w:t xml:space="preserve">). </w:t>
      </w:r>
      <w:r>
        <w:t xml:space="preserve">В топике хранятся </w:t>
      </w:r>
      <w:r w:rsidR="00F878CC">
        <w:t xml:space="preserve">сообщения - </w:t>
      </w:r>
      <w:r>
        <w:t>бинарные данные ключ-значение. Каждый из топиков может быть распределен между несколькими серверами кластера.</w:t>
      </w:r>
      <w:r w:rsidR="00AF1507">
        <w:t xml:space="preserve"> Сообщения в топике хранятся определенное ограниченное время, после которого удаляются (также возможно ограничение по размеру топика), до удаления возможна перечитка данных.</w:t>
      </w:r>
      <w:r w:rsidR="00F878CC">
        <w:t xml:space="preserve"> Топик делится на </w:t>
      </w:r>
      <w:proofErr w:type="spellStart"/>
      <w:r w:rsidR="00F878CC">
        <w:t>партиции</w:t>
      </w:r>
      <w:proofErr w:type="spellEnd"/>
      <w:r w:rsidR="00F878CC">
        <w:t xml:space="preserve">, распределение по которым происходит с помощью хеширования ключа сообщения. </w:t>
      </w:r>
      <w:r w:rsidR="00F878CC">
        <w:rPr>
          <w:lang w:val="en-US"/>
        </w:rPr>
        <w:t>Kafka</w:t>
      </w:r>
      <w:r w:rsidR="00F878CC" w:rsidRPr="00F878CC">
        <w:t xml:space="preserve"> </w:t>
      </w:r>
      <w:r w:rsidR="00F878CC">
        <w:t xml:space="preserve">поддерживает практически неограниченное расширение кластера – до сотен серверов в одном кластере, что делает способность к горизонтальному </w:t>
      </w:r>
      <w:del w:id="2099" w:author="Maxim Bystrov" w:date="2026-05-05T23:20:00Z">
        <w:r w:rsidR="00F878CC" w:rsidDel="00077EEB">
          <w:delText xml:space="preserve">сообщению </w:delText>
        </w:r>
      </w:del>
      <w:ins w:id="2100" w:author="Maxim Bystrov" w:date="2026-05-05T23:20:00Z">
        <w:r w:rsidR="00077EEB">
          <w:t>расширен</w:t>
        </w:r>
        <w:r w:rsidR="00CE7C58">
          <w:t>ию</w:t>
        </w:r>
        <w:r w:rsidR="00077EEB">
          <w:t xml:space="preserve"> </w:t>
        </w:r>
      </w:ins>
      <w:r w:rsidR="00F878CC">
        <w:t>очень высокой.</w:t>
      </w:r>
      <w:r w:rsidR="00AF1507">
        <w:t xml:space="preserve"> </w:t>
      </w:r>
    </w:p>
    <w:p w14:paraId="4E89E66D" w14:textId="293F4A99" w:rsidR="00400165" w:rsidRPr="002F573B" w:rsidRDefault="00AF1507" w:rsidP="00AF1507">
      <w:pPr>
        <w:pStyle w:val="default1"/>
      </w:pPr>
      <w:r>
        <w:t>Модули, работающие с брокером сообщений, могут выступать в качестве</w:t>
      </w:r>
      <w:r w:rsidR="00400165" w:rsidRPr="00ED782D">
        <w:t xml:space="preserve"> </w:t>
      </w:r>
      <w:r w:rsidR="002F573B">
        <w:t xml:space="preserve">производителей либо потребителей сообщений. При доставке сообщений в большинстве случаев используется модель доставки по подписке, когда между потребителем и </w:t>
      </w:r>
      <w:r w:rsidR="00100D5C">
        <w:t>брокером постоянно сохраняется соединение, и в момент поступления события брокер инициирует отправку сообщения потребителю. Такая модель позволяет серверу не знать адресов потребителей, но при этом с минимальной задержкой обеспечивать доставку сообщений по назначению.</w:t>
      </w:r>
    </w:p>
    <w:p w14:paraId="2A80D1AA" w14:textId="77777777" w:rsidR="006D29A2" w:rsidRDefault="00400165" w:rsidP="006D29A2">
      <w:pPr>
        <w:pStyle w:val="default1"/>
      </w:pPr>
      <w:r w:rsidRPr="00D263D6">
        <w:lastRenderedPageBreak/>
        <w:t xml:space="preserve">5. </w:t>
      </w:r>
      <w:r w:rsidR="006E7B21">
        <w:t>Обработчик телеметрии</w:t>
      </w:r>
      <w:r w:rsidR="003C4B63">
        <w:t xml:space="preserve"> </w:t>
      </w:r>
      <w:r w:rsidR="003C4B63" w:rsidRPr="003C4B63">
        <w:t>(</w:t>
      </w:r>
      <w:r w:rsidR="003C4B63">
        <w:rPr>
          <w:lang w:val="en-US"/>
        </w:rPr>
        <w:t>Telemetry</w:t>
      </w:r>
      <w:r w:rsidR="003C4B63" w:rsidRPr="003C4B63">
        <w:t xml:space="preserve"> </w:t>
      </w:r>
      <w:r w:rsidR="003C4B63">
        <w:rPr>
          <w:lang w:val="en-US"/>
        </w:rPr>
        <w:t>Processor</w:t>
      </w:r>
      <w:r w:rsidR="003C4B63" w:rsidRPr="006D29A2">
        <w:t>)</w:t>
      </w:r>
    </w:p>
    <w:p w14:paraId="36A9AC5B" w14:textId="73146190" w:rsidR="00400165" w:rsidRPr="00590B94" w:rsidRDefault="00400165" w:rsidP="00542287">
      <w:pPr>
        <w:pStyle w:val="default1"/>
      </w:pPr>
      <w:r w:rsidRPr="00D263D6">
        <w:t xml:space="preserve">Потребляет поток </w:t>
      </w:r>
      <w:r w:rsidR="006D29A2">
        <w:t>телеметрических данных</w:t>
      </w:r>
      <w:r w:rsidRPr="00D263D6">
        <w:t xml:space="preserve"> из </w:t>
      </w:r>
      <w:r w:rsidR="006D29A2">
        <w:t>брокера сообщений</w:t>
      </w:r>
      <w:del w:id="2101" w:author="Maxim Bystrov" w:date="2026-05-22T00:11:00Z">
        <w:r w:rsidRPr="00D263D6" w:rsidDel="00D01130">
          <w:delText xml:space="preserve">, выполняет </w:delText>
        </w:r>
        <w:r w:rsidR="006D29A2" w:rsidDel="00D01130">
          <w:delText xml:space="preserve">формирование </w:delText>
        </w:r>
        <w:r w:rsidRPr="00D263D6" w:rsidDel="00D01130">
          <w:delText>событи</w:delText>
        </w:r>
        <w:r w:rsidR="006D29A2" w:rsidDel="00D01130">
          <w:delText>й</w:delText>
        </w:r>
      </w:del>
      <w:r w:rsidR="006D29A2">
        <w:t xml:space="preserve">, </w:t>
      </w:r>
      <w:r w:rsidRPr="00D263D6">
        <w:t xml:space="preserve">сохраняет обработанные записи в </w:t>
      </w:r>
      <w:r w:rsidR="008D3242">
        <w:t>базу данных</w:t>
      </w:r>
      <w:ins w:id="2102" w:author="Maxim Bystrov" w:date="2026-05-22T00:11:00Z">
        <w:r w:rsidR="00BD6131">
          <w:t xml:space="preserve"> и в </w:t>
        </w:r>
        <w:r w:rsidR="00BD6131">
          <w:rPr>
            <w:lang w:val="en-US"/>
          </w:rPr>
          <w:t>Redis</w:t>
        </w:r>
      </w:ins>
      <w:r w:rsidRPr="00D263D6">
        <w:t>.</w:t>
      </w:r>
      <w:r w:rsidR="00590B94">
        <w:t xml:space="preserve"> Формирует для каждого телеметрического сообщения </w:t>
      </w:r>
      <w:r w:rsidR="00590B94">
        <w:rPr>
          <w:lang w:val="en-US"/>
        </w:rPr>
        <w:t>S</w:t>
      </w:r>
      <w:r w:rsidR="00590B94" w:rsidRPr="00590B94">
        <w:t>2-</w:t>
      </w:r>
      <w:r w:rsidR="00590B94">
        <w:t>ключ заданного уровня для использования в пространственно-временном поиске.</w:t>
      </w:r>
    </w:p>
    <w:p w14:paraId="49A0CA40" w14:textId="3E1AB8BE" w:rsidR="0053765C" w:rsidRPr="00D263D6" w:rsidRDefault="00FE7E77" w:rsidP="00542287">
      <w:pPr>
        <w:pStyle w:val="default1"/>
      </w:pPr>
      <w:del w:id="2103" w:author="Maxim Bystrov" w:date="2026-05-22T00:11:00Z">
        <w:r w:rsidDel="00BD6A06">
          <w:delText>Обработчик формирует события, исходя из показателей телеметрии</w:delText>
        </w:r>
        <w:r w:rsidR="00426F11" w:rsidDel="00BD6A06">
          <w:delText>, п</w:delText>
        </w:r>
        <w:r w:rsidR="005134CE" w:rsidDel="00BD6A06">
          <w:delText>ри нарушениях установленных ограничений</w:delText>
        </w:r>
        <w:r w:rsidR="00426F11" w:rsidDel="00BD6A06">
          <w:delText>. Описание структуры показателей</w:delText>
        </w:r>
        <w:r w:rsidR="002101D9" w:rsidDel="00BD6A06">
          <w:delText xml:space="preserve"> телеметрии</w:delText>
        </w:r>
        <w:r w:rsidR="00426F11" w:rsidDel="00BD6A06">
          <w:delText>, возможных видов задания телеметрии будет приведено далее при описании структур данных.</w:delText>
        </w:r>
      </w:del>
      <w:ins w:id="2104" w:author="Maxim Bystrov" w:date="2026-05-07T00:12:00Z">
        <w:r w:rsidR="0053765C">
          <w:t>Обмен данными для обработчика телеметрии описан в таблице 3.4.</w:t>
        </w:r>
      </w:ins>
    </w:p>
    <w:p w14:paraId="2645EEB6" w14:textId="1031FDE9" w:rsidR="00400165" w:rsidRPr="00D263D6" w:rsidRDefault="00C1677A">
      <w:pPr>
        <w:pStyle w:val="default1"/>
        <w:pPrChange w:id="2105" w:author="Maxim Bystrov" w:date="2026-05-07T00:13:00Z">
          <w:pPr>
            <w:pStyle w:val="default1"/>
            <w:jc w:val="right"/>
          </w:pPr>
        </w:pPrChange>
      </w:pPr>
      <w:r>
        <w:t xml:space="preserve">Таблица </w:t>
      </w:r>
      <w:ins w:id="2106" w:author="Maxim Bystrov" w:date="2026-05-07T00:11:00Z">
        <w:r w:rsidR="00F30FEE">
          <w:t>3.4</w:t>
        </w:r>
      </w:ins>
      <w:ins w:id="2107" w:author="Maxim Bystrov" w:date="2026-05-07T00:12:00Z">
        <w:r w:rsidR="00F30FEE">
          <w:t xml:space="preserve"> —</w:t>
        </w:r>
      </w:ins>
      <w:del w:id="2108" w:author="Maxim Bystrov" w:date="2026-05-07T00:11:00Z">
        <w:r w:rsidDel="00F30FEE">
          <w:delText>5</w:delText>
        </w:r>
      </w:del>
      <w:r>
        <w:t xml:space="preserve"> Связи обработчика телеметрии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2984"/>
        <w:gridCol w:w="1475"/>
        <w:gridCol w:w="3994"/>
      </w:tblGrid>
      <w:tr w:rsidR="002101D9" w:rsidRPr="004E2BAE" w14:paraId="4AECBEBC" w14:textId="77777777" w:rsidTr="004E2BA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372D0" w14:textId="3B2176C8" w:rsidR="00400165" w:rsidRPr="004E2BAE" w:rsidRDefault="00400165" w:rsidP="004E2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2BAE">
              <w:rPr>
                <w:rFonts w:ascii="Times New Roman" w:hAnsi="Times New Roman" w:cs="Times New Roman"/>
                <w:sz w:val="24"/>
                <w:szCs w:val="24"/>
              </w:rPr>
              <w:t xml:space="preserve">Целевой </w:t>
            </w:r>
            <w:r w:rsidR="0010027C">
              <w:rPr>
                <w:rFonts w:ascii="Times New Roman" w:hAnsi="Times New Roman" w:cs="Times New Roman"/>
                <w:sz w:val="24"/>
                <w:szCs w:val="24"/>
              </w:rPr>
              <w:t>модуль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88655" w14:textId="77777777" w:rsidR="00400165" w:rsidRPr="004E2BAE" w:rsidRDefault="00400165" w:rsidP="004E2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2BAE">
              <w:rPr>
                <w:rFonts w:ascii="Times New Roman" w:hAnsi="Times New Roman" w:cs="Times New Roman"/>
                <w:sz w:val="24"/>
                <w:szCs w:val="24"/>
              </w:rPr>
              <w:t>Назначение обращения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62C83" w14:textId="77777777" w:rsidR="00400165" w:rsidRPr="004E2BAE" w:rsidRDefault="00400165" w:rsidP="004E2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2BAE">
              <w:rPr>
                <w:rFonts w:ascii="Times New Roman" w:hAnsi="Times New Roman" w:cs="Times New Roman"/>
                <w:sz w:val="24"/>
                <w:szCs w:val="24"/>
              </w:rPr>
              <w:t>Протокол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6A24A" w14:textId="77777777" w:rsidR="00400165" w:rsidRPr="004E2BAE" w:rsidRDefault="00400165" w:rsidP="004E2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2BAE">
              <w:rPr>
                <w:rFonts w:ascii="Times New Roman" w:hAnsi="Times New Roman" w:cs="Times New Roman"/>
                <w:sz w:val="24"/>
                <w:szCs w:val="24"/>
              </w:rPr>
              <w:t>Состав передаваемых/получаемых данных</w:t>
            </w:r>
          </w:p>
        </w:tc>
      </w:tr>
      <w:tr w:rsidR="002101D9" w:rsidRPr="004E2BAE" w14:paraId="1090F715" w14:textId="77777777" w:rsidTr="004E2B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E0191" w14:textId="487542F8" w:rsidR="00400165" w:rsidRPr="00D2618A" w:rsidRDefault="00D2618A" w:rsidP="004E2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База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F1E9F" w14:textId="77777777" w:rsidR="00400165" w:rsidRPr="004E2BAE" w:rsidRDefault="00400165" w:rsidP="004E2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2BAE">
              <w:rPr>
                <w:rFonts w:ascii="Times New Roman" w:hAnsi="Times New Roman" w:cs="Times New Roman"/>
                <w:sz w:val="24"/>
                <w:szCs w:val="24"/>
              </w:rPr>
              <w:t>Сохранение нормализованных телеметрических записей для последующего анализа и поиска.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698D8" w14:textId="6E1BEF44" w:rsidR="00400165" w:rsidRPr="004E2BAE" w:rsidRDefault="00400165" w:rsidP="004E2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2BAE">
              <w:rPr>
                <w:rFonts w:ascii="Times New Roman" w:hAnsi="Times New Roman" w:cs="Times New Roman"/>
                <w:sz w:val="24"/>
                <w:szCs w:val="24"/>
              </w:rPr>
              <w:t>JDBC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283A3" w14:textId="436310ED" w:rsidR="00400165" w:rsidRPr="004E2BAE" w:rsidRDefault="002101D9" w:rsidP="004E2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Основные данные (данные записи); дополнительные данные (данные подзаписей)</w:t>
            </w:r>
          </w:p>
        </w:tc>
      </w:tr>
      <w:tr w:rsidR="00BD044D" w:rsidRPr="004E2BAE" w14:paraId="3874F379" w14:textId="77777777" w:rsidTr="004E2BAE">
        <w:trPr>
          <w:ins w:id="2109" w:author="Maxim Bystrov" w:date="2026-05-05T23:27:00Z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9B775A" w14:textId="118F4C6C" w:rsidR="00BD044D" w:rsidRPr="00BD044D" w:rsidRDefault="00BD044D" w:rsidP="004E2BAE">
            <w:pPr>
              <w:rPr>
                <w:ins w:id="2110" w:author="Maxim Bystrov" w:date="2026-05-05T23:27:00Z"/>
                <w:rFonts w:ascii="Times New Roman" w:hAnsi="Times New Roman" w:cs="Times New Roman"/>
                <w:sz w:val="24"/>
                <w:szCs w:val="24"/>
                <w:lang w:val="en-US"/>
                <w:rPrChange w:id="2111" w:author="Maxim Bystrov" w:date="2026-05-05T23:27:00Z">
                  <w:rPr>
                    <w:ins w:id="2112" w:author="Maxim Bystrov" w:date="2026-05-05T23:27:00Z"/>
                    <w:rFonts w:ascii="Times New Roman" w:hAnsi="Times New Roman" w:cs="Times New Roman"/>
                    <w:sz w:val="24"/>
                    <w:szCs w:val="24"/>
                  </w:rPr>
                </w:rPrChange>
              </w:rPr>
            </w:pPr>
            <w:ins w:id="2113" w:author="Maxim Bystrov" w:date="2026-05-05T23:27:00Z">
              <w: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t>Redis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3EBA4C" w14:textId="242A178E" w:rsidR="00BD044D" w:rsidRPr="004E2BAE" w:rsidRDefault="00BD044D" w:rsidP="004E2BAE">
            <w:pPr>
              <w:rPr>
                <w:ins w:id="2114" w:author="Maxim Bystrov" w:date="2026-05-05T23:27:00Z"/>
                <w:rFonts w:ascii="Times New Roman" w:hAnsi="Times New Roman" w:cs="Times New Roman"/>
                <w:sz w:val="24"/>
                <w:szCs w:val="24"/>
              </w:rPr>
            </w:pPr>
            <w:ins w:id="2115" w:author="Maxim Bystrov" w:date="2026-05-05T23:27:00Z">
              <w:r>
                <w:rPr>
                  <w:rFonts w:ascii="Times New Roman" w:hAnsi="Times New Roman" w:cs="Times New Roman"/>
                  <w:sz w:val="24"/>
                  <w:szCs w:val="24"/>
                </w:rPr>
                <w:t>Сохранение актуального местоположения ТС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7DC02A" w14:textId="6F464BC4" w:rsidR="00BD044D" w:rsidRPr="004E2BAE" w:rsidRDefault="00BD044D" w:rsidP="004E2BAE">
            <w:pPr>
              <w:rPr>
                <w:ins w:id="2116" w:author="Maxim Bystrov" w:date="2026-05-05T23:27:00Z"/>
                <w:rFonts w:ascii="Times New Roman" w:hAnsi="Times New Roman" w:cs="Times New Roman"/>
                <w:sz w:val="24"/>
                <w:szCs w:val="24"/>
              </w:rPr>
            </w:pPr>
            <w:ins w:id="2117" w:author="Maxim Bystrov" w:date="2026-05-05T23:27:00Z">
              <w:r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t>Redis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41DAD5" w14:textId="30736D45" w:rsidR="00BD044D" w:rsidRDefault="00BD044D" w:rsidP="004E2BAE">
            <w:pPr>
              <w:rPr>
                <w:ins w:id="2118" w:author="Maxim Bystrov" w:date="2026-05-05T23:27:00Z"/>
                <w:rFonts w:ascii="Times New Roman" w:hAnsi="Times New Roman" w:cs="Times New Roman"/>
                <w:sz w:val="24"/>
                <w:szCs w:val="24"/>
              </w:rPr>
            </w:pPr>
            <w:ins w:id="2119" w:author="Maxim Bystrov" w:date="2026-05-05T23:27:00Z">
              <w:r>
                <w:rPr>
                  <w:rFonts w:ascii="Times New Roman" w:hAnsi="Times New Roman" w:cs="Times New Roman"/>
                  <w:sz w:val="24"/>
                  <w:szCs w:val="24"/>
                </w:rPr>
                <w:t>Ключ – ТС, значение – наиболее актуальные телеметрическ</w:t>
              </w:r>
            </w:ins>
            <w:ins w:id="2120" w:author="Maxim Bystrov" w:date="2026-05-05T23:28:00Z">
              <w:r>
                <w:rPr>
                  <w:rFonts w:ascii="Times New Roman" w:hAnsi="Times New Roman" w:cs="Times New Roman"/>
                  <w:sz w:val="24"/>
                  <w:szCs w:val="24"/>
                </w:rPr>
                <w:t>ие данные (географические данные и данные датчиков)</w:t>
              </w:r>
            </w:ins>
          </w:p>
        </w:tc>
      </w:tr>
    </w:tbl>
    <w:p w14:paraId="2463A5A4" w14:textId="13A5A790" w:rsidR="00400165" w:rsidRDefault="00400165" w:rsidP="00DE025F">
      <w:pPr>
        <w:pStyle w:val="default1"/>
      </w:pPr>
    </w:p>
    <w:p w14:paraId="1DD64338" w14:textId="0173D6DD" w:rsidR="00400165" w:rsidRPr="00AE3B4F" w:rsidRDefault="00400165" w:rsidP="00B6399A">
      <w:pPr>
        <w:pStyle w:val="default1"/>
      </w:pPr>
      <w:r w:rsidRPr="00B6399A">
        <w:t xml:space="preserve">6. </w:t>
      </w:r>
      <w:r w:rsidR="00B6399A" w:rsidRPr="00B6399A">
        <w:t xml:space="preserve">Модуль </w:t>
      </w:r>
      <w:r w:rsidR="00AE3B4F">
        <w:t>зонального отслеживания</w:t>
      </w:r>
    </w:p>
    <w:p w14:paraId="31D68793" w14:textId="47ECB4CA" w:rsidR="00400165" w:rsidRDefault="00400165" w:rsidP="009E11C1">
      <w:pPr>
        <w:pStyle w:val="default1"/>
        <w:rPr>
          <w:ins w:id="2121" w:author="Maxim Bystrov" w:date="2026-05-07T00:13:00Z"/>
        </w:rPr>
      </w:pPr>
      <w:r w:rsidRPr="00DE025F">
        <w:t xml:space="preserve">Реализует зональное отслеживание в реальном времени. Потребляет </w:t>
      </w:r>
      <w:r w:rsidR="004667D8">
        <w:t>телеметрические данные</w:t>
      </w:r>
      <w:r w:rsidRPr="00DE025F">
        <w:t xml:space="preserve"> из общего потока </w:t>
      </w:r>
      <w:proofErr w:type="spellStart"/>
      <w:r w:rsidRPr="00DE025F">
        <w:t>Kafka</w:t>
      </w:r>
      <w:proofErr w:type="spellEnd"/>
      <w:r w:rsidRPr="00DE025F">
        <w:t xml:space="preserve">, с помощью пространственного индекса на базе Google S2 определяет факт вхождения/выхода ТС в </w:t>
      </w:r>
      <w:proofErr w:type="spellStart"/>
      <w:r w:rsidRPr="00DE025F">
        <w:t>геозоны</w:t>
      </w:r>
      <w:proofErr w:type="spellEnd"/>
      <w:r w:rsidRPr="00DE025F">
        <w:t xml:space="preserve"> и генерирует соответствующие события.</w:t>
      </w:r>
      <w:r w:rsidR="00124FF7">
        <w:t xml:space="preserve"> Описание алгоритма </w:t>
      </w:r>
      <w:proofErr w:type="spellStart"/>
      <w:r w:rsidR="004667D8">
        <w:t>геохеширования</w:t>
      </w:r>
      <w:proofErr w:type="spellEnd"/>
      <w:r w:rsidR="00124FF7">
        <w:t xml:space="preserve"> зон, </w:t>
      </w:r>
      <w:r w:rsidR="004667D8">
        <w:t xml:space="preserve">формирования индекса в памяти и использования его при работе приведено в </w:t>
      </w:r>
      <w:r w:rsidR="004667D8" w:rsidRPr="009766ED">
        <w:t xml:space="preserve">Приложении </w:t>
      </w:r>
      <w:ins w:id="2122" w:author="Maxim Bystrov" w:date="2026-05-23T00:12:00Z">
        <w:r w:rsidR="00CE22C6">
          <w:t>Б</w:t>
        </w:r>
      </w:ins>
      <w:del w:id="2123" w:author="Maxim Bystrov" w:date="2026-05-23T00:12:00Z">
        <w:r w:rsidR="009766ED" w:rsidDel="00CE22C6">
          <w:delText>1</w:delText>
        </w:r>
      </w:del>
      <w:r w:rsidR="009766ED">
        <w:t>.</w:t>
      </w:r>
    </w:p>
    <w:p w14:paraId="6AE14083" w14:textId="228BA418" w:rsidR="004A7944" w:rsidRDefault="004A7944" w:rsidP="009E11C1">
      <w:pPr>
        <w:pStyle w:val="default1"/>
        <w:rPr>
          <w:ins w:id="2124" w:author="Maxim Bystrov" w:date="2026-05-24T15:04:00Z"/>
        </w:rPr>
      </w:pPr>
      <w:ins w:id="2125" w:author="Maxim Bystrov" w:date="2026-05-07T00:13:00Z">
        <w:r>
          <w:t>Внешние связи модуля показаны в таблице 3.5.</w:t>
        </w:r>
      </w:ins>
    </w:p>
    <w:p w14:paraId="6222E1B1" w14:textId="6F392D3F" w:rsidR="00935B52" w:rsidRDefault="00935B52" w:rsidP="009E11C1">
      <w:pPr>
        <w:pStyle w:val="default1"/>
        <w:rPr>
          <w:ins w:id="2126" w:author="Maxim Bystrov" w:date="2026-05-24T15:04:00Z"/>
        </w:rPr>
      </w:pPr>
    </w:p>
    <w:p w14:paraId="7F89C3F1" w14:textId="77777777" w:rsidR="00935B52" w:rsidRPr="00DE025F" w:rsidRDefault="00935B52" w:rsidP="009E11C1">
      <w:pPr>
        <w:pStyle w:val="default1"/>
      </w:pPr>
    </w:p>
    <w:p w14:paraId="18E11307" w14:textId="1D960401" w:rsidR="00400165" w:rsidRPr="00DE025F" w:rsidRDefault="00E20B18">
      <w:pPr>
        <w:pStyle w:val="default1"/>
        <w:ind w:firstLine="0"/>
        <w:pPrChange w:id="2127" w:author="Maxim Bystrov" w:date="2026-05-07T00:13:00Z">
          <w:pPr>
            <w:pStyle w:val="default1"/>
            <w:ind w:firstLine="0"/>
            <w:jc w:val="right"/>
          </w:pPr>
        </w:pPrChange>
      </w:pPr>
      <w:r>
        <w:lastRenderedPageBreak/>
        <w:t xml:space="preserve">Таблица </w:t>
      </w:r>
      <w:ins w:id="2128" w:author="Maxim Bystrov" w:date="2026-05-07T00:13:00Z">
        <w:r w:rsidR="00054C7A">
          <w:t>3.</w:t>
        </w:r>
        <w:r w:rsidR="00820280">
          <w:t>5</w:t>
        </w:r>
      </w:ins>
      <w:del w:id="2129" w:author="Maxim Bystrov" w:date="2026-05-07T00:13:00Z">
        <w:r w:rsidDel="00820280">
          <w:delText>6</w:delText>
        </w:r>
      </w:del>
      <w:ins w:id="2130" w:author="Maxim Bystrov" w:date="2026-05-07T00:13:00Z">
        <w:r w:rsidR="00054C7A">
          <w:t xml:space="preserve"> —</w:t>
        </w:r>
      </w:ins>
      <w:r>
        <w:t xml:space="preserve"> Связи модуля зонального отслеживания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3187"/>
        <w:gridCol w:w="1475"/>
        <w:gridCol w:w="3459"/>
      </w:tblGrid>
      <w:tr w:rsidR="00C04FC5" w:rsidRPr="009E11C1" w14:paraId="0BE8607F" w14:textId="77777777" w:rsidTr="009E11C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3B8A1" w14:textId="77777777" w:rsidR="00400165" w:rsidRPr="009E11C1" w:rsidRDefault="00400165" w:rsidP="009E1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C1">
              <w:rPr>
                <w:rFonts w:ascii="Times New Roman" w:hAnsi="Times New Roman" w:cs="Times New Roman"/>
                <w:sz w:val="24"/>
                <w:szCs w:val="24"/>
              </w:rPr>
              <w:t>Целевой контейнер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EBE18" w14:textId="77777777" w:rsidR="00400165" w:rsidRPr="009E11C1" w:rsidRDefault="00400165" w:rsidP="009E1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C1">
              <w:rPr>
                <w:rFonts w:ascii="Times New Roman" w:hAnsi="Times New Roman" w:cs="Times New Roman"/>
                <w:sz w:val="24"/>
                <w:szCs w:val="24"/>
              </w:rPr>
              <w:t>Назначение обращения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F951B" w14:textId="77777777" w:rsidR="00400165" w:rsidRPr="009E11C1" w:rsidRDefault="00400165" w:rsidP="009E1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C1">
              <w:rPr>
                <w:rFonts w:ascii="Times New Roman" w:hAnsi="Times New Roman" w:cs="Times New Roman"/>
                <w:sz w:val="24"/>
                <w:szCs w:val="24"/>
              </w:rPr>
              <w:t>Протокол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80659" w14:textId="77777777" w:rsidR="00400165" w:rsidRPr="009E11C1" w:rsidRDefault="00400165" w:rsidP="009E1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C1">
              <w:rPr>
                <w:rFonts w:ascii="Times New Roman" w:hAnsi="Times New Roman" w:cs="Times New Roman"/>
                <w:sz w:val="24"/>
                <w:szCs w:val="24"/>
              </w:rPr>
              <w:t>Состав передаваемых/получаемых данных</w:t>
            </w:r>
          </w:p>
        </w:tc>
      </w:tr>
      <w:tr w:rsidR="00C04FC5" w:rsidRPr="00505CC9" w14:paraId="7AED8DD6" w14:textId="77777777" w:rsidTr="009E11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AABA5" w14:textId="77777777" w:rsidR="00400165" w:rsidRPr="009E11C1" w:rsidRDefault="00400165" w:rsidP="009E1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11C1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DF3B9" w14:textId="77777777" w:rsidR="00400165" w:rsidRDefault="00400165" w:rsidP="009E1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C1">
              <w:rPr>
                <w:rFonts w:ascii="Times New Roman" w:hAnsi="Times New Roman" w:cs="Times New Roman"/>
                <w:sz w:val="24"/>
                <w:szCs w:val="24"/>
              </w:rPr>
              <w:t xml:space="preserve">Загрузка актуального списка </w:t>
            </w:r>
            <w:proofErr w:type="spellStart"/>
            <w:r w:rsidRPr="009E11C1">
              <w:rPr>
                <w:rFonts w:ascii="Times New Roman" w:hAnsi="Times New Roman" w:cs="Times New Roman"/>
                <w:sz w:val="24"/>
                <w:szCs w:val="24"/>
              </w:rPr>
              <w:t>геозон</w:t>
            </w:r>
            <w:proofErr w:type="spellEnd"/>
            <w:r w:rsidRPr="009E11C1">
              <w:rPr>
                <w:rFonts w:ascii="Times New Roman" w:hAnsi="Times New Roman" w:cs="Times New Roman"/>
                <w:sz w:val="24"/>
                <w:szCs w:val="24"/>
              </w:rPr>
              <w:t xml:space="preserve"> и их параметров </w:t>
            </w:r>
          </w:p>
          <w:p w14:paraId="3627CC08" w14:textId="6EE761B7" w:rsidR="00E20B18" w:rsidRPr="009E11C1" w:rsidRDefault="00E20B18" w:rsidP="009E1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Сохранение событий посещений зон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B28BF" w14:textId="4F8E3CA0" w:rsidR="00400165" w:rsidRPr="009E11C1" w:rsidRDefault="00400165" w:rsidP="009E1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C1">
              <w:rPr>
                <w:rFonts w:ascii="Times New Roman" w:hAnsi="Times New Roman" w:cs="Times New Roman"/>
                <w:sz w:val="24"/>
                <w:szCs w:val="24"/>
              </w:rPr>
              <w:t>JDBC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27B7C" w14:textId="0AB71433" w:rsidR="00400165" w:rsidRDefault="00505CC9" w:rsidP="009E1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Данные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геозон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 тип, объекты описания (точки)</w:t>
            </w:r>
          </w:p>
          <w:p w14:paraId="1FE6F910" w14:textId="722FF4A3" w:rsidR="00505CC9" w:rsidRPr="00505CC9" w:rsidRDefault="00505CC9" w:rsidP="009E1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Сохранение записи о входе/выходе из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геозоны</w:t>
            </w:r>
            <w:proofErr w:type="spellEnd"/>
          </w:p>
        </w:tc>
      </w:tr>
      <w:tr w:rsidR="00C04FC5" w:rsidRPr="009E11C1" w14:paraId="6DAD7625" w14:textId="77777777" w:rsidTr="009E11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73F56" w14:textId="77777777" w:rsidR="00400165" w:rsidRPr="009E11C1" w:rsidRDefault="00400165" w:rsidP="009E1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11C1">
              <w:rPr>
                <w:rFonts w:ascii="Times New Roman" w:hAnsi="Times New Roman" w:cs="Times New Roman"/>
                <w:sz w:val="24"/>
                <w:szCs w:val="24"/>
              </w:rPr>
              <w:t>Redis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56BA2" w14:textId="6D78A199" w:rsidR="00400165" w:rsidRPr="009E11C1" w:rsidRDefault="00C04FC5" w:rsidP="009E1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Сохранение/загрузка зон, в которых ТС находится в данный момент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EF1D3" w14:textId="6D5F497D" w:rsidR="00400165" w:rsidRPr="006663BA" w:rsidRDefault="006663BA" w:rsidP="009E11C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032E6" w14:textId="6180E7BA" w:rsidR="00400165" w:rsidRPr="009E11C1" w:rsidRDefault="00400165" w:rsidP="009E11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11C1">
              <w:rPr>
                <w:rFonts w:ascii="Times New Roman" w:hAnsi="Times New Roman" w:cs="Times New Roman"/>
                <w:sz w:val="24"/>
                <w:szCs w:val="24"/>
              </w:rPr>
              <w:t xml:space="preserve">Ключ – </w:t>
            </w:r>
            <w:r w:rsidR="00D35320">
              <w:rPr>
                <w:rFonts w:ascii="Times New Roman" w:hAnsi="Times New Roman" w:cs="Times New Roman"/>
                <w:sz w:val="24"/>
                <w:szCs w:val="24"/>
              </w:rPr>
              <w:t xml:space="preserve">ТС, значение – </w:t>
            </w:r>
            <w:commentRangeStart w:id="2131"/>
            <w:commentRangeStart w:id="2132"/>
            <w:r w:rsidR="00D35320">
              <w:rPr>
                <w:rFonts w:ascii="Times New Roman" w:hAnsi="Times New Roman" w:cs="Times New Roman"/>
                <w:sz w:val="24"/>
                <w:szCs w:val="24"/>
              </w:rPr>
              <w:t>список текущих зон</w:t>
            </w:r>
            <w:commentRangeEnd w:id="2131"/>
            <w:r w:rsidR="00885DA8" w:rsidRPr="009E11C1">
              <w:rPr>
                <w:rStyle w:val="a8"/>
                <w:rFonts w:ascii="Times New Roman" w:hAnsi="Times New Roman" w:cs="Times New Roman"/>
                <w:sz w:val="24"/>
                <w:szCs w:val="24"/>
              </w:rPr>
              <w:commentReference w:id="2131"/>
            </w:r>
            <w:commentRangeEnd w:id="2132"/>
            <w:r w:rsidR="004F2A2D">
              <w:rPr>
                <w:rStyle w:val="a8"/>
              </w:rPr>
              <w:commentReference w:id="2132"/>
            </w:r>
          </w:p>
        </w:tc>
      </w:tr>
    </w:tbl>
    <w:p w14:paraId="45D29A4C" w14:textId="680229A9" w:rsidR="00400165" w:rsidRPr="00845162" w:rsidRDefault="00400165" w:rsidP="00845162">
      <w:pPr>
        <w:pStyle w:val="default1"/>
      </w:pPr>
    </w:p>
    <w:p w14:paraId="3B762F13" w14:textId="1B66C156" w:rsidR="00400165" w:rsidRPr="00845162" w:rsidRDefault="00400165" w:rsidP="00845162">
      <w:pPr>
        <w:pStyle w:val="default1"/>
      </w:pPr>
      <w:r w:rsidRPr="00845162">
        <w:t xml:space="preserve">7. </w:t>
      </w:r>
      <w:r w:rsidR="00845162">
        <w:t>Модуль пространственно-временного поиска</w:t>
      </w:r>
      <w:del w:id="2133" w:author="Maxim Bystrov" w:date="2026-05-07T22:38:00Z">
        <w:r w:rsidR="00845162" w:rsidDel="00427B91">
          <w:delText xml:space="preserve"> </w:delText>
        </w:r>
        <w:r w:rsidR="00D1288A" w:rsidDel="00427B91">
          <w:delText>(</w:delText>
        </w:r>
        <w:r w:rsidRPr="00845162" w:rsidDel="00427B91">
          <w:delText>Spatio-Temporal Search</w:delText>
        </w:r>
        <w:r w:rsidR="00D1288A" w:rsidDel="00427B91">
          <w:delText>)</w:delText>
        </w:r>
      </w:del>
    </w:p>
    <w:p w14:paraId="3FF8C119" w14:textId="05424EC7" w:rsidR="00400165" w:rsidRDefault="00D1288A" w:rsidP="00845162">
      <w:pPr>
        <w:pStyle w:val="default1"/>
        <w:rPr>
          <w:ins w:id="2134" w:author="Maxim Bystrov" w:date="2026-05-07T00:14:00Z"/>
        </w:rPr>
      </w:pPr>
      <w:r>
        <w:t>Модуль выполняет поиск телеметрических данных по географическому интервалу и временному интервалу; по ТС и временному интервалу.</w:t>
      </w:r>
    </w:p>
    <w:p w14:paraId="5BD4E5E2" w14:textId="1EE75999" w:rsidR="00C21223" w:rsidRDefault="00C21223" w:rsidP="00845162">
      <w:pPr>
        <w:pStyle w:val="default1"/>
        <w:rPr>
          <w:ins w:id="2135" w:author="Maxim Bystrov" w:date="2026-05-07T00:14:00Z"/>
        </w:rPr>
      </w:pPr>
      <w:ins w:id="2136" w:author="Maxim Bystrov" w:date="2026-05-07T00:14:00Z">
        <w:r>
          <w:t xml:space="preserve">Алгоритм работы пространственно-временного поиска состоит из этапов: </w:t>
        </w:r>
      </w:ins>
    </w:p>
    <w:p w14:paraId="04BC400B" w14:textId="058476B5" w:rsidR="00C21223" w:rsidRDefault="00C21223" w:rsidP="00C21223">
      <w:pPr>
        <w:pStyle w:val="default1"/>
        <w:numPr>
          <w:ilvl w:val="0"/>
          <w:numId w:val="43"/>
        </w:numPr>
        <w:rPr>
          <w:ins w:id="2137" w:author="Maxim Bystrov" w:date="2026-05-07T00:15:00Z"/>
        </w:rPr>
      </w:pPr>
      <w:ins w:id="2138" w:author="Maxim Bystrov" w:date="2026-05-07T00:15:00Z">
        <w:r>
          <w:t>определение</w:t>
        </w:r>
      </w:ins>
      <w:ins w:id="2139" w:author="Maxim Bystrov" w:date="2026-05-07T00:14:00Z">
        <w:r>
          <w:t xml:space="preserve"> перечня зон </w:t>
        </w:r>
        <w:r>
          <w:rPr>
            <w:lang w:val="en-US"/>
          </w:rPr>
          <w:t>S</w:t>
        </w:r>
        <w:r w:rsidRPr="00C21223">
          <w:rPr>
            <w:rPrChange w:id="2140" w:author="Maxim Bystrov" w:date="2026-05-07T00:14:00Z">
              <w:rPr>
                <w:lang w:val="en-US"/>
              </w:rPr>
            </w:rPrChange>
          </w:rPr>
          <w:t>2</w:t>
        </w:r>
      </w:ins>
      <w:ins w:id="2141" w:author="Maxim Bystrov" w:date="2026-05-07T00:16:00Z">
        <w:r>
          <w:t xml:space="preserve"> определенного минимального уровня</w:t>
        </w:r>
      </w:ins>
      <w:ins w:id="2142" w:author="Maxim Bystrov" w:date="2026-05-07T00:14:00Z">
        <w:r>
          <w:t xml:space="preserve">, </w:t>
        </w:r>
      </w:ins>
      <w:ins w:id="2143" w:author="Maxim Bystrov" w:date="2026-05-07T00:15:00Z">
        <w:r>
          <w:t>которые полностью покрывают произвольную зону поиска, задаваемую полигоном (набором точек);</w:t>
        </w:r>
      </w:ins>
    </w:p>
    <w:p w14:paraId="3AA4B393" w14:textId="6CFC8A1B" w:rsidR="00C21223" w:rsidRDefault="00C21223" w:rsidP="00C21223">
      <w:pPr>
        <w:pStyle w:val="default1"/>
        <w:numPr>
          <w:ilvl w:val="0"/>
          <w:numId w:val="43"/>
        </w:numPr>
        <w:rPr>
          <w:ins w:id="2144" w:author="Maxim Bystrov" w:date="2026-05-07T00:17:00Z"/>
        </w:rPr>
      </w:pPr>
      <w:ins w:id="2145" w:author="Maxim Bystrov" w:date="2026-05-07T00:16:00Z">
        <w:r>
          <w:t xml:space="preserve">представление всех найденных зон </w:t>
        </w:r>
        <w:r>
          <w:rPr>
            <w:lang w:val="en-US"/>
          </w:rPr>
          <w:t>S</w:t>
        </w:r>
        <w:r w:rsidRPr="00C21223">
          <w:rPr>
            <w:rPrChange w:id="2146" w:author="Maxim Bystrov" w:date="2026-05-07T00:16:00Z">
              <w:rPr>
                <w:lang w:val="en-US"/>
              </w:rPr>
            </w:rPrChange>
          </w:rPr>
          <w:t xml:space="preserve">2 </w:t>
        </w:r>
        <w:r>
          <w:t>в виде интервалов (</w:t>
        </w:r>
      </w:ins>
      <w:ins w:id="2147" w:author="Maxim Bystrov" w:date="2026-05-07T00:17:00Z">
        <w:r>
          <w:t>двух ячеек минимального уровня, описывающего более крупный уровень);</w:t>
        </w:r>
      </w:ins>
    </w:p>
    <w:p w14:paraId="2F4B0D45" w14:textId="1FA2582F" w:rsidR="00C21223" w:rsidRDefault="00C21223" w:rsidP="00C21223">
      <w:pPr>
        <w:pStyle w:val="default1"/>
        <w:numPr>
          <w:ilvl w:val="0"/>
          <w:numId w:val="43"/>
        </w:numPr>
        <w:rPr>
          <w:ins w:id="2148" w:author="Maxim Bystrov" w:date="2026-05-07T00:18:00Z"/>
        </w:rPr>
      </w:pPr>
      <w:ins w:id="2149" w:author="Maxim Bystrov" w:date="2026-05-07T00:17:00Z">
        <w:r>
          <w:t>слияние интервалов (представление двух и более смежных интервалов одним</w:t>
        </w:r>
      </w:ins>
      <w:ins w:id="2150" w:author="Maxim Bystrov" w:date="2026-05-07T00:18:00Z">
        <w:r>
          <w:t>);</w:t>
        </w:r>
      </w:ins>
    </w:p>
    <w:p w14:paraId="321DBDAB" w14:textId="7B03A562" w:rsidR="00C21223" w:rsidRDefault="00C21223" w:rsidP="00C21223">
      <w:pPr>
        <w:pStyle w:val="default1"/>
        <w:numPr>
          <w:ilvl w:val="0"/>
          <w:numId w:val="43"/>
        </w:numPr>
        <w:rPr>
          <w:ins w:id="2151" w:author="Maxim Bystrov" w:date="2026-05-07T00:19:00Z"/>
        </w:rPr>
      </w:pPr>
      <w:ins w:id="2152" w:author="Maxim Bystrov" w:date="2026-05-07T00:18:00Z">
        <w:r>
          <w:t xml:space="preserve">выполнение запроса к таблице телеметрии с условием по временному промежутку и условием вхождения </w:t>
        </w:r>
        <w:r>
          <w:rPr>
            <w:lang w:val="en-US"/>
          </w:rPr>
          <w:t>S</w:t>
        </w:r>
        <w:r w:rsidRPr="00C21223">
          <w:rPr>
            <w:rPrChange w:id="2153" w:author="Maxim Bystrov" w:date="2026-05-07T00:18:00Z">
              <w:rPr>
                <w:lang w:val="en-US"/>
              </w:rPr>
            </w:rPrChange>
          </w:rPr>
          <w:t xml:space="preserve">2 </w:t>
        </w:r>
        <w:r>
          <w:t>ключа</w:t>
        </w:r>
        <w:r w:rsidRPr="00C21223">
          <w:rPr>
            <w:rPrChange w:id="2154" w:author="Maxim Bystrov" w:date="2026-05-07T00:18:00Z">
              <w:rPr>
                <w:lang w:val="en-US"/>
              </w:rPr>
            </w:rPrChange>
          </w:rPr>
          <w:t xml:space="preserve"> </w:t>
        </w:r>
        <w:r>
          <w:t xml:space="preserve">телеметрии </w:t>
        </w:r>
      </w:ins>
      <w:ins w:id="2155" w:author="Maxim Bystrov" w:date="2026-05-07T00:19:00Z">
        <w:r>
          <w:t>в один из интервалов, рассчитанных на предыдущих этапах.</w:t>
        </w:r>
      </w:ins>
    </w:p>
    <w:p w14:paraId="55ECA752" w14:textId="50C324FE" w:rsidR="00441B10" w:rsidRDefault="00441B10" w:rsidP="00441B10">
      <w:pPr>
        <w:pStyle w:val="default1"/>
        <w:rPr>
          <w:ins w:id="2156" w:author="Maxim Bystrov" w:date="2026-05-07T00:21:00Z"/>
        </w:rPr>
      </w:pPr>
      <w:ins w:id="2157" w:author="Maxim Bystrov" w:date="2026-05-07T00:19:00Z">
        <w:r>
          <w:t>В результате выполнения описанных шагов определяется перечень данных: транспортное средство</w:t>
        </w:r>
      </w:ins>
      <w:ins w:id="2158" w:author="Maxim Bystrov" w:date="2026-05-07T00:20:00Z">
        <w:r>
          <w:t>, начальное время нахождения ТС в искомом регионе, конечное время нахождения ТС в искомом регионе.</w:t>
        </w:r>
        <w:r w:rsidR="008667CB">
          <w:t xml:space="preserve"> Стоит отме</w:t>
        </w:r>
      </w:ins>
      <w:ins w:id="2159" w:author="Maxim Bystrov" w:date="2026-05-07T00:21:00Z">
        <w:r w:rsidR="008667CB">
          <w:t xml:space="preserve">тить, что </w:t>
        </w:r>
        <w:r w:rsidR="008667CB">
          <w:lastRenderedPageBreak/>
          <w:t xml:space="preserve">точность определения напрямую зависит от уровня используемого минимального уровня </w:t>
        </w:r>
        <w:r w:rsidR="008667CB">
          <w:rPr>
            <w:lang w:val="en-US"/>
          </w:rPr>
          <w:t>S</w:t>
        </w:r>
        <w:r w:rsidR="008667CB" w:rsidRPr="008667CB">
          <w:rPr>
            <w:rPrChange w:id="2160" w:author="Maxim Bystrov" w:date="2026-05-07T00:21:00Z">
              <w:rPr>
                <w:lang w:val="en-US"/>
              </w:rPr>
            </w:rPrChange>
          </w:rPr>
          <w:t>2-</w:t>
        </w:r>
        <w:r w:rsidR="008667CB">
          <w:t>зоны.</w:t>
        </w:r>
      </w:ins>
    </w:p>
    <w:p w14:paraId="696F14AA" w14:textId="33378CF9" w:rsidR="008667CB" w:rsidRPr="008667CB" w:rsidRDefault="008667CB">
      <w:pPr>
        <w:pStyle w:val="default1"/>
      </w:pPr>
      <w:ins w:id="2161" w:author="Maxim Bystrov" w:date="2026-05-07T00:21:00Z">
        <w:r>
          <w:t>Связи модуля пространственно-временного поиска описаны в таблице 3.6.</w:t>
        </w:r>
      </w:ins>
    </w:p>
    <w:p w14:paraId="3DC907F0" w14:textId="6AF7FFAD" w:rsidR="00400165" w:rsidRPr="00845162" w:rsidRDefault="003C5D8A">
      <w:pPr>
        <w:pStyle w:val="default1"/>
        <w:pPrChange w:id="2162" w:author="Maxim Bystrov" w:date="2026-05-07T00:21:00Z">
          <w:pPr>
            <w:pStyle w:val="default1"/>
            <w:jc w:val="right"/>
          </w:pPr>
        </w:pPrChange>
      </w:pPr>
      <w:r>
        <w:t xml:space="preserve">Таблица </w:t>
      </w:r>
      <w:ins w:id="2163" w:author="Maxim Bystrov" w:date="2026-05-07T00:13:00Z">
        <w:r w:rsidR="00EA6A79">
          <w:t>3.6</w:t>
        </w:r>
      </w:ins>
      <w:ins w:id="2164" w:author="Maxim Bystrov" w:date="2026-05-07T00:14:00Z">
        <w:r w:rsidR="00EA6A79">
          <w:t xml:space="preserve"> —</w:t>
        </w:r>
      </w:ins>
      <w:del w:id="2165" w:author="Maxim Bystrov" w:date="2026-05-07T00:13:00Z">
        <w:r w:rsidDel="00EA6A79">
          <w:delText>7</w:delText>
        </w:r>
      </w:del>
      <w:r>
        <w:t xml:space="preserve"> Связи модуля пространственно-временного поиска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2882"/>
        <w:gridCol w:w="1475"/>
        <w:gridCol w:w="3797"/>
      </w:tblGrid>
      <w:tr w:rsidR="00B20201" w:rsidRPr="005133B4" w14:paraId="0C6E2D0D" w14:textId="77777777" w:rsidTr="005133B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259B4" w14:textId="77777777" w:rsidR="00400165" w:rsidRPr="005133B4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5133B4">
              <w:rPr>
                <w:rFonts w:ascii="Times New Roman" w:hAnsi="Times New Roman" w:cs="Times New Roman"/>
                <w:sz w:val="24"/>
                <w:szCs w:val="24"/>
              </w:rPr>
              <w:t>Целевой контейнер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82E39" w14:textId="77777777" w:rsidR="00400165" w:rsidRPr="005133B4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5133B4">
              <w:rPr>
                <w:rFonts w:ascii="Times New Roman" w:hAnsi="Times New Roman" w:cs="Times New Roman"/>
                <w:sz w:val="24"/>
                <w:szCs w:val="24"/>
              </w:rPr>
              <w:t>Назначение обращения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226C2" w14:textId="77777777" w:rsidR="00400165" w:rsidRPr="005133B4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5133B4">
              <w:rPr>
                <w:rFonts w:ascii="Times New Roman" w:hAnsi="Times New Roman" w:cs="Times New Roman"/>
                <w:sz w:val="24"/>
                <w:szCs w:val="24"/>
              </w:rPr>
              <w:t>Протокол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5C973" w14:textId="77777777" w:rsidR="00400165" w:rsidRPr="005133B4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5133B4">
              <w:rPr>
                <w:rFonts w:ascii="Times New Roman" w:hAnsi="Times New Roman" w:cs="Times New Roman"/>
                <w:sz w:val="24"/>
                <w:szCs w:val="24"/>
              </w:rPr>
              <w:t>Состав передаваемых/получаемых данных</w:t>
            </w:r>
          </w:p>
        </w:tc>
      </w:tr>
      <w:tr w:rsidR="00B20201" w:rsidRPr="005133B4" w14:paraId="091FC3A3" w14:textId="77777777" w:rsidTr="005133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31154" w14:textId="77777777" w:rsidR="00400165" w:rsidRPr="005133B4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33B4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02F18" w14:textId="77777777" w:rsidR="00400165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5133B4">
              <w:rPr>
                <w:rFonts w:ascii="Times New Roman" w:hAnsi="Times New Roman" w:cs="Times New Roman"/>
                <w:sz w:val="24"/>
                <w:szCs w:val="24"/>
              </w:rPr>
              <w:t xml:space="preserve">Выполнение пространственно-временных SQL-запросов с использованием </w:t>
            </w:r>
            <w:r w:rsidR="002437B1">
              <w:rPr>
                <w:rFonts w:ascii="Times New Roman" w:hAnsi="Times New Roman" w:cs="Times New Roman"/>
                <w:sz w:val="24"/>
                <w:szCs w:val="24"/>
              </w:rPr>
              <w:t>составного индекса</w:t>
            </w:r>
          </w:p>
          <w:p w14:paraId="4B7CB9E7" w14:textId="563914B4" w:rsidR="00676635" w:rsidRPr="005133B4" w:rsidRDefault="0067663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Поиск телеметрических данных для ТС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4AC76" w14:textId="6CF2C82D" w:rsidR="00400165" w:rsidRPr="005133B4" w:rsidRDefault="0040016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5133B4">
              <w:rPr>
                <w:rFonts w:ascii="Times New Roman" w:hAnsi="Times New Roman" w:cs="Times New Roman"/>
                <w:sz w:val="24"/>
                <w:szCs w:val="24"/>
              </w:rPr>
              <w:t>JDBC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7053D" w14:textId="77777777" w:rsidR="00400165" w:rsidRDefault="00DC3B82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Запрос: временной интервал, пространственный интервал</w:t>
            </w:r>
          </w:p>
          <w:p w14:paraId="24854355" w14:textId="77777777" w:rsidR="00B20201" w:rsidRDefault="00B20201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Ответ: ТС, находившиеся в заданном временном промежутке в заданный пространственный интервал</w:t>
            </w:r>
          </w:p>
          <w:p w14:paraId="42B5BBB8" w14:textId="77777777" w:rsidR="00676635" w:rsidRDefault="0067663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Запрос: ТС, временной интервал</w:t>
            </w:r>
          </w:p>
          <w:p w14:paraId="6788E0AA" w14:textId="7B303821" w:rsidR="00676635" w:rsidRPr="005133B4" w:rsidRDefault="00676635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Ответ: телеметрические данные</w:t>
            </w:r>
          </w:p>
        </w:tc>
      </w:tr>
    </w:tbl>
    <w:p w14:paraId="22A0EA95" w14:textId="570A06B2" w:rsidR="00400165" w:rsidDel="00D04A0D" w:rsidRDefault="00400165">
      <w:pPr>
        <w:pStyle w:val="default1"/>
        <w:ind w:firstLine="0"/>
        <w:rPr>
          <w:del w:id="2166" w:author="Maxim Bystrov" w:date="2026-05-07T00:22:00Z"/>
        </w:rPr>
        <w:pPrChange w:id="2167" w:author="Maxim Bystrov" w:date="2026-05-07T00:22:00Z">
          <w:pPr>
            <w:pStyle w:val="default1"/>
          </w:pPr>
        </w:pPrChange>
      </w:pPr>
    </w:p>
    <w:p w14:paraId="1254099C" w14:textId="7E7A96A6" w:rsidR="00400165" w:rsidRPr="002742BD" w:rsidDel="001F5890" w:rsidRDefault="00400165" w:rsidP="002742BD">
      <w:pPr>
        <w:pStyle w:val="default1"/>
        <w:rPr>
          <w:del w:id="2168" w:author="Maxim Bystrov" w:date="2026-05-06T00:15:00Z"/>
        </w:rPr>
      </w:pPr>
      <w:del w:id="2169" w:author="Maxim Bystrov" w:date="2026-05-06T00:15:00Z">
        <w:r w:rsidRPr="002742BD" w:rsidDel="001F5890">
          <w:delText xml:space="preserve">8. </w:delText>
        </w:r>
        <w:r w:rsidR="00200058" w:rsidDel="001F5890">
          <w:delText>Передатчик</w:delText>
        </w:r>
        <w:r w:rsidR="006A2A6D" w:rsidDel="001F5890">
          <w:delText xml:space="preserve"> телематики</w:delText>
        </w:r>
        <w:r w:rsidR="00200058" w:rsidDel="001F5890">
          <w:delText xml:space="preserve"> (</w:delText>
        </w:r>
        <w:r w:rsidRPr="002742BD" w:rsidDel="001F5890">
          <w:delText>Retransmission Service</w:delText>
        </w:r>
        <w:r w:rsidR="00200058" w:rsidDel="001F5890">
          <w:delText>)</w:delText>
        </w:r>
      </w:del>
    </w:p>
    <w:p w14:paraId="6FAD833D" w14:textId="39177D2A" w:rsidR="00400165" w:rsidDel="001F5890" w:rsidRDefault="00400165" w:rsidP="00B66CC4">
      <w:pPr>
        <w:pStyle w:val="default1"/>
        <w:ind w:firstLine="0"/>
        <w:rPr>
          <w:del w:id="2170" w:author="Maxim Bystrov" w:date="2026-05-06T00:15:00Z"/>
        </w:rPr>
      </w:pPr>
      <w:del w:id="2171" w:author="Maxim Bystrov" w:date="2026-05-06T00:15:00Z">
        <w:r w:rsidRPr="002742BD" w:rsidDel="001F5890">
          <w:delText>Обеспечивает доставку телеметрических данных во внешние системы в соответствии с требуемыми протоколами. Реализует механизм повторных попыток и очередь недоставленных сообщений (DLQ).</w:delText>
        </w:r>
      </w:del>
    </w:p>
    <w:p w14:paraId="5C15578E" w14:textId="36A4A219" w:rsidR="003C5D8A" w:rsidRPr="002742BD" w:rsidDel="001F5890" w:rsidRDefault="003C5D8A" w:rsidP="003C5D8A">
      <w:pPr>
        <w:pStyle w:val="default1"/>
        <w:ind w:firstLine="0"/>
        <w:jc w:val="right"/>
        <w:rPr>
          <w:del w:id="2172" w:author="Maxim Bystrov" w:date="2026-05-06T00:15:00Z"/>
        </w:rPr>
      </w:pPr>
      <w:del w:id="2173" w:author="Maxim Bystrov" w:date="2026-05-06T00:15:00Z">
        <w:r w:rsidDel="001F5890">
          <w:delText>Таблица 8 Связи передатчика телематики</w:delText>
        </w:r>
      </w:del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2345"/>
        <w:gridCol w:w="1762"/>
        <w:gridCol w:w="3880"/>
      </w:tblGrid>
      <w:tr w:rsidR="00400165" w:rsidRPr="00B66CC4" w:rsidDel="001F5890" w14:paraId="1CA317A8" w14:textId="0AE2810E" w:rsidTr="000D4584">
        <w:trPr>
          <w:tblHeader/>
          <w:del w:id="2174" w:author="Maxim Bystrov" w:date="2026-05-06T00:15:00Z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0AD80" w14:textId="5CAA2F8E" w:rsidR="00400165" w:rsidRPr="00B66CC4" w:rsidDel="001F5890" w:rsidRDefault="00D04A0D">
            <w:pPr>
              <w:spacing w:line="375" w:lineRule="atLeast"/>
              <w:rPr>
                <w:del w:id="2175" w:author="Maxim Bystrov" w:date="2026-05-06T00:15:00Z"/>
                <w:rFonts w:ascii="Times New Roman" w:hAnsi="Times New Roman" w:cs="Times New Roman"/>
                <w:sz w:val="24"/>
                <w:szCs w:val="24"/>
              </w:rPr>
            </w:pPr>
            <w:ins w:id="2176" w:author="Maxim Bystrov" w:date="2026-05-07T00:22:00Z">
              <w:r>
                <w:rPr>
                  <w:rFonts w:cs="Times New Roman"/>
                  <w:sz w:val="24"/>
                  <w:szCs w:val="24"/>
                </w:rPr>
                <w:t>,,</w:t>
              </w:r>
            </w:ins>
            <w:del w:id="2177" w:author="Maxim Bystrov" w:date="2026-05-06T00:15:00Z">
              <w:r w:rsidR="00400165" w:rsidRPr="00B66CC4" w:rsidDel="001F5890">
                <w:rPr>
                  <w:rFonts w:ascii="Times New Roman" w:hAnsi="Times New Roman" w:cs="Times New Roman"/>
                  <w:sz w:val="24"/>
                  <w:szCs w:val="24"/>
                </w:rPr>
                <w:delText>Целевой контейнер</w:delText>
              </w:r>
            </w:del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CE888" w14:textId="558E46C8" w:rsidR="00400165" w:rsidRPr="00B66CC4" w:rsidDel="001F5890" w:rsidRDefault="00400165">
            <w:pPr>
              <w:spacing w:line="375" w:lineRule="atLeast"/>
              <w:rPr>
                <w:del w:id="2178" w:author="Maxim Bystrov" w:date="2026-05-06T00:15:00Z"/>
                <w:rFonts w:ascii="Times New Roman" w:hAnsi="Times New Roman" w:cs="Times New Roman"/>
                <w:sz w:val="24"/>
                <w:szCs w:val="24"/>
              </w:rPr>
            </w:pPr>
            <w:del w:id="2179" w:author="Maxim Bystrov" w:date="2026-05-06T00:15:00Z">
              <w:r w:rsidRPr="00B66CC4" w:rsidDel="001F5890">
                <w:rPr>
                  <w:rFonts w:ascii="Times New Roman" w:hAnsi="Times New Roman" w:cs="Times New Roman"/>
                  <w:sz w:val="24"/>
                  <w:szCs w:val="24"/>
                </w:rPr>
                <w:delText>Назначение обращения</w:delText>
              </w:r>
            </w:del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18BEF" w14:textId="44EC9D6E" w:rsidR="00400165" w:rsidRPr="00B66CC4" w:rsidDel="001F5890" w:rsidRDefault="00400165">
            <w:pPr>
              <w:spacing w:line="375" w:lineRule="atLeast"/>
              <w:rPr>
                <w:del w:id="2180" w:author="Maxim Bystrov" w:date="2026-05-06T00:15:00Z"/>
                <w:rFonts w:ascii="Times New Roman" w:hAnsi="Times New Roman" w:cs="Times New Roman"/>
                <w:sz w:val="24"/>
                <w:szCs w:val="24"/>
              </w:rPr>
            </w:pPr>
            <w:del w:id="2181" w:author="Maxim Bystrov" w:date="2026-05-06T00:15:00Z">
              <w:r w:rsidRPr="00B66CC4" w:rsidDel="001F5890">
                <w:rPr>
                  <w:rFonts w:ascii="Times New Roman" w:hAnsi="Times New Roman" w:cs="Times New Roman"/>
                  <w:sz w:val="24"/>
                  <w:szCs w:val="24"/>
                </w:rPr>
                <w:delText>Протокол</w:delText>
              </w:r>
            </w:del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24A8E" w14:textId="401BF067" w:rsidR="00400165" w:rsidRPr="00B66CC4" w:rsidDel="001F5890" w:rsidRDefault="00400165">
            <w:pPr>
              <w:spacing w:line="375" w:lineRule="atLeast"/>
              <w:rPr>
                <w:del w:id="2182" w:author="Maxim Bystrov" w:date="2026-05-06T00:15:00Z"/>
                <w:rFonts w:ascii="Times New Roman" w:hAnsi="Times New Roman" w:cs="Times New Roman"/>
                <w:sz w:val="24"/>
                <w:szCs w:val="24"/>
              </w:rPr>
            </w:pPr>
            <w:del w:id="2183" w:author="Maxim Bystrov" w:date="2026-05-06T00:15:00Z">
              <w:r w:rsidRPr="00B66CC4" w:rsidDel="001F5890">
                <w:rPr>
                  <w:rFonts w:ascii="Times New Roman" w:hAnsi="Times New Roman" w:cs="Times New Roman"/>
                  <w:sz w:val="24"/>
                  <w:szCs w:val="24"/>
                </w:rPr>
                <w:delText>Состав передаваемых/получаемых данных</w:delText>
              </w:r>
            </w:del>
          </w:p>
        </w:tc>
      </w:tr>
      <w:tr w:rsidR="00400165" w:rsidRPr="00B66CC4" w:rsidDel="001F5890" w14:paraId="73BABDA7" w14:textId="1BF25BD1" w:rsidTr="000D4584">
        <w:trPr>
          <w:del w:id="2184" w:author="Maxim Bystrov" w:date="2026-05-06T00:15:00Z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F5B5A" w14:textId="24048053" w:rsidR="00400165" w:rsidRPr="00B66CC4" w:rsidDel="001F5890" w:rsidRDefault="00400165">
            <w:pPr>
              <w:spacing w:line="375" w:lineRule="atLeast"/>
              <w:rPr>
                <w:del w:id="2185" w:author="Maxim Bystrov" w:date="2026-05-06T00:15:00Z"/>
                <w:rFonts w:ascii="Times New Roman" w:hAnsi="Times New Roman" w:cs="Times New Roman"/>
                <w:sz w:val="24"/>
                <w:szCs w:val="24"/>
              </w:rPr>
            </w:pPr>
            <w:del w:id="2186" w:author="Maxim Bystrov" w:date="2026-05-06T00:15:00Z">
              <w:r w:rsidRPr="00B66CC4" w:rsidDel="001F5890">
                <w:rPr>
                  <w:rFonts w:ascii="Times New Roman" w:hAnsi="Times New Roman" w:cs="Times New Roman"/>
                  <w:sz w:val="24"/>
                  <w:szCs w:val="24"/>
                </w:rPr>
                <w:delText>Внешние системы (ЭРА-ГЛОНАСС, Платон)</w:delText>
              </w:r>
            </w:del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064F0" w14:textId="5879DD60" w:rsidR="00400165" w:rsidRPr="00B66CC4" w:rsidDel="001F5890" w:rsidRDefault="00400165">
            <w:pPr>
              <w:spacing w:line="375" w:lineRule="atLeast"/>
              <w:rPr>
                <w:del w:id="2187" w:author="Maxim Bystrov" w:date="2026-05-06T00:15:00Z"/>
                <w:rFonts w:ascii="Times New Roman" w:hAnsi="Times New Roman" w:cs="Times New Roman"/>
                <w:sz w:val="24"/>
                <w:szCs w:val="24"/>
              </w:rPr>
            </w:pPr>
            <w:del w:id="2188" w:author="Maxim Bystrov" w:date="2026-05-06T00:15:00Z">
              <w:r w:rsidRPr="00B66CC4" w:rsidDel="001F5890">
                <w:rPr>
                  <w:rFonts w:ascii="Times New Roman" w:hAnsi="Times New Roman" w:cs="Times New Roman"/>
                  <w:sz w:val="24"/>
                  <w:szCs w:val="24"/>
                </w:rPr>
                <w:delText>Отправка навигационных пакетов в установленном формате.</w:delText>
              </w:r>
            </w:del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D0B7A" w14:textId="534DBDD2" w:rsidR="00400165" w:rsidRPr="00B66CC4" w:rsidDel="001F5890" w:rsidRDefault="00400165">
            <w:pPr>
              <w:spacing w:line="375" w:lineRule="atLeast"/>
              <w:rPr>
                <w:del w:id="2189" w:author="Maxim Bystrov" w:date="2026-05-06T00:15:00Z"/>
                <w:rFonts w:ascii="Times New Roman" w:hAnsi="Times New Roman" w:cs="Times New Roman"/>
                <w:sz w:val="24"/>
                <w:szCs w:val="24"/>
              </w:rPr>
            </w:pPr>
            <w:del w:id="2190" w:author="Maxim Bystrov" w:date="2026-05-06T00:15:00Z">
              <w:r w:rsidRPr="00B66CC4" w:rsidDel="001F5890">
                <w:rPr>
                  <w:rFonts w:ascii="Times New Roman" w:hAnsi="Times New Roman" w:cs="Times New Roman"/>
                  <w:sz w:val="24"/>
                  <w:szCs w:val="24"/>
                </w:rPr>
                <w:delText>EGTS, HTTP/JSON</w:delText>
              </w:r>
            </w:del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E1B50" w14:textId="0F8928E4" w:rsidR="00400165" w:rsidRPr="00B66CC4" w:rsidDel="001F5890" w:rsidRDefault="00400165">
            <w:pPr>
              <w:spacing w:line="375" w:lineRule="atLeast"/>
              <w:rPr>
                <w:del w:id="2191" w:author="Maxim Bystrov" w:date="2026-05-06T00:15:00Z"/>
                <w:rFonts w:ascii="Times New Roman" w:hAnsi="Times New Roman" w:cs="Times New Roman"/>
                <w:sz w:val="24"/>
                <w:szCs w:val="24"/>
              </w:rPr>
            </w:pPr>
            <w:del w:id="2192" w:author="Maxim Bystrov" w:date="2026-05-06T00:15:00Z">
              <w:r w:rsidRPr="00B66CC4" w:rsidDel="001F5890">
                <w:rPr>
                  <w:rFonts w:ascii="Times New Roman" w:hAnsi="Times New Roman" w:cs="Times New Roman"/>
                  <w:sz w:val="24"/>
                  <w:szCs w:val="24"/>
                </w:rPr>
                <w:delText>Структура пакет</w:delText>
              </w:r>
              <w:r w:rsidR="000560D3" w:rsidDel="001F5890">
                <w:rPr>
                  <w:rFonts w:ascii="Times New Roman" w:hAnsi="Times New Roman" w:cs="Times New Roman"/>
                  <w:sz w:val="24"/>
                  <w:szCs w:val="24"/>
                </w:rPr>
                <w:delText>ов</w:delText>
              </w:r>
              <w:r w:rsidRPr="00B66CC4" w:rsidDel="001F5890">
                <w:rPr>
                  <w:rFonts w:ascii="Times New Roman" w:hAnsi="Times New Roman" w:cs="Times New Roman"/>
                  <w:sz w:val="24"/>
                  <w:szCs w:val="24"/>
                </w:rPr>
                <w:delText>, определённая протоколом EGTS (ГОСТ Р 54619-2011) или JSON-структура, специфичная для системы-получателя.</w:delText>
              </w:r>
            </w:del>
          </w:p>
        </w:tc>
      </w:tr>
    </w:tbl>
    <w:p w14:paraId="5E0A9798" w14:textId="59AB32C5" w:rsidR="00400165" w:rsidRDefault="00400165">
      <w:pPr>
        <w:pStyle w:val="default1"/>
        <w:ind w:firstLine="0"/>
        <w:pPrChange w:id="2193" w:author="Maxim Bystrov" w:date="2026-05-06T00:15:00Z">
          <w:pPr>
            <w:pStyle w:val="default1"/>
          </w:pPr>
        </w:pPrChange>
      </w:pPr>
    </w:p>
    <w:p w14:paraId="6BA2B344" w14:textId="6E158E1E" w:rsidR="00D706B3" w:rsidRDefault="001F5890" w:rsidP="003A4299">
      <w:pPr>
        <w:pStyle w:val="default1"/>
      </w:pPr>
      <w:ins w:id="2194" w:author="Maxim Bystrov" w:date="2026-05-06T00:15:00Z">
        <w:r>
          <w:t>8</w:t>
        </w:r>
      </w:ins>
      <w:del w:id="2195" w:author="Maxim Bystrov" w:date="2026-05-06T00:15:00Z">
        <w:r w:rsidR="00400165" w:rsidDel="001F5890">
          <w:delText>9</w:delText>
        </w:r>
      </w:del>
      <w:r w:rsidR="00400165">
        <w:t xml:space="preserve">. </w:t>
      </w:r>
      <w:proofErr w:type="spellStart"/>
      <w:r w:rsidR="00400165">
        <w:t>Redis</w:t>
      </w:r>
      <w:proofErr w:type="spellEnd"/>
    </w:p>
    <w:p w14:paraId="26EC5968" w14:textId="04DA6F38" w:rsidR="00400165" w:rsidRPr="00216A21" w:rsidRDefault="00400165" w:rsidP="00F10D4E">
      <w:pPr>
        <w:pStyle w:val="default1"/>
        <w:rPr>
          <w:sz w:val="24"/>
          <w:szCs w:val="24"/>
        </w:rPr>
      </w:pPr>
      <w:r>
        <w:t>Высокопроизводительное хранилище</w:t>
      </w:r>
      <w:r w:rsidR="008C0F5C">
        <w:t xml:space="preserve"> в оперативной памяти</w:t>
      </w:r>
      <w:r>
        <w:t xml:space="preserve"> для кэширования оперативной информации, обеспечивающее </w:t>
      </w:r>
      <w:r w:rsidR="00F10D4E">
        <w:t>снижение издержек на работу базы данных при работе системы.</w:t>
      </w:r>
      <w:r w:rsidR="00216A21">
        <w:t xml:space="preserve"> Используется шлюзом </w:t>
      </w:r>
      <w:r w:rsidR="00216A21">
        <w:rPr>
          <w:lang w:val="en-US"/>
        </w:rPr>
        <w:t>API</w:t>
      </w:r>
      <w:r w:rsidR="00216A21" w:rsidRPr="00216A21">
        <w:t xml:space="preserve"> </w:t>
      </w:r>
      <w:r w:rsidR="00216A21">
        <w:t>для уменьшения количества запросов к другим сервисам, и как следствие, для повышения производительности системы</w:t>
      </w:r>
      <w:ins w:id="2196" w:author="Maxim Bystrov" w:date="2026-05-05T23:23:00Z">
        <w:r w:rsidR="00F93F0B">
          <w:t>, а также обработчиком телеметрических данных для хранения актуальной информа</w:t>
        </w:r>
      </w:ins>
      <w:ins w:id="2197" w:author="Maxim Bystrov" w:date="2026-05-05T23:24:00Z">
        <w:r w:rsidR="00F93F0B">
          <w:t>ции о местоположении ТС.</w:t>
        </w:r>
      </w:ins>
      <w:del w:id="2198" w:author="Maxim Bystrov" w:date="2026-05-05T23:23:00Z">
        <w:r w:rsidR="00216A21" w:rsidDel="00F93F0B">
          <w:delText>.</w:delText>
        </w:r>
      </w:del>
    </w:p>
    <w:p w14:paraId="2F2D3BEF" w14:textId="5C07B1FF" w:rsidR="009C58D2" w:rsidRDefault="009C58D2">
      <w:pPr>
        <w:rPr>
          <w:ins w:id="2199" w:author="Maxim Bystrov" w:date="2026-05-07T00:23:00Z"/>
          <w:rFonts w:ascii="Times New Roman" w:hAnsi="Times New Roman"/>
          <w:sz w:val="28"/>
        </w:rPr>
      </w:pPr>
      <w:ins w:id="2200" w:author="Maxim Bystrov" w:date="2026-05-07T00:23:00Z">
        <w:r>
          <w:br w:type="page"/>
        </w:r>
      </w:ins>
    </w:p>
    <w:p w14:paraId="51156F9E" w14:textId="522845B7" w:rsidR="00510CB5" w:rsidRDefault="00137680" w:rsidP="00400165">
      <w:pPr>
        <w:pStyle w:val="default1"/>
      </w:pPr>
      <w:ins w:id="2201" w:author="Maxim Bystrov" w:date="2026-05-06T00:15:00Z">
        <w:r>
          <w:lastRenderedPageBreak/>
          <w:t>9</w:t>
        </w:r>
      </w:ins>
      <w:del w:id="2202" w:author="Maxim Bystrov" w:date="2026-05-06T00:15:00Z">
        <w:r w:rsidR="00400165" w:rsidDel="00137680">
          <w:delText>10</w:delText>
        </w:r>
      </w:del>
      <w:r w:rsidR="00400165">
        <w:t xml:space="preserve">. </w:t>
      </w:r>
      <w:proofErr w:type="spellStart"/>
      <w:r w:rsidR="00400165">
        <w:t>PostgreSQL</w:t>
      </w:r>
      <w:proofErr w:type="spellEnd"/>
    </w:p>
    <w:p w14:paraId="4686B498" w14:textId="34B88F7A" w:rsidR="00040C5F" w:rsidRPr="002D7C65" w:rsidRDefault="00400165" w:rsidP="00040C5F">
      <w:pPr>
        <w:pStyle w:val="default1"/>
      </w:pPr>
      <w:r>
        <w:t xml:space="preserve">Основное реляционное хранилище для долговременного хранения нормализованных телеметрических данных, конфигураций </w:t>
      </w:r>
      <w:proofErr w:type="spellStart"/>
      <w:r>
        <w:t>геозон</w:t>
      </w:r>
      <w:proofErr w:type="spellEnd"/>
      <w:r>
        <w:t xml:space="preserve">, </w:t>
      </w:r>
      <w:del w:id="2203" w:author="Maxim Bystrov" w:date="2026-05-07T23:29:00Z">
        <w:r w:rsidDel="00A64AAA">
          <w:delText xml:space="preserve">правил </w:delText>
        </w:r>
        <w:r w:rsidR="002358EC" w:rsidDel="00A64AAA">
          <w:delText>ретрансляции</w:delText>
        </w:r>
      </w:del>
      <w:ins w:id="2204" w:author="Maxim Bystrov" w:date="2026-05-07T23:29:00Z">
        <w:r w:rsidR="00A64AAA">
          <w:t>ведения справочников</w:t>
        </w:r>
      </w:ins>
      <w:r w:rsidR="007C7FD4">
        <w:t>, настроек событий, событий и прочих данны</w:t>
      </w:r>
      <w:r w:rsidR="00C2376E">
        <w:t>х</w:t>
      </w:r>
      <w:r>
        <w:t>.</w:t>
      </w:r>
      <w:r w:rsidR="002D7C65" w:rsidRPr="002D7C65">
        <w:t xml:space="preserve"> </w:t>
      </w:r>
      <w:r w:rsidR="002D7C65">
        <w:t xml:space="preserve">Выбрана версия </w:t>
      </w:r>
      <w:r w:rsidR="002D7C65">
        <w:rPr>
          <w:lang w:val="en-US"/>
        </w:rPr>
        <w:t>PostgreSQL</w:t>
      </w:r>
      <w:r w:rsidR="002D7C65" w:rsidRPr="002D7C65">
        <w:t xml:space="preserve"> </w:t>
      </w:r>
      <w:r w:rsidR="002D7C65">
        <w:t>17 – последняя стабильная версия на момент проектирования системы.</w:t>
      </w:r>
    </w:p>
    <w:p w14:paraId="2346B912" w14:textId="61E664E3" w:rsidR="00061A95" w:rsidRDefault="00061A95" w:rsidP="00061A95">
      <w:pPr>
        <w:pStyle w:val="default1"/>
      </w:pPr>
      <w:r>
        <w:t>Обслуживает</w:t>
      </w:r>
      <w:r w:rsidRPr="008D48A4">
        <w:t xml:space="preserve"> </w:t>
      </w:r>
      <w:r w:rsidRPr="00040C5F">
        <w:rPr>
          <w:lang w:val="en-US"/>
        </w:rPr>
        <w:t>SQL</w:t>
      </w:r>
      <w:r w:rsidRPr="008D48A4">
        <w:t>-</w:t>
      </w:r>
      <w:r>
        <w:t>запросы</w:t>
      </w:r>
      <w:r w:rsidRPr="008D48A4">
        <w:t xml:space="preserve"> </w:t>
      </w:r>
      <w:r>
        <w:t>от</w:t>
      </w:r>
      <w:r w:rsidRPr="008D48A4">
        <w:t xml:space="preserve"> </w:t>
      </w:r>
      <w:r>
        <w:t>других модулей</w:t>
      </w:r>
      <w:r w:rsidRPr="008D48A4">
        <w:t xml:space="preserve">. </w:t>
      </w:r>
      <w:r>
        <w:t xml:space="preserve">Состав хранимых данных </w:t>
      </w:r>
      <w:r w:rsidR="003C6196">
        <w:t>будет описан при описании структур данных.</w:t>
      </w:r>
    </w:p>
    <w:p w14:paraId="01F9B743" w14:textId="4C9EC68B" w:rsidR="008D48A4" w:rsidRPr="00DC6D9F" w:rsidRDefault="008D48A4" w:rsidP="00040C5F">
      <w:pPr>
        <w:pStyle w:val="default1"/>
      </w:pPr>
      <w:r>
        <w:t xml:space="preserve">Встроенные возможности горизонтального масштабирования </w:t>
      </w:r>
      <w:proofErr w:type="spellStart"/>
      <w:r w:rsidR="003C3CE1">
        <w:t>PostgreSQL</w:t>
      </w:r>
      <w:proofErr w:type="spellEnd"/>
      <w:r w:rsidR="003C3CE1">
        <w:t xml:space="preserve"> </w:t>
      </w:r>
      <w:r>
        <w:t xml:space="preserve">ограничены, применяются </w:t>
      </w:r>
      <w:r w:rsidR="002F41BC">
        <w:t>дополнительные</w:t>
      </w:r>
      <w:r>
        <w:t xml:space="preserve"> решения для </w:t>
      </w:r>
      <w:proofErr w:type="spellStart"/>
      <w:r>
        <w:t>шардирования</w:t>
      </w:r>
      <w:proofErr w:type="spellEnd"/>
      <w:r>
        <w:t xml:space="preserve"> баз данных. </w:t>
      </w:r>
    </w:p>
    <w:p w14:paraId="3CBF2216" w14:textId="65F4E057" w:rsidR="00A35A75" w:rsidRDefault="00FD7502" w:rsidP="00FD7502">
      <w:pPr>
        <w:pStyle w:val="2"/>
      </w:pPr>
      <w:bookmarkStart w:id="2205" w:name="_Toc230527392"/>
      <w:r>
        <w:t>3.2 Описание структур данных</w:t>
      </w:r>
      <w:bookmarkEnd w:id="2205"/>
    </w:p>
    <w:p w14:paraId="7E4F44A4" w14:textId="582DD932" w:rsidR="00FD7502" w:rsidRDefault="009F08A7" w:rsidP="00FD7502">
      <w:pPr>
        <w:pStyle w:val="default1"/>
      </w:pPr>
      <w:r>
        <w:t xml:space="preserve">Хранение данных в системе обеспечивается посредством двух модулей: базы данных и брокером сообщений. </w:t>
      </w:r>
      <w:r w:rsidR="009D47F2">
        <w:t>Поскольку данные, передаваемые в брокере сообщений, также представлены и в базе данных, достаточно будет описания структур данных в БД для полного описания структур всех сущностей, существующих в системе.</w:t>
      </w:r>
    </w:p>
    <w:p w14:paraId="71F23DB6" w14:textId="7AC00034" w:rsidR="00E20765" w:rsidRDefault="00E20765" w:rsidP="003A270B">
      <w:pPr>
        <w:pStyle w:val="3"/>
      </w:pPr>
      <w:bookmarkStart w:id="2206" w:name="_Toc230527393"/>
      <w:r>
        <w:t xml:space="preserve">3.2.1 </w:t>
      </w:r>
      <w:r w:rsidR="003A270B">
        <w:t>Диаграмма отношений сущностей</w:t>
      </w:r>
      <w:bookmarkEnd w:id="2206"/>
    </w:p>
    <w:p w14:paraId="3003F775" w14:textId="5236ABCA" w:rsidR="00CA5C54" w:rsidRDefault="00E3370E" w:rsidP="001B3245">
      <w:pPr>
        <w:pStyle w:val="default1"/>
        <w:rPr>
          <w:ins w:id="2207" w:author="Maxim Bystrov" w:date="2026-05-06T23:16:00Z"/>
        </w:rPr>
      </w:pPr>
      <w:r>
        <w:t>Для описания БД</w:t>
      </w:r>
      <w:r w:rsidR="00CA5C54">
        <w:t xml:space="preserve"> на рисунке </w:t>
      </w:r>
      <w:ins w:id="2208" w:author="Maxim Bystrov" w:date="2026-05-07T00:23:00Z">
        <w:r w:rsidR="006815A2">
          <w:t>3.</w:t>
        </w:r>
      </w:ins>
      <w:r w:rsidR="00CA5C54">
        <w:t>2</w:t>
      </w:r>
      <w:r>
        <w:t xml:space="preserve"> </w:t>
      </w:r>
      <w:r w:rsidR="00CA5C54">
        <w:t xml:space="preserve">представлена диаграмма отношений сущностей </w:t>
      </w:r>
      <w:r w:rsidR="00CA5C54" w:rsidRPr="00CA5C54">
        <w:t>(</w:t>
      </w:r>
      <w:r w:rsidR="00CA5C54">
        <w:rPr>
          <w:lang w:val="en-US"/>
        </w:rPr>
        <w:t>ER</w:t>
      </w:r>
      <w:r w:rsidR="00CA5C54" w:rsidRPr="00CA5C54">
        <w:t>-</w:t>
      </w:r>
      <w:r w:rsidR="00CA5C54">
        <w:rPr>
          <w:lang w:val="en-US"/>
        </w:rPr>
        <w:t>diagram</w:t>
      </w:r>
      <w:r w:rsidR="00CA5C54" w:rsidRPr="00CA5C54">
        <w:t>)</w:t>
      </w:r>
      <w:ins w:id="2209" w:author="Maxim Bystrov" w:date="2026-05-06T23:16:00Z">
        <w:r w:rsidR="0032315D">
          <w:t xml:space="preserve"> – логическая с</w:t>
        </w:r>
      </w:ins>
      <w:ins w:id="2210" w:author="Maxim Bystrov" w:date="2026-05-06T23:17:00Z">
        <w:r w:rsidR="0032315D">
          <w:t>хема базы данных</w:t>
        </w:r>
      </w:ins>
      <w:r w:rsidR="00CA5C54">
        <w:t>.</w:t>
      </w:r>
    </w:p>
    <w:p w14:paraId="3DA6D346" w14:textId="50751521" w:rsidR="00AD48CF" w:rsidRDefault="00AD48CF" w:rsidP="00AD48CF">
      <w:pPr>
        <w:pStyle w:val="default1"/>
        <w:ind w:hanging="426"/>
        <w:jc w:val="center"/>
        <w:rPr>
          <w:ins w:id="2211" w:author="Maxim Bystrov" w:date="2026-05-06T23:16:00Z"/>
        </w:rPr>
      </w:pPr>
      <w:ins w:id="2212" w:author="Maxim Bystrov" w:date="2026-05-06T23:16:00Z">
        <w:r>
          <w:rPr>
            <w:noProof/>
          </w:rPr>
          <w:lastRenderedPageBreak/>
          <w:drawing>
            <wp:inline distT="0" distB="0" distL="0" distR="0" wp14:anchorId="161DC801" wp14:editId="7B5E6C03">
              <wp:extent cx="6565231" cy="6092190"/>
              <wp:effectExtent l="0" t="0" r="7620" b="3810"/>
              <wp:docPr id="9" name="Рисунок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"/>
                      <pic:cNvPicPr>
                        <a:picLocks noChangeAspect="1" noChangeArrowheads="1"/>
                      </pic:cNvPicPr>
                    </pic:nvPicPr>
                    <pic:blipFill>
                      <a:blip r:embed="rId1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570573" cy="6097148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w:r>
      </w:ins>
    </w:p>
    <w:p w14:paraId="36B864A9" w14:textId="11674954" w:rsidR="00AD48CF" w:rsidRDefault="00AD48CF" w:rsidP="00AD48CF">
      <w:pPr>
        <w:pStyle w:val="default1"/>
        <w:ind w:hanging="426"/>
        <w:jc w:val="center"/>
        <w:rPr>
          <w:ins w:id="2213" w:author="Maxim Bystrov" w:date="2026-05-07T00:34:00Z"/>
          <w:i/>
          <w:iCs/>
        </w:rPr>
      </w:pPr>
      <w:ins w:id="2214" w:author="Maxim Bystrov" w:date="2026-05-06T23:16:00Z">
        <w:r w:rsidRPr="00AD48CF">
          <w:rPr>
            <w:i/>
            <w:iCs/>
            <w:rPrChange w:id="2215" w:author="Maxim Bystrov" w:date="2026-05-06T23:16:00Z">
              <w:rPr/>
            </w:rPrChange>
          </w:rPr>
          <w:t xml:space="preserve">Рисунок </w:t>
        </w:r>
      </w:ins>
      <w:ins w:id="2216" w:author="Maxim Bystrov" w:date="2026-05-07T00:23:00Z">
        <w:r w:rsidR="006815A2">
          <w:rPr>
            <w:i/>
            <w:iCs/>
          </w:rPr>
          <w:t>3.</w:t>
        </w:r>
      </w:ins>
      <w:ins w:id="2217" w:author="Maxim Bystrov" w:date="2026-05-06T23:16:00Z">
        <w:r w:rsidRPr="00AD48CF">
          <w:rPr>
            <w:i/>
            <w:iCs/>
            <w:rPrChange w:id="2218" w:author="Maxim Bystrov" w:date="2026-05-06T23:16:00Z">
              <w:rPr/>
            </w:rPrChange>
          </w:rPr>
          <w:t xml:space="preserve">2 </w:t>
        </w:r>
      </w:ins>
      <w:ins w:id="2219" w:author="Maxim Bystrov" w:date="2026-05-07T22:34:00Z">
        <w:r w:rsidR="006009C2">
          <w:t>—</w:t>
        </w:r>
        <w:r w:rsidR="006009C2">
          <w:rPr>
            <w:i/>
            <w:iCs/>
          </w:rPr>
          <w:t xml:space="preserve"> </w:t>
        </w:r>
      </w:ins>
      <w:ins w:id="2220" w:author="Maxim Bystrov" w:date="2026-05-06T23:16:00Z">
        <w:r w:rsidRPr="00AD48CF">
          <w:rPr>
            <w:i/>
            <w:iCs/>
            <w:rPrChange w:id="2221" w:author="Maxim Bystrov" w:date="2026-05-06T23:16:00Z">
              <w:rPr/>
            </w:rPrChange>
          </w:rPr>
          <w:t>Логическая схема базы данных</w:t>
        </w:r>
      </w:ins>
    </w:p>
    <w:p w14:paraId="72D1BAEB" w14:textId="77777777" w:rsidR="00565429" w:rsidRDefault="00565429" w:rsidP="00AD48CF">
      <w:pPr>
        <w:pStyle w:val="default1"/>
        <w:ind w:hanging="426"/>
        <w:jc w:val="center"/>
        <w:rPr>
          <w:ins w:id="2222" w:author="Maxim Bystrov" w:date="2026-05-06T23:31:00Z"/>
          <w:i/>
          <w:iCs/>
        </w:rPr>
      </w:pPr>
    </w:p>
    <w:p w14:paraId="1349FB05" w14:textId="63A1E1C5" w:rsidR="00257D4B" w:rsidRPr="00244524" w:rsidRDefault="00257D4B" w:rsidP="00244524">
      <w:pPr>
        <w:pStyle w:val="default1"/>
      </w:pPr>
      <w:ins w:id="2223" w:author="Maxim Bystrov" w:date="2026-05-06T23:31:00Z">
        <w:r>
          <w:t xml:space="preserve">На рисунке </w:t>
        </w:r>
      </w:ins>
      <w:ins w:id="2224" w:author="Maxim Bystrov" w:date="2026-05-07T00:23:00Z">
        <w:r w:rsidR="007B4B82">
          <w:t>3.</w:t>
        </w:r>
      </w:ins>
      <w:ins w:id="2225" w:author="Maxim Bystrov" w:date="2026-05-06T23:31:00Z">
        <w:r>
          <w:t xml:space="preserve">3 представлена физическая модель базы данных с указанием конкретных имен колонок и типов данных для СУБД </w:t>
        </w:r>
        <w:proofErr w:type="spellStart"/>
        <w:r>
          <w:rPr>
            <w:lang w:val="en-US"/>
          </w:rPr>
          <w:t>PostgreSql</w:t>
        </w:r>
      </w:ins>
      <w:proofErr w:type="spellEnd"/>
      <w:ins w:id="2226" w:author="Maxim Bystrov" w:date="2026-05-06T23:32:00Z">
        <w:r w:rsidRPr="00257D4B">
          <w:rPr>
            <w:rPrChange w:id="2227" w:author="Maxim Bystrov" w:date="2026-05-06T23:32:00Z">
              <w:rPr>
                <w:lang w:val="en-US"/>
              </w:rPr>
            </w:rPrChange>
          </w:rPr>
          <w:t>.</w:t>
        </w:r>
      </w:ins>
    </w:p>
    <w:p w14:paraId="017BFCB3" w14:textId="20971ECC" w:rsidR="00CA5C54" w:rsidRDefault="00B6238D" w:rsidP="00CA5C54">
      <w:pPr>
        <w:pStyle w:val="default1"/>
        <w:ind w:left="-1418" w:firstLine="0"/>
        <w:jc w:val="center"/>
      </w:pPr>
      <w:ins w:id="2228" w:author="Maxim Bystrov" w:date="2026-05-06T23:42:00Z">
        <w:r>
          <w:rPr>
            <w:noProof/>
          </w:rPr>
          <w:lastRenderedPageBreak/>
          <w:drawing>
            <wp:inline distT="0" distB="0" distL="0" distR="0" wp14:anchorId="6EFE6D9B" wp14:editId="50943455">
              <wp:extent cx="7098494" cy="4671060"/>
              <wp:effectExtent l="0" t="0" r="7620" b="0"/>
              <wp:docPr id="15" name="Рисунок 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/>
                      <pic:cNvPicPr>
                        <a:picLocks noChangeAspect="1" noChangeArrowheads="1"/>
                      </pic:cNvPicPr>
                    </pic:nvPicPr>
                    <pic:blipFill>
                      <a:blip r:embed="rId1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122607" cy="4686927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w:r>
      </w:ins>
      <w:del w:id="2229" w:author="Maxim Bystrov" w:date="2026-05-06T23:31:00Z">
        <w:r w:rsidR="001B3245" w:rsidDel="00257D4B">
          <w:rPr>
            <w:noProof/>
          </w:rPr>
          <w:drawing>
            <wp:inline distT="0" distB="0" distL="0" distR="0" wp14:anchorId="6DAA87C7" wp14:editId="2B52ED3E">
              <wp:extent cx="5402580" cy="5807443"/>
              <wp:effectExtent l="0" t="0" r="7620" b="3175"/>
              <wp:docPr id="7" name="Рисунок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8"/>
                      <pic:cNvPicPr>
                        <a:picLocks noChangeAspect="1" noChangeArrowheads="1"/>
                      </pic:cNvPicPr>
                    </pic:nvPicPr>
                    <pic:blipFill>
                      <a:blip r:embed="rId1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422319" cy="5828661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w:r>
      </w:del>
    </w:p>
    <w:p w14:paraId="61278AA4" w14:textId="6FD0CE4F" w:rsidR="00CA5C54" w:rsidRDefault="00CA5C54" w:rsidP="00CA5C54">
      <w:pPr>
        <w:pStyle w:val="default1"/>
        <w:jc w:val="center"/>
        <w:rPr>
          <w:ins w:id="2230" w:author="Maxim Bystrov" w:date="2026-05-07T00:34:00Z"/>
          <w:i/>
          <w:iCs/>
        </w:rPr>
      </w:pPr>
      <w:r>
        <w:rPr>
          <w:i/>
          <w:iCs/>
        </w:rPr>
        <w:t xml:space="preserve">Рисунок </w:t>
      </w:r>
      <w:ins w:id="2231" w:author="Maxim Bystrov" w:date="2026-05-07T00:23:00Z">
        <w:r w:rsidR="007B4B82">
          <w:rPr>
            <w:i/>
            <w:iCs/>
          </w:rPr>
          <w:t>3.</w:t>
        </w:r>
      </w:ins>
      <w:ins w:id="2232" w:author="Maxim Bystrov" w:date="2026-05-06T23:17:00Z">
        <w:r w:rsidR="009D559A">
          <w:rPr>
            <w:i/>
            <w:iCs/>
          </w:rPr>
          <w:t>3</w:t>
        </w:r>
      </w:ins>
      <w:ins w:id="2233" w:author="Maxim Bystrov" w:date="2026-05-06T23:46:00Z">
        <w:r w:rsidR="002E2CC3" w:rsidRPr="002E2CC3">
          <w:rPr>
            <w:i/>
            <w:iCs/>
            <w:rPrChange w:id="2234" w:author="Maxim Bystrov" w:date="2026-05-06T23:46:00Z">
              <w:rPr>
                <w:i/>
                <w:iCs/>
                <w:lang w:val="en-US"/>
              </w:rPr>
            </w:rPrChange>
          </w:rPr>
          <w:t xml:space="preserve"> </w:t>
        </w:r>
      </w:ins>
      <w:ins w:id="2235" w:author="Maxim Bystrov" w:date="2026-05-07T22:34:00Z">
        <w:r w:rsidR="00026C28">
          <w:t>—</w:t>
        </w:r>
        <w:r w:rsidR="00026C28">
          <w:rPr>
            <w:i/>
            <w:iCs/>
          </w:rPr>
          <w:t xml:space="preserve"> </w:t>
        </w:r>
      </w:ins>
      <w:del w:id="2236" w:author="Maxim Bystrov" w:date="2026-05-06T23:17:00Z">
        <w:r w:rsidDel="009D559A">
          <w:rPr>
            <w:i/>
            <w:iCs/>
          </w:rPr>
          <w:delText>2</w:delText>
        </w:r>
      </w:del>
      <w:del w:id="2237" w:author="Maxim Bystrov" w:date="2026-05-06T23:46:00Z">
        <w:r w:rsidDel="002E2CC3">
          <w:rPr>
            <w:i/>
            <w:iCs/>
          </w:rPr>
          <w:delText xml:space="preserve"> </w:delText>
        </w:r>
      </w:del>
      <w:commentRangeStart w:id="2238"/>
      <w:del w:id="2239" w:author="Maxim Bystrov" w:date="2026-05-06T23:17:00Z">
        <w:r w:rsidDel="009D559A">
          <w:rPr>
            <w:i/>
            <w:iCs/>
          </w:rPr>
          <w:delText>Схема отношений сущностей</w:delText>
        </w:r>
        <w:commentRangeEnd w:id="2238"/>
        <w:r w:rsidR="00172405" w:rsidDel="009D559A">
          <w:rPr>
            <w:rStyle w:val="a8"/>
            <w:i/>
            <w:iCs/>
            <w:sz w:val="28"/>
            <w:szCs w:val="22"/>
          </w:rPr>
          <w:commentReference w:id="2238"/>
        </w:r>
      </w:del>
      <w:ins w:id="2240" w:author="Maxim Bystrov" w:date="2026-05-06T23:17:00Z">
        <w:r w:rsidR="009D559A">
          <w:rPr>
            <w:i/>
            <w:iCs/>
          </w:rPr>
          <w:t>Физическая схема базы данных</w:t>
        </w:r>
      </w:ins>
    </w:p>
    <w:p w14:paraId="10A9B43E" w14:textId="77777777" w:rsidR="00861B7A" w:rsidRDefault="00861B7A" w:rsidP="00CA5C54">
      <w:pPr>
        <w:pStyle w:val="default1"/>
        <w:jc w:val="center"/>
        <w:rPr>
          <w:i/>
          <w:iCs/>
        </w:rPr>
      </w:pPr>
    </w:p>
    <w:p w14:paraId="6EFAC1AD" w14:textId="0A6BF408" w:rsidR="006A6B35" w:rsidRDefault="001B3245" w:rsidP="001B3245">
      <w:pPr>
        <w:pStyle w:val="3"/>
      </w:pPr>
      <w:bookmarkStart w:id="2241" w:name="_Toc230527394"/>
      <w:r>
        <w:t>3.2.2 Словарь данных</w:t>
      </w:r>
      <w:bookmarkEnd w:id="2241"/>
    </w:p>
    <w:p w14:paraId="45499A0B" w14:textId="13F56848" w:rsidR="001B3245" w:rsidRDefault="00283BEA" w:rsidP="003E4EAD">
      <w:pPr>
        <w:pStyle w:val="default1"/>
      </w:pPr>
      <w:r>
        <w:t xml:space="preserve">Детальное описание полей реляционной базы данных представлено в таблицах </w:t>
      </w:r>
      <w:ins w:id="2242" w:author="Maxim Bystrov" w:date="2026-05-07T00:26:00Z">
        <w:r w:rsidR="004A1A54">
          <w:t>3.7</w:t>
        </w:r>
      </w:ins>
      <w:del w:id="2243" w:author="Maxim Bystrov" w:date="2026-05-07T00:26:00Z">
        <w:r w:rsidDel="004A1A54">
          <w:delText>9</w:delText>
        </w:r>
      </w:del>
      <w:r>
        <w:t>-</w:t>
      </w:r>
      <w:ins w:id="2244" w:author="Maxim Bystrov" w:date="2026-05-07T00:27:00Z">
        <w:r w:rsidR="007F1CCC">
          <w:t>3.</w:t>
        </w:r>
      </w:ins>
      <w:r>
        <w:t>1</w:t>
      </w:r>
      <w:ins w:id="2245" w:author="Maxim Bystrov" w:date="2026-05-07T00:27:00Z">
        <w:r w:rsidR="007F1CCC">
          <w:t>5</w:t>
        </w:r>
      </w:ins>
      <w:del w:id="2246" w:author="Maxim Bystrov" w:date="2026-05-07T00:27:00Z">
        <w:r w:rsidDel="007F1CCC">
          <w:delText>7</w:delText>
        </w:r>
      </w:del>
      <w:r>
        <w:t xml:space="preserve"> для каждой из таблиц.</w:t>
      </w:r>
    </w:p>
    <w:p w14:paraId="38A94E76" w14:textId="240B973F" w:rsidR="003E4EAD" w:rsidRDefault="00345DBC" w:rsidP="00345DBC">
      <w:pPr>
        <w:pStyle w:val="default1"/>
        <w:numPr>
          <w:ilvl w:val="0"/>
          <w:numId w:val="38"/>
        </w:numPr>
      </w:pPr>
      <w:r>
        <w:t>Справочник транспортных средств (</w:t>
      </w:r>
      <w:proofErr w:type="spellStart"/>
      <w:r w:rsidR="003E4EAD">
        <w:t>vehicles</w:t>
      </w:r>
      <w:proofErr w:type="spellEnd"/>
      <w:r>
        <w:t>)</w:t>
      </w:r>
    </w:p>
    <w:p w14:paraId="6BB6001C" w14:textId="47B21E6C" w:rsidR="00483A52" w:rsidRPr="00DD5E0F" w:rsidRDefault="00DD5E0F">
      <w:pPr>
        <w:pStyle w:val="default1"/>
        <w:pPrChange w:id="2247" w:author="Maxim Bystrov" w:date="2026-05-07T00:24:00Z">
          <w:pPr>
            <w:pStyle w:val="default1"/>
            <w:ind w:left="1069" w:firstLine="0"/>
            <w:jc w:val="right"/>
          </w:pPr>
        </w:pPrChange>
      </w:pPr>
      <w:r>
        <w:t xml:space="preserve">Таблица </w:t>
      </w:r>
      <w:ins w:id="2248" w:author="Maxim Bystrov" w:date="2026-05-07T00:24:00Z">
        <w:r w:rsidR="007D1758">
          <w:t>3.7 —</w:t>
        </w:r>
      </w:ins>
      <w:del w:id="2249" w:author="Maxim Bystrov" w:date="2026-05-07T00:24:00Z">
        <w:r w:rsidDel="007D1758">
          <w:delText>9</w:delText>
        </w:r>
      </w:del>
      <w:r>
        <w:t xml:space="preserve"> Справочник транспортных средств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2237"/>
        <w:gridCol w:w="5204"/>
      </w:tblGrid>
      <w:tr w:rsidR="003E4EAD" w:rsidRPr="00483A52" w14:paraId="3902A81B" w14:textId="77777777" w:rsidTr="00483A5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3E8AC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1E63A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A0D72" w14:textId="1D076341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3E4EAD" w:rsidRPr="00483A52" w14:paraId="70902406" w14:textId="77777777" w:rsidTr="00483A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7D78B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4D122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7AC77" w14:textId="3712143E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t xml:space="preserve">Первичный ключ, значение </w:t>
            </w:r>
            <w:proofErr w:type="spellStart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автоинкрементируется</w:t>
            </w:r>
            <w:proofErr w:type="spellEnd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, начиная с 1</w:t>
            </w:r>
          </w:p>
        </w:tc>
      </w:tr>
      <w:tr w:rsidR="003E4EAD" w:rsidRPr="00483A52" w14:paraId="685A7A64" w14:textId="77777777" w:rsidTr="00483A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2FD01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0EEE6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9B7BC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Наименование транспортного средства (отображаемое имя)</w:t>
            </w:r>
          </w:p>
        </w:tc>
      </w:tr>
      <w:tr w:rsidR="003E4EAD" w:rsidRPr="00483A52" w14:paraId="6583F9EE" w14:textId="77777777" w:rsidTr="00483A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63906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registration_number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68E32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9E71B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Государственный регистрационный знак</w:t>
            </w:r>
          </w:p>
        </w:tc>
      </w:tr>
      <w:tr w:rsidR="003E4EAD" w:rsidRPr="00483A52" w14:paraId="4C6C9CF1" w14:textId="77777777" w:rsidTr="00483A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81ADF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device_id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B96B5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50)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1725A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Идентификатор бортового устройства, уникален для каждого ТС</w:t>
            </w:r>
          </w:p>
        </w:tc>
      </w:tr>
      <w:tr w:rsidR="003E4EAD" w:rsidRPr="00483A52" w14:paraId="27CAC104" w14:textId="77777777" w:rsidTr="00483A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DB6DE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type_id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D6360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A361D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Идентификатор типа транспортного средства (справочник)</w:t>
            </w:r>
          </w:p>
        </w:tc>
      </w:tr>
      <w:tr w:rsidR="003E4EAD" w:rsidRPr="00483A52" w14:paraId="23F2966E" w14:textId="77777777" w:rsidTr="00483A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B7F0F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department_id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63CA9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213E9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Внешний ключ к таблице подразделений (</w:t>
            </w:r>
            <w:proofErr w:type="spellStart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departments</w:t>
            </w:r>
            <w:proofErr w:type="spellEnd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E4EAD" w:rsidRPr="00483A52" w14:paraId="2364CC3F" w14:textId="77777777" w:rsidTr="00483A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1CA10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181F6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36C0C" w14:textId="77777777" w:rsidR="003E4EAD" w:rsidRPr="00483A52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83A52">
              <w:rPr>
                <w:rFonts w:ascii="Times New Roman" w:hAnsi="Times New Roman" w:cs="Times New Roman"/>
                <w:sz w:val="24"/>
                <w:szCs w:val="24"/>
              </w:rPr>
              <w:t>Дата и время создания записи</w:t>
            </w:r>
          </w:p>
        </w:tc>
      </w:tr>
    </w:tbl>
    <w:p w14:paraId="02BAD4FF" w14:textId="1745F7FE" w:rsidR="00AC79A3" w:rsidRDefault="006E19C1">
      <w:pPr>
        <w:pStyle w:val="default1"/>
        <w:ind w:left="1069" w:firstLine="0"/>
        <w:rPr>
          <w:ins w:id="2250" w:author="Maxim Bystrov" w:date="2026-05-07T00:25:00Z"/>
        </w:rPr>
        <w:pPrChange w:id="2251" w:author="Maxim Bystrov" w:date="2026-05-07T00:25:00Z">
          <w:pPr>
            <w:pStyle w:val="default1"/>
            <w:numPr>
              <w:numId w:val="38"/>
            </w:numPr>
            <w:ind w:left="1069" w:hanging="360"/>
          </w:pPr>
        </w:pPrChange>
      </w:pPr>
      <w:ins w:id="2252" w:author="Maxim Bystrov" w:date="2026-05-07T22:40:00Z">
        <w:r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59264" behindDoc="0" locked="0" layoutInCell="1" allowOverlap="1" wp14:anchorId="54994194" wp14:editId="68B80126">
                  <wp:simplePos x="0" y="0"/>
                  <wp:positionH relativeFrom="margin">
                    <wp:align>left</wp:align>
                  </wp:positionH>
                  <wp:positionV relativeFrom="paragraph">
                    <wp:posOffset>-5036185</wp:posOffset>
                  </wp:positionV>
                  <wp:extent cx="3284220" cy="307975"/>
                  <wp:effectExtent l="0" t="0" r="0" b="0"/>
                  <wp:wrapNone/>
                  <wp:docPr id="217" name="Надпись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284220" cy="307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D62BF9" w14:textId="4318E7F7" w:rsidR="006E19C1" w:rsidRDefault="006E19C1">
                              <w:pPr>
                                <w:pStyle w:val="default1"/>
                                <w:pPrChange w:id="2253" w:author="Maxim Bystrov" w:date="2026-05-07T22:39:00Z">
                                  <w:pPr/>
                                </w:pPrChange>
                              </w:pPr>
                              <w:ins w:id="2254" w:author="Maxim Bystrov" w:date="2026-05-07T22:39:00Z">
                                <w:r>
                                  <w:t xml:space="preserve">Продолжение таблицы </w:t>
                                </w:r>
                              </w:ins>
                              <w:ins w:id="2255" w:author="Maxim Bystrov" w:date="2026-05-07T22:40:00Z">
                                <w:r>
                                  <w:t>3.7</w:t>
                                </w:r>
                              </w:ins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54994194"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26" type="#_x0000_t202" style="position:absolute;left:0;text-align:left;margin-left:0;margin-top:-396.55pt;width:258.6pt;height:24.2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" filled="f" stroked="f">
                  <v:textbox>
                    <w:txbxContent>
                      <w:p w14:paraId="41D62BF9" w14:textId="4318E7F7" w:rsidR="006E19C1" w:rsidRDefault="006E19C1">
                        <w:pPr>
                          <w:pStyle w:val="default1"/>
                          <w:pPrChange w:id="2256" w:author="Maxim Bystrov" w:date="2026-05-07T22:39:00Z">
                            <w:pPr/>
                          </w:pPrChange>
                        </w:pPr>
                        <w:ins w:id="2257" w:author="Maxim Bystrov" w:date="2026-05-07T22:39:00Z">
                          <w:r>
                            <w:t xml:space="preserve">Продолжение таблицы </w:t>
                          </w:r>
                        </w:ins>
                        <w:ins w:id="2258" w:author="Maxim Bystrov" w:date="2026-05-07T22:40:00Z">
                          <w:r>
                            <w:t>3.7</w:t>
                          </w:r>
                        </w:ins>
                      </w:p>
                    </w:txbxContent>
                  </v:textbox>
                  <w10:wrap anchorx="margin"/>
                </v:shape>
              </w:pict>
            </mc:Fallback>
          </mc:AlternateContent>
        </w:r>
      </w:ins>
    </w:p>
    <w:p w14:paraId="6CFC5617" w14:textId="4DB06260" w:rsidR="003E4EAD" w:rsidRDefault="00701654" w:rsidP="00701654">
      <w:pPr>
        <w:pStyle w:val="default1"/>
        <w:numPr>
          <w:ilvl w:val="0"/>
          <w:numId w:val="38"/>
        </w:numPr>
      </w:pPr>
      <w:r>
        <w:t xml:space="preserve">Справочник </w:t>
      </w:r>
      <w:proofErr w:type="spellStart"/>
      <w:r>
        <w:t>геозон</w:t>
      </w:r>
      <w:proofErr w:type="spellEnd"/>
      <w:r>
        <w:t xml:space="preserve"> (</w:t>
      </w:r>
      <w:proofErr w:type="spellStart"/>
      <w:r w:rsidR="003E4EAD">
        <w:t>geozones</w:t>
      </w:r>
      <w:proofErr w:type="spellEnd"/>
      <w:r>
        <w:t>)</w:t>
      </w:r>
    </w:p>
    <w:p w14:paraId="695A5DC9" w14:textId="1341DB53" w:rsidR="00701654" w:rsidRDefault="00701654">
      <w:pPr>
        <w:pStyle w:val="default1"/>
        <w:pPrChange w:id="2259" w:author="Maxim Bystrov" w:date="2026-05-07T00:25:00Z">
          <w:pPr>
            <w:pStyle w:val="default1"/>
            <w:ind w:left="1069" w:firstLine="0"/>
            <w:jc w:val="right"/>
          </w:pPr>
        </w:pPrChange>
      </w:pPr>
      <w:r>
        <w:t xml:space="preserve">Таблица </w:t>
      </w:r>
      <w:ins w:id="2260" w:author="Maxim Bystrov" w:date="2026-05-07T00:25:00Z">
        <w:r w:rsidR="00FB2A0F">
          <w:t>3.8</w:t>
        </w:r>
      </w:ins>
      <w:del w:id="2261" w:author="Maxim Bystrov" w:date="2026-05-07T00:25:00Z">
        <w:r w:rsidDel="00FB2A0F">
          <w:delText>10</w:delText>
        </w:r>
      </w:del>
      <w:ins w:id="2262" w:author="Maxim Bystrov" w:date="2026-05-07T00:24:00Z">
        <w:r w:rsidR="00DE154B">
          <w:t xml:space="preserve"> </w:t>
        </w:r>
      </w:ins>
      <w:ins w:id="2263" w:author="Maxim Bystrov" w:date="2026-05-07T00:25:00Z">
        <w:r w:rsidR="00DE154B">
          <w:t>—</w:t>
        </w:r>
      </w:ins>
      <w:r>
        <w:t xml:space="preserve"> Справочник </w:t>
      </w:r>
      <w:proofErr w:type="spellStart"/>
      <w:r>
        <w:t>геозон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1907"/>
        <w:gridCol w:w="5982"/>
      </w:tblGrid>
      <w:tr w:rsidR="003E4EAD" w:rsidRPr="00701654" w14:paraId="0C7E3EA3" w14:textId="77777777" w:rsidTr="0070165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F9BF4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EB32F" w14:textId="317E7534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D0038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3E4EAD" w:rsidRPr="00701654" w14:paraId="0B8F0849" w14:textId="77777777" w:rsidTr="007016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5A1F8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38E1F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00BBC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1654">
              <w:rPr>
                <w:rFonts w:ascii="Times New Roman" w:hAnsi="Times New Roman" w:cs="Times New Roman"/>
                <w:sz w:val="24"/>
                <w:szCs w:val="24"/>
              </w:rPr>
              <w:t xml:space="preserve">Первичный ключ, </w:t>
            </w:r>
            <w:proofErr w:type="spellStart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автоинкремент</w:t>
            </w:r>
            <w:proofErr w:type="spellEnd"/>
          </w:p>
        </w:tc>
      </w:tr>
      <w:tr w:rsidR="003E4EAD" w:rsidRPr="00701654" w14:paraId="2F6BEAC5" w14:textId="77777777" w:rsidTr="007016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D9BF5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4CBC4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9D5CD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1654">
              <w:rPr>
                <w:rFonts w:ascii="Times New Roman" w:hAnsi="Times New Roman" w:cs="Times New Roman"/>
                <w:sz w:val="24"/>
                <w:szCs w:val="24"/>
              </w:rPr>
              <w:t xml:space="preserve">Название </w:t>
            </w:r>
            <w:proofErr w:type="spellStart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геозоны</w:t>
            </w:r>
            <w:proofErr w:type="spellEnd"/>
          </w:p>
        </w:tc>
      </w:tr>
      <w:tr w:rsidR="003E4EAD" w:rsidRPr="00701654" w14:paraId="64BB3AF1" w14:textId="77777777" w:rsidTr="007016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A647A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D7F27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3C50B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1654">
              <w:rPr>
                <w:rFonts w:ascii="Times New Roman" w:hAnsi="Times New Roman" w:cs="Times New Roman"/>
                <w:sz w:val="24"/>
                <w:szCs w:val="24"/>
              </w:rPr>
              <w:t xml:space="preserve">Тип </w:t>
            </w:r>
            <w:proofErr w:type="spellStart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геозоны</w:t>
            </w:r>
            <w:proofErr w:type="spellEnd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: '</w:t>
            </w:r>
            <w:proofErr w:type="spellStart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polygon</w:t>
            </w:r>
            <w:proofErr w:type="spellEnd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' — многоугольник, '</w:t>
            </w:r>
            <w:proofErr w:type="spellStart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circle</w:t>
            </w:r>
            <w:proofErr w:type="spellEnd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' — окружность</w:t>
            </w:r>
          </w:p>
        </w:tc>
      </w:tr>
      <w:tr w:rsidR="003E4EAD" w:rsidRPr="00701654" w14:paraId="46F844FD" w14:textId="77777777" w:rsidTr="007016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12ACE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coordinates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41952" w14:textId="04D9ADBF" w:rsidR="003E4EAD" w:rsidRPr="006567DA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/>
                <w:rPrChange w:id="2264" w:author="Maxim Bystrov" w:date="2026-05-06T23:22:00Z">
                  <w:rPr>
                    <w:rFonts w:ascii="Times New Roman" w:hAnsi="Times New Roman" w:cs="Times New Roman"/>
                    <w:sz w:val="24"/>
                    <w:szCs w:val="24"/>
                  </w:rPr>
                </w:rPrChange>
              </w:rPr>
            </w:pPr>
            <w:commentRangeStart w:id="2265"/>
            <w:del w:id="2266" w:author="Maxim Bystrov" w:date="2026-05-06T23:22:00Z">
              <w:r w:rsidRPr="00701654" w:rsidDel="006567DA">
                <w:rPr>
                  <w:rFonts w:ascii="Times New Roman" w:hAnsi="Times New Roman" w:cs="Times New Roman"/>
                  <w:sz w:val="24"/>
                  <w:szCs w:val="24"/>
                </w:rPr>
                <w:delText>jsonb</w:delText>
              </w:r>
              <w:commentRangeEnd w:id="2265"/>
              <w:r w:rsidR="00172405" w:rsidRPr="00701654" w:rsidDel="006567DA">
                <w:rPr>
                  <w:rStyle w:val="a8"/>
                  <w:rFonts w:ascii="Times New Roman" w:hAnsi="Times New Roman" w:cs="Times New Roman"/>
                  <w:sz w:val="24"/>
                  <w:szCs w:val="24"/>
                </w:rPr>
                <w:commentReference w:id="2265"/>
              </w:r>
            </w:del>
            <w:proofErr w:type="spellStart"/>
            <w:ins w:id="2267" w:author="Maxim Bystrov" w:date="2026-05-06T23:22:00Z">
              <w:r w:rsidR="006567DA">
                <w:rPr>
                  <w:rFonts w:ascii="Times New Roman" w:hAnsi="Times New Roman" w:cs="Times New Roman"/>
                  <w:sz w:val="24"/>
                  <w:szCs w:val="24"/>
                </w:rPr>
                <w:t>geome</w:t>
              </w:r>
              <w:proofErr w:type="spellEnd"/>
              <w:r w:rsidR="006567DA">
                <w:rPr>
                  <w:rFonts w:ascii="Times New Roman" w:hAnsi="Times New Roman" w:cs="Times New Roman"/>
                  <w:sz w:val="24"/>
                  <w:szCs w:val="24"/>
                  <w:lang w:val="en-US"/>
                </w:rPr>
                <w:t>try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C3BA1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1654">
              <w:rPr>
                <w:rFonts w:ascii="Times New Roman" w:hAnsi="Times New Roman" w:cs="Times New Roman"/>
                <w:sz w:val="24"/>
                <w:szCs w:val="24"/>
              </w:rPr>
              <w:t xml:space="preserve">Координаты: для </w:t>
            </w:r>
            <w:proofErr w:type="spellStart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polygon</w:t>
            </w:r>
            <w:proofErr w:type="spellEnd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 xml:space="preserve"> — массив вершин, для </w:t>
            </w:r>
            <w:proofErr w:type="spellStart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circle</w:t>
            </w:r>
            <w:proofErr w:type="spellEnd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 xml:space="preserve"> — центр и радиус</w:t>
            </w:r>
          </w:p>
        </w:tc>
      </w:tr>
      <w:tr w:rsidR="003E4EAD" w:rsidRPr="00701654" w14:paraId="294B1251" w14:textId="77777777" w:rsidTr="007016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B6BE9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7A6DB" w14:textId="6047E05A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8F7E6" w14:textId="77777777" w:rsidR="003E4EAD" w:rsidRPr="0070165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1654">
              <w:rPr>
                <w:rFonts w:ascii="Times New Roman" w:hAnsi="Times New Roman" w:cs="Times New Roman"/>
                <w:sz w:val="24"/>
                <w:szCs w:val="24"/>
              </w:rPr>
              <w:t xml:space="preserve">Признак активности </w:t>
            </w:r>
            <w:proofErr w:type="spellStart"/>
            <w:r w:rsidRPr="00701654">
              <w:rPr>
                <w:rFonts w:ascii="Times New Roman" w:hAnsi="Times New Roman" w:cs="Times New Roman"/>
                <w:sz w:val="24"/>
                <w:szCs w:val="24"/>
              </w:rPr>
              <w:t>геозоны</w:t>
            </w:r>
            <w:proofErr w:type="spellEnd"/>
          </w:p>
        </w:tc>
      </w:tr>
    </w:tbl>
    <w:p w14:paraId="3EAFE2D8" w14:textId="4076C811" w:rsidR="00566B1B" w:rsidRDefault="006E19C1">
      <w:pPr>
        <w:pStyle w:val="default1"/>
        <w:ind w:left="1069" w:firstLine="0"/>
        <w:rPr>
          <w:ins w:id="2268" w:author="Maxim Bystrov" w:date="2026-05-07T00:25:00Z"/>
        </w:rPr>
        <w:pPrChange w:id="2269" w:author="Maxim Bystrov" w:date="2026-05-07T00:25:00Z">
          <w:pPr>
            <w:pStyle w:val="default1"/>
            <w:numPr>
              <w:numId w:val="38"/>
            </w:numPr>
            <w:ind w:left="1069" w:hanging="360"/>
          </w:pPr>
        </w:pPrChange>
      </w:pPr>
      <w:ins w:id="2270" w:author="Maxim Bystrov" w:date="2026-05-07T22:41:00Z">
        <w:r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61312" behindDoc="0" locked="0" layoutInCell="1" allowOverlap="1" wp14:anchorId="44E292FC" wp14:editId="76110437">
                  <wp:simplePos x="0" y="0"/>
                  <wp:positionH relativeFrom="margin">
                    <wp:align>left</wp:align>
                  </wp:positionH>
                  <wp:positionV relativeFrom="paragraph">
                    <wp:posOffset>-1385570</wp:posOffset>
                  </wp:positionV>
                  <wp:extent cx="3284220" cy="307975"/>
                  <wp:effectExtent l="0" t="0" r="0" b="0"/>
                  <wp:wrapNone/>
                  <wp:docPr id="2" name="Надпись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284220" cy="307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4FC0E6" w14:textId="39C623B9" w:rsidR="006E19C1" w:rsidRDefault="006E19C1">
                              <w:pPr>
                                <w:pStyle w:val="default1"/>
                                <w:pPrChange w:id="2271" w:author="Maxim Bystrov" w:date="2026-05-07T22:39:00Z">
                                  <w:pPr/>
                                </w:pPrChange>
                              </w:pPr>
                              <w:ins w:id="2272" w:author="Maxim Bystrov" w:date="2026-05-07T22:39:00Z">
                                <w:r>
                                  <w:t xml:space="preserve">Продолжение таблицы </w:t>
                                </w:r>
                              </w:ins>
                              <w:ins w:id="2273" w:author="Maxim Bystrov" w:date="2026-05-07T22:40:00Z">
                                <w:r>
                                  <w:t>3.</w:t>
                                </w:r>
                              </w:ins>
                              <w:ins w:id="2274" w:author="Maxim Bystrov" w:date="2026-05-07T22:41:00Z">
                                <w:r>
                                  <w:t>8</w:t>
                                </w:r>
                              </w:ins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44E292FC" id="_x0000_s1027" type="#_x0000_t202" style="position:absolute;left:0;text-align:left;margin-left:0;margin-top:-109.1pt;width:258.6pt;height:24.2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" filled="f" stroked="f">
                  <v:textbox>
                    <w:txbxContent>
                      <w:p w14:paraId="454FC0E6" w14:textId="39C623B9" w:rsidR="006E19C1" w:rsidRDefault="006E19C1">
                        <w:pPr>
                          <w:pStyle w:val="default1"/>
                          <w:pPrChange w:id="2275" w:author="Maxim Bystrov" w:date="2026-05-07T22:39:00Z">
                            <w:pPr/>
                          </w:pPrChange>
                        </w:pPr>
                        <w:ins w:id="2276" w:author="Maxim Bystrov" w:date="2026-05-07T22:39:00Z">
                          <w:r>
                            <w:t xml:space="preserve">Продолжение таблицы </w:t>
                          </w:r>
                        </w:ins>
                        <w:ins w:id="2277" w:author="Maxim Bystrov" w:date="2026-05-07T22:40:00Z">
                          <w:r>
                            <w:t>3.</w:t>
                          </w:r>
                        </w:ins>
                        <w:ins w:id="2278" w:author="Maxim Bystrov" w:date="2026-05-07T22:41:00Z">
                          <w:r>
                            <w:t>8</w:t>
                          </w:r>
                        </w:ins>
                      </w:p>
                    </w:txbxContent>
                  </v:textbox>
                  <w10:wrap anchorx="margin"/>
                </v:shape>
              </w:pict>
            </mc:Fallback>
          </mc:AlternateContent>
        </w:r>
      </w:ins>
    </w:p>
    <w:p w14:paraId="400A6626" w14:textId="2FFE026D" w:rsidR="003E4EAD" w:rsidRDefault="00CF31FE" w:rsidP="00CF31FE">
      <w:pPr>
        <w:pStyle w:val="default1"/>
        <w:numPr>
          <w:ilvl w:val="0"/>
          <w:numId w:val="38"/>
        </w:numPr>
      </w:pPr>
      <w:r>
        <w:t>Данные телеметрии (</w:t>
      </w:r>
      <w:proofErr w:type="spellStart"/>
      <w:r w:rsidR="003E4EAD">
        <w:t>telemetry_packets</w:t>
      </w:r>
      <w:proofErr w:type="spellEnd"/>
      <w:r>
        <w:t>)</w:t>
      </w:r>
    </w:p>
    <w:p w14:paraId="4BECA29A" w14:textId="2C495A94" w:rsidR="008E7393" w:rsidRDefault="008E7393">
      <w:pPr>
        <w:pStyle w:val="default1"/>
        <w:ind w:left="709" w:firstLine="0"/>
        <w:jc w:val="left"/>
        <w:pPrChange w:id="2279" w:author="Maxim Bystrov" w:date="2026-05-07T00:26:00Z">
          <w:pPr>
            <w:pStyle w:val="default1"/>
            <w:ind w:left="709" w:firstLine="0"/>
            <w:jc w:val="right"/>
          </w:pPr>
        </w:pPrChange>
      </w:pPr>
      <w:r>
        <w:t xml:space="preserve">Таблица </w:t>
      </w:r>
      <w:ins w:id="2280" w:author="Maxim Bystrov" w:date="2026-05-07T00:25:00Z">
        <w:r w:rsidR="007D23DE">
          <w:t>3.9 —</w:t>
        </w:r>
      </w:ins>
      <w:del w:id="2281" w:author="Maxim Bystrov" w:date="2026-05-07T00:25:00Z">
        <w:r w:rsidDel="007D23DE">
          <w:delText>11</w:delText>
        </w:r>
      </w:del>
      <w:r>
        <w:t xml:space="preserve"> Данные телеметрии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1726"/>
        <w:gridCol w:w="6163"/>
      </w:tblGrid>
      <w:tr w:rsidR="003E4EAD" w:rsidRPr="00820B7B" w14:paraId="1E25401F" w14:textId="77777777" w:rsidTr="00820B7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D8689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F2197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8864E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3E4EAD" w:rsidRPr="00820B7B" w14:paraId="490A73B3" w14:textId="77777777" w:rsidTr="00820B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99A50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1B99D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AB1F9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 xml:space="preserve">Первичный ключ, </w:t>
            </w:r>
            <w:proofErr w:type="spellStart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автоинкремент</w:t>
            </w:r>
            <w:proofErr w:type="spellEnd"/>
          </w:p>
        </w:tc>
      </w:tr>
      <w:tr w:rsidR="003E4EAD" w:rsidRPr="00820B7B" w14:paraId="6936E608" w14:textId="77777777" w:rsidTr="00820B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5767D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vehicle_id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F78CB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9E65A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 к таблице </w:t>
            </w:r>
            <w:proofErr w:type="spellStart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vehicles</w:t>
            </w:r>
            <w:proofErr w:type="spellEnd"/>
          </w:p>
        </w:tc>
      </w:tr>
      <w:tr w:rsidR="003E4EAD" w:rsidRPr="00820B7B" w14:paraId="4E4BB4CC" w14:textId="77777777" w:rsidTr="00820B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3AADA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packet_time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E6741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BFE68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Время из пакета EGTS, установленное бортовым устройством</w:t>
            </w:r>
          </w:p>
        </w:tc>
      </w:tr>
      <w:tr w:rsidR="003E4EAD" w:rsidRPr="00820B7B" w14:paraId="24AD4D73" w14:textId="77777777" w:rsidTr="00820B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3C7DB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reception_time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6FCEB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18D7B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Время приёма пакета сервером</w:t>
            </w:r>
          </w:p>
        </w:tc>
      </w:tr>
      <w:tr w:rsidR="003E4EAD" w:rsidRPr="00820B7B" w14:paraId="662F45A4" w14:textId="77777777" w:rsidTr="00820B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0FD3C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latitude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FB314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  <w:proofErr w:type="spellEnd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5B64C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Широта из пакета (позиционная подзапись или усреднённая)</w:t>
            </w:r>
          </w:p>
        </w:tc>
      </w:tr>
      <w:tr w:rsidR="003E4EAD" w:rsidRPr="00820B7B" w14:paraId="01D46C36" w14:textId="77777777" w:rsidTr="00820B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FA215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longitude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9E2FC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  <w:proofErr w:type="spellEnd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5B1D7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Долгота из пакета</w:t>
            </w:r>
          </w:p>
        </w:tc>
      </w:tr>
      <w:tr w:rsidR="003E4EAD" w:rsidRPr="00820B7B" w14:paraId="30D090E1" w14:textId="77777777" w:rsidTr="00820B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804B2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s2_cell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8F988" w14:textId="7777777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9B139" w14:textId="0FC77947" w:rsidR="003E4EAD" w:rsidRPr="00820B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del w:id="2282" w:author="Maxim Bystrov" w:date="2026-05-05T23:28:00Z">
              <w:r w:rsidRPr="00820B7B" w:rsidDel="00094A02">
                <w:rPr>
                  <w:rFonts w:ascii="Times New Roman" w:hAnsi="Times New Roman" w:cs="Times New Roman"/>
                  <w:sz w:val="24"/>
                  <w:szCs w:val="24"/>
                </w:rPr>
                <w:delText xml:space="preserve">Квадроключ </w:delText>
              </w:r>
            </w:del>
            <w:ins w:id="2283" w:author="Maxim Bystrov" w:date="2026-05-05T23:28:00Z">
              <w:r w:rsidR="00094A02">
                <w:rPr>
                  <w:rFonts w:ascii="Times New Roman" w:hAnsi="Times New Roman" w:cs="Times New Roman"/>
                  <w:sz w:val="24"/>
                  <w:szCs w:val="24"/>
                </w:rPr>
                <w:t>Ключ</w:t>
              </w:r>
              <w:r w:rsidR="00094A02" w:rsidRPr="00820B7B">
                <w:rPr>
                  <w:rFonts w:ascii="Times New Roman" w:hAnsi="Times New Roman" w:cs="Times New Roman"/>
                  <w:sz w:val="24"/>
                  <w:szCs w:val="24"/>
                </w:rPr>
                <w:t xml:space="preserve"> </w:t>
              </w:r>
            </w:ins>
            <w:r w:rsidRPr="00820B7B">
              <w:rPr>
                <w:rFonts w:ascii="Times New Roman" w:hAnsi="Times New Roman" w:cs="Times New Roman"/>
                <w:sz w:val="24"/>
                <w:szCs w:val="24"/>
              </w:rPr>
              <w:t xml:space="preserve">S2 (идентификатор ячейки), вычисленный по координатам с уровнем, заданным в </w:t>
            </w:r>
            <w:proofErr w:type="spellStart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general_settings</w:t>
            </w:r>
            <w:proofErr w:type="spellEnd"/>
            <w:r w:rsidRPr="00820B7B">
              <w:rPr>
                <w:rFonts w:ascii="Times New Roman" w:hAnsi="Times New Roman" w:cs="Times New Roman"/>
                <w:sz w:val="24"/>
                <w:szCs w:val="24"/>
              </w:rPr>
              <w:t>. Используется для пространственного поиска.</w:t>
            </w:r>
          </w:p>
        </w:tc>
      </w:tr>
    </w:tbl>
    <w:p w14:paraId="29A620E6" w14:textId="393EB65D" w:rsidR="005A2AE6" w:rsidRDefault="005A2AE6" w:rsidP="00913C4A">
      <w:pPr>
        <w:pStyle w:val="default1"/>
        <w:ind w:left="1069" w:firstLine="0"/>
        <w:rPr>
          <w:ins w:id="2284" w:author="Maxim Bystrov" w:date="2026-05-07T22:41:00Z"/>
        </w:rPr>
      </w:pPr>
    </w:p>
    <w:p w14:paraId="63832566" w14:textId="72880260" w:rsidR="00913C4A" w:rsidRPr="005A2AE6" w:rsidRDefault="005A2AE6">
      <w:pPr>
        <w:rPr>
          <w:ins w:id="2285" w:author="Maxim Bystrov" w:date="2026-05-07T22:34:00Z"/>
        </w:rPr>
        <w:pPrChange w:id="2286" w:author="Maxim Bystrov" w:date="2026-05-07T22:41:00Z">
          <w:pPr>
            <w:pStyle w:val="default1"/>
            <w:numPr>
              <w:numId w:val="38"/>
            </w:numPr>
            <w:ind w:left="1069" w:hanging="360"/>
          </w:pPr>
        </w:pPrChange>
      </w:pPr>
      <w:ins w:id="2287" w:author="Maxim Bystrov" w:date="2026-05-07T22:41:00Z">
        <w:r>
          <w:br w:type="page"/>
        </w:r>
      </w:ins>
    </w:p>
    <w:p w14:paraId="4C52D1EB" w14:textId="26125DD3" w:rsidR="003E4EAD" w:rsidRDefault="00800CA7" w:rsidP="00800CA7">
      <w:pPr>
        <w:pStyle w:val="default1"/>
        <w:numPr>
          <w:ilvl w:val="0"/>
          <w:numId w:val="38"/>
        </w:numPr>
      </w:pPr>
      <w:r>
        <w:lastRenderedPageBreak/>
        <w:t>Дополнительные данные телеметрии (</w:t>
      </w:r>
      <w:proofErr w:type="spellStart"/>
      <w:r w:rsidR="003E4EAD">
        <w:t>telemetry_subrecords</w:t>
      </w:r>
      <w:proofErr w:type="spellEnd"/>
      <w:r>
        <w:t>)</w:t>
      </w:r>
    </w:p>
    <w:p w14:paraId="6AC88989" w14:textId="7F03DBB0" w:rsidR="00800CA7" w:rsidRDefault="00800CA7">
      <w:pPr>
        <w:pStyle w:val="default1"/>
        <w:jc w:val="left"/>
        <w:pPrChange w:id="2288" w:author="Maxim Bystrov" w:date="2026-05-07T00:26:00Z">
          <w:pPr>
            <w:pStyle w:val="default1"/>
            <w:jc w:val="right"/>
          </w:pPr>
        </w:pPrChange>
      </w:pPr>
      <w:r>
        <w:t xml:space="preserve">Таблица </w:t>
      </w:r>
      <w:ins w:id="2289" w:author="Maxim Bystrov" w:date="2026-05-07T00:26:00Z">
        <w:r w:rsidR="008F55F8">
          <w:t>3.10 —</w:t>
        </w:r>
      </w:ins>
      <w:del w:id="2290" w:author="Maxim Bystrov" w:date="2026-05-07T00:26:00Z">
        <w:r w:rsidDel="008F55F8">
          <w:delText>12</w:delText>
        </w:r>
      </w:del>
      <w:r>
        <w:t xml:space="preserve"> Дополнительные данные телеметрии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1686"/>
        <w:gridCol w:w="6203"/>
      </w:tblGrid>
      <w:tr w:rsidR="003E4EAD" w:rsidRPr="000C053F" w14:paraId="3BF13068" w14:textId="77777777" w:rsidTr="000C053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BF778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17AEE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5C91D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3E4EAD" w:rsidRPr="000C053F" w14:paraId="511BE6C1" w14:textId="77777777" w:rsidTr="000C0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ADB93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66F6B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D2D9E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 xml:space="preserve">Первичный ключ, </w:t>
            </w:r>
            <w:proofErr w:type="spellStart"/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автоинкремент</w:t>
            </w:r>
            <w:proofErr w:type="spellEnd"/>
          </w:p>
        </w:tc>
      </w:tr>
      <w:tr w:rsidR="003E4EAD" w:rsidRPr="000C053F" w14:paraId="2E181C9A" w14:textId="77777777" w:rsidTr="000C0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06A95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packet_id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5A242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0C053F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E8670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 к таблице </w:t>
            </w:r>
            <w:proofErr w:type="spellStart"/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telemetry_packets</w:t>
            </w:r>
            <w:proofErr w:type="spellEnd"/>
          </w:p>
        </w:tc>
      </w:tr>
      <w:tr w:rsidR="003E4EAD" w:rsidRPr="000C053F" w14:paraId="4A5CC635" w14:textId="77777777" w:rsidTr="000C0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E1656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record_type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BDA07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smallint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810E5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Тип подзаписи EGTS (0 — позиционная, 1 — состояние и т.д.)</w:t>
            </w:r>
          </w:p>
        </w:tc>
      </w:tr>
      <w:tr w:rsidR="003E4EAD" w:rsidRPr="000C053F" w14:paraId="234C5D17" w14:textId="77777777" w:rsidTr="000C0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CAEC0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altitude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8F13D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B83CF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Высота над уровнем моря (м)</w:t>
            </w:r>
          </w:p>
        </w:tc>
      </w:tr>
      <w:tr w:rsidR="003E4EAD" w:rsidRPr="000C053F" w14:paraId="4C468CFC" w14:textId="77777777" w:rsidTr="000C0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BFA5F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0DF22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D0646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Скорость (км/ч)</w:t>
            </w:r>
          </w:p>
        </w:tc>
      </w:tr>
      <w:tr w:rsidR="003E4EAD" w:rsidRPr="000C053F" w14:paraId="335C861D" w14:textId="77777777" w:rsidTr="000C0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B8C6B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course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6BBC9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F02D5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Направление движения (градусы)</w:t>
            </w:r>
          </w:p>
        </w:tc>
      </w:tr>
      <w:tr w:rsidR="003E4EAD" w:rsidRPr="000C053F" w14:paraId="6AD7F93C" w14:textId="77777777" w:rsidTr="000C0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1CD1D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odometer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6D5C9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44A6C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Показания одометра (км)</w:t>
            </w:r>
          </w:p>
        </w:tc>
      </w:tr>
      <w:tr w:rsidR="003E4EAD" w:rsidRPr="000C053F" w14:paraId="411828B6" w14:textId="77777777" w:rsidTr="000C0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15121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sensors_data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25334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EC13E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Данные дополнительных датчиков в структурированном виде</w:t>
            </w:r>
          </w:p>
        </w:tc>
      </w:tr>
      <w:tr w:rsidR="003E4EAD" w:rsidRPr="000C053F" w14:paraId="14D94E3A" w14:textId="77777777" w:rsidTr="000C053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EA901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671DE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B17B6" w14:textId="77777777" w:rsidR="003E4EAD" w:rsidRPr="000C053F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C053F">
              <w:rPr>
                <w:rFonts w:ascii="Times New Roman" w:hAnsi="Times New Roman" w:cs="Times New Roman"/>
                <w:sz w:val="24"/>
                <w:szCs w:val="24"/>
              </w:rPr>
              <w:t>Время подзаписи (если отличается от времени пакета)</w:t>
            </w:r>
          </w:p>
        </w:tc>
      </w:tr>
    </w:tbl>
    <w:p w14:paraId="4D28D938" w14:textId="77777777" w:rsidR="004574E0" w:rsidRDefault="004574E0">
      <w:pPr>
        <w:pStyle w:val="default1"/>
        <w:ind w:left="1069" w:firstLine="0"/>
        <w:rPr>
          <w:ins w:id="2291" w:author="Maxim Bystrov" w:date="2026-05-07T22:42:00Z"/>
        </w:rPr>
        <w:pPrChange w:id="2292" w:author="Maxim Bystrov" w:date="2026-05-07T22:42:00Z">
          <w:pPr>
            <w:pStyle w:val="default1"/>
            <w:numPr>
              <w:numId w:val="38"/>
            </w:numPr>
            <w:ind w:left="1069" w:hanging="360"/>
          </w:pPr>
        </w:pPrChange>
      </w:pPr>
    </w:p>
    <w:p w14:paraId="6F9AC7E1" w14:textId="16B231B0" w:rsidR="003E4EAD" w:rsidRDefault="00B0429E" w:rsidP="00B0429E">
      <w:pPr>
        <w:pStyle w:val="default1"/>
        <w:numPr>
          <w:ilvl w:val="0"/>
          <w:numId w:val="38"/>
        </w:numPr>
      </w:pPr>
      <w:r>
        <w:t>События телеметрии (</w:t>
      </w:r>
      <w:proofErr w:type="spellStart"/>
      <w:r w:rsidR="003E4EAD">
        <w:t>telemetry_events</w:t>
      </w:r>
      <w:proofErr w:type="spellEnd"/>
      <w:r>
        <w:t>)</w:t>
      </w:r>
    </w:p>
    <w:p w14:paraId="60FA969D" w14:textId="3403E144" w:rsidR="00B0429E" w:rsidRDefault="00B0429E">
      <w:pPr>
        <w:pStyle w:val="default1"/>
        <w:pPrChange w:id="2293" w:author="Maxim Bystrov" w:date="2026-05-07T00:26:00Z">
          <w:pPr>
            <w:pStyle w:val="default1"/>
            <w:ind w:left="1069" w:firstLine="0"/>
            <w:jc w:val="right"/>
          </w:pPr>
        </w:pPrChange>
      </w:pPr>
      <w:r>
        <w:t xml:space="preserve">Таблица </w:t>
      </w:r>
      <w:ins w:id="2294" w:author="Maxim Bystrov" w:date="2026-05-07T00:26:00Z">
        <w:r w:rsidR="00F71683">
          <w:t>3.11 —</w:t>
        </w:r>
      </w:ins>
      <w:del w:id="2295" w:author="Maxim Bystrov" w:date="2026-05-07T00:26:00Z">
        <w:r w:rsidDel="00F71683">
          <w:delText>13</w:delText>
        </w:r>
      </w:del>
      <w:r>
        <w:t xml:space="preserve"> События телеметрии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PrChange w:id="2296" w:author="Maxim Bystrov" w:date="2026-05-07T22:33:00Z"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739"/>
        <w:gridCol w:w="2499"/>
        <w:gridCol w:w="5390"/>
        <w:tblGridChange w:id="2297">
          <w:tblGrid>
            <w:gridCol w:w="1739"/>
            <w:gridCol w:w="2499"/>
            <w:gridCol w:w="5390"/>
          </w:tblGrid>
        </w:tblGridChange>
      </w:tblGrid>
      <w:tr w:rsidR="003E4EAD" w:rsidRPr="0010507B" w14:paraId="520AAEAD" w14:textId="77777777" w:rsidTr="00913C4A">
        <w:trPr>
          <w:tblHeader/>
          <w:jc w:val="center"/>
          <w:trPrChange w:id="2298" w:author="Maxim Bystrov" w:date="2026-05-07T22:33:00Z">
            <w:trPr>
              <w:tblHeader/>
            </w:trPr>
          </w:trPrChange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2299" w:author="Maxim Bystrov" w:date="2026-05-07T22:33:00Z">
              <w:tcPr>
                <w:tcW w:w="0" w:type="auto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1FF30783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2300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9740155" w14:textId="198D158A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2301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0264046E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3E4EAD" w:rsidRPr="0010507B" w14:paraId="297ABAA9" w14:textId="77777777" w:rsidTr="00913C4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2302" w:author="Maxim Bystrov" w:date="2026-05-07T22:33:00Z">
              <w:tcPr>
                <w:tcW w:w="0" w:type="auto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7EDBFDF6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2303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58AAB26A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2304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278B63A7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 xml:space="preserve">Первичный ключ, </w:t>
            </w:r>
            <w:proofErr w:type="spellStart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автоинкремент</w:t>
            </w:r>
            <w:proofErr w:type="spellEnd"/>
          </w:p>
        </w:tc>
      </w:tr>
      <w:tr w:rsidR="003E4EAD" w:rsidRPr="0010507B" w14:paraId="53AFA8C4" w14:textId="77777777" w:rsidTr="00913C4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2305" w:author="Maxim Bystrov" w:date="2026-05-07T22:33:00Z">
              <w:tcPr>
                <w:tcW w:w="0" w:type="auto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6457B9B0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vehicle_id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2306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147B7C0B" w14:textId="5A549644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2307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60526313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 к таблице </w:t>
            </w:r>
            <w:proofErr w:type="spellStart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vehicles</w:t>
            </w:r>
            <w:proofErr w:type="spellEnd"/>
          </w:p>
        </w:tc>
      </w:tr>
      <w:tr w:rsidR="003E4EAD" w:rsidRPr="0010507B" w14:paraId="309E6518" w14:textId="77777777" w:rsidTr="00913C4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2308" w:author="Maxim Bystrov" w:date="2026-05-07T22:33:00Z">
              <w:tcPr>
                <w:tcW w:w="0" w:type="auto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14EA5161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event_type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2309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7C40B879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2310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59F1E9AD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Тип события (например, '</w:t>
            </w:r>
            <w:proofErr w:type="spellStart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speed_exceed</w:t>
            </w:r>
            <w:proofErr w:type="spellEnd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', '</w:t>
            </w:r>
            <w:proofErr w:type="spellStart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harsh_braking</w:t>
            </w:r>
            <w:proofErr w:type="spellEnd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</w:tc>
      </w:tr>
      <w:tr w:rsidR="003E4EAD" w:rsidRPr="0010507B" w14:paraId="15B400EB" w14:textId="77777777" w:rsidTr="00913C4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2311" w:author="Maxim Bystrov" w:date="2026-05-07T22:33:00Z">
              <w:tcPr>
                <w:tcW w:w="0" w:type="auto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7991BFD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event_time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2312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57D3A3AF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2313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6D3B4431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Момент возникновения события</w:t>
            </w:r>
          </w:p>
        </w:tc>
      </w:tr>
      <w:tr w:rsidR="003E4EAD" w:rsidRPr="0010507B" w14:paraId="1016501C" w14:textId="77777777" w:rsidTr="00913C4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2314" w:author="Maxim Bystrov" w:date="2026-05-07T22:33:00Z">
              <w:tcPr>
                <w:tcW w:w="0" w:type="auto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593E740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2315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061B5EB7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2316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630D4B80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Фактическое значение параметра, вызвавшего событие</w:t>
            </w:r>
          </w:p>
        </w:tc>
      </w:tr>
      <w:tr w:rsidR="003E4EAD" w:rsidRPr="0010507B" w14:paraId="7F1AFBE5" w14:textId="77777777" w:rsidTr="00913C4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2317" w:author="Maxim Bystrov" w:date="2026-05-07T22:33:00Z">
              <w:tcPr>
                <w:tcW w:w="0" w:type="auto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30BF725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threshold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2318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D153064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real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2319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70EE4005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Пороговое значение, заданное в настройках</w:t>
            </w:r>
          </w:p>
        </w:tc>
      </w:tr>
      <w:tr w:rsidR="003E4EAD" w:rsidRPr="0010507B" w14:paraId="3F397A87" w14:textId="77777777" w:rsidTr="00913C4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2320" w:author="Maxim Bystrov" w:date="2026-05-07T22:33:00Z">
              <w:tcPr>
                <w:tcW w:w="0" w:type="auto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93E789A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subrecord_id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2321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7CA581E2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 xml:space="preserve"> (FK) опционально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2322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7474C86A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Ссылка на конкретную подзапись, в которой зафиксировано событие</w:t>
            </w:r>
          </w:p>
        </w:tc>
      </w:tr>
      <w:tr w:rsidR="003E4EAD" w:rsidRPr="001F6B8F" w14:paraId="12745FDD" w14:textId="77777777" w:rsidTr="00913C4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2323" w:author="Maxim Bystrov" w:date="2026-05-07T22:33:00Z">
              <w:tcPr>
                <w:tcW w:w="0" w:type="auto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1B1E55CD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config_id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2324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75CE5B42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10507B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2325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088FDF40" w14:textId="77777777" w:rsidR="003E4EAD" w:rsidRPr="0010507B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Внешний</w:t>
            </w:r>
            <w:r w:rsidRPr="00105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  <w:r w:rsidRPr="00105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105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0507B">
              <w:rPr>
                <w:rFonts w:ascii="Times New Roman" w:hAnsi="Times New Roman" w:cs="Times New Roman"/>
                <w:sz w:val="24"/>
                <w:szCs w:val="24"/>
              </w:rPr>
              <w:t>таблице</w:t>
            </w:r>
            <w:r w:rsidRPr="00105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05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telemetry_event_config</w:t>
            </w:r>
            <w:proofErr w:type="spellEnd"/>
          </w:p>
        </w:tc>
      </w:tr>
    </w:tbl>
    <w:p w14:paraId="1B0F26DD" w14:textId="48935578" w:rsidR="00495F9B" w:rsidRPr="00C00832" w:rsidRDefault="009A266B">
      <w:pPr>
        <w:pStyle w:val="default1"/>
        <w:ind w:left="1069" w:firstLine="0"/>
        <w:rPr>
          <w:ins w:id="2326" w:author="Maxim Bystrov" w:date="2026-05-07T22:42:00Z"/>
          <w:lang w:val="en-US"/>
          <w:rPrChange w:id="2327" w:author="Maxim Bystrov" w:date="2026-05-07T23:05:00Z">
            <w:rPr>
              <w:ins w:id="2328" w:author="Maxim Bystrov" w:date="2026-05-07T22:42:00Z"/>
            </w:rPr>
          </w:rPrChange>
        </w:rPr>
        <w:pPrChange w:id="2329" w:author="Maxim Bystrov" w:date="2026-05-07T22:42:00Z">
          <w:pPr>
            <w:pStyle w:val="default1"/>
            <w:numPr>
              <w:numId w:val="38"/>
            </w:numPr>
            <w:ind w:left="1069" w:hanging="360"/>
          </w:pPr>
        </w:pPrChange>
      </w:pPr>
      <w:ins w:id="2330" w:author="Maxim Bystrov" w:date="2026-05-07T22:41:00Z">
        <w:r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63360" behindDoc="0" locked="0" layoutInCell="1" allowOverlap="1" wp14:anchorId="1616F56F" wp14:editId="05DBA406">
                  <wp:simplePos x="0" y="0"/>
                  <wp:positionH relativeFrom="margin">
                    <wp:align>left</wp:align>
                  </wp:positionH>
                  <wp:positionV relativeFrom="paragraph">
                    <wp:posOffset>-5320665</wp:posOffset>
                  </wp:positionV>
                  <wp:extent cx="3284220" cy="307975"/>
                  <wp:effectExtent l="0" t="0" r="0" b="0"/>
                  <wp:wrapNone/>
                  <wp:docPr id="11" name="Надпись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284220" cy="307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F8DF24" w14:textId="3AA62341" w:rsidR="00F53BCD" w:rsidRDefault="00F53BCD">
                              <w:pPr>
                                <w:pStyle w:val="default1"/>
                                <w:pPrChange w:id="2331" w:author="Maxim Bystrov" w:date="2026-05-07T22:39:00Z">
                                  <w:pPr/>
                                </w:pPrChange>
                              </w:pPr>
                              <w:ins w:id="2332" w:author="Maxim Bystrov" w:date="2026-05-07T22:39:00Z">
                                <w:r>
                                  <w:t xml:space="preserve">Продолжение таблицы </w:t>
                                </w:r>
                              </w:ins>
                              <w:ins w:id="2333" w:author="Maxim Bystrov" w:date="2026-05-07T22:40:00Z">
                                <w:r>
                                  <w:t>3.</w:t>
                                </w:r>
                              </w:ins>
                              <w:ins w:id="2334" w:author="Maxim Bystrov" w:date="2026-05-07T22:41:00Z">
                                <w:r>
                                  <w:t>11</w:t>
                                </w:r>
                              </w:ins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1616F56F" id="_x0000_s1028" type="#_x0000_t202" style="position:absolute;left:0;text-align:left;margin-left:0;margin-top:-418.95pt;width:258.6pt;height:24.25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" filled="f" stroked="f">
                  <v:textbox>
                    <w:txbxContent>
                      <w:p w14:paraId="78F8DF24" w14:textId="3AA62341" w:rsidR="00F53BCD" w:rsidRDefault="00F53BCD">
                        <w:pPr>
                          <w:pStyle w:val="default1"/>
                          <w:pPrChange w:id="2335" w:author="Maxim Bystrov" w:date="2026-05-07T22:39:00Z">
                            <w:pPr/>
                          </w:pPrChange>
                        </w:pPr>
                        <w:ins w:id="2336" w:author="Maxim Bystrov" w:date="2026-05-07T22:39:00Z">
                          <w:r>
                            <w:t xml:space="preserve">Продолжение таблицы </w:t>
                          </w:r>
                        </w:ins>
                        <w:ins w:id="2337" w:author="Maxim Bystrov" w:date="2026-05-07T22:40:00Z">
                          <w:r>
                            <w:t>3.</w:t>
                          </w:r>
                        </w:ins>
                        <w:ins w:id="2338" w:author="Maxim Bystrov" w:date="2026-05-07T22:41:00Z">
                          <w:r>
                            <w:t>11</w:t>
                          </w:r>
                        </w:ins>
                      </w:p>
                    </w:txbxContent>
                  </v:textbox>
                  <w10:wrap anchorx="margin"/>
                </v:shape>
              </w:pict>
            </mc:Fallback>
          </mc:AlternateContent>
        </w:r>
      </w:ins>
    </w:p>
    <w:p w14:paraId="446C094C" w14:textId="6153027D" w:rsidR="0086340C" w:rsidRDefault="00CA7DD1">
      <w:pPr>
        <w:pStyle w:val="default1"/>
        <w:numPr>
          <w:ilvl w:val="0"/>
          <w:numId w:val="38"/>
        </w:numPr>
      </w:pPr>
      <w:r>
        <w:t>События</w:t>
      </w:r>
      <w:ins w:id="2339" w:author="Maxim Bystrov" w:date="2026-05-07T22:42:00Z">
        <w:r w:rsidR="00495F9B">
          <w:t xml:space="preserve"> отслеживания</w:t>
        </w:r>
      </w:ins>
      <w:r>
        <w:t xml:space="preserve"> </w:t>
      </w:r>
      <w:proofErr w:type="spellStart"/>
      <w:r>
        <w:t>геозон</w:t>
      </w:r>
      <w:proofErr w:type="spellEnd"/>
      <w:r>
        <w:t xml:space="preserve"> (</w:t>
      </w:r>
      <w:proofErr w:type="spellStart"/>
      <w:r w:rsidR="003E4EAD">
        <w:t>geozone_events</w:t>
      </w:r>
      <w:proofErr w:type="spellEnd"/>
      <w:r>
        <w:t>)</w:t>
      </w:r>
    </w:p>
    <w:p w14:paraId="66AC0123" w14:textId="7745D454" w:rsidR="00CA7DD1" w:rsidRDefault="00C90673">
      <w:pPr>
        <w:pStyle w:val="default1"/>
        <w:pPrChange w:id="2340" w:author="Maxim Bystrov" w:date="2026-05-07T00:26:00Z">
          <w:pPr>
            <w:pStyle w:val="default1"/>
            <w:ind w:left="1069" w:firstLine="0"/>
            <w:jc w:val="right"/>
          </w:pPr>
        </w:pPrChange>
      </w:pPr>
      <w:r>
        <w:t xml:space="preserve">Таблица </w:t>
      </w:r>
      <w:ins w:id="2341" w:author="Maxim Bystrov" w:date="2026-05-07T00:26:00Z">
        <w:r w:rsidR="000922CE">
          <w:t>3.12 —</w:t>
        </w:r>
      </w:ins>
      <w:del w:id="2342" w:author="Maxim Bystrov" w:date="2026-05-07T00:26:00Z">
        <w:r w:rsidDel="000922CE">
          <w:delText>14</w:delText>
        </w:r>
      </w:del>
      <w:r>
        <w:t xml:space="preserve"> События </w:t>
      </w:r>
      <w:proofErr w:type="spellStart"/>
      <w:r>
        <w:t>геозон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PrChange w:id="2343" w:author="Maxim Bystrov" w:date="2026-05-07T22:33:00Z"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739"/>
        <w:gridCol w:w="2681"/>
        <w:gridCol w:w="5208"/>
        <w:tblGridChange w:id="2344">
          <w:tblGrid>
            <w:gridCol w:w="1739"/>
            <w:gridCol w:w="2681"/>
            <w:gridCol w:w="5208"/>
          </w:tblGrid>
        </w:tblGridChange>
      </w:tblGrid>
      <w:tr w:rsidR="003E4EAD" w:rsidRPr="00611EA9" w14:paraId="5B33C1A2" w14:textId="77777777" w:rsidTr="00913C4A">
        <w:trPr>
          <w:tblHeader/>
          <w:jc w:val="center"/>
          <w:trPrChange w:id="2345" w:author="Maxim Bystrov" w:date="2026-05-07T22:33:00Z">
            <w:trPr>
              <w:tblHeader/>
            </w:trPr>
          </w:trPrChange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2346" w:author="Maxim Bystrov" w:date="2026-05-07T22:33:00Z">
              <w:tcPr>
                <w:tcW w:w="0" w:type="auto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0EDDFF75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2347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759DE14D" w14:textId="73C039AC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2348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4D930D9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3E4EAD" w:rsidRPr="00611EA9" w14:paraId="37F7BAC9" w14:textId="77777777" w:rsidTr="00913C4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2349" w:author="Maxim Bystrov" w:date="2026-05-07T22:33:00Z">
              <w:tcPr>
                <w:tcW w:w="0" w:type="auto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6B9844A8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2350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B8ED4F2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2351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418C21C1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11EA9">
              <w:rPr>
                <w:rFonts w:ascii="Times New Roman" w:hAnsi="Times New Roman" w:cs="Times New Roman"/>
                <w:sz w:val="24"/>
                <w:szCs w:val="24"/>
              </w:rPr>
              <w:t xml:space="preserve">Первичный ключ, </w:t>
            </w:r>
            <w:proofErr w:type="spellStart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автоинкремент</w:t>
            </w:r>
            <w:proofErr w:type="spellEnd"/>
          </w:p>
        </w:tc>
      </w:tr>
      <w:tr w:rsidR="003E4EAD" w:rsidRPr="00611EA9" w14:paraId="670EF0C1" w14:textId="77777777" w:rsidTr="00913C4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2352" w:author="Maxim Bystrov" w:date="2026-05-07T22:33:00Z">
              <w:tcPr>
                <w:tcW w:w="0" w:type="auto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5C58A69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vehicle_id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2353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765BAC5E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2354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35F08444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11EA9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 к таблице </w:t>
            </w:r>
            <w:proofErr w:type="spellStart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vehicles</w:t>
            </w:r>
            <w:proofErr w:type="spellEnd"/>
          </w:p>
        </w:tc>
      </w:tr>
      <w:tr w:rsidR="003E4EAD" w:rsidRPr="00611EA9" w14:paraId="27413F49" w14:textId="77777777" w:rsidTr="00913C4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2355" w:author="Maxim Bystrov" w:date="2026-05-07T22:33:00Z">
              <w:tcPr>
                <w:tcW w:w="0" w:type="auto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33703F7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geozone_id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2356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09FEB21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2357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020C2703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11EA9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 к таблице </w:t>
            </w:r>
            <w:proofErr w:type="spellStart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geozones</w:t>
            </w:r>
            <w:proofErr w:type="spellEnd"/>
          </w:p>
        </w:tc>
      </w:tr>
      <w:tr w:rsidR="003E4EAD" w:rsidRPr="00611EA9" w14:paraId="743CF38C" w14:textId="77777777" w:rsidTr="00913C4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2358" w:author="Maxim Bystrov" w:date="2026-05-07T22:33:00Z">
              <w:tcPr>
                <w:tcW w:w="0" w:type="auto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0D2598E9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event_type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2359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7667CE66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2360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07662242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Тип события: '</w:t>
            </w:r>
            <w:proofErr w:type="spellStart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enter</w:t>
            </w:r>
            <w:proofErr w:type="spellEnd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' — вход в зону, '</w:t>
            </w:r>
            <w:proofErr w:type="spellStart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leave</w:t>
            </w:r>
            <w:proofErr w:type="spellEnd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' — выход из зоны</w:t>
            </w:r>
          </w:p>
        </w:tc>
      </w:tr>
      <w:tr w:rsidR="003E4EAD" w:rsidRPr="00611EA9" w14:paraId="69DF7C83" w14:textId="77777777" w:rsidTr="00913C4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2361" w:author="Maxim Bystrov" w:date="2026-05-07T22:33:00Z">
              <w:tcPr>
                <w:tcW w:w="0" w:type="auto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61583D31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event_time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2362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11305A0B" w14:textId="3686C569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2363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06FB184A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Время возникновения события</w:t>
            </w:r>
          </w:p>
        </w:tc>
      </w:tr>
      <w:tr w:rsidR="003E4EAD" w:rsidRPr="00611EA9" w14:paraId="11BF212E" w14:textId="77777777" w:rsidTr="00913C4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2364" w:author="Maxim Bystrov" w:date="2026-05-07T22:33:00Z">
              <w:tcPr>
                <w:tcW w:w="0" w:type="auto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DB89F2E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subrecord_id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2365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6EBF8FA2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611EA9">
              <w:rPr>
                <w:rFonts w:ascii="Times New Roman" w:hAnsi="Times New Roman" w:cs="Times New Roman"/>
                <w:sz w:val="24"/>
                <w:szCs w:val="24"/>
              </w:rPr>
              <w:t xml:space="preserve"> (FK) опционально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2366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45F63795" w14:textId="77777777" w:rsidR="003E4EAD" w:rsidRPr="00611EA9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11EA9">
              <w:rPr>
                <w:rFonts w:ascii="Times New Roman" w:hAnsi="Times New Roman" w:cs="Times New Roman"/>
                <w:sz w:val="24"/>
                <w:szCs w:val="24"/>
              </w:rPr>
              <w:t>Ссылка на подзапись с координатами, вызвавшую событие</w:t>
            </w:r>
          </w:p>
        </w:tc>
      </w:tr>
    </w:tbl>
    <w:p w14:paraId="76E4967A" w14:textId="66F807BF" w:rsidR="003A602C" w:rsidRDefault="001B4392">
      <w:pPr>
        <w:pStyle w:val="default1"/>
        <w:rPr>
          <w:ins w:id="2367" w:author="Maxim Bystrov" w:date="2026-05-07T22:41:00Z"/>
        </w:rPr>
        <w:pPrChange w:id="2368" w:author="Maxim Bystrov" w:date="2026-05-07T22:41:00Z">
          <w:pPr>
            <w:pStyle w:val="default1"/>
            <w:numPr>
              <w:numId w:val="38"/>
            </w:numPr>
            <w:ind w:left="1069" w:hanging="360"/>
          </w:pPr>
        </w:pPrChange>
      </w:pPr>
      <w:ins w:id="2369" w:author="Maxim Bystrov" w:date="2026-05-07T22:41:00Z">
        <w:r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65408" behindDoc="0" locked="0" layoutInCell="1" allowOverlap="1" wp14:anchorId="33A2AE69" wp14:editId="56303F56">
                  <wp:simplePos x="0" y="0"/>
                  <wp:positionH relativeFrom="margin">
                    <wp:align>left</wp:align>
                  </wp:positionH>
                  <wp:positionV relativeFrom="paragraph">
                    <wp:posOffset>-2161540</wp:posOffset>
                  </wp:positionV>
                  <wp:extent cx="3284220" cy="307975"/>
                  <wp:effectExtent l="0" t="0" r="0" b="0"/>
                  <wp:wrapNone/>
                  <wp:docPr id="17" name="Надпись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284220" cy="307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D48D0A" w14:textId="29FB827A" w:rsidR="00F62D20" w:rsidRDefault="00F62D20">
                              <w:pPr>
                                <w:pStyle w:val="default1"/>
                                <w:pPrChange w:id="2370" w:author="Maxim Bystrov" w:date="2026-05-07T22:39:00Z">
                                  <w:pPr/>
                                </w:pPrChange>
                              </w:pPr>
                              <w:ins w:id="2371" w:author="Maxim Bystrov" w:date="2026-05-07T22:39:00Z">
                                <w:r>
                                  <w:t xml:space="preserve">Продолжение таблицы </w:t>
                                </w:r>
                              </w:ins>
                              <w:ins w:id="2372" w:author="Maxim Bystrov" w:date="2026-05-07T22:40:00Z">
                                <w:r>
                                  <w:t>3.</w:t>
                                </w:r>
                              </w:ins>
                              <w:ins w:id="2373" w:author="Maxim Bystrov" w:date="2026-05-07T22:41:00Z">
                                <w:r>
                                  <w:t>12</w:t>
                                </w:r>
                              </w:ins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33A2AE69" id="_x0000_s1029" type="#_x0000_t202" style="position:absolute;left:0;text-align:left;margin-left:0;margin-top:-170.2pt;width:258.6pt;height:24.25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" filled="f" stroked="f">
                  <v:textbox>
                    <w:txbxContent>
                      <w:p w14:paraId="69D48D0A" w14:textId="29FB827A" w:rsidR="00F62D20" w:rsidRDefault="00F62D20">
                        <w:pPr>
                          <w:pStyle w:val="default1"/>
                          <w:pPrChange w:id="2374" w:author="Maxim Bystrov" w:date="2026-05-07T22:39:00Z">
                            <w:pPr/>
                          </w:pPrChange>
                        </w:pPr>
                        <w:ins w:id="2375" w:author="Maxim Bystrov" w:date="2026-05-07T22:39:00Z">
                          <w:r>
                            <w:t xml:space="preserve">Продолжение таблицы </w:t>
                          </w:r>
                        </w:ins>
                        <w:ins w:id="2376" w:author="Maxim Bystrov" w:date="2026-05-07T22:40:00Z">
                          <w:r>
                            <w:t>3.</w:t>
                          </w:r>
                        </w:ins>
                        <w:ins w:id="2377" w:author="Maxim Bystrov" w:date="2026-05-07T22:41:00Z">
                          <w:r>
                            <w:t>12</w:t>
                          </w:r>
                        </w:ins>
                      </w:p>
                    </w:txbxContent>
                  </v:textbox>
                  <w10:wrap anchorx="margin"/>
                </v:shape>
              </w:pict>
            </mc:Fallback>
          </mc:AlternateContent>
        </w:r>
      </w:ins>
    </w:p>
    <w:p w14:paraId="6C689137" w14:textId="1D9E8F9C" w:rsidR="003E4EAD" w:rsidRDefault="00BD3857" w:rsidP="00BD3857">
      <w:pPr>
        <w:pStyle w:val="default1"/>
        <w:numPr>
          <w:ilvl w:val="0"/>
          <w:numId w:val="38"/>
        </w:numPr>
      </w:pPr>
      <w:r>
        <w:t>Настройки событий телеметрии (</w:t>
      </w:r>
      <w:proofErr w:type="spellStart"/>
      <w:r w:rsidR="003E4EAD">
        <w:t>telemetry_event_config</w:t>
      </w:r>
      <w:proofErr w:type="spellEnd"/>
      <w:r>
        <w:t>)</w:t>
      </w:r>
    </w:p>
    <w:p w14:paraId="3DB55288" w14:textId="081EE350" w:rsidR="00BD3857" w:rsidRDefault="003455E1">
      <w:pPr>
        <w:pStyle w:val="default1"/>
        <w:jc w:val="left"/>
        <w:pPrChange w:id="2378" w:author="Maxim Bystrov" w:date="2026-05-07T00:26:00Z">
          <w:pPr>
            <w:pStyle w:val="default1"/>
            <w:jc w:val="right"/>
          </w:pPr>
        </w:pPrChange>
      </w:pPr>
      <w:r>
        <w:t xml:space="preserve">Таблица </w:t>
      </w:r>
      <w:ins w:id="2379" w:author="Maxim Bystrov" w:date="2026-05-07T00:26:00Z">
        <w:r w:rsidR="00A70CF1">
          <w:t>3.13 —</w:t>
        </w:r>
      </w:ins>
      <w:del w:id="2380" w:author="Maxim Bystrov" w:date="2026-05-07T00:26:00Z">
        <w:r w:rsidDel="00A70CF1">
          <w:delText>15</w:delText>
        </w:r>
      </w:del>
      <w:r>
        <w:t xml:space="preserve"> Настройки событий телеметрии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PrChange w:id="2381" w:author="Maxim Bystrov" w:date="2026-05-07T22:33:00Z"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739"/>
        <w:gridCol w:w="1709"/>
        <w:gridCol w:w="6180"/>
        <w:tblGridChange w:id="2382">
          <w:tblGrid>
            <w:gridCol w:w="1739"/>
            <w:gridCol w:w="1709"/>
            <w:gridCol w:w="6180"/>
          </w:tblGrid>
        </w:tblGridChange>
      </w:tblGrid>
      <w:tr w:rsidR="003E4EAD" w:rsidRPr="002D76BC" w14:paraId="02B6553A" w14:textId="77777777" w:rsidTr="00913C4A">
        <w:trPr>
          <w:tblHeader/>
          <w:jc w:val="center"/>
          <w:trPrChange w:id="2383" w:author="Maxim Bystrov" w:date="2026-05-07T22:33:00Z">
            <w:trPr>
              <w:tblHeader/>
            </w:trPr>
          </w:trPrChange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2384" w:author="Maxim Bystrov" w:date="2026-05-07T22:33:00Z">
              <w:tcPr>
                <w:tcW w:w="0" w:type="auto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0297CAF8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2385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1452336F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2386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08BEAAA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3E4EAD" w:rsidRPr="002D76BC" w14:paraId="6D8F030F" w14:textId="77777777" w:rsidTr="00913C4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2387" w:author="Maxim Bystrov" w:date="2026-05-07T22:33:00Z">
              <w:tcPr>
                <w:tcW w:w="0" w:type="auto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27F040E7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2388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6F6A58D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2389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7F39F593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D76BC">
              <w:rPr>
                <w:rFonts w:ascii="Times New Roman" w:hAnsi="Times New Roman" w:cs="Times New Roman"/>
                <w:sz w:val="24"/>
                <w:szCs w:val="24"/>
              </w:rPr>
              <w:t xml:space="preserve">Первичный ключ, </w:t>
            </w:r>
            <w:proofErr w:type="spellStart"/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автоинкремент</w:t>
            </w:r>
            <w:proofErr w:type="spellEnd"/>
          </w:p>
        </w:tc>
      </w:tr>
      <w:tr w:rsidR="003E4EAD" w:rsidRPr="002D76BC" w14:paraId="0E852B08" w14:textId="77777777" w:rsidTr="00913C4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2390" w:author="Maxim Bystrov" w:date="2026-05-07T22:33:00Z">
              <w:tcPr>
                <w:tcW w:w="0" w:type="auto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22753DA1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event_type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2391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06CA019D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2392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0EAC9963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Тип телеметрического события</w:t>
            </w:r>
          </w:p>
        </w:tc>
      </w:tr>
      <w:tr w:rsidR="003E4EAD" w:rsidRPr="002D76BC" w14:paraId="026EF5F2" w14:textId="77777777" w:rsidTr="00913C4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2393" w:author="Maxim Bystrov" w:date="2026-05-07T22:33:00Z">
              <w:tcPr>
                <w:tcW w:w="0" w:type="auto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25D090FF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parameters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2394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D575E3A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jsonb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2395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2BC6BDE0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Параметры события (пороги, условия, длительность и т.д.)</w:t>
            </w:r>
          </w:p>
        </w:tc>
      </w:tr>
      <w:tr w:rsidR="003E4EAD" w:rsidRPr="002D76BC" w14:paraId="262487D3" w14:textId="77777777" w:rsidTr="00913C4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2396" w:author="Maxim Bystrov" w:date="2026-05-07T22:33:00Z">
              <w:tcPr>
                <w:tcW w:w="0" w:type="auto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75DE07E6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is_enabled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2397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61E1EB3B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2398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330A1DC3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Признак активности данного типа событий</w:t>
            </w:r>
          </w:p>
        </w:tc>
      </w:tr>
      <w:tr w:rsidR="003E4EAD" w:rsidRPr="002D76BC" w14:paraId="3F1B78F8" w14:textId="77777777" w:rsidTr="00913C4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2399" w:author="Maxim Bystrov" w:date="2026-05-07T22:33:00Z">
              <w:tcPr>
                <w:tcW w:w="0" w:type="auto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627B7627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2400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570A177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2401" w:author="Maxim Bystrov" w:date="2026-05-07T22:3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3CEF3044" w14:textId="77777777" w:rsidR="003E4EAD" w:rsidRPr="002D76BC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2D76BC">
              <w:rPr>
                <w:rFonts w:ascii="Times New Roman" w:hAnsi="Times New Roman" w:cs="Times New Roman"/>
                <w:sz w:val="24"/>
                <w:szCs w:val="24"/>
              </w:rPr>
              <w:t>Текстовое описание конфигурации</w:t>
            </w:r>
          </w:p>
        </w:tc>
      </w:tr>
    </w:tbl>
    <w:p w14:paraId="1BFC9AE3" w14:textId="08ACCF45" w:rsidR="003E4EAD" w:rsidRDefault="003E7739" w:rsidP="003E7739">
      <w:pPr>
        <w:pStyle w:val="default1"/>
        <w:numPr>
          <w:ilvl w:val="0"/>
          <w:numId w:val="38"/>
        </w:numPr>
      </w:pPr>
      <w:r>
        <w:t xml:space="preserve">Настройки событий </w:t>
      </w:r>
      <w:proofErr w:type="spellStart"/>
      <w:r>
        <w:t>геозон</w:t>
      </w:r>
      <w:proofErr w:type="spellEnd"/>
      <w:r>
        <w:t xml:space="preserve"> (</w:t>
      </w:r>
      <w:proofErr w:type="spellStart"/>
      <w:r w:rsidR="003E4EAD">
        <w:t>geozone_event_config</w:t>
      </w:r>
      <w:proofErr w:type="spellEnd"/>
      <w:r>
        <w:t>)</w:t>
      </w:r>
    </w:p>
    <w:p w14:paraId="689834D9" w14:textId="16064FB1" w:rsidR="003E7739" w:rsidRDefault="003E7739">
      <w:pPr>
        <w:pStyle w:val="default1"/>
        <w:jc w:val="left"/>
        <w:pPrChange w:id="2402" w:author="Maxim Bystrov" w:date="2026-05-07T00:27:00Z">
          <w:pPr>
            <w:pStyle w:val="default1"/>
            <w:jc w:val="right"/>
          </w:pPr>
        </w:pPrChange>
      </w:pPr>
      <w:r>
        <w:t xml:space="preserve">Таблица </w:t>
      </w:r>
      <w:ins w:id="2403" w:author="Maxim Bystrov" w:date="2026-05-07T00:26:00Z">
        <w:r w:rsidR="00AC1630">
          <w:t>3.</w:t>
        </w:r>
      </w:ins>
      <w:ins w:id="2404" w:author="Maxim Bystrov" w:date="2026-05-07T00:27:00Z">
        <w:r w:rsidR="00AC1630">
          <w:t>14 —</w:t>
        </w:r>
      </w:ins>
      <w:del w:id="2405" w:author="Maxim Bystrov" w:date="2026-05-07T00:26:00Z">
        <w:r w:rsidDel="00AC1630">
          <w:delText>16</w:delText>
        </w:r>
      </w:del>
      <w:r>
        <w:t xml:space="preserve"> Настройки событий </w:t>
      </w:r>
      <w:proofErr w:type="spellStart"/>
      <w:r>
        <w:t>геозон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1661"/>
        <w:gridCol w:w="6228"/>
      </w:tblGrid>
      <w:tr w:rsidR="00CA2217" w:rsidRPr="009719C7" w14:paraId="1CE0FEA8" w14:textId="77777777" w:rsidTr="00913C4A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EB34F" w14:textId="77777777" w:rsidR="003E4EAD" w:rsidRPr="009719C7" w:rsidRDefault="003E4EAD">
            <w:pPr>
              <w:spacing w:line="375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  <w:pPrChange w:id="2406" w:author="Maxim Bystrov" w:date="2026-05-07T22:33:00Z">
                <w:pPr>
                  <w:spacing w:line="375" w:lineRule="atLeast"/>
                </w:pPr>
              </w:pPrChange>
            </w:pPr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1A40F" w14:textId="0C620536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F9C6E" w14:textId="77777777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CA2217" w:rsidRPr="009719C7" w14:paraId="7D7FCC6E" w14:textId="77777777" w:rsidTr="00913C4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62C93" w14:textId="77777777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8F06C" w14:textId="77777777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C442A" w14:textId="77777777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719C7">
              <w:rPr>
                <w:rFonts w:ascii="Times New Roman" w:hAnsi="Times New Roman" w:cs="Times New Roman"/>
                <w:sz w:val="24"/>
                <w:szCs w:val="24"/>
              </w:rPr>
              <w:t xml:space="preserve">Первичный ключ, </w:t>
            </w:r>
            <w:proofErr w:type="spellStart"/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автоинкремент</w:t>
            </w:r>
            <w:proofErr w:type="spellEnd"/>
          </w:p>
        </w:tc>
      </w:tr>
      <w:tr w:rsidR="00CA2217" w:rsidRPr="009719C7" w14:paraId="1BC5D7A4" w14:textId="77777777" w:rsidTr="00913C4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29B9D" w14:textId="21998CAC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19C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geozone_id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88F0E" w14:textId="77777777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proofErr w:type="spellEnd"/>
            <w:r w:rsidRPr="009719C7">
              <w:rPr>
                <w:rFonts w:ascii="Times New Roman" w:hAnsi="Times New Roman" w:cs="Times New Roman"/>
                <w:sz w:val="24"/>
                <w:szCs w:val="24"/>
              </w:rPr>
              <w:t xml:space="preserve">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4EEB2" w14:textId="77777777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719C7">
              <w:rPr>
                <w:rFonts w:ascii="Times New Roman" w:hAnsi="Times New Roman" w:cs="Times New Roman"/>
                <w:sz w:val="24"/>
                <w:szCs w:val="24"/>
              </w:rPr>
              <w:t xml:space="preserve">Внешний ключ к таблице </w:t>
            </w:r>
            <w:proofErr w:type="spellStart"/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geozones</w:t>
            </w:r>
            <w:proofErr w:type="spellEnd"/>
          </w:p>
        </w:tc>
      </w:tr>
      <w:tr w:rsidR="00CA2217" w:rsidRPr="009719C7" w14:paraId="21117178" w14:textId="77777777" w:rsidTr="00913C4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E722B" w14:textId="77777777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event_type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E88F4" w14:textId="77777777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8CE5B" w14:textId="110365E0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Тип события</w:t>
            </w:r>
            <w:ins w:id="2407" w:author="Maxim Bystrov" w:date="2026-05-07T22:43:00Z">
              <w:r w:rsidR="00CA2217">
                <w:rPr>
                  <w:rFonts w:ascii="Times New Roman" w:hAnsi="Times New Roman" w:cs="Times New Roman"/>
                  <w:sz w:val="24"/>
                  <w:szCs w:val="24"/>
                </w:rPr>
                <w:t xml:space="preserve">, в зависимости от </w:t>
              </w:r>
              <w:proofErr w:type="spellStart"/>
              <w:r w:rsidR="00CA2217">
                <w:rPr>
                  <w:rFonts w:ascii="Times New Roman" w:hAnsi="Times New Roman" w:cs="Times New Roman"/>
                  <w:sz w:val="24"/>
                  <w:szCs w:val="24"/>
                </w:rPr>
                <w:t>котрого</w:t>
              </w:r>
              <w:proofErr w:type="spellEnd"/>
              <w:r w:rsidR="00CA2217">
                <w:rPr>
                  <w:rFonts w:ascii="Times New Roman" w:hAnsi="Times New Roman" w:cs="Times New Roman"/>
                  <w:sz w:val="24"/>
                  <w:szCs w:val="24"/>
                </w:rPr>
                <w:t xml:space="preserve"> меняется логика фиксации события</w:t>
              </w:r>
            </w:ins>
            <w:del w:id="2408" w:author="Maxim Bystrov" w:date="2026-05-07T22:43:00Z">
              <w:r w:rsidRPr="009719C7" w:rsidDel="00CA2217">
                <w:rPr>
                  <w:rFonts w:ascii="Times New Roman" w:hAnsi="Times New Roman" w:cs="Times New Roman"/>
                  <w:sz w:val="24"/>
                  <w:szCs w:val="24"/>
                </w:rPr>
                <w:delText xml:space="preserve"> ('enter' или 'leave'</w:delText>
              </w:r>
            </w:del>
            <w:del w:id="2409" w:author="Maxim Bystrov" w:date="2026-05-07T22:42:00Z">
              <w:r w:rsidRPr="009719C7" w:rsidDel="00CA2217">
                <w:rPr>
                  <w:rFonts w:ascii="Times New Roman" w:hAnsi="Times New Roman" w:cs="Times New Roman"/>
                  <w:sz w:val="24"/>
                  <w:szCs w:val="24"/>
                </w:rPr>
                <w:delText>)</w:delText>
              </w:r>
            </w:del>
          </w:p>
        </w:tc>
      </w:tr>
      <w:tr w:rsidR="00CA2217" w:rsidRPr="009719C7" w14:paraId="07EAC506" w14:textId="77777777" w:rsidTr="00913C4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ADE76" w14:textId="77777777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is_enabled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534DA" w14:textId="77777777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95CD2" w14:textId="77777777" w:rsidR="003E4EAD" w:rsidRPr="009719C7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719C7">
              <w:rPr>
                <w:rFonts w:ascii="Times New Roman" w:hAnsi="Times New Roman" w:cs="Times New Roman"/>
                <w:sz w:val="24"/>
                <w:szCs w:val="24"/>
              </w:rPr>
              <w:t>Признак активности конфигурации</w:t>
            </w:r>
          </w:p>
        </w:tc>
      </w:tr>
    </w:tbl>
    <w:p w14:paraId="54953DC3" w14:textId="1AB66818" w:rsidR="003E4EAD" w:rsidRDefault="007E44A4" w:rsidP="000C4689">
      <w:pPr>
        <w:pStyle w:val="default1"/>
        <w:numPr>
          <w:ilvl w:val="0"/>
          <w:numId w:val="38"/>
        </w:numPr>
      </w:pPr>
      <w:ins w:id="2410" w:author="Maxim Bystrov" w:date="2026-05-07T22:45:00Z">
        <w:r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67456" behindDoc="0" locked="0" layoutInCell="1" allowOverlap="1" wp14:anchorId="4F37A04E" wp14:editId="13FAB92F">
                  <wp:simplePos x="0" y="0"/>
                  <wp:positionH relativeFrom="margin">
                    <wp:align>left</wp:align>
                  </wp:positionH>
                  <wp:positionV relativeFrom="paragraph">
                    <wp:posOffset>-2933065</wp:posOffset>
                  </wp:positionV>
                  <wp:extent cx="3284220" cy="307975"/>
                  <wp:effectExtent l="0" t="0" r="0" b="0"/>
                  <wp:wrapNone/>
                  <wp:docPr id="18" name="Надпись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284220" cy="307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5335A9" w14:textId="59920DD4" w:rsidR="007E44A4" w:rsidRDefault="007E44A4">
                              <w:pPr>
                                <w:pStyle w:val="default1"/>
                                <w:pPrChange w:id="2411" w:author="Maxim Bystrov" w:date="2026-05-07T22:39:00Z">
                                  <w:pPr/>
                                </w:pPrChange>
                              </w:pPr>
                              <w:ins w:id="2412" w:author="Maxim Bystrov" w:date="2026-05-07T22:39:00Z">
                                <w:r>
                                  <w:t xml:space="preserve">Продолжение таблицы </w:t>
                                </w:r>
                              </w:ins>
                              <w:ins w:id="2413" w:author="Maxim Bystrov" w:date="2026-05-07T22:40:00Z">
                                <w:r>
                                  <w:t>3.</w:t>
                                </w:r>
                              </w:ins>
                              <w:ins w:id="2414" w:author="Maxim Bystrov" w:date="2026-05-07T22:45:00Z">
                                <w:r>
                                  <w:t>14</w:t>
                                </w:r>
                              </w:ins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4F37A04E" id="_x0000_s1030" type="#_x0000_t202" style="position:absolute;left:0;text-align:left;margin-left:0;margin-top:-230.95pt;width:258.6pt;height:24.25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" filled="f" stroked="f">
                  <v:textbox>
                    <w:txbxContent>
                      <w:p w14:paraId="145335A9" w14:textId="59920DD4" w:rsidR="007E44A4" w:rsidRDefault="007E44A4">
                        <w:pPr>
                          <w:pStyle w:val="default1"/>
                          <w:pPrChange w:id="2415" w:author="Maxim Bystrov" w:date="2026-05-07T22:39:00Z">
                            <w:pPr/>
                          </w:pPrChange>
                        </w:pPr>
                        <w:ins w:id="2416" w:author="Maxim Bystrov" w:date="2026-05-07T22:39:00Z">
                          <w:r>
                            <w:t xml:space="preserve">Продолжение таблицы </w:t>
                          </w:r>
                        </w:ins>
                        <w:ins w:id="2417" w:author="Maxim Bystrov" w:date="2026-05-07T22:40:00Z">
                          <w:r>
                            <w:t>3.</w:t>
                          </w:r>
                        </w:ins>
                        <w:ins w:id="2418" w:author="Maxim Bystrov" w:date="2026-05-07T22:45:00Z">
                          <w:r>
                            <w:t>14</w:t>
                          </w:r>
                        </w:ins>
                      </w:p>
                    </w:txbxContent>
                  </v:textbox>
                  <w10:wrap anchorx="margin"/>
                </v:shape>
              </w:pict>
            </mc:Fallback>
          </mc:AlternateContent>
        </w:r>
      </w:ins>
      <w:r w:rsidR="000C4689">
        <w:t>Общие настройки (</w:t>
      </w:r>
      <w:proofErr w:type="spellStart"/>
      <w:r w:rsidR="003E4EAD" w:rsidRPr="003E4EAD">
        <w:t>general_settings</w:t>
      </w:r>
      <w:proofErr w:type="spellEnd"/>
      <w:r w:rsidR="000C4689">
        <w:t>)</w:t>
      </w:r>
    </w:p>
    <w:p w14:paraId="651B112C" w14:textId="4B53B173" w:rsidR="00381164" w:rsidRPr="003E4EAD" w:rsidRDefault="00381164">
      <w:pPr>
        <w:pStyle w:val="default1"/>
        <w:jc w:val="left"/>
        <w:pPrChange w:id="2419" w:author="Maxim Bystrov" w:date="2026-05-07T00:27:00Z">
          <w:pPr>
            <w:pStyle w:val="default1"/>
            <w:jc w:val="right"/>
          </w:pPr>
        </w:pPrChange>
      </w:pPr>
      <w:r>
        <w:t xml:space="preserve">Таблица </w:t>
      </w:r>
      <w:ins w:id="2420" w:author="Maxim Bystrov" w:date="2026-05-07T00:27:00Z">
        <w:r w:rsidR="007446FD">
          <w:t>3.15 —</w:t>
        </w:r>
      </w:ins>
      <w:del w:id="2421" w:author="Maxim Bystrov" w:date="2026-05-07T00:27:00Z">
        <w:r w:rsidDel="007446FD">
          <w:delText>17</w:delText>
        </w:r>
      </w:del>
      <w:r>
        <w:t xml:space="preserve"> Общие настройки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1886"/>
        <w:gridCol w:w="6003"/>
      </w:tblGrid>
      <w:tr w:rsidR="003E4EAD" w:rsidRPr="007052A4" w14:paraId="357C40F3" w14:textId="77777777" w:rsidTr="0040180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F3FB9" w14:textId="77777777" w:rsidR="003E4EAD" w:rsidRPr="007052A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52A4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C8CE6" w14:textId="77777777" w:rsidR="003E4EAD" w:rsidRPr="007052A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52A4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63496" w14:textId="77777777" w:rsidR="003E4EAD" w:rsidRPr="007052A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52A4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3E4EAD" w:rsidRPr="007052A4" w14:paraId="6CC93E86" w14:textId="77777777" w:rsidTr="004018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477AD" w14:textId="77777777" w:rsidR="003E4EAD" w:rsidRPr="007052A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52A4">
              <w:rPr>
                <w:rFonts w:ascii="Times New Roman" w:hAnsi="Times New Roman" w:cs="Times New Roman"/>
                <w:sz w:val="24"/>
                <w:szCs w:val="24"/>
              </w:rPr>
              <w:t>key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01A0A" w14:textId="77777777" w:rsidR="003E4EAD" w:rsidRPr="007052A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7052A4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7052A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052A4">
              <w:rPr>
                <w:rFonts w:ascii="Times New Roman" w:hAnsi="Times New Roman" w:cs="Times New Roman"/>
                <w:sz w:val="24"/>
                <w:szCs w:val="24"/>
              </w:rPr>
              <w:t>50) (PK)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3C494" w14:textId="77777777" w:rsidR="003E4EAD" w:rsidRPr="007052A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52A4">
              <w:rPr>
                <w:rFonts w:ascii="Times New Roman" w:hAnsi="Times New Roman" w:cs="Times New Roman"/>
                <w:sz w:val="24"/>
                <w:szCs w:val="24"/>
              </w:rPr>
              <w:t>Первичный ключ – строковый идентификатор настройки (например, '</w:t>
            </w:r>
            <w:proofErr w:type="spellStart"/>
            <w:r w:rsidRPr="007052A4">
              <w:rPr>
                <w:rFonts w:ascii="Times New Roman" w:hAnsi="Times New Roman" w:cs="Times New Roman"/>
                <w:sz w:val="24"/>
                <w:szCs w:val="24"/>
              </w:rPr>
              <w:t>geohash_level_db</w:t>
            </w:r>
            <w:proofErr w:type="spellEnd"/>
            <w:r w:rsidRPr="007052A4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</w:tc>
      </w:tr>
      <w:tr w:rsidR="003E4EAD" w:rsidRPr="007052A4" w14:paraId="21436E65" w14:textId="77777777" w:rsidTr="004018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095EF" w14:textId="77777777" w:rsidR="003E4EAD" w:rsidRPr="007052A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52A4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4EA63" w14:textId="77777777" w:rsidR="003E4EAD" w:rsidRPr="007052A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52A4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0957C" w14:textId="1FF3C980" w:rsidR="003E4EAD" w:rsidRPr="007052A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52A4">
              <w:rPr>
                <w:rFonts w:ascii="Times New Roman" w:hAnsi="Times New Roman" w:cs="Times New Roman"/>
                <w:sz w:val="24"/>
                <w:szCs w:val="24"/>
              </w:rPr>
              <w:t xml:space="preserve">Значение настройки </w:t>
            </w:r>
            <w:del w:id="2422" w:author="Maxim Bystrov" w:date="2026-05-06T00:01:00Z">
              <w:r w:rsidRPr="007052A4" w:rsidDel="00D516E3">
                <w:rPr>
                  <w:rFonts w:ascii="Times New Roman" w:hAnsi="Times New Roman" w:cs="Times New Roman"/>
                  <w:sz w:val="24"/>
                  <w:szCs w:val="24"/>
                </w:rPr>
                <w:delText>(может быть числом, строкой или JSON)</w:delText>
              </w:r>
            </w:del>
          </w:p>
        </w:tc>
      </w:tr>
      <w:tr w:rsidR="003E4EAD" w:rsidRPr="007052A4" w14:paraId="1A690E15" w14:textId="77777777" w:rsidTr="0040180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EE2F2" w14:textId="77777777" w:rsidR="003E4EAD" w:rsidRPr="007052A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52A4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537FB" w14:textId="77777777" w:rsidR="003E4EAD" w:rsidRPr="007052A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52A4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15866" w14:textId="77777777" w:rsidR="003E4EAD" w:rsidRPr="007052A4" w:rsidRDefault="003E4EAD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052A4">
              <w:rPr>
                <w:rFonts w:ascii="Times New Roman" w:hAnsi="Times New Roman" w:cs="Times New Roman"/>
                <w:sz w:val="24"/>
                <w:szCs w:val="24"/>
              </w:rPr>
              <w:t>Описание назначения параметра</w:t>
            </w:r>
          </w:p>
        </w:tc>
      </w:tr>
    </w:tbl>
    <w:p w14:paraId="1B08C621" w14:textId="09177178" w:rsidR="003E4EAD" w:rsidRDefault="003E4EAD" w:rsidP="00D3640B">
      <w:pPr>
        <w:pStyle w:val="default1"/>
        <w:rPr>
          <w:lang w:val="en-US"/>
        </w:rPr>
      </w:pPr>
    </w:p>
    <w:p w14:paraId="6368C62F" w14:textId="21FEE5A7" w:rsidR="00751CA1" w:rsidRDefault="00751CA1" w:rsidP="009302FE">
      <w:pPr>
        <w:pStyle w:val="2"/>
      </w:pPr>
      <w:bookmarkStart w:id="2423" w:name="_Toc230527395"/>
      <w:r>
        <w:rPr>
          <w:lang w:val="en-US"/>
        </w:rPr>
        <w:t xml:space="preserve">3.3 </w:t>
      </w:r>
      <w:r>
        <w:t>Описание разработки интерфейса пользователя</w:t>
      </w:r>
      <w:bookmarkEnd w:id="2423"/>
    </w:p>
    <w:p w14:paraId="4ABD066B" w14:textId="06AA3F9A" w:rsidR="00C91044" w:rsidRDefault="007F6E0F" w:rsidP="007F6E0F">
      <w:pPr>
        <w:pStyle w:val="default1"/>
        <w:rPr>
          <w:ins w:id="2424" w:author="Maxim Bystrov" w:date="2026-05-20T23:41:00Z"/>
        </w:rPr>
      </w:pPr>
      <w:r>
        <w:t>Интерфейс пользователя является графическим пользовательским интерфейсом, выполненным в</w:t>
      </w:r>
      <w:r w:rsidR="00EC0F23">
        <w:t xml:space="preserve"> </w:t>
      </w:r>
      <w:r w:rsidR="00D277A3">
        <w:t>веб-среде. Пользователь выполняет взаимодействие с приложением с помощью веб-браузера. Клиентское приложение является одностраничным приложением – загруженная страница обладает высоким уровнем интерактивности</w:t>
      </w:r>
      <w:r w:rsidR="005174F2">
        <w:t>, выполняя запросы данных с помощью сценариев страницы, без загрузок новых страниц и перезагрузок текущей страницы.</w:t>
      </w:r>
      <w:ins w:id="2425" w:author="Maxim Bystrov" w:date="2026-05-20T23:41:00Z">
        <w:r w:rsidR="00DD1D7C">
          <w:t xml:space="preserve"> </w:t>
        </w:r>
      </w:ins>
    </w:p>
    <w:p w14:paraId="4C56B61C" w14:textId="40C12F56" w:rsidR="00DD1D7C" w:rsidRPr="00DD1D7C" w:rsidRDefault="00DD1D7C" w:rsidP="007F6E0F">
      <w:pPr>
        <w:pStyle w:val="default1"/>
      </w:pPr>
      <w:ins w:id="2426" w:author="Maxim Bystrov" w:date="2026-05-20T23:41:00Z">
        <w:r>
          <w:lastRenderedPageBreak/>
          <w:t xml:space="preserve">Разрабатываемая система получила название </w:t>
        </w:r>
      </w:ins>
      <w:ins w:id="2427" w:author="Maxim Bystrov" w:date="2026-05-20T23:42:00Z">
        <w:r w:rsidR="00FF59A6">
          <w:t>«</w:t>
        </w:r>
        <w:r>
          <w:t>Линкей</w:t>
        </w:r>
      </w:ins>
      <w:ins w:id="2428" w:author="Maxim Bystrov" w:date="2026-05-20T23:43:00Z">
        <w:r w:rsidR="00FF59A6">
          <w:t>»</w:t>
        </w:r>
      </w:ins>
      <w:ins w:id="2429" w:author="Maxim Bystrov" w:date="2026-05-20T23:42:00Z">
        <w:r>
          <w:t xml:space="preserve"> (лат. </w:t>
        </w:r>
        <w:proofErr w:type="spellStart"/>
        <w:r>
          <w:rPr>
            <w:lang w:val="en-US"/>
          </w:rPr>
          <w:t>Lynceus</w:t>
        </w:r>
        <w:proofErr w:type="spellEnd"/>
        <w:r w:rsidRPr="00DD1D7C">
          <w:rPr>
            <w:rPrChange w:id="2430" w:author="Maxim Bystrov" w:date="2026-05-20T23:42:00Z">
              <w:rPr>
                <w:lang w:val="en-US"/>
              </w:rPr>
            </w:rPrChange>
          </w:rPr>
          <w:t xml:space="preserve">), </w:t>
        </w:r>
        <w:r>
          <w:t xml:space="preserve">в честь одного из персонажей древнегреческой мифологии – это название </w:t>
        </w:r>
        <w:r w:rsidR="00FE6255">
          <w:t>отображается</w:t>
        </w:r>
        <w:r>
          <w:t xml:space="preserve"> в интерфейсе.</w:t>
        </w:r>
      </w:ins>
    </w:p>
    <w:p w14:paraId="124FFDDD" w14:textId="79EC0F72" w:rsidR="009A065E" w:rsidRDefault="009A065E" w:rsidP="007F6E0F">
      <w:pPr>
        <w:pStyle w:val="default1"/>
      </w:pPr>
      <w:r>
        <w:t xml:space="preserve">В ходе использования системы отслеживания пользователи будут выполнять несколько </w:t>
      </w:r>
      <w:r w:rsidR="00FD2C2A">
        <w:t>групп задач.</w:t>
      </w:r>
    </w:p>
    <w:p w14:paraId="701977E8" w14:textId="0C7FEB9C" w:rsidR="00F80654" w:rsidRPr="007F6E0F" w:rsidRDefault="00F80654" w:rsidP="00F80654">
      <w:pPr>
        <w:pStyle w:val="3"/>
      </w:pPr>
      <w:bookmarkStart w:id="2431" w:name="_Toc230527396"/>
      <w:r>
        <w:t>3.3.1 Интерфейс ведения справочник</w:t>
      </w:r>
      <w:r w:rsidR="00DA1FBE">
        <w:t>а объектов</w:t>
      </w:r>
      <w:bookmarkEnd w:id="2431"/>
    </w:p>
    <w:p w14:paraId="07AE9A41" w14:textId="5B38A982" w:rsidR="004903FD" w:rsidRDefault="0058202F" w:rsidP="00076AFF">
      <w:pPr>
        <w:pStyle w:val="default1"/>
      </w:pPr>
      <w:r>
        <w:t xml:space="preserve">Для определения перечня объектов мониторинга необходимо предоставить возможность создания, редактирования, обновления данных об этих объектах. В пользовательском интерфейсе этот функционал доступен в меню «Устройства», в котором доступен просмотр существующих объектов мониторинга (рисунок </w:t>
      </w:r>
      <w:ins w:id="2432" w:author="Maxim Bystrov" w:date="2026-05-07T00:28:00Z">
        <w:r w:rsidR="003F5828">
          <w:t>3.</w:t>
        </w:r>
      </w:ins>
      <w:ins w:id="2433" w:author="Maxim Bystrov" w:date="2026-05-06T23:46:00Z">
        <w:r w:rsidR="008A0F8F" w:rsidRPr="008A0F8F">
          <w:rPr>
            <w:rPrChange w:id="2434" w:author="Maxim Bystrov" w:date="2026-05-06T23:46:00Z">
              <w:rPr>
                <w:lang w:val="en-US"/>
              </w:rPr>
            </w:rPrChange>
          </w:rPr>
          <w:t>4</w:t>
        </w:r>
      </w:ins>
      <w:del w:id="2435" w:author="Maxim Bystrov" w:date="2026-05-06T23:46:00Z">
        <w:r w:rsidR="00EA2DCD" w:rsidDel="008A0F8F">
          <w:delText>3</w:delText>
        </w:r>
      </w:del>
      <w:r>
        <w:t>) и их редактирование (рисунок</w:t>
      </w:r>
      <w:ins w:id="2436" w:author="Maxim Bystrov" w:date="2026-05-07T00:28:00Z">
        <w:r w:rsidR="00BD52EB">
          <w:t xml:space="preserve"> 3.</w:t>
        </w:r>
      </w:ins>
      <w:del w:id="2437" w:author="Maxim Bystrov" w:date="2026-05-07T00:28:00Z">
        <w:r w:rsidDel="00BD52EB">
          <w:delText xml:space="preserve"> </w:delText>
        </w:r>
      </w:del>
      <w:ins w:id="2438" w:author="Maxim Bystrov" w:date="2026-05-06T23:46:00Z">
        <w:r w:rsidR="008A0F8F" w:rsidRPr="008A0F8F">
          <w:rPr>
            <w:rPrChange w:id="2439" w:author="Maxim Bystrov" w:date="2026-05-06T23:46:00Z">
              <w:rPr>
                <w:lang w:val="en-US"/>
              </w:rPr>
            </w:rPrChange>
          </w:rPr>
          <w:t>5</w:t>
        </w:r>
      </w:ins>
      <w:del w:id="2440" w:author="Maxim Bystrov" w:date="2026-05-06T23:46:00Z">
        <w:r w:rsidR="00EA2DCD" w:rsidDel="008A0F8F">
          <w:delText>4</w:delText>
        </w:r>
      </w:del>
      <w:r>
        <w:t>).</w:t>
      </w:r>
    </w:p>
    <w:p w14:paraId="2B724E1A" w14:textId="5863BD8A" w:rsidR="0058202F" w:rsidRDefault="0058202F" w:rsidP="00076AFF">
      <w:pPr>
        <w:pStyle w:val="default1"/>
      </w:pPr>
      <w:r w:rsidRPr="004903FD">
        <w:rPr>
          <w:noProof/>
        </w:rPr>
        <w:drawing>
          <wp:inline distT="0" distB="0" distL="0" distR="0" wp14:anchorId="6062B132" wp14:editId="4534AB99">
            <wp:extent cx="5594350" cy="3332347"/>
            <wp:effectExtent l="0" t="0" r="635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96754" cy="333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4402" w14:textId="56AFC8D0" w:rsidR="00EA2DCD" w:rsidRDefault="00EA2DCD" w:rsidP="00EA2DCD">
      <w:pPr>
        <w:pStyle w:val="default1"/>
        <w:jc w:val="center"/>
        <w:rPr>
          <w:ins w:id="2441" w:author="Maxim Bystrov" w:date="2026-05-06T23:47:00Z"/>
          <w:i/>
          <w:iCs/>
        </w:rPr>
      </w:pPr>
      <w:r w:rsidRPr="001F1AE2">
        <w:rPr>
          <w:i/>
          <w:iCs/>
        </w:rPr>
        <w:t xml:space="preserve">Рисунок </w:t>
      </w:r>
      <w:ins w:id="2442" w:author="Maxim Bystrov" w:date="2026-05-07T00:27:00Z">
        <w:r w:rsidR="001C3526">
          <w:rPr>
            <w:i/>
            <w:iCs/>
          </w:rPr>
          <w:t>3.</w:t>
        </w:r>
      </w:ins>
      <w:ins w:id="2443" w:author="Maxim Bystrov" w:date="2026-05-06T23:46:00Z">
        <w:r w:rsidR="00C0561D">
          <w:rPr>
            <w:i/>
            <w:iCs/>
            <w:lang w:val="en-US"/>
          </w:rPr>
          <w:t>4</w:t>
        </w:r>
      </w:ins>
      <w:del w:id="2444" w:author="Maxim Bystrov" w:date="2026-05-06T23:46:00Z">
        <w:r w:rsidRPr="001F1AE2" w:rsidDel="00C0561D">
          <w:rPr>
            <w:i/>
            <w:iCs/>
          </w:rPr>
          <w:delText>3</w:delText>
        </w:r>
      </w:del>
      <w:ins w:id="2445" w:author="Maxim Bystrov" w:date="2026-05-06T23:45:00Z">
        <w:r w:rsidR="002E2CC3">
          <w:rPr>
            <w:i/>
            <w:iCs/>
            <w:lang w:val="en-US"/>
          </w:rPr>
          <w:t xml:space="preserve"> </w:t>
        </w:r>
      </w:ins>
      <w:ins w:id="2446" w:author="Maxim Bystrov" w:date="2026-05-07T00:28:00Z">
        <w:r w:rsidR="006269B2">
          <w:t>—</w:t>
        </w:r>
      </w:ins>
      <w:ins w:id="2447" w:author="Maxim Bystrov" w:date="2026-05-06T23:46:00Z">
        <w:r w:rsidR="00C0561D" w:rsidRPr="009E46FB">
          <w:rPr>
            <w:i/>
            <w:iCs/>
          </w:rPr>
          <w:t xml:space="preserve"> </w:t>
        </w:r>
      </w:ins>
      <w:del w:id="2448" w:author="Maxim Bystrov" w:date="2026-05-06T23:46:00Z">
        <w:r w:rsidRPr="001F1AE2" w:rsidDel="00C0561D">
          <w:rPr>
            <w:i/>
            <w:iCs/>
          </w:rPr>
          <w:delText xml:space="preserve"> </w:delText>
        </w:r>
      </w:del>
      <w:commentRangeStart w:id="2449"/>
      <w:commentRangeStart w:id="2450"/>
      <w:r w:rsidRPr="001F1AE2">
        <w:rPr>
          <w:i/>
          <w:iCs/>
        </w:rPr>
        <w:t xml:space="preserve">Интерфейс </w:t>
      </w:r>
      <w:commentRangeEnd w:id="2449"/>
      <w:r w:rsidR="002267FC" w:rsidRPr="001F1AE2">
        <w:rPr>
          <w:rStyle w:val="a8"/>
          <w:i/>
          <w:iCs/>
          <w:sz w:val="28"/>
          <w:szCs w:val="22"/>
        </w:rPr>
        <w:commentReference w:id="2449"/>
      </w:r>
      <w:commentRangeEnd w:id="2450"/>
      <w:r w:rsidR="00662F28">
        <w:rPr>
          <w:rStyle w:val="a8"/>
          <w:rFonts w:asciiTheme="minorHAnsi" w:hAnsiTheme="minorHAnsi"/>
        </w:rPr>
        <w:commentReference w:id="2450"/>
      </w:r>
      <w:r w:rsidRPr="001F1AE2">
        <w:rPr>
          <w:i/>
          <w:iCs/>
        </w:rPr>
        <w:t>просмотра справочника</w:t>
      </w:r>
    </w:p>
    <w:p w14:paraId="74F9080C" w14:textId="77777777" w:rsidR="00727A0D" w:rsidRPr="001F1AE2" w:rsidRDefault="00727A0D" w:rsidP="00EA2DCD">
      <w:pPr>
        <w:pStyle w:val="default1"/>
        <w:jc w:val="center"/>
        <w:rPr>
          <w:i/>
          <w:iCs/>
        </w:rPr>
      </w:pPr>
    </w:p>
    <w:p w14:paraId="1E7B275F" w14:textId="78CA92C3" w:rsidR="004903FD" w:rsidRDefault="00EA2DCD" w:rsidP="00E36F85">
      <w:pPr>
        <w:pStyle w:val="default1"/>
        <w:jc w:val="center"/>
      </w:pPr>
      <w:r w:rsidRPr="00EA2DCD">
        <w:rPr>
          <w:noProof/>
        </w:rPr>
        <w:lastRenderedPageBreak/>
        <w:drawing>
          <wp:inline distT="0" distB="0" distL="0" distR="0" wp14:anchorId="0E6D3509" wp14:editId="6A0E6E0B">
            <wp:extent cx="2423160" cy="3062324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32216" cy="307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34DE" w14:textId="3A796399" w:rsidR="00EA2DCD" w:rsidRDefault="00EA2DCD" w:rsidP="00EA2DCD">
      <w:pPr>
        <w:pStyle w:val="default1"/>
        <w:jc w:val="center"/>
        <w:rPr>
          <w:ins w:id="2451" w:author="Maxim Bystrov" w:date="2026-05-06T23:47:00Z"/>
          <w:i/>
          <w:iCs/>
        </w:rPr>
      </w:pPr>
      <w:r w:rsidRPr="00E36F85">
        <w:rPr>
          <w:i/>
          <w:iCs/>
        </w:rPr>
        <w:t>Рисунок</w:t>
      </w:r>
      <w:del w:id="2452" w:author="Maxim Bystrov" w:date="2026-05-06T23:46:00Z">
        <w:r w:rsidRPr="00E36F85" w:rsidDel="00640EF9">
          <w:rPr>
            <w:i/>
            <w:iCs/>
          </w:rPr>
          <w:delText xml:space="preserve"> </w:delText>
        </w:r>
      </w:del>
      <w:ins w:id="2453" w:author="Maxim Bystrov" w:date="2026-05-06T23:46:00Z">
        <w:r w:rsidR="00640EF9" w:rsidRPr="00640EF9">
          <w:rPr>
            <w:i/>
            <w:iCs/>
            <w:rPrChange w:id="2454" w:author="Maxim Bystrov" w:date="2026-05-06T23:46:00Z">
              <w:rPr>
                <w:i/>
                <w:iCs/>
                <w:lang w:val="en-US"/>
              </w:rPr>
            </w:rPrChange>
          </w:rPr>
          <w:t xml:space="preserve"> </w:t>
        </w:r>
      </w:ins>
      <w:ins w:id="2455" w:author="Maxim Bystrov" w:date="2026-05-07T00:28:00Z">
        <w:r w:rsidR="003F5828">
          <w:rPr>
            <w:i/>
            <w:iCs/>
          </w:rPr>
          <w:t>3.</w:t>
        </w:r>
      </w:ins>
      <w:ins w:id="2456" w:author="Maxim Bystrov" w:date="2026-05-06T23:46:00Z">
        <w:r w:rsidR="00640EF9" w:rsidRPr="008A0F8F">
          <w:rPr>
            <w:i/>
            <w:iCs/>
            <w:rPrChange w:id="2457" w:author="Maxim Bystrov" w:date="2026-05-06T23:46:00Z">
              <w:rPr>
                <w:i/>
                <w:iCs/>
                <w:lang w:val="en-US"/>
              </w:rPr>
            </w:rPrChange>
          </w:rPr>
          <w:t>5</w:t>
        </w:r>
      </w:ins>
      <w:del w:id="2458" w:author="Maxim Bystrov" w:date="2026-05-06T23:46:00Z">
        <w:r w:rsidRPr="00E36F85" w:rsidDel="00640EF9">
          <w:rPr>
            <w:i/>
            <w:iCs/>
          </w:rPr>
          <w:delText>4</w:delText>
        </w:r>
      </w:del>
      <w:ins w:id="2459" w:author="Maxim Bystrov" w:date="2026-05-06T23:46:00Z">
        <w:r w:rsidR="00640EF9" w:rsidRPr="00640EF9">
          <w:rPr>
            <w:i/>
            <w:iCs/>
            <w:rPrChange w:id="2460" w:author="Maxim Bystrov" w:date="2026-05-06T23:46:00Z">
              <w:rPr>
                <w:i/>
                <w:iCs/>
                <w:lang w:val="en-US"/>
              </w:rPr>
            </w:rPrChange>
          </w:rPr>
          <w:t xml:space="preserve"> </w:t>
        </w:r>
      </w:ins>
      <w:del w:id="2461" w:author="Maxim Bystrov" w:date="2026-05-06T23:46:00Z">
        <w:r w:rsidRPr="00E36F85" w:rsidDel="00002D1D">
          <w:rPr>
            <w:i/>
            <w:iCs/>
          </w:rPr>
          <w:delText xml:space="preserve"> </w:delText>
        </w:r>
        <w:r w:rsidR="00E36F85" w:rsidRPr="00E36F85" w:rsidDel="00002D1D">
          <w:rPr>
            <w:i/>
            <w:iCs/>
          </w:rPr>
          <w:delText>Интерфейс</w:delText>
        </w:r>
      </w:del>
      <w:ins w:id="2462" w:author="Maxim Bystrov" w:date="2026-05-07T00:28:00Z">
        <w:r w:rsidR="001D2ADB">
          <w:t>—</w:t>
        </w:r>
      </w:ins>
      <w:ins w:id="2463" w:author="Maxim Bystrov" w:date="2026-05-06T23:46:00Z">
        <w:r w:rsidR="00002D1D" w:rsidRPr="009E46FB">
          <w:rPr>
            <w:i/>
            <w:iCs/>
          </w:rPr>
          <w:t xml:space="preserve"> </w:t>
        </w:r>
        <w:r w:rsidR="00002D1D" w:rsidRPr="00E36F85">
          <w:rPr>
            <w:i/>
            <w:iCs/>
          </w:rPr>
          <w:t>Интерфейс</w:t>
        </w:r>
      </w:ins>
      <w:r w:rsidR="00E36F85" w:rsidRPr="00E36F85">
        <w:rPr>
          <w:i/>
          <w:iCs/>
        </w:rPr>
        <w:t xml:space="preserve"> добавления и редактирования объекта мониторинга</w:t>
      </w:r>
    </w:p>
    <w:p w14:paraId="787BAA3D" w14:textId="77777777" w:rsidR="00727A0D" w:rsidRDefault="00727A0D" w:rsidP="00EA2DCD">
      <w:pPr>
        <w:pStyle w:val="default1"/>
        <w:jc w:val="center"/>
        <w:rPr>
          <w:i/>
          <w:iCs/>
        </w:rPr>
      </w:pPr>
    </w:p>
    <w:p w14:paraId="4F60779C" w14:textId="2635C60D" w:rsidR="004F2D02" w:rsidRDefault="004F2D02" w:rsidP="00DA1FBE">
      <w:pPr>
        <w:pStyle w:val="default1"/>
      </w:pPr>
      <w:r>
        <w:t xml:space="preserve">Для настройки географических зон отслеживания пользователь должен воспользоваться меню «Зоны», где доступен просмотр зон на карте с метаданными (рис. </w:t>
      </w:r>
      <w:ins w:id="2464" w:author="Maxim Bystrov" w:date="2026-05-07T00:30:00Z">
        <w:r w:rsidR="00FC0E8F">
          <w:t>3.</w:t>
        </w:r>
      </w:ins>
      <w:ins w:id="2465" w:author="Maxim Bystrov" w:date="2026-05-06T23:47:00Z">
        <w:r w:rsidR="00002D1D" w:rsidRPr="00002D1D">
          <w:rPr>
            <w:rPrChange w:id="2466" w:author="Maxim Bystrov" w:date="2026-05-06T23:47:00Z">
              <w:rPr>
                <w:lang w:val="en-US"/>
              </w:rPr>
            </w:rPrChange>
          </w:rPr>
          <w:t>6</w:t>
        </w:r>
      </w:ins>
      <w:del w:id="2467" w:author="Maxim Bystrov" w:date="2026-05-06T23:47:00Z">
        <w:r w:rsidDel="00002D1D">
          <w:delText>5</w:delText>
        </w:r>
      </w:del>
      <w:r>
        <w:t xml:space="preserve">) и их редактирование (рис. </w:t>
      </w:r>
      <w:ins w:id="2468" w:author="Maxim Bystrov" w:date="2026-05-07T00:30:00Z">
        <w:r w:rsidR="00FC0E8F">
          <w:t>3.</w:t>
        </w:r>
      </w:ins>
      <w:ins w:id="2469" w:author="Maxim Bystrov" w:date="2026-05-06T23:47:00Z">
        <w:r w:rsidR="00002D1D" w:rsidRPr="00FA0B48">
          <w:rPr>
            <w:rPrChange w:id="2470" w:author="Maxim Bystrov" w:date="2026-05-06T23:47:00Z">
              <w:rPr>
                <w:lang w:val="en-US"/>
              </w:rPr>
            </w:rPrChange>
          </w:rPr>
          <w:t>7</w:t>
        </w:r>
      </w:ins>
      <w:del w:id="2471" w:author="Maxim Bystrov" w:date="2026-05-06T23:47:00Z">
        <w:r w:rsidDel="00002D1D">
          <w:delText>6</w:delText>
        </w:r>
      </w:del>
      <w:r>
        <w:t>).</w:t>
      </w:r>
    </w:p>
    <w:p w14:paraId="2450B613" w14:textId="79229998" w:rsidR="004F2D02" w:rsidRDefault="004F2D02" w:rsidP="00DA1FBE">
      <w:pPr>
        <w:pStyle w:val="default1"/>
      </w:pPr>
      <w:r w:rsidRPr="004903FD">
        <w:rPr>
          <w:noProof/>
        </w:rPr>
        <w:drawing>
          <wp:inline distT="0" distB="0" distL="0" distR="0" wp14:anchorId="23F82962" wp14:editId="02586587">
            <wp:extent cx="5565427" cy="34594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93814" cy="347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4F16" w14:textId="4035A0D1" w:rsidR="0076468E" w:rsidRDefault="0076468E" w:rsidP="0076468E">
      <w:pPr>
        <w:pStyle w:val="default1"/>
        <w:jc w:val="center"/>
        <w:rPr>
          <w:ins w:id="2472" w:author="Maxim Bystrov" w:date="2026-05-06T23:47:00Z"/>
          <w:i/>
          <w:iCs/>
        </w:rPr>
      </w:pPr>
      <w:r>
        <w:rPr>
          <w:i/>
          <w:iCs/>
        </w:rPr>
        <w:t xml:space="preserve">Рисунок </w:t>
      </w:r>
      <w:ins w:id="2473" w:author="Maxim Bystrov" w:date="2026-05-07T00:28:00Z">
        <w:r w:rsidR="002676B3">
          <w:rPr>
            <w:i/>
            <w:iCs/>
          </w:rPr>
          <w:t>3.</w:t>
        </w:r>
      </w:ins>
      <w:ins w:id="2474" w:author="Maxim Bystrov" w:date="2026-05-06T23:47:00Z">
        <w:r w:rsidR="00002D1D" w:rsidRPr="00002D1D">
          <w:rPr>
            <w:i/>
            <w:iCs/>
            <w:rPrChange w:id="2475" w:author="Maxim Bystrov" w:date="2026-05-06T23:47:00Z">
              <w:rPr>
                <w:i/>
                <w:iCs/>
                <w:lang w:val="en-US"/>
              </w:rPr>
            </w:rPrChange>
          </w:rPr>
          <w:t>6</w:t>
        </w:r>
      </w:ins>
      <w:del w:id="2476" w:author="Maxim Bystrov" w:date="2026-05-06T23:47:00Z">
        <w:r w:rsidDel="00002D1D">
          <w:rPr>
            <w:i/>
            <w:iCs/>
          </w:rPr>
          <w:delText>5</w:delText>
        </w:r>
      </w:del>
      <w:r>
        <w:rPr>
          <w:i/>
          <w:iCs/>
        </w:rPr>
        <w:t xml:space="preserve"> </w:t>
      </w:r>
      <w:ins w:id="2477" w:author="Maxim Bystrov" w:date="2026-05-07T00:28:00Z">
        <w:r w:rsidR="00B10DA5">
          <w:t>—</w:t>
        </w:r>
      </w:ins>
      <w:ins w:id="2478" w:author="Maxim Bystrov" w:date="2026-05-06T23:47:00Z">
        <w:r w:rsidR="00002D1D" w:rsidRPr="009E46FB">
          <w:rPr>
            <w:i/>
            <w:iCs/>
          </w:rPr>
          <w:t xml:space="preserve"> </w:t>
        </w:r>
      </w:ins>
      <w:r>
        <w:rPr>
          <w:i/>
          <w:iCs/>
        </w:rPr>
        <w:t xml:space="preserve">Просмотр </w:t>
      </w:r>
      <w:proofErr w:type="spellStart"/>
      <w:r>
        <w:rPr>
          <w:i/>
          <w:iCs/>
        </w:rPr>
        <w:t>геозон</w:t>
      </w:r>
      <w:proofErr w:type="spellEnd"/>
      <w:r>
        <w:rPr>
          <w:i/>
          <w:iCs/>
        </w:rPr>
        <w:t xml:space="preserve"> на карте</w:t>
      </w:r>
    </w:p>
    <w:p w14:paraId="18F1E427" w14:textId="77777777" w:rsidR="00A473FC" w:rsidRPr="0076468E" w:rsidRDefault="00A473FC" w:rsidP="0076468E">
      <w:pPr>
        <w:pStyle w:val="default1"/>
        <w:jc w:val="center"/>
        <w:rPr>
          <w:i/>
          <w:iCs/>
        </w:rPr>
      </w:pPr>
    </w:p>
    <w:p w14:paraId="47FD1901" w14:textId="579ED602" w:rsidR="0076468E" w:rsidRDefault="00642BB7" w:rsidP="00DA1FBE">
      <w:pPr>
        <w:pStyle w:val="default1"/>
      </w:pPr>
      <w:r w:rsidRPr="00642BB7">
        <w:rPr>
          <w:noProof/>
        </w:rPr>
        <w:drawing>
          <wp:inline distT="0" distB="0" distL="0" distR="0" wp14:anchorId="0384E385" wp14:editId="1CB93C8C">
            <wp:extent cx="5569574" cy="33147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1675" cy="331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11A6" w14:textId="2EB57492" w:rsidR="00642BB7" w:rsidRDefault="00642BB7" w:rsidP="00642BB7">
      <w:pPr>
        <w:pStyle w:val="default1"/>
        <w:jc w:val="center"/>
        <w:rPr>
          <w:ins w:id="2479" w:author="Maxim Bystrov" w:date="2026-05-06T23:47:00Z"/>
          <w:i/>
          <w:iCs/>
        </w:rPr>
      </w:pPr>
      <w:r>
        <w:rPr>
          <w:i/>
          <w:iCs/>
        </w:rPr>
        <w:t xml:space="preserve">Рисунок </w:t>
      </w:r>
      <w:ins w:id="2480" w:author="Maxim Bystrov" w:date="2026-05-07T00:30:00Z">
        <w:r w:rsidR="00F56297">
          <w:rPr>
            <w:i/>
            <w:iCs/>
          </w:rPr>
          <w:t>3.</w:t>
        </w:r>
      </w:ins>
      <w:ins w:id="2481" w:author="Maxim Bystrov" w:date="2026-05-06T23:47:00Z">
        <w:r w:rsidR="00002D1D" w:rsidRPr="005F14A9">
          <w:rPr>
            <w:i/>
            <w:iCs/>
            <w:rPrChange w:id="2482" w:author="Maxim Bystrov" w:date="2026-05-06T23:50:00Z">
              <w:rPr>
                <w:i/>
                <w:iCs/>
                <w:lang w:val="en-US"/>
              </w:rPr>
            </w:rPrChange>
          </w:rPr>
          <w:t>7</w:t>
        </w:r>
        <w:r w:rsidR="00FA0B48" w:rsidRPr="005F14A9">
          <w:rPr>
            <w:i/>
            <w:iCs/>
            <w:rPrChange w:id="2483" w:author="Maxim Bystrov" w:date="2026-05-06T23:50:00Z">
              <w:rPr>
                <w:i/>
                <w:iCs/>
                <w:lang w:val="en-US"/>
              </w:rPr>
            </w:rPrChange>
          </w:rPr>
          <w:t xml:space="preserve"> </w:t>
        </w:r>
      </w:ins>
      <w:ins w:id="2484" w:author="Maxim Bystrov" w:date="2026-05-07T00:30:00Z">
        <w:r w:rsidR="00F56297">
          <w:t>—</w:t>
        </w:r>
      </w:ins>
      <w:del w:id="2485" w:author="Maxim Bystrov" w:date="2026-05-06T23:47:00Z">
        <w:r w:rsidDel="00002D1D">
          <w:rPr>
            <w:i/>
            <w:iCs/>
          </w:rPr>
          <w:delText>6</w:delText>
        </w:r>
      </w:del>
      <w:r>
        <w:rPr>
          <w:i/>
          <w:iCs/>
        </w:rPr>
        <w:t xml:space="preserve"> Редактирование </w:t>
      </w:r>
      <w:proofErr w:type="spellStart"/>
      <w:r>
        <w:rPr>
          <w:i/>
          <w:iCs/>
        </w:rPr>
        <w:t>геозон</w:t>
      </w:r>
      <w:proofErr w:type="spellEnd"/>
      <w:r>
        <w:rPr>
          <w:i/>
          <w:iCs/>
        </w:rPr>
        <w:t xml:space="preserve"> </w:t>
      </w:r>
    </w:p>
    <w:p w14:paraId="72D929D3" w14:textId="77777777" w:rsidR="007757ED" w:rsidRPr="00642BB7" w:rsidRDefault="007757ED" w:rsidP="00642BB7">
      <w:pPr>
        <w:pStyle w:val="default1"/>
        <w:jc w:val="center"/>
        <w:rPr>
          <w:i/>
          <w:iCs/>
        </w:rPr>
      </w:pPr>
    </w:p>
    <w:p w14:paraId="45455AA7" w14:textId="0B74399D" w:rsidR="00846739" w:rsidRDefault="008234D2" w:rsidP="0085400C">
      <w:pPr>
        <w:pStyle w:val="3"/>
      </w:pPr>
      <w:bookmarkStart w:id="2486" w:name="_Toc230527397"/>
      <w:r>
        <w:t xml:space="preserve">3.3.2 Интерфейс </w:t>
      </w:r>
      <w:r w:rsidR="00EC022B">
        <w:t>мониторинга транспортных средств</w:t>
      </w:r>
      <w:bookmarkEnd w:id="2486"/>
    </w:p>
    <w:p w14:paraId="04A458EA" w14:textId="569DFE02" w:rsidR="00EA2DCD" w:rsidRDefault="004F2D02" w:rsidP="00765243">
      <w:pPr>
        <w:pStyle w:val="default1"/>
      </w:pPr>
      <w:r>
        <w:t xml:space="preserve">Для определения </w:t>
      </w:r>
      <w:r w:rsidR="0010449E">
        <w:t xml:space="preserve">наиболее актуального местоположения ТС </w:t>
      </w:r>
      <w:r w:rsidR="0074379D">
        <w:t>пользователю предоставлена возможность просмотра карты, на которой метками отображена позиция и направление движения транспортных средств</w:t>
      </w:r>
      <w:r w:rsidR="00242CB6">
        <w:t xml:space="preserve"> (рисунок </w:t>
      </w:r>
      <w:ins w:id="2487" w:author="Maxim Bystrov" w:date="2026-05-07T00:30:00Z">
        <w:r w:rsidR="00E07DE5">
          <w:t>3.</w:t>
        </w:r>
      </w:ins>
      <w:ins w:id="2488" w:author="Maxim Bystrov" w:date="2026-05-06T23:48:00Z">
        <w:r w:rsidR="00A60999" w:rsidRPr="00A60999">
          <w:rPr>
            <w:rPrChange w:id="2489" w:author="Maxim Bystrov" w:date="2026-05-06T23:48:00Z">
              <w:rPr>
                <w:lang w:val="en-US"/>
              </w:rPr>
            </w:rPrChange>
          </w:rPr>
          <w:t>8</w:t>
        </w:r>
      </w:ins>
      <w:del w:id="2490" w:author="Maxim Bystrov" w:date="2026-05-06T23:48:00Z">
        <w:r w:rsidR="00242CB6" w:rsidDel="00A60999">
          <w:delText>7</w:delText>
        </w:r>
      </w:del>
      <w:r w:rsidR="00242CB6">
        <w:t>)</w:t>
      </w:r>
      <w:r w:rsidR="0074379D">
        <w:t>. Положение устройств на карте динамически обновляется в видимом пользователю пространстве карты</w:t>
      </w:r>
      <w:r w:rsidR="004117C7">
        <w:t xml:space="preserve"> по мере поступления новых телеметрических данных. При наведении указателя мыши на маркер отображается всплывающее окно с телеметрическими данными.</w:t>
      </w:r>
    </w:p>
    <w:p w14:paraId="35097A23" w14:textId="5A2F284D" w:rsidR="004903FD" w:rsidRDefault="004903FD" w:rsidP="00D3640B">
      <w:pPr>
        <w:pStyle w:val="default1"/>
      </w:pPr>
      <w:r w:rsidRPr="004903FD">
        <w:rPr>
          <w:noProof/>
        </w:rPr>
        <w:lastRenderedPageBreak/>
        <w:drawing>
          <wp:inline distT="0" distB="0" distL="0" distR="0" wp14:anchorId="0A0CA995" wp14:editId="51D10164">
            <wp:extent cx="5266566" cy="34321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56" cy="343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9FD0B" w14:textId="2F126C6E" w:rsidR="004903FD" w:rsidRDefault="00242CB6" w:rsidP="009F4E57">
      <w:pPr>
        <w:pStyle w:val="default1"/>
        <w:jc w:val="center"/>
        <w:rPr>
          <w:ins w:id="2491" w:author="Maxim Bystrov" w:date="2026-05-06T23:48:00Z"/>
          <w:i/>
          <w:iCs/>
        </w:rPr>
      </w:pPr>
      <w:r>
        <w:rPr>
          <w:i/>
          <w:iCs/>
        </w:rPr>
        <w:t xml:space="preserve">Рисунок </w:t>
      </w:r>
      <w:ins w:id="2492" w:author="Maxim Bystrov" w:date="2026-05-07T00:30:00Z">
        <w:r w:rsidR="00E61ABE">
          <w:rPr>
            <w:i/>
            <w:iCs/>
          </w:rPr>
          <w:t>3.</w:t>
        </w:r>
      </w:ins>
      <w:ins w:id="2493" w:author="Maxim Bystrov" w:date="2026-05-06T23:48:00Z">
        <w:r w:rsidR="00230E65" w:rsidRPr="005F14A9">
          <w:rPr>
            <w:i/>
            <w:iCs/>
            <w:rPrChange w:id="2494" w:author="Maxim Bystrov" w:date="2026-05-06T23:50:00Z">
              <w:rPr>
                <w:i/>
                <w:iCs/>
                <w:lang w:val="en-US"/>
              </w:rPr>
            </w:rPrChange>
          </w:rPr>
          <w:t xml:space="preserve">8 </w:t>
        </w:r>
      </w:ins>
      <w:ins w:id="2495" w:author="Maxim Bystrov" w:date="2026-05-07T00:30:00Z">
        <w:r w:rsidR="00E56122">
          <w:t>—</w:t>
        </w:r>
      </w:ins>
      <w:del w:id="2496" w:author="Maxim Bystrov" w:date="2026-05-06T23:48:00Z">
        <w:r w:rsidDel="00230E65">
          <w:rPr>
            <w:i/>
            <w:iCs/>
          </w:rPr>
          <w:delText>7</w:delText>
        </w:r>
      </w:del>
      <w:r>
        <w:rPr>
          <w:i/>
          <w:iCs/>
        </w:rPr>
        <w:t xml:space="preserve"> Актуальное местоположение на карте</w:t>
      </w:r>
    </w:p>
    <w:p w14:paraId="71346D55" w14:textId="77777777" w:rsidR="00230E65" w:rsidRDefault="00230E65" w:rsidP="009F4E57">
      <w:pPr>
        <w:pStyle w:val="default1"/>
        <w:jc w:val="center"/>
        <w:rPr>
          <w:i/>
          <w:iCs/>
        </w:rPr>
      </w:pPr>
    </w:p>
    <w:p w14:paraId="0CEDDDCC" w14:textId="0B5C161B" w:rsidR="005706D0" w:rsidRPr="00680C98" w:rsidRDefault="00F0689A" w:rsidP="00680C98">
      <w:pPr>
        <w:pStyle w:val="default1"/>
      </w:pPr>
      <w:r>
        <w:t xml:space="preserve">Для просмотра исторических телеметрических данных может быть использовано меню «Поиск навигации». На вкладке «Навигация устройства» может быть получена история местоположения за период времени для указанного устройства (рис. </w:t>
      </w:r>
      <w:ins w:id="2497" w:author="Maxim Bystrov" w:date="2026-05-07T00:30:00Z">
        <w:r w:rsidR="00645949">
          <w:t>3.</w:t>
        </w:r>
      </w:ins>
      <w:ins w:id="2498" w:author="Maxim Bystrov" w:date="2026-05-06T23:48:00Z">
        <w:r w:rsidR="00A60999" w:rsidRPr="00A60999">
          <w:rPr>
            <w:rPrChange w:id="2499" w:author="Maxim Bystrov" w:date="2026-05-06T23:48:00Z">
              <w:rPr>
                <w:lang w:val="en-US"/>
              </w:rPr>
            </w:rPrChange>
          </w:rPr>
          <w:t>9</w:t>
        </w:r>
      </w:ins>
      <w:del w:id="2500" w:author="Maxim Bystrov" w:date="2026-05-06T23:48:00Z">
        <w:r w:rsidDel="00A60999">
          <w:delText>8</w:delText>
        </w:r>
      </w:del>
      <w:r>
        <w:t>)</w:t>
      </w:r>
      <w:r w:rsidR="00827CC3">
        <w:t>.</w:t>
      </w:r>
    </w:p>
    <w:p w14:paraId="7698210C" w14:textId="75E3EB87" w:rsidR="004903FD" w:rsidRDefault="00150A15" w:rsidP="00D3640B">
      <w:pPr>
        <w:pStyle w:val="default1"/>
      </w:pPr>
      <w:r w:rsidRPr="00150A15">
        <w:rPr>
          <w:noProof/>
        </w:rPr>
        <w:drawing>
          <wp:inline distT="0" distB="0" distL="0" distR="0" wp14:anchorId="43CF9B38" wp14:editId="3A593899">
            <wp:extent cx="5402580" cy="3144125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14161" cy="315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1433" w14:textId="4C16DF72" w:rsidR="004903FD" w:rsidRDefault="00322B7D" w:rsidP="00322B7D">
      <w:pPr>
        <w:pStyle w:val="default1"/>
        <w:jc w:val="center"/>
        <w:rPr>
          <w:ins w:id="2501" w:author="Maxim Bystrov" w:date="2026-05-06T23:48:00Z"/>
          <w:i/>
          <w:iCs/>
        </w:rPr>
      </w:pPr>
      <w:r>
        <w:rPr>
          <w:i/>
          <w:iCs/>
        </w:rPr>
        <w:t xml:space="preserve">Рисунок </w:t>
      </w:r>
      <w:ins w:id="2502" w:author="Maxim Bystrov" w:date="2026-05-07T00:30:00Z">
        <w:r w:rsidR="00756B0E">
          <w:rPr>
            <w:i/>
            <w:iCs/>
          </w:rPr>
          <w:t>3.</w:t>
        </w:r>
      </w:ins>
      <w:ins w:id="2503" w:author="Maxim Bystrov" w:date="2026-05-06T23:48:00Z">
        <w:r w:rsidR="00A60999" w:rsidRPr="005F14A9">
          <w:rPr>
            <w:i/>
            <w:iCs/>
            <w:rPrChange w:id="2504" w:author="Maxim Bystrov" w:date="2026-05-06T23:50:00Z">
              <w:rPr>
                <w:i/>
                <w:iCs/>
                <w:lang w:val="en-US"/>
              </w:rPr>
            </w:rPrChange>
          </w:rPr>
          <w:t xml:space="preserve">9 </w:t>
        </w:r>
      </w:ins>
      <w:ins w:id="2505" w:author="Maxim Bystrov" w:date="2026-05-07T00:30:00Z">
        <w:r w:rsidR="00756B0E">
          <w:t>—</w:t>
        </w:r>
      </w:ins>
      <w:del w:id="2506" w:author="Maxim Bystrov" w:date="2026-05-06T23:48:00Z">
        <w:r w:rsidDel="00A60999">
          <w:rPr>
            <w:i/>
            <w:iCs/>
          </w:rPr>
          <w:delText>8</w:delText>
        </w:r>
      </w:del>
      <w:r>
        <w:rPr>
          <w:i/>
          <w:iCs/>
        </w:rPr>
        <w:t xml:space="preserve"> Исторические телеметрические данные</w:t>
      </w:r>
    </w:p>
    <w:p w14:paraId="37A82A84" w14:textId="77777777" w:rsidR="0058149C" w:rsidRDefault="0058149C" w:rsidP="00322B7D">
      <w:pPr>
        <w:pStyle w:val="default1"/>
        <w:jc w:val="center"/>
        <w:rPr>
          <w:i/>
          <w:iCs/>
        </w:rPr>
      </w:pPr>
    </w:p>
    <w:p w14:paraId="472E02A4" w14:textId="1B657099" w:rsidR="0035355C" w:rsidRPr="0098614B" w:rsidRDefault="00631BA2" w:rsidP="0098614B">
      <w:pPr>
        <w:pStyle w:val="default1"/>
      </w:pPr>
      <w:r>
        <w:t>Одна из центральных функций системы – пространственно-временной поиск исторических телеметрических данных.</w:t>
      </w:r>
      <w:r w:rsidR="00570E5F">
        <w:t xml:space="preserve"> Эта функция доступна на вкладке «Поиск в зоне» (рисунок </w:t>
      </w:r>
      <w:ins w:id="2507" w:author="Maxim Bystrov" w:date="2026-05-07T00:30:00Z">
        <w:r w:rsidR="00122399">
          <w:t>3.</w:t>
        </w:r>
      </w:ins>
      <w:ins w:id="2508" w:author="Maxim Bystrov" w:date="2026-05-06T23:48:00Z">
        <w:r w:rsidR="00765371" w:rsidRPr="005F14A9">
          <w:rPr>
            <w:rPrChange w:id="2509" w:author="Maxim Bystrov" w:date="2026-05-06T23:50:00Z">
              <w:rPr>
                <w:lang w:val="en-US"/>
              </w:rPr>
            </w:rPrChange>
          </w:rPr>
          <w:t>10</w:t>
        </w:r>
      </w:ins>
      <w:del w:id="2510" w:author="Maxim Bystrov" w:date="2026-05-06T23:48:00Z">
        <w:r w:rsidR="00570E5F" w:rsidDel="00765371">
          <w:delText>9</w:delText>
        </w:r>
      </w:del>
      <w:r w:rsidR="00570E5F">
        <w:t>).</w:t>
      </w:r>
      <w:r w:rsidR="00114831">
        <w:t xml:space="preserve"> </w:t>
      </w:r>
      <w:r w:rsidR="0000248A">
        <w:t>Пользователем у</w:t>
      </w:r>
      <w:r w:rsidR="00114831">
        <w:t>казывается временной период и зона поиска (четырехугольник), после чего выполняется поиск.</w:t>
      </w:r>
    </w:p>
    <w:p w14:paraId="483BA3BC" w14:textId="24588F01" w:rsidR="004903FD" w:rsidRDefault="004903FD" w:rsidP="00D3640B">
      <w:pPr>
        <w:pStyle w:val="default1"/>
      </w:pPr>
      <w:r w:rsidRPr="004903FD">
        <w:rPr>
          <w:noProof/>
        </w:rPr>
        <w:drawing>
          <wp:inline distT="0" distB="0" distL="0" distR="0" wp14:anchorId="0B919384" wp14:editId="2195C2D0">
            <wp:extent cx="5638800" cy="339509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46957" cy="340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2CF3C" w14:textId="1163DC30" w:rsidR="005222FB" w:rsidRDefault="005222FB" w:rsidP="005222FB">
      <w:pPr>
        <w:pStyle w:val="default1"/>
        <w:jc w:val="center"/>
        <w:rPr>
          <w:ins w:id="2511" w:author="Maxim Bystrov" w:date="2026-05-06T23:48:00Z"/>
          <w:i/>
          <w:iCs/>
        </w:rPr>
      </w:pPr>
      <w:r>
        <w:rPr>
          <w:i/>
          <w:iCs/>
        </w:rPr>
        <w:t xml:space="preserve">Рисунок </w:t>
      </w:r>
      <w:ins w:id="2512" w:author="Maxim Bystrov" w:date="2026-05-07T00:30:00Z">
        <w:r w:rsidR="00C1727C">
          <w:rPr>
            <w:i/>
            <w:iCs/>
          </w:rPr>
          <w:t>3.</w:t>
        </w:r>
      </w:ins>
      <w:ins w:id="2513" w:author="Maxim Bystrov" w:date="2026-05-06T23:48:00Z">
        <w:r w:rsidR="00E273BD" w:rsidRPr="005F14A9">
          <w:rPr>
            <w:i/>
            <w:iCs/>
            <w:rPrChange w:id="2514" w:author="Maxim Bystrov" w:date="2026-05-06T23:50:00Z">
              <w:rPr>
                <w:i/>
                <w:iCs/>
                <w:lang w:val="en-US"/>
              </w:rPr>
            </w:rPrChange>
          </w:rPr>
          <w:t xml:space="preserve">10 </w:t>
        </w:r>
      </w:ins>
      <w:ins w:id="2515" w:author="Maxim Bystrov" w:date="2026-05-07T00:30:00Z">
        <w:r w:rsidR="00C1727C">
          <w:t>—</w:t>
        </w:r>
      </w:ins>
      <w:del w:id="2516" w:author="Maxim Bystrov" w:date="2026-05-06T23:48:00Z">
        <w:r w:rsidDel="00E273BD">
          <w:rPr>
            <w:i/>
            <w:iCs/>
          </w:rPr>
          <w:delText>9</w:delText>
        </w:r>
      </w:del>
      <w:r>
        <w:rPr>
          <w:i/>
          <w:iCs/>
        </w:rPr>
        <w:t xml:space="preserve"> Пространственно-временной поиск</w:t>
      </w:r>
    </w:p>
    <w:p w14:paraId="7D053F47" w14:textId="77777777" w:rsidR="0058149C" w:rsidRPr="005222FB" w:rsidDel="0058149C" w:rsidRDefault="0058149C" w:rsidP="005222FB">
      <w:pPr>
        <w:pStyle w:val="default1"/>
        <w:jc w:val="center"/>
        <w:rPr>
          <w:del w:id="2517" w:author="Maxim Bystrov" w:date="2026-05-06T23:48:00Z"/>
          <w:i/>
          <w:iCs/>
        </w:rPr>
      </w:pPr>
    </w:p>
    <w:p w14:paraId="6A5B8E6F" w14:textId="77777777" w:rsidR="00D63344" w:rsidRDefault="00D63344">
      <w:pPr>
        <w:pStyle w:val="default1"/>
        <w:ind w:firstLine="0"/>
        <w:pPrChange w:id="2518" w:author="Maxim Bystrov" w:date="2026-05-06T23:48:00Z">
          <w:pPr>
            <w:pStyle w:val="default1"/>
          </w:pPr>
        </w:pPrChange>
      </w:pPr>
    </w:p>
    <w:p w14:paraId="4BC0B0F7" w14:textId="129F0DA9" w:rsidR="00D63344" w:rsidRPr="00924E5D" w:rsidRDefault="00F33C3F" w:rsidP="00D63344">
      <w:pPr>
        <w:pStyle w:val="default1"/>
      </w:pPr>
      <w:r>
        <w:t>После выполнения поиска отображается список устройств с указанием временного периода, в котором устройство было в зоне</w:t>
      </w:r>
      <w:r w:rsidR="0043716E">
        <w:t xml:space="preserve"> (рисунок </w:t>
      </w:r>
      <w:ins w:id="2519" w:author="Maxim Bystrov" w:date="2026-05-07T00:31:00Z">
        <w:r w:rsidR="00B81C3E">
          <w:t>3.</w:t>
        </w:r>
      </w:ins>
      <w:ins w:id="2520" w:author="Maxim Bystrov" w:date="2026-05-06T23:48:00Z">
        <w:r w:rsidR="0058149C" w:rsidRPr="0058149C">
          <w:rPr>
            <w:rPrChange w:id="2521" w:author="Maxim Bystrov" w:date="2026-05-06T23:48:00Z">
              <w:rPr>
                <w:lang w:val="en-US"/>
              </w:rPr>
            </w:rPrChange>
          </w:rPr>
          <w:t>11</w:t>
        </w:r>
      </w:ins>
      <w:del w:id="2522" w:author="Maxim Bystrov" w:date="2026-05-06T23:48:00Z">
        <w:r w:rsidR="0043716E" w:rsidDel="0058149C">
          <w:delText>10</w:delText>
        </w:r>
      </w:del>
      <w:r w:rsidR="0043716E">
        <w:t>).</w:t>
      </w:r>
      <w:r w:rsidR="00924E5D" w:rsidRPr="00924E5D">
        <w:t xml:space="preserve"> </w:t>
      </w:r>
      <w:r w:rsidR="00924E5D">
        <w:t>С помощью кнопки «Построить трек» доступен быстрый запрос исторических навигационных данных на вкладке «Навигация устройства».</w:t>
      </w:r>
    </w:p>
    <w:p w14:paraId="14EFB9C3" w14:textId="790A9E60" w:rsidR="003F4FF2" w:rsidRDefault="000B2559" w:rsidP="00D3640B">
      <w:pPr>
        <w:pStyle w:val="default1"/>
      </w:pPr>
      <w:r w:rsidRPr="000B2559">
        <w:rPr>
          <w:noProof/>
        </w:rPr>
        <w:lastRenderedPageBreak/>
        <w:drawing>
          <wp:inline distT="0" distB="0" distL="0" distR="0" wp14:anchorId="478307B3" wp14:editId="0394BA85">
            <wp:extent cx="5708650" cy="3357786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6224" cy="336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B3E0" w14:textId="3DB5597E" w:rsidR="00031B50" w:rsidRDefault="00031B50" w:rsidP="00031B50">
      <w:pPr>
        <w:pStyle w:val="default1"/>
        <w:jc w:val="center"/>
        <w:rPr>
          <w:ins w:id="2523" w:author="Maxim Bystrov" w:date="2026-05-07T00:33:00Z"/>
          <w:i/>
          <w:iCs/>
        </w:rPr>
      </w:pPr>
      <w:r>
        <w:rPr>
          <w:i/>
          <w:iCs/>
        </w:rPr>
        <w:t xml:space="preserve">Рисунок </w:t>
      </w:r>
      <w:ins w:id="2524" w:author="Maxim Bystrov" w:date="2026-05-07T00:30:00Z">
        <w:r w:rsidR="009235E0">
          <w:rPr>
            <w:i/>
            <w:iCs/>
          </w:rPr>
          <w:t>3.</w:t>
        </w:r>
      </w:ins>
      <w:r>
        <w:rPr>
          <w:i/>
          <w:iCs/>
        </w:rPr>
        <w:t>1</w:t>
      </w:r>
      <w:ins w:id="2525" w:author="Maxim Bystrov" w:date="2026-05-06T23:48:00Z">
        <w:r w:rsidR="0058149C" w:rsidRPr="005F14A9">
          <w:rPr>
            <w:i/>
            <w:iCs/>
            <w:rPrChange w:id="2526" w:author="Maxim Bystrov" w:date="2026-05-06T23:50:00Z">
              <w:rPr>
                <w:i/>
                <w:iCs/>
                <w:lang w:val="en-US"/>
              </w:rPr>
            </w:rPrChange>
          </w:rPr>
          <w:t>1</w:t>
        </w:r>
      </w:ins>
      <w:ins w:id="2527" w:author="Maxim Bystrov" w:date="2026-05-06T23:49:00Z">
        <w:r w:rsidR="0058149C" w:rsidRPr="005F14A9">
          <w:rPr>
            <w:i/>
            <w:iCs/>
            <w:rPrChange w:id="2528" w:author="Maxim Bystrov" w:date="2026-05-06T23:50:00Z">
              <w:rPr>
                <w:i/>
                <w:iCs/>
                <w:lang w:val="en-US"/>
              </w:rPr>
            </w:rPrChange>
          </w:rPr>
          <w:t xml:space="preserve"> </w:t>
        </w:r>
      </w:ins>
      <w:ins w:id="2529" w:author="Maxim Bystrov" w:date="2026-05-07T00:31:00Z">
        <w:r w:rsidR="009A64CA">
          <w:t>—</w:t>
        </w:r>
      </w:ins>
      <w:del w:id="2530" w:author="Maxim Bystrov" w:date="2026-05-06T23:48:00Z">
        <w:r w:rsidDel="0058149C">
          <w:rPr>
            <w:i/>
            <w:iCs/>
          </w:rPr>
          <w:delText>0</w:delText>
        </w:r>
      </w:del>
      <w:r>
        <w:rPr>
          <w:i/>
          <w:iCs/>
        </w:rPr>
        <w:t xml:space="preserve"> Результат </w:t>
      </w:r>
      <w:r w:rsidR="00D97DF4">
        <w:rPr>
          <w:i/>
          <w:iCs/>
        </w:rPr>
        <w:t>пространственно</w:t>
      </w:r>
      <w:r w:rsidR="00B33F06">
        <w:rPr>
          <w:i/>
          <w:iCs/>
        </w:rPr>
        <w:t>-временного поиска</w:t>
      </w:r>
    </w:p>
    <w:p w14:paraId="713705BF" w14:textId="77777777" w:rsidR="00D10656" w:rsidRPr="00031B50" w:rsidRDefault="00D10656" w:rsidP="00031B50">
      <w:pPr>
        <w:pStyle w:val="default1"/>
        <w:jc w:val="center"/>
        <w:rPr>
          <w:i/>
          <w:iCs/>
        </w:rPr>
      </w:pPr>
    </w:p>
    <w:p w14:paraId="617F2034" w14:textId="1EAD3D92" w:rsidR="00D63344" w:rsidDel="00A827D8" w:rsidRDefault="002246CF" w:rsidP="002246CF">
      <w:pPr>
        <w:pStyle w:val="default1"/>
        <w:rPr>
          <w:del w:id="2531" w:author="Maxim Bystrov" w:date="2026-05-06T23:49:00Z"/>
        </w:rPr>
      </w:pPr>
      <w:r>
        <w:t xml:space="preserve">На основе созданных в справочнике </w:t>
      </w:r>
      <w:proofErr w:type="spellStart"/>
      <w:r>
        <w:t>геозон</w:t>
      </w:r>
      <w:proofErr w:type="spellEnd"/>
      <w:r>
        <w:t xml:space="preserve"> формируются события входа в зону и выхода из зоны для устройств.</w:t>
      </w:r>
      <w:r w:rsidR="00F27B89">
        <w:t xml:space="preserve"> Пользователю доступен просмотр формируемых событий в меню «События».</w:t>
      </w:r>
      <w:r w:rsidR="003F7BEB">
        <w:t xml:space="preserve"> События показываются по мере поступления новых данных.</w:t>
      </w:r>
      <w:r w:rsidR="00F27B89">
        <w:t xml:space="preserve"> Внешний вид интерфейса показан на рисунке </w:t>
      </w:r>
      <w:ins w:id="2532" w:author="Maxim Bystrov" w:date="2026-05-07T00:31:00Z">
        <w:r w:rsidR="00237D2B">
          <w:t>3.</w:t>
        </w:r>
      </w:ins>
      <w:r w:rsidR="00F27B89">
        <w:t>1</w:t>
      </w:r>
      <w:ins w:id="2533" w:author="Maxim Bystrov" w:date="2026-05-06T23:49:00Z">
        <w:r w:rsidR="00A827D8" w:rsidRPr="005F14A9">
          <w:rPr>
            <w:rPrChange w:id="2534" w:author="Maxim Bystrov" w:date="2026-05-06T23:50:00Z">
              <w:rPr>
                <w:lang w:val="en-US"/>
              </w:rPr>
            </w:rPrChange>
          </w:rPr>
          <w:t>2</w:t>
        </w:r>
      </w:ins>
      <w:del w:id="2535" w:author="Maxim Bystrov" w:date="2026-05-06T23:49:00Z">
        <w:r w:rsidR="00F27B89" w:rsidDel="00A827D8">
          <w:delText>1</w:delText>
        </w:r>
      </w:del>
      <w:r w:rsidR="00F27B89">
        <w:t>.</w:t>
      </w:r>
    </w:p>
    <w:p w14:paraId="70D693B6" w14:textId="77777777" w:rsidR="005544A7" w:rsidRPr="002246CF" w:rsidDel="00A827D8" w:rsidRDefault="005544A7" w:rsidP="002246CF">
      <w:pPr>
        <w:pStyle w:val="default1"/>
        <w:rPr>
          <w:del w:id="2536" w:author="Maxim Bystrov" w:date="2026-05-06T23:49:00Z"/>
        </w:rPr>
      </w:pPr>
    </w:p>
    <w:p w14:paraId="2ECFCDCA" w14:textId="3563D153" w:rsidR="004903FD" w:rsidDel="00A827D8" w:rsidRDefault="004903FD" w:rsidP="00D3640B">
      <w:pPr>
        <w:pStyle w:val="default1"/>
        <w:rPr>
          <w:del w:id="2537" w:author="Maxim Bystrov" w:date="2026-05-06T23:49:00Z"/>
        </w:rPr>
      </w:pPr>
    </w:p>
    <w:p w14:paraId="5162277B" w14:textId="4B32AC71" w:rsidR="004903FD" w:rsidDel="00A827D8" w:rsidRDefault="004903FD" w:rsidP="00D3640B">
      <w:pPr>
        <w:pStyle w:val="default1"/>
        <w:rPr>
          <w:del w:id="2538" w:author="Maxim Bystrov" w:date="2026-05-06T23:49:00Z"/>
        </w:rPr>
      </w:pPr>
    </w:p>
    <w:p w14:paraId="6497DEC1" w14:textId="230C2438" w:rsidR="00EC2DEC" w:rsidRDefault="00EC2DEC">
      <w:pPr>
        <w:pStyle w:val="default1"/>
      </w:pPr>
    </w:p>
    <w:p w14:paraId="23D64F0A" w14:textId="45EB568F" w:rsidR="00EC2DEC" w:rsidRDefault="00EC2DEC" w:rsidP="00D3640B">
      <w:pPr>
        <w:pStyle w:val="default1"/>
      </w:pPr>
      <w:r w:rsidRPr="00EC2DEC">
        <w:rPr>
          <w:noProof/>
        </w:rPr>
        <w:drawing>
          <wp:inline distT="0" distB="0" distL="0" distR="0" wp14:anchorId="29DA91D0" wp14:editId="737718FB">
            <wp:extent cx="5624830" cy="3156745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30122" cy="31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91C6" w14:textId="2A9AA5B4" w:rsidR="00F75161" w:rsidRDefault="00F75161" w:rsidP="00F75161">
      <w:pPr>
        <w:pStyle w:val="default1"/>
        <w:jc w:val="center"/>
        <w:rPr>
          <w:ins w:id="2539" w:author="Maxim Bystrov" w:date="2026-05-07T00:33:00Z"/>
          <w:i/>
          <w:iCs/>
        </w:rPr>
      </w:pPr>
      <w:r>
        <w:rPr>
          <w:i/>
          <w:iCs/>
        </w:rPr>
        <w:t xml:space="preserve">Рисунок </w:t>
      </w:r>
      <w:ins w:id="2540" w:author="Maxim Bystrov" w:date="2026-05-07T00:31:00Z">
        <w:r w:rsidR="00463E31">
          <w:rPr>
            <w:i/>
            <w:iCs/>
          </w:rPr>
          <w:t>3.</w:t>
        </w:r>
      </w:ins>
      <w:r>
        <w:rPr>
          <w:i/>
          <w:iCs/>
        </w:rPr>
        <w:t>1</w:t>
      </w:r>
      <w:ins w:id="2541" w:author="Maxim Bystrov" w:date="2026-05-06T23:49:00Z">
        <w:r w:rsidR="00A827D8" w:rsidRPr="005F14A9">
          <w:rPr>
            <w:i/>
            <w:iCs/>
            <w:rPrChange w:id="2542" w:author="Maxim Bystrov" w:date="2026-05-06T23:50:00Z">
              <w:rPr>
                <w:i/>
                <w:iCs/>
                <w:lang w:val="en-US"/>
              </w:rPr>
            </w:rPrChange>
          </w:rPr>
          <w:t xml:space="preserve">2 </w:t>
        </w:r>
      </w:ins>
      <w:ins w:id="2543" w:author="Maxim Bystrov" w:date="2026-05-07T22:28:00Z">
        <w:r w:rsidR="00823A19">
          <w:t>—</w:t>
        </w:r>
        <w:r w:rsidR="00823A19">
          <w:rPr>
            <w:i/>
            <w:iCs/>
          </w:rPr>
          <w:t xml:space="preserve"> </w:t>
        </w:r>
      </w:ins>
      <w:del w:id="2544" w:author="Maxim Bystrov" w:date="2026-05-06T23:49:00Z">
        <w:r w:rsidDel="00A827D8">
          <w:rPr>
            <w:i/>
            <w:iCs/>
          </w:rPr>
          <w:delText xml:space="preserve">1 </w:delText>
        </w:r>
      </w:del>
      <w:r>
        <w:rPr>
          <w:i/>
          <w:iCs/>
        </w:rPr>
        <w:t>Отображение событий</w:t>
      </w:r>
    </w:p>
    <w:p w14:paraId="06EBEFF9" w14:textId="5957D4F0" w:rsidR="009978C8" w:rsidDel="0080160D" w:rsidRDefault="009978C8">
      <w:pPr>
        <w:pStyle w:val="1"/>
        <w:rPr>
          <w:del w:id="2545" w:author="Maxim Bystrov" w:date="2026-05-07T22:28:00Z"/>
        </w:rPr>
        <w:pPrChange w:id="2546" w:author="Maxim Bystrov" w:date="2026-05-20T21:40:00Z">
          <w:pPr/>
        </w:pPrChange>
      </w:pPr>
    </w:p>
    <w:p w14:paraId="1CDF374E" w14:textId="290AC57B" w:rsidR="0080160D" w:rsidRPr="0080160D" w:rsidRDefault="0080160D">
      <w:pPr>
        <w:pStyle w:val="1"/>
        <w:rPr>
          <w:ins w:id="2547" w:author="Maxim Bystrov" w:date="2026-05-20T21:40:00Z"/>
          <w:rPrChange w:id="2548" w:author="Maxim Bystrov" w:date="2026-05-20T21:41:00Z">
            <w:rPr>
              <w:ins w:id="2549" w:author="Maxim Bystrov" w:date="2026-05-20T21:40:00Z"/>
              <w:rFonts w:asciiTheme="minorHAnsi" w:hAnsiTheme="minorHAnsi"/>
              <w:sz w:val="22"/>
            </w:rPr>
          </w:rPrChange>
        </w:rPr>
        <w:pPrChange w:id="2550" w:author="Maxim Bystrov" w:date="2026-05-20T21:41:00Z">
          <w:pPr>
            <w:pStyle w:val="default1"/>
            <w:jc w:val="center"/>
          </w:pPr>
        </w:pPrChange>
      </w:pPr>
      <w:bookmarkStart w:id="2551" w:name="_Toc230527398"/>
      <w:ins w:id="2552" w:author="Maxim Bystrov" w:date="2026-05-20T21:41:00Z">
        <w:r>
          <w:t>ГЛАВА 4 ТЕСТИРОВАНИЕ И ВВОД В ЭКСПЛУАТАЦИЮ</w:t>
        </w:r>
      </w:ins>
      <w:bookmarkEnd w:id="2551"/>
    </w:p>
    <w:p w14:paraId="24B25419" w14:textId="5E231A3A" w:rsidR="0080160D" w:rsidRDefault="00A55A42">
      <w:pPr>
        <w:pStyle w:val="2"/>
        <w:numPr>
          <w:ilvl w:val="1"/>
          <w:numId w:val="43"/>
        </w:numPr>
        <w:rPr>
          <w:ins w:id="2553" w:author="Maxim Bystrov" w:date="2026-05-20T21:42:00Z"/>
        </w:rPr>
        <w:pPrChange w:id="2554" w:author="Maxim Bystrov" w:date="2026-05-20T21:42:00Z">
          <w:pPr>
            <w:pStyle w:val="2"/>
          </w:pPr>
        </w:pPrChange>
      </w:pPr>
      <w:bookmarkStart w:id="2555" w:name="_Toc230527399"/>
      <w:ins w:id="2556" w:author="Maxim Bystrov" w:date="2026-05-20T21:42:00Z">
        <w:r>
          <w:t>Тестирование программного обеспечения</w:t>
        </w:r>
        <w:bookmarkEnd w:id="2555"/>
      </w:ins>
    </w:p>
    <w:p w14:paraId="0E4B18DE" w14:textId="13D7586E" w:rsidR="00A55A42" w:rsidRDefault="00C40B79" w:rsidP="00A55A42">
      <w:pPr>
        <w:pStyle w:val="default1"/>
        <w:rPr>
          <w:ins w:id="2557" w:author="Maxim Bystrov" w:date="2026-05-20T21:44:00Z"/>
        </w:rPr>
      </w:pPr>
      <w:ins w:id="2558" w:author="Maxim Bystrov" w:date="2026-05-20T21:42:00Z">
        <w:r>
          <w:t>Целью тестирования программного обеспечения является установление результатов разработки:</w:t>
        </w:r>
      </w:ins>
      <w:ins w:id="2559" w:author="Maxim Bystrov" w:date="2026-05-20T21:43:00Z">
        <w:r>
          <w:t xml:space="preserve"> устанавливается уровень</w:t>
        </w:r>
      </w:ins>
      <w:ins w:id="2560" w:author="Maxim Bystrov" w:date="2026-05-20T21:42:00Z">
        <w:r>
          <w:t xml:space="preserve"> качеств</w:t>
        </w:r>
      </w:ins>
      <w:ins w:id="2561" w:author="Maxim Bystrov" w:date="2026-05-20T21:43:00Z">
        <w:r>
          <w:t>а</w:t>
        </w:r>
      </w:ins>
      <w:ins w:id="2562" w:author="Maxim Bystrov" w:date="2026-05-20T21:42:00Z">
        <w:r>
          <w:t xml:space="preserve"> программного обеспечения, </w:t>
        </w:r>
      </w:ins>
      <w:ins w:id="2563" w:author="Maxim Bystrov" w:date="2026-05-20T21:43:00Z">
        <w:r>
          <w:t xml:space="preserve">проверяется соответствие требованиям, </w:t>
        </w:r>
      </w:ins>
      <w:ins w:id="2564" w:author="Maxim Bystrov" w:date="2026-05-21T00:51:00Z">
        <w:r w:rsidR="00C56FC6">
          <w:t>определенным</w:t>
        </w:r>
      </w:ins>
      <w:ins w:id="2565" w:author="Maxim Bystrov" w:date="2026-05-20T21:44:00Z">
        <w:r>
          <w:t xml:space="preserve"> на предыдущих этапах проектирования.</w:t>
        </w:r>
      </w:ins>
    </w:p>
    <w:p w14:paraId="08BAE932" w14:textId="30AC7561" w:rsidR="00C40B79" w:rsidRDefault="00C40B79" w:rsidP="00A55A42">
      <w:pPr>
        <w:pStyle w:val="default1"/>
        <w:rPr>
          <w:ins w:id="2566" w:author="Maxim Bystrov" w:date="2026-05-20T21:49:00Z"/>
        </w:rPr>
      </w:pPr>
      <w:ins w:id="2567" w:author="Maxim Bystrov" w:date="2026-05-20T21:44:00Z">
        <w:r>
          <w:t>В современной разработке тестирова</w:t>
        </w:r>
      </w:ins>
      <w:ins w:id="2568" w:author="Maxim Bystrov" w:date="2026-05-20T21:45:00Z">
        <w:r>
          <w:t xml:space="preserve">ние ПО принято разделять на различные виды </w:t>
        </w:r>
      </w:ins>
      <w:ins w:id="2569" w:author="Maxim Bystrov" w:date="2026-05-20T21:47:00Z">
        <w:r>
          <w:t>по разным критериям</w:t>
        </w:r>
      </w:ins>
      <w:ins w:id="2570" w:author="Maxim Bystrov" w:date="2026-05-20T21:48:00Z">
        <w:r>
          <w:t>, например</w:t>
        </w:r>
      </w:ins>
      <w:ins w:id="2571" w:author="Maxim Bystrov" w:date="2026-05-20T21:47:00Z">
        <w:r>
          <w:t>: по уровням детализации (модульное, интеграционное, системное)</w:t>
        </w:r>
      </w:ins>
      <w:ins w:id="2572" w:author="Maxim Bystrov" w:date="2026-05-20T21:48:00Z">
        <w:r>
          <w:t>, по целям (функциональное, нефункциональное), по степени автоматизации (ручно</w:t>
        </w:r>
      </w:ins>
      <w:ins w:id="2573" w:author="Maxim Bystrov" w:date="2026-05-20T21:49:00Z">
        <w:r>
          <w:t>е, автоматизированное)</w:t>
        </w:r>
      </w:ins>
      <w:ins w:id="2574" w:author="Maxim Bystrov" w:date="2026-05-21T00:51:00Z">
        <w:r w:rsidR="00944C5E">
          <w:t xml:space="preserve"> </w:t>
        </w:r>
      </w:ins>
      <w:ins w:id="2575" w:author="Maxim Bystrov" w:date="2026-05-21T00:52:00Z">
        <w:r w:rsidR="00944C5E">
          <w:t>и др</w:t>
        </w:r>
      </w:ins>
      <w:ins w:id="2576" w:author="Maxim Bystrov" w:date="2026-05-20T21:49:00Z">
        <w:r>
          <w:t>.</w:t>
        </w:r>
      </w:ins>
    </w:p>
    <w:p w14:paraId="4FEA1C21" w14:textId="1E5A5C8C" w:rsidR="00C40B79" w:rsidRDefault="00C40B79" w:rsidP="00A55A42">
      <w:pPr>
        <w:pStyle w:val="default1"/>
        <w:rPr>
          <w:ins w:id="2577" w:author="Maxim Bystrov" w:date="2026-05-20T21:49:00Z"/>
        </w:rPr>
      </w:pPr>
      <w:ins w:id="2578" w:author="Maxim Bystrov" w:date="2026-05-20T21:49:00Z">
        <w:r>
          <w:t>В ходе выполнения работ по проекту для тестирования были выбраны следующие подходы:</w:t>
        </w:r>
      </w:ins>
    </w:p>
    <w:p w14:paraId="0B9D353D" w14:textId="0934854A" w:rsidR="00C40B79" w:rsidRDefault="00C40B79" w:rsidP="00C40B79">
      <w:pPr>
        <w:pStyle w:val="default1"/>
        <w:numPr>
          <w:ilvl w:val="0"/>
          <w:numId w:val="44"/>
        </w:numPr>
        <w:rPr>
          <w:ins w:id="2579" w:author="Maxim Bystrov" w:date="2026-05-20T21:50:00Z"/>
        </w:rPr>
      </w:pPr>
      <w:ins w:id="2580" w:author="Maxim Bystrov" w:date="2026-05-20T21:50:00Z">
        <w:r>
          <w:t>а</w:t>
        </w:r>
      </w:ins>
      <w:ins w:id="2581" w:author="Maxim Bystrov" w:date="2026-05-20T21:49:00Z">
        <w:r>
          <w:t>втоматизированно</w:t>
        </w:r>
      </w:ins>
      <w:ins w:id="2582" w:author="Maxim Bystrov" w:date="2026-05-20T21:50:00Z">
        <w:r>
          <w:t>е модульное тестирование с расчетом покрытия;</w:t>
        </w:r>
      </w:ins>
    </w:p>
    <w:p w14:paraId="63DCA89D" w14:textId="411C4370" w:rsidR="00C40B79" w:rsidRDefault="00C40B79" w:rsidP="00C40B79">
      <w:pPr>
        <w:pStyle w:val="default1"/>
        <w:numPr>
          <w:ilvl w:val="0"/>
          <w:numId w:val="44"/>
        </w:numPr>
        <w:rPr>
          <w:ins w:id="2583" w:author="Maxim Bystrov" w:date="2026-05-20T21:51:00Z"/>
        </w:rPr>
      </w:pPr>
      <w:ins w:id="2584" w:author="Maxim Bystrov" w:date="2026-05-20T21:50:00Z">
        <w:r>
          <w:t xml:space="preserve">ручное </w:t>
        </w:r>
      </w:ins>
      <w:ins w:id="2585" w:author="Maxim Bystrov" w:date="2026-05-20T21:51:00Z">
        <w:r>
          <w:t>функциональное тестирование;</w:t>
        </w:r>
      </w:ins>
    </w:p>
    <w:p w14:paraId="7453FF85" w14:textId="6DE47059" w:rsidR="00C40B79" w:rsidRDefault="00C40B79" w:rsidP="00C40B79">
      <w:pPr>
        <w:pStyle w:val="default1"/>
        <w:numPr>
          <w:ilvl w:val="0"/>
          <w:numId w:val="44"/>
        </w:numPr>
        <w:rPr>
          <w:ins w:id="2586" w:author="Maxim Bystrov" w:date="2026-05-20T21:54:00Z"/>
        </w:rPr>
      </w:pPr>
      <w:ins w:id="2587" w:author="Maxim Bystrov" w:date="2026-05-20T21:52:00Z">
        <w:r>
          <w:t>автоматизированное тестирование производительности (нефункциональное тестирование).</w:t>
        </w:r>
      </w:ins>
    </w:p>
    <w:p w14:paraId="6FB70243" w14:textId="35BF3499" w:rsidR="00B64BE9" w:rsidRPr="007E48B5" w:rsidRDefault="007E48B5">
      <w:pPr>
        <w:pStyle w:val="3"/>
        <w:rPr>
          <w:ins w:id="2588" w:author="Maxim Bystrov" w:date="2026-05-20T21:54:00Z"/>
          <w:rPrChange w:id="2589" w:author="Maxim Bystrov" w:date="2026-05-20T21:54:00Z">
            <w:rPr>
              <w:ins w:id="2590" w:author="Maxim Bystrov" w:date="2026-05-20T21:54:00Z"/>
            </w:rPr>
          </w:rPrChange>
        </w:rPr>
        <w:pPrChange w:id="2591" w:author="Maxim Bystrov" w:date="2026-05-20T21:54:00Z">
          <w:pPr>
            <w:pStyle w:val="default1"/>
          </w:pPr>
        </w:pPrChange>
      </w:pPr>
      <w:bookmarkStart w:id="2592" w:name="_Toc230527400"/>
      <w:ins w:id="2593" w:author="Maxim Bystrov" w:date="2026-05-20T21:54:00Z">
        <w:r>
          <w:t>4.1.1 Автоматизированное модульное тестирование</w:t>
        </w:r>
        <w:bookmarkEnd w:id="2592"/>
      </w:ins>
    </w:p>
    <w:p w14:paraId="0444A9E3" w14:textId="0E0303CB" w:rsidR="007E48B5" w:rsidRDefault="00CB634D" w:rsidP="007E48B5">
      <w:pPr>
        <w:pStyle w:val="default1"/>
        <w:rPr>
          <w:ins w:id="2594" w:author="Maxim Bystrov" w:date="2026-05-20T21:58:00Z"/>
        </w:rPr>
      </w:pPr>
      <w:ins w:id="2595" w:author="Maxim Bystrov" w:date="2026-05-20T21:55:00Z">
        <w:r>
          <w:t>Автоматизированное модульное тестирование призвано обеспечить быстрое, надежное и повторя</w:t>
        </w:r>
      </w:ins>
      <w:ins w:id="2596" w:author="Maxim Bystrov" w:date="2026-05-20T21:56:00Z">
        <w:r>
          <w:t>емое подтверждение корректности работы отдельных компонентов программы. Технически такое тестирование представляет из себя набор модулей про</w:t>
        </w:r>
      </w:ins>
      <w:ins w:id="2597" w:author="Maxim Bystrov" w:date="2026-05-20T21:57:00Z">
        <w:r>
          <w:t xml:space="preserve">граммы, использующих специальные библиотеки для проведения тестирования и </w:t>
        </w:r>
        <w:proofErr w:type="spellStart"/>
        <w:r>
          <w:t>запускающихся</w:t>
        </w:r>
      </w:ins>
      <w:proofErr w:type="spellEnd"/>
      <w:ins w:id="2598" w:author="Maxim Bystrov" w:date="2026-05-20T21:58:00Z">
        <w:r w:rsidR="004E174F">
          <w:t xml:space="preserve"> автоматически</w:t>
        </w:r>
      </w:ins>
      <w:ins w:id="2599" w:author="Maxim Bystrov" w:date="2026-05-20T21:57:00Z">
        <w:r>
          <w:t xml:space="preserve"> при выполнении обновления исходных кодов в </w:t>
        </w:r>
      </w:ins>
      <w:ins w:id="2600" w:author="Maxim Bystrov" w:date="2026-05-20T21:58:00Z">
        <w:r>
          <w:t xml:space="preserve">репозиториях систем контроля версий (например, </w:t>
        </w:r>
        <w:r>
          <w:rPr>
            <w:lang w:val="en-US"/>
          </w:rPr>
          <w:t>GitLab</w:t>
        </w:r>
        <w:r w:rsidRPr="00CB634D">
          <w:rPr>
            <w:rPrChange w:id="2601" w:author="Maxim Bystrov" w:date="2026-05-20T21:58:00Z">
              <w:rPr>
                <w:lang w:val="en-US"/>
              </w:rPr>
            </w:rPrChange>
          </w:rPr>
          <w:t xml:space="preserve">, </w:t>
        </w:r>
        <w:r>
          <w:rPr>
            <w:lang w:val="en-US"/>
          </w:rPr>
          <w:t>GitHub</w:t>
        </w:r>
        <w:r w:rsidRPr="00CB634D">
          <w:rPr>
            <w:rPrChange w:id="2602" w:author="Maxim Bystrov" w:date="2026-05-20T21:58:00Z">
              <w:rPr>
                <w:lang w:val="en-US"/>
              </w:rPr>
            </w:rPrChange>
          </w:rPr>
          <w:t>).</w:t>
        </w:r>
      </w:ins>
    </w:p>
    <w:p w14:paraId="7A6C155C" w14:textId="77EF837F" w:rsidR="004E174F" w:rsidRDefault="004E174F" w:rsidP="007E48B5">
      <w:pPr>
        <w:pStyle w:val="default1"/>
        <w:rPr>
          <w:ins w:id="2603" w:author="Maxim Bystrov" w:date="2026-05-20T22:04:00Z"/>
        </w:rPr>
      </w:pPr>
      <w:ins w:id="2604" w:author="Maxim Bystrov" w:date="2026-05-20T21:58:00Z">
        <w:r>
          <w:t xml:space="preserve">Большинство </w:t>
        </w:r>
      </w:ins>
      <w:ins w:id="2605" w:author="Maxim Bystrov" w:date="2026-05-20T21:59:00Z">
        <w:r w:rsidR="008211A5">
          <w:t>модулей</w:t>
        </w:r>
      </w:ins>
      <w:ins w:id="2606" w:author="Maxim Bystrov" w:date="2026-05-20T21:58:00Z">
        <w:r>
          <w:t xml:space="preserve"> разработанного продукта выполнено </w:t>
        </w:r>
      </w:ins>
      <w:ins w:id="2607" w:author="Maxim Bystrov" w:date="2026-05-20T21:59:00Z">
        <w:r w:rsidR="008211A5">
          <w:t xml:space="preserve">на языке </w:t>
        </w:r>
        <w:r w:rsidR="008211A5">
          <w:rPr>
            <w:lang w:val="en-US"/>
          </w:rPr>
          <w:t>Kotlin</w:t>
        </w:r>
        <w:r w:rsidR="008211A5" w:rsidRPr="008211A5">
          <w:rPr>
            <w:rPrChange w:id="2608" w:author="Maxim Bystrov" w:date="2026-05-20T21:59:00Z">
              <w:rPr>
                <w:lang w:val="en-US"/>
              </w:rPr>
            </w:rPrChange>
          </w:rPr>
          <w:t xml:space="preserve"> </w:t>
        </w:r>
        <w:r w:rsidR="008211A5">
          <w:t xml:space="preserve">с использованием серверного фреймворка </w:t>
        </w:r>
        <w:r w:rsidR="008211A5">
          <w:rPr>
            <w:lang w:val="en-US"/>
          </w:rPr>
          <w:t>Spring</w:t>
        </w:r>
        <w:r w:rsidR="008211A5" w:rsidRPr="008211A5">
          <w:rPr>
            <w:rPrChange w:id="2609" w:author="Maxim Bystrov" w:date="2026-05-20T21:59:00Z">
              <w:rPr>
                <w:lang w:val="en-US"/>
              </w:rPr>
            </w:rPrChange>
          </w:rPr>
          <w:t xml:space="preserve"> </w:t>
        </w:r>
        <w:r w:rsidR="008211A5">
          <w:rPr>
            <w:lang w:val="en-US"/>
          </w:rPr>
          <w:t>Boot</w:t>
        </w:r>
        <w:r w:rsidR="008211A5" w:rsidRPr="008211A5">
          <w:rPr>
            <w:rPrChange w:id="2610" w:author="Maxim Bystrov" w:date="2026-05-20T21:59:00Z">
              <w:rPr>
                <w:lang w:val="en-US"/>
              </w:rPr>
            </w:rPrChange>
          </w:rPr>
          <w:t>.</w:t>
        </w:r>
      </w:ins>
      <w:ins w:id="2611" w:author="Maxim Bystrov" w:date="2026-05-20T22:00:00Z">
        <w:r w:rsidR="008211A5" w:rsidRPr="008211A5">
          <w:rPr>
            <w:rPrChange w:id="2612" w:author="Maxim Bystrov" w:date="2026-05-20T22:00:00Z">
              <w:rPr>
                <w:lang w:val="en-US"/>
              </w:rPr>
            </w:rPrChange>
          </w:rPr>
          <w:t xml:space="preserve"> </w:t>
        </w:r>
        <w:r w:rsidR="008211A5">
          <w:t xml:space="preserve">Этот фреймворк имеет в своем составе </w:t>
        </w:r>
      </w:ins>
      <w:ins w:id="2613" w:author="Maxim Bystrov" w:date="2026-05-20T22:02:00Z">
        <w:r w:rsidR="008211A5">
          <w:t xml:space="preserve">компонент </w:t>
        </w:r>
        <w:proofErr w:type="spellStart"/>
        <w:r w:rsidR="008211A5" w:rsidRPr="008211A5">
          <w:t>spring-boot-starter-test</w:t>
        </w:r>
        <w:proofErr w:type="spellEnd"/>
        <w:r w:rsidR="008211A5">
          <w:t xml:space="preserve">, который позволяет создавать </w:t>
        </w:r>
      </w:ins>
      <w:ins w:id="2614" w:author="Maxim Bystrov" w:date="2026-05-20T22:03:00Z">
        <w:r w:rsidR="008211A5">
          <w:t xml:space="preserve">тесты </w:t>
        </w:r>
      </w:ins>
      <w:ins w:id="2615" w:author="Maxim Bystrov" w:date="2026-05-20T22:04:00Z">
        <w:r w:rsidR="008211A5">
          <w:t xml:space="preserve">с помощью включенного в его состав решения </w:t>
        </w:r>
        <w:r w:rsidR="008211A5">
          <w:rPr>
            <w:lang w:val="en-US"/>
          </w:rPr>
          <w:t>Junit</w:t>
        </w:r>
        <w:r w:rsidR="008211A5" w:rsidRPr="008211A5">
          <w:rPr>
            <w:rPrChange w:id="2616" w:author="Maxim Bystrov" w:date="2026-05-20T22:04:00Z">
              <w:rPr>
                <w:lang w:val="en-US"/>
              </w:rPr>
            </w:rPrChange>
          </w:rPr>
          <w:t>.</w:t>
        </w:r>
      </w:ins>
    </w:p>
    <w:p w14:paraId="3A94AA0E" w14:textId="1B340FCF" w:rsidR="008211A5" w:rsidRDefault="008211A5" w:rsidP="007E48B5">
      <w:pPr>
        <w:pStyle w:val="default1"/>
        <w:rPr>
          <w:ins w:id="2617" w:author="Maxim Bystrov" w:date="2026-05-20T22:05:00Z"/>
        </w:rPr>
      </w:pPr>
      <w:ins w:id="2618" w:author="Maxim Bystrov" w:date="2026-05-20T22:04:00Z">
        <w:r>
          <w:lastRenderedPageBreak/>
          <w:t>Запуск тестов производится с помощью задач (</w:t>
        </w:r>
        <w:r>
          <w:rPr>
            <w:lang w:val="en-US"/>
          </w:rPr>
          <w:t>tasks</w:t>
        </w:r>
        <w:r>
          <w:t xml:space="preserve">) используемой </w:t>
        </w:r>
      </w:ins>
      <w:ins w:id="2619" w:author="Maxim Bystrov" w:date="2026-05-20T22:05:00Z">
        <w:r>
          <w:t xml:space="preserve">системы сборки </w:t>
        </w:r>
        <w:r>
          <w:rPr>
            <w:lang w:val="en-US"/>
          </w:rPr>
          <w:t>Gradle</w:t>
        </w:r>
        <w:r w:rsidRPr="008211A5">
          <w:rPr>
            <w:rPrChange w:id="2620" w:author="Maxim Bystrov" w:date="2026-05-20T22:05:00Z">
              <w:rPr>
                <w:lang w:val="en-US"/>
              </w:rPr>
            </w:rPrChange>
          </w:rPr>
          <w:t>.</w:t>
        </w:r>
      </w:ins>
    </w:p>
    <w:p w14:paraId="374F32DE" w14:textId="6618B7D0" w:rsidR="009F2AC9" w:rsidRDefault="009F2AC9" w:rsidP="007E48B5">
      <w:pPr>
        <w:pStyle w:val="default1"/>
        <w:rPr>
          <w:ins w:id="2621" w:author="Maxim Bystrov" w:date="2026-05-20T22:07:00Z"/>
        </w:rPr>
      </w:pPr>
      <w:ins w:id="2622" w:author="Maxim Bystrov" w:date="2026-05-20T22:07:00Z">
        <w:r>
          <w:t>Пример исходного кода модульного теста приведен на рисунке 4.1.</w:t>
        </w:r>
      </w:ins>
    </w:p>
    <w:p w14:paraId="50445973" w14:textId="22B809E0" w:rsidR="006B72E1" w:rsidRDefault="00F95AB2">
      <w:pPr>
        <w:pStyle w:val="default1"/>
        <w:ind w:firstLine="0"/>
        <w:jc w:val="center"/>
        <w:rPr>
          <w:ins w:id="2623" w:author="Maxim Bystrov" w:date="2026-05-20T22:07:00Z"/>
        </w:rPr>
        <w:pPrChange w:id="2624" w:author="Maxim Bystrov" w:date="2026-05-20T22:09:00Z">
          <w:pPr>
            <w:pStyle w:val="default1"/>
          </w:pPr>
        </w:pPrChange>
      </w:pPr>
      <w:ins w:id="2625" w:author="Maxim Bystrov" w:date="2026-05-20T22:12:00Z">
        <w:r w:rsidRPr="00F95AB2">
          <w:rPr>
            <w:noProof/>
          </w:rPr>
          <w:drawing>
            <wp:inline distT="0" distB="0" distL="0" distR="0" wp14:anchorId="095FA581" wp14:editId="5DE0FED5">
              <wp:extent cx="6120130" cy="5177790"/>
              <wp:effectExtent l="0" t="0" r="0" b="3810"/>
              <wp:docPr id="20" name="Рисунок 2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0130" cy="51777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1C4B0D0" w14:textId="2E0F4200" w:rsidR="006B72E1" w:rsidRPr="006B72E1" w:rsidRDefault="006B72E1">
      <w:pPr>
        <w:pStyle w:val="default1"/>
        <w:jc w:val="center"/>
        <w:rPr>
          <w:ins w:id="2626" w:author="Maxim Bystrov" w:date="2026-05-20T22:07:00Z"/>
          <w:i/>
          <w:iCs/>
          <w:rPrChange w:id="2627" w:author="Maxim Bystrov" w:date="2026-05-20T22:07:00Z">
            <w:rPr>
              <w:ins w:id="2628" w:author="Maxim Bystrov" w:date="2026-05-20T22:07:00Z"/>
            </w:rPr>
          </w:rPrChange>
        </w:rPr>
        <w:pPrChange w:id="2629" w:author="Maxim Bystrov" w:date="2026-05-20T22:09:00Z">
          <w:pPr>
            <w:pStyle w:val="default1"/>
          </w:pPr>
        </w:pPrChange>
      </w:pPr>
      <w:ins w:id="2630" w:author="Maxim Bystrov" w:date="2026-05-20T22:07:00Z">
        <w:r>
          <w:rPr>
            <w:i/>
            <w:iCs/>
          </w:rPr>
          <w:t>Рисунок 4.1 Модульный тест</w:t>
        </w:r>
      </w:ins>
      <w:ins w:id="2631" w:author="Maxim Bystrov" w:date="2026-05-20T22:09:00Z">
        <w:r w:rsidR="0042096B">
          <w:rPr>
            <w:i/>
            <w:iCs/>
          </w:rPr>
          <w:t xml:space="preserve"> для проверки слияния интервалов</w:t>
        </w:r>
      </w:ins>
    </w:p>
    <w:p w14:paraId="5088EA4F" w14:textId="7CA2F625" w:rsidR="006B72E1" w:rsidRDefault="00A93E7B" w:rsidP="007E48B5">
      <w:pPr>
        <w:pStyle w:val="default1"/>
        <w:rPr>
          <w:ins w:id="2632" w:author="Maxim Bystrov" w:date="2026-05-20T22:19:00Z"/>
        </w:rPr>
      </w:pPr>
      <w:ins w:id="2633" w:author="Maxim Bystrov" w:date="2026-05-20T22:10:00Z">
        <w:r>
          <w:t>В качестве метрик, которые используются для оценки качества модульного тестирования, часто применяется расчет покрытия исходного кода сущес</w:t>
        </w:r>
      </w:ins>
      <w:ins w:id="2634" w:author="Maxim Bystrov" w:date="2026-05-20T22:11:00Z">
        <w:r>
          <w:t xml:space="preserve">твующими тестами. Под покрытием подразумевается доля объектов исходного кода, работа которых проверяется в ходе запуска всех тестов. Объектами </w:t>
        </w:r>
      </w:ins>
      <w:ins w:id="2635" w:author="Maxim Bystrov" w:date="2026-05-20T22:12:00Z">
        <w:r w:rsidR="00F95AB2">
          <w:t xml:space="preserve">исходного кода в случае с </w:t>
        </w:r>
        <w:r w:rsidR="00F95AB2">
          <w:rPr>
            <w:lang w:val="en-US"/>
          </w:rPr>
          <w:t>JVM</w:t>
        </w:r>
      </w:ins>
      <w:ins w:id="2636" w:author="Maxim Bystrov" w:date="2026-05-20T22:13:00Z">
        <w:r w:rsidR="00F95AB2" w:rsidRPr="00F95AB2">
          <w:rPr>
            <w:rPrChange w:id="2637" w:author="Maxim Bystrov" w:date="2026-05-20T22:13:00Z">
              <w:rPr>
                <w:lang w:val="en-US"/>
              </w:rPr>
            </w:rPrChange>
          </w:rPr>
          <w:t>-</w:t>
        </w:r>
        <w:r w:rsidR="00F95AB2">
          <w:t>языками программирования являются: классы, методы, ветви, строки, инструкции (от крупного уровня к мелкому). Традици</w:t>
        </w:r>
      </w:ins>
      <w:ins w:id="2638" w:author="Maxim Bystrov" w:date="2026-05-20T22:14:00Z">
        <w:r w:rsidR="00F95AB2">
          <w:t xml:space="preserve">онно используется метрика </w:t>
        </w:r>
      </w:ins>
      <w:ins w:id="2639" w:author="Maxim Bystrov" w:date="2026-05-20T22:15:00Z">
        <w:r w:rsidR="00F95AB2">
          <w:t xml:space="preserve">покрытия </w:t>
        </w:r>
      </w:ins>
      <w:ins w:id="2640" w:author="Maxim Bystrov" w:date="2026-05-20T22:16:00Z">
        <w:r w:rsidR="00F95AB2">
          <w:t xml:space="preserve">строк исходного кода, </w:t>
        </w:r>
      </w:ins>
      <w:ins w:id="2641" w:author="Maxim Bystrov" w:date="2026-05-20T22:18:00Z">
        <w:r w:rsidR="002D4BBF">
          <w:lastRenderedPageBreak/>
          <w:t>в современной разработке наиболее полезной метрикой</w:t>
        </w:r>
      </w:ins>
      <w:ins w:id="2642" w:author="Maxim Bystrov" w:date="2026-05-20T22:19:00Z">
        <w:r w:rsidR="002D4BBF">
          <w:t xml:space="preserve"> считается доля покрытия ветвей</w:t>
        </w:r>
      </w:ins>
      <w:ins w:id="2643" w:author="Maxim Bystrov" w:date="2026-05-24T11:53:00Z">
        <w:r w:rsidR="00857E36" w:rsidRPr="00857E36">
          <w:rPr>
            <w:rPrChange w:id="2644" w:author="Maxim Bystrov" w:date="2026-05-24T11:53:00Z">
              <w:rPr>
                <w:lang w:val="en-US"/>
              </w:rPr>
            </w:rPrChange>
          </w:rPr>
          <w:t xml:space="preserve"> [27]</w:t>
        </w:r>
      </w:ins>
      <w:ins w:id="2645" w:author="Maxim Bystrov" w:date="2026-05-20T22:19:00Z">
        <w:r w:rsidR="002D4BBF">
          <w:t>.</w:t>
        </w:r>
      </w:ins>
    </w:p>
    <w:p w14:paraId="56CA98EF" w14:textId="63B89FA4" w:rsidR="00DE0918" w:rsidRPr="006177A6" w:rsidRDefault="00DE0918" w:rsidP="007E48B5">
      <w:pPr>
        <w:pStyle w:val="default1"/>
        <w:rPr>
          <w:ins w:id="2646" w:author="Maxim Bystrov" w:date="2026-05-20T22:23:00Z"/>
          <w:rPrChange w:id="2647" w:author="Maxim Bystrov" w:date="2026-05-20T23:27:00Z">
            <w:rPr>
              <w:ins w:id="2648" w:author="Maxim Bystrov" w:date="2026-05-20T22:23:00Z"/>
              <w:lang w:val="en-US"/>
            </w:rPr>
          </w:rPrChange>
        </w:rPr>
      </w:pPr>
      <w:ins w:id="2649" w:author="Maxim Bystrov" w:date="2026-05-20T22:19:00Z">
        <w:r>
          <w:t xml:space="preserve">Для оценки покрытия применяются отдельные решения. В </w:t>
        </w:r>
        <w:r>
          <w:rPr>
            <w:lang w:val="en-US"/>
          </w:rPr>
          <w:t>JVM</w:t>
        </w:r>
        <w:r w:rsidRPr="00DE0918">
          <w:rPr>
            <w:rPrChange w:id="2650" w:author="Maxim Bystrov" w:date="2026-05-20T22:19:00Z">
              <w:rPr>
                <w:lang w:val="en-US"/>
              </w:rPr>
            </w:rPrChange>
          </w:rPr>
          <w:t>-</w:t>
        </w:r>
        <w:r>
          <w:t xml:space="preserve">разработке наиболее популярным </w:t>
        </w:r>
      </w:ins>
      <w:ins w:id="2651" w:author="Maxim Bystrov" w:date="2026-05-20T22:20:00Z">
        <w:r w:rsidR="00D62704">
          <w:t xml:space="preserve">средством для оценки покрытия является </w:t>
        </w:r>
        <w:proofErr w:type="spellStart"/>
        <w:r w:rsidR="00D62704">
          <w:rPr>
            <w:lang w:val="en-US"/>
          </w:rPr>
          <w:t>JaCoCo</w:t>
        </w:r>
        <w:proofErr w:type="spellEnd"/>
        <w:r w:rsidR="00D62704" w:rsidRPr="00D62704">
          <w:rPr>
            <w:rPrChange w:id="2652" w:author="Maxim Bystrov" w:date="2026-05-20T22:20:00Z">
              <w:rPr>
                <w:lang w:val="en-US"/>
              </w:rPr>
            </w:rPrChange>
          </w:rPr>
          <w:t xml:space="preserve">. </w:t>
        </w:r>
        <w:r w:rsidR="00D62704">
          <w:t>В случае использования языка</w:t>
        </w:r>
      </w:ins>
      <w:ins w:id="2653" w:author="Maxim Bystrov" w:date="2026-05-20T22:21:00Z">
        <w:r w:rsidR="00D62704">
          <w:t xml:space="preserve"> </w:t>
        </w:r>
        <w:r w:rsidR="00D62704">
          <w:rPr>
            <w:lang w:val="en-US"/>
          </w:rPr>
          <w:t>Kotlin</w:t>
        </w:r>
        <w:r w:rsidR="00D62704" w:rsidRPr="00D62704">
          <w:rPr>
            <w:rPrChange w:id="2654" w:author="Maxim Bystrov" w:date="2026-05-20T22:21:00Z">
              <w:rPr>
                <w:lang w:val="en-US"/>
              </w:rPr>
            </w:rPrChange>
          </w:rPr>
          <w:t xml:space="preserve"> </w:t>
        </w:r>
        <w:r w:rsidR="00D62704">
          <w:t xml:space="preserve">инструмент </w:t>
        </w:r>
        <w:r w:rsidR="00D62704">
          <w:rPr>
            <w:lang w:val="en-US"/>
          </w:rPr>
          <w:t>Kover</w:t>
        </w:r>
        <w:r w:rsidR="00D62704" w:rsidRPr="00D62704">
          <w:rPr>
            <w:rPrChange w:id="2655" w:author="Maxim Bystrov" w:date="2026-05-20T22:21:00Z">
              <w:rPr>
                <w:lang w:val="en-US"/>
              </w:rPr>
            </w:rPrChange>
          </w:rPr>
          <w:t xml:space="preserve"> </w:t>
        </w:r>
        <w:r w:rsidR="00D62704">
          <w:t xml:space="preserve">от компании-разработчика языка </w:t>
        </w:r>
        <w:r w:rsidR="00D62704" w:rsidRPr="00D62704">
          <w:rPr>
            <w:rPrChange w:id="2656" w:author="Maxim Bystrov" w:date="2026-05-20T22:21:00Z">
              <w:rPr>
                <w:lang w:val="en-US"/>
              </w:rPr>
            </w:rPrChange>
          </w:rPr>
          <w:t>(</w:t>
        </w:r>
        <w:r w:rsidR="00D62704">
          <w:rPr>
            <w:lang w:val="en-US"/>
          </w:rPr>
          <w:t>JetBrains</w:t>
        </w:r>
        <w:r w:rsidR="00D62704" w:rsidRPr="00D62704">
          <w:rPr>
            <w:rPrChange w:id="2657" w:author="Maxim Bystrov" w:date="2026-05-20T22:21:00Z">
              <w:rPr>
                <w:lang w:val="en-US"/>
              </w:rPr>
            </w:rPrChange>
          </w:rPr>
          <w:t xml:space="preserve">) </w:t>
        </w:r>
      </w:ins>
      <w:ins w:id="2658" w:author="Maxim Bystrov" w:date="2026-05-20T22:22:00Z">
        <w:r w:rsidR="00D62704">
          <w:t xml:space="preserve">может оказаться лучшим решением за счет лучшей поддержки специализированных инструкций и </w:t>
        </w:r>
        <w:proofErr w:type="spellStart"/>
        <w:r w:rsidR="00D62704">
          <w:t>кодогенерации</w:t>
        </w:r>
        <w:proofErr w:type="spellEnd"/>
        <w:r w:rsidR="00D62704">
          <w:t xml:space="preserve"> </w:t>
        </w:r>
        <w:r w:rsidR="00D62704">
          <w:rPr>
            <w:lang w:val="en-US"/>
          </w:rPr>
          <w:t>Kotlin</w:t>
        </w:r>
        <w:r w:rsidR="00D62704" w:rsidRPr="00D62704">
          <w:rPr>
            <w:rPrChange w:id="2659" w:author="Maxim Bystrov" w:date="2026-05-20T22:22:00Z">
              <w:rPr>
                <w:lang w:val="en-US"/>
              </w:rPr>
            </w:rPrChange>
          </w:rPr>
          <w:t xml:space="preserve">, </w:t>
        </w:r>
        <w:r w:rsidR="00D62704">
          <w:t xml:space="preserve">которая не учитывается </w:t>
        </w:r>
        <w:proofErr w:type="spellStart"/>
        <w:r w:rsidR="00D62704">
          <w:rPr>
            <w:lang w:val="en-US"/>
          </w:rPr>
          <w:t>JaCoCo</w:t>
        </w:r>
        <w:proofErr w:type="spellEnd"/>
        <w:r w:rsidR="00D62704" w:rsidRPr="00D62704">
          <w:rPr>
            <w:rPrChange w:id="2660" w:author="Maxim Bystrov" w:date="2026-05-20T22:22:00Z">
              <w:rPr>
                <w:lang w:val="en-US"/>
              </w:rPr>
            </w:rPrChange>
          </w:rPr>
          <w:t xml:space="preserve">, </w:t>
        </w:r>
        <w:r w:rsidR="00D62704">
          <w:t xml:space="preserve">особенно в старых версиях. </w:t>
        </w:r>
      </w:ins>
      <w:ins w:id="2661" w:author="Maxim Bystrov" w:date="2026-05-20T22:23:00Z">
        <w:r w:rsidR="00B220E4">
          <w:t>По этой причине в</w:t>
        </w:r>
        <w:r w:rsidR="00D62704">
          <w:t xml:space="preserve"> работе над проектом использовался </w:t>
        </w:r>
        <w:r w:rsidR="00D62704">
          <w:rPr>
            <w:lang w:val="en-US"/>
          </w:rPr>
          <w:t>Kover</w:t>
        </w:r>
        <w:r w:rsidR="00D62704" w:rsidRPr="006177A6">
          <w:rPr>
            <w:rPrChange w:id="2662" w:author="Maxim Bystrov" w:date="2026-05-20T23:26:00Z">
              <w:rPr>
                <w:lang w:val="en-US"/>
              </w:rPr>
            </w:rPrChange>
          </w:rPr>
          <w:t>.</w:t>
        </w:r>
      </w:ins>
      <w:ins w:id="2663" w:author="Maxim Bystrov" w:date="2026-05-20T23:26:00Z">
        <w:r w:rsidR="006177A6">
          <w:t xml:space="preserve"> Результаты проверки покрытия могут </w:t>
        </w:r>
      </w:ins>
      <w:ins w:id="2664" w:author="Maxim Bystrov" w:date="2026-05-20T23:27:00Z">
        <w:r w:rsidR="006177A6">
          <w:t xml:space="preserve">быть представлены в различных видах; наиболее распространенными являются: </w:t>
        </w:r>
        <w:r w:rsidR="006177A6">
          <w:rPr>
            <w:lang w:val="en-US"/>
          </w:rPr>
          <w:t>HTML</w:t>
        </w:r>
        <w:r w:rsidR="006177A6" w:rsidRPr="006177A6">
          <w:rPr>
            <w:rPrChange w:id="2665" w:author="Maxim Bystrov" w:date="2026-05-20T23:27:00Z">
              <w:rPr>
                <w:lang w:val="en-US"/>
              </w:rPr>
            </w:rPrChange>
          </w:rPr>
          <w:t xml:space="preserve"> </w:t>
        </w:r>
        <w:r w:rsidR="006177A6">
          <w:t xml:space="preserve">представление для просмотра человеком и </w:t>
        </w:r>
        <w:r w:rsidR="006177A6">
          <w:rPr>
            <w:lang w:val="en-US"/>
          </w:rPr>
          <w:t>xml</w:t>
        </w:r>
        <w:r w:rsidR="006177A6" w:rsidRPr="006177A6">
          <w:rPr>
            <w:rPrChange w:id="2666" w:author="Maxim Bystrov" w:date="2026-05-20T23:27:00Z">
              <w:rPr>
                <w:lang w:val="en-US"/>
              </w:rPr>
            </w:rPrChange>
          </w:rPr>
          <w:t>-</w:t>
        </w:r>
        <w:r w:rsidR="006177A6">
          <w:t xml:space="preserve">отчет для автоматизированных проверок (например, </w:t>
        </w:r>
      </w:ins>
      <w:ins w:id="2667" w:author="Maxim Bystrov" w:date="2026-05-20T23:28:00Z">
        <w:r w:rsidR="006177A6">
          <w:t>при проверке в конвейере доставки программного обеспечения).</w:t>
        </w:r>
      </w:ins>
    </w:p>
    <w:p w14:paraId="7D7BFA06" w14:textId="3DCDB9F1" w:rsidR="00843EEC" w:rsidRDefault="00EA681D" w:rsidP="007E48B5">
      <w:pPr>
        <w:pStyle w:val="default1"/>
        <w:rPr>
          <w:ins w:id="2668" w:author="Maxim Bystrov" w:date="2026-05-20T22:28:00Z"/>
        </w:rPr>
      </w:pPr>
      <w:ins w:id="2669" w:author="Maxim Bystrov" w:date="2026-05-20T22:25:00Z">
        <w:r>
          <w:t>Базовым уровнем для метрик покрытия</w:t>
        </w:r>
      </w:ins>
      <w:ins w:id="2670" w:author="Maxim Bystrov" w:date="2026-05-20T22:26:00Z">
        <w:r>
          <w:t xml:space="preserve"> строк и ветвлений считаются показатели в </w:t>
        </w:r>
        <w:r w:rsidRPr="00EA681D">
          <w:rPr>
            <w:rPrChange w:id="2671" w:author="Maxim Bystrov" w:date="2026-05-20T22:26:00Z">
              <w:rPr>
                <w:lang w:val="en-US"/>
              </w:rPr>
            </w:rPrChange>
          </w:rPr>
          <w:t xml:space="preserve">80% </w:t>
        </w:r>
        <w:r>
          <w:t xml:space="preserve">и </w:t>
        </w:r>
        <w:r w:rsidRPr="00EA681D">
          <w:rPr>
            <w:rPrChange w:id="2672" w:author="Maxim Bystrov" w:date="2026-05-20T22:26:00Z">
              <w:rPr>
                <w:lang w:val="en-US"/>
              </w:rPr>
            </w:rPrChange>
          </w:rPr>
          <w:t xml:space="preserve">70% </w:t>
        </w:r>
      </w:ins>
      <w:ins w:id="2673" w:author="Maxim Bystrov" w:date="2026-05-20T22:27:00Z">
        <w:r>
          <w:t xml:space="preserve">соответственно. При написании тестов была поставлена цель </w:t>
        </w:r>
      </w:ins>
      <w:ins w:id="2674" w:author="Maxim Bystrov" w:date="2026-05-20T22:28:00Z">
        <w:r>
          <w:t>достичь показателей в 90% и 80% процентов покрытия</w:t>
        </w:r>
      </w:ins>
      <w:ins w:id="2675" w:author="Maxim Bystrov" w:date="2026-05-20T22:34:00Z">
        <w:r w:rsidR="00174459">
          <w:t xml:space="preserve"> в каждом из разрабатываемых модулей</w:t>
        </w:r>
      </w:ins>
      <w:ins w:id="2676" w:author="Maxim Bystrov" w:date="2026-05-20T22:28:00Z">
        <w:r>
          <w:t>.</w:t>
        </w:r>
      </w:ins>
    </w:p>
    <w:p w14:paraId="3D795B2F" w14:textId="18717154" w:rsidR="00EA681D" w:rsidRDefault="00EA681D" w:rsidP="007E48B5">
      <w:pPr>
        <w:pStyle w:val="default1"/>
        <w:rPr>
          <w:ins w:id="2677" w:author="Maxim Bystrov" w:date="2026-05-20T22:33:00Z"/>
        </w:rPr>
      </w:pPr>
      <w:ins w:id="2678" w:author="Maxim Bystrov" w:date="2026-05-20T22:28:00Z">
        <w:r>
          <w:t xml:space="preserve">Рассмотрим уровень покрытия </w:t>
        </w:r>
      </w:ins>
      <w:ins w:id="2679" w:author="Maxim Bystrov" w:date="2026-05-20T22:29:00Z">
        <w:r>
          <w:t xml:space="preserve">на примере одного из самых важных модулей – модуле обработки </w:t>
        </w:r>
      </w:ins>
      <w:ins w:id="2680" w:author="Maxim Bystrov" w:date="2026-05-20T22:30:00Z">
        <w:r>
          <w:t xml:space="preserve">телеметрических данных. Его задача </w:t>
        </w:r>
        <w:r w:rsidR="00174459">
          <w:t>–</w:t>
        </w:r>
        <w:r>
          <w:t xml:space="preserve"> </w:t>
        </w:r>
        <w:r w:rsidR="00174459">
          <w:t xml:space="preserve">обрабатывать телеметрические данные и формировать события, отслеживая нахождение ТС в географических зонах. </w:t>
        </w:r>
      </w:ins>
      <w:ins w:id="2681" w:author="Maxim Bystrov" w:date="2026-05-20T22:31:00Z">
        <w:r w:rsidR="00174459">
          <w:t>Код, определяющий факт вхождения в зоны, неустойчив к вносимым изменениям: его логика может быть легко нарушена. Ввиду этого автомати</w:t>
        </w:r>
      </w:ins>
      <w:ins w:id="2682" w:author="Maxim Bystrov" w:date="2026-05-20T22:32:00Z">
        <w:r w:rsidR="00174459">
          <w:t xml:space="preserve">зированные проверки работы пространственного индекса </w:t>
        </w:r>
      </w:ins>
      <w:ins w:id="2683" w:author="Maxim Bystrov" w:date="2026-05-20T22:33:00Z">
        <w:r w:rsidR="00174459">
          <w:t>очень важны для сохранения корректной работы модуля и системы в целом.</w:t>
        </w:r>
      </w:ins>
    </w:p>
    <w:p w14:paraId="5315605B" w14:textId="7789CC7B" w:rsidR="00174459" w:rsidRDefault="00174459" w:rsidP="007E48B5">
      <w:pPr>
        <w:pStyle w:val="default1"/>
        <w:rPr>
          <w:ins w:id="2684" w:author="Maxim Bystrov" w:date="2026-05-20T22:34:00Z"/>
        </w:rPr>
      </w:pPr>
      <w:ins w:id="2685" w:author="Maxim Bystrov" w:date="2026-05-20T22:33:00Z">
        <w:r>
          <w:t>Уровень покрыти</w:t>
        </w:r>
      </w:ins>
      <w:ins w:id="2686" w:author="Maxim Bystrov" w:date="2026-05-20T22:34:00Z">
        <w:r>
          <w:t xml:space="preserve">я тестами модуля </w:t>
        </w:r>
        <w:r w:rsidR="008E2407">
          <w:t>обработки телеметрических данных показан на рисунке 4.2.</w:t>
        </w:r>
      </w:ins>
    </w:p>
    <w:p w14:paraId="7C7693B9" w14:textId="58868E30" w:rsidR="008E2407" w:rsidRDefault="001976C6" w:rsidP="007E48B5">
      <w:pPr>
        <w:pStyle w:val="default1"/>
        <w:rPr>
          <w:ins w:id="2687" w:author="Maxim Bystrov" w:date="2026-05-20T22:35:00Z"/>
        </w:rPr>
      </w:pPr>
      <w:ins w:id="2688" w:author="Maxim Bystrov" w:date="2026-05-20T22:35:00Z">
        <w:r w:rsidRPr="001976C6">
          <w:rPr>
            <w:noProof/>
          </w:rPr>
          <w:lastRenderedPageBreak/>
          <w:drawing>
            <wp:inline distT="0" distB="0" distL="0" distR="0" wp14:anchorId="309E7652" wp14:editId="61D8E2ED">
              <wp:extent cx="5765288" cy="3145845"/>
              <wp:effectExtent l="0" t="0" r="6985" b="0"/>
              <wp:docPr id="21" name="Рисунок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78670" cy="315314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D09BD73" w14:textId="1D2D7686" w:rsidR="001976C6" w:rsidRPr="001976C6" w:rsidRDefault="001976C6">
      <w:pPr>
        <w:pStyle w:val="default1"/>
        <w:jc w:val="center"/>
        <w:rPr>
          <w:ins w:id="2689" w:author="Maxim Bystrov" w:date="2026-05-20T22:35:00Z"/>
          <w:i/>
          <w:iCs/>
          <w:rPrChange w:id="2690" w:author="Maxim Bystrov" w:date="2026-05-20T22:35:00Z">
            <w:rPr>
              <w:ins w:id="2691" w:author="Maxim Bystrov" w:date="2026-05-20T22:35:00Z"/>
            </w:rPr>
          </w:rPrChange>
        </w:rPr>
        <w:pPrChange w:id="2692" w:author="Maxim Bystrov" w:date="2026-05-20T22:35:00Z">
          <w:pPr>
            <w:pStyle w:val="default1"/>
          </w:pPr>
        </w:pPrChange>
      </w:pPr>
      <w:ins w:id="2693" w:author="Maxim Bystrov" w:date="2026-05-20T22:35:00Z">
        <w:r>
          <w:rPr>
            <w:i/>
            <w:iCs/>
          </w:rPr>
          <w:t>Рисунок 4.2 Уровень покрытия исходного кода тестами</w:t>
        </w:r>
      </w:ins>
    </w:p>
    <w:p w14:paraId="05B0DD69" w14:textId="582663FC" w:rsidR="001976C6" w:rsidRDefault="00793D9E" w:rsidP="007E48B5">
      <w:pPr>
        <w:pStyle w:val="default1"/>
        <w:rPr>
          <w:ins w:id="2694" w:author="Maxim Bystrov" w:date="2026-05-20T23:33:00Z"/>
        </w:rPr>
      </w:pPr>
      <w:ins w:id="2695" w:author="Maxim Bystrov" w:date="2026-05-20T23:30:00Z">
        <w:r>
          <w:t xml:space="preserve">Значения метрик покрытия строк и ветвлений </w:t>
        </w:r>
      </w:ins>
      <w:ins w:id="2696" w:author="Maxim Bystrov" w:date="2026-05-20T23:32:00Z">
        <w:r>
          <w:t>превысил установленные значения, что позволяет сдела</w:t>
        </w:r>
      </w:ins>
      <w:ins w:id="2697" w:author="Maxim Bystrov" w:date="2026-05-20T23:33:00Z">
        <w:r>
          <w:t>ть вывод о достижении необходимого уровня тестирования модуля.</w:t>
        </w:r>
      </w:ins>
    </w:p>
    <w:p w14:paraId="53D6997B" w14:textId="276A07EC" w:rsidR="00793D9E" w:rsidRDefault="00793D9E" w:rsidP="007E48B5">
      <w:pPr>
        <w:pStyle w:val="default1"/>
        <w:rPr>
          <w:ins w:id="2698" w:author="Maxim Bystrov" w:date="2026-05-20T23:35:00Z"/>
        </w:rPr>
      </w:pPr>
      <w:ins w:id="2699" w:author="Maxim Bystrov" w:date="2026-05-20T23:34:00Z">
        <w:r>
          <w:t>Для остальных модулей системы также выполнен</w:t>
        </w:r>
      </w:ins>
      <w:ins w:id="2700" w:author="Maxim Bystrov" w:date="2026-05-20T23:35:00Z">
        <w:r>
          <w:t>о автоматизированное модульное тестирование, удовлетворяющее установленным уровням метрик.</w:t>
        </w:r>
      </w:ins>
    </w:p>
    <w:p w14:paraId="29BEBC22" w14:textId="4546EDC6" w:rsidR="00223E2E" w:rsidRDefault="001E2DED">
      <w:pPr>
        <w:pStyle w:val="3"/>
        <w:rPr>
          <w:ins w:id="2701" w:author="Maxim Bystrov" w:date="2026-05-20T23:35:00Z"/>
        </w:rPr>
        <w:pPrChange w:id="2702" w:author="Maxim Bystrov" w:date="2026-05-20T23:35:00Z">
          <w:pPr>
            <w:pStyle w:val="default1"/>
          </w:pPr>
        </w:pPrChange>
      </w:pPr>
      <w:bookmarkStart w:id="2703" w:name="_Toc230527401"/>
      <w:ins w:id="2704" w:author="Maxim Bystrov" w:date="2026-05-20T23:35:00Z">
        <w:r>
          <w:t>4</w:t>
        </w:r>
      </w:ins>
      <w:ins w:id="2705" w:author="Maxim Bystrov" w:date="2026-05-20T23:36:00Z">
        <w:r>
          <w:t>.1.2 Ручное функциональное тестирование</w:t>
        </w:r>
      </w:ins>
      <w:bookmarkEnd w:id="2703"/>
    </w:p>
    <w:p w14:paraId="5477DA97" w14:textId="2B4A47B9" w:rsidR="00D561AD" w:rsidRDefault="00D561AD" w:rsidP="00D561AD">
      <w:pPr>
        <w:pStyle w:val="default1"/>
        <w:rPr>
          <w:ins w:id="2706" w:author="Maxim Bystrov" w:date="2026-05-20T23:37:00Z"/>
        </w:rPr>
      </w:pPr>
      <w:ins w:id="2707" w:author="Maxim Bystrov" w:date="2026-05-20T23:36:00Z">
        <w:r>
          <w:t xml:space="preserve">Ручное функциональное тестирование выполняется вручную с целью установления соответствия программного обеспечения заданным функциональным требованиям. </w:t>
        </w:r>
      </w:ins>
      <w:ins w:id="2708" w:author="Maxim Bystrov" w:date="2026-05-20T23:37:00Z">
        <w:r>
          <w:t>Для выполнения ручного тестирования составляется список требований, которые необходимо проверить, в ходе тестирования описывается ожидаемый и фактический результат.</w:t>
        </w:r>
      </w:ins>
    </w:p>
    <w:p w14:paraId="5BAE4FCF" w14:textId="0E2230EC" w:rsidR="00524C02" w:rsidRDefault="00B803AB" w:rsidP="00D561AD">
      <w:pPr>
        <w:pStyle w:val="default1"/>
        <w:rPr>
          <w:ins w:id="2709" w:author="Maxim Bystrov" w:date="2026-05-20T23:39:00Z"/>
        </w:rPr>
      </w:pPr>
      <w:ins w:id="2710" w:author="Maxim Bystrov" w:date="2026-05-20T23:38:00Z">
        <w:r>
          <w:t>В ходе тестирования разрабатываемого продукта ручное тестирование также является системным</w:t>
        </w:r>
      </w:ins>
      <w:ins w:id="2711" w:author="Maxim Bystrov" w:date="2026-05-20T23:39:00Z">
        <w:r>
          <w:t xml:space="preserve">, поскольку выполнение всех функциональных требований возможно только при работе всех её модулей ввиду </w:t>
        </w:r>
        <w:proofErr w:type="spellStart"/>
        <w:r>
          <w:t>микросервисного</w:t>
        </w:r>
        <w:proofErr w:type="spellEnd"/>
        <w:r>
          <w:t xml:space="preserve"> архитектурного подхода.</w:t>
        </w:r>
      </w:ins>
    </w:p>
    <w:p w14:paraId="50BB9750" w14:textId="13A39DAD" w:rsidR="00B803AB" w:rsidRDefault="00C5180C" w:rsidP="00D561AD">
      <w:pPr>
        <w:pStyle w:val="default1"/>
        <w:rPr>
          <w:ins w:id="2712" w:author="Maxim Bystrov" w:date="2026-05-20T23:46:00Z"/>
        </w:rPr>
      </w:pPr>
      <w:ins w:id="2713" w:author="Maxim Bystrov" w:date="2026-05-20T23:39:00Z">
        <w:r>
          <w:lastRenderedPageBreak/>
          <w:t>Перечень</w:t>
        </w:r>
      </w:ins>
      <w:ins w:id="2714" w:author="Maxim Bystrov" w:date="2026-05-20T23:54:00Z">
        <w:r w:rsidR="00D469B8">
          <w:t xml:space="preserve"> групп</w:t>
        </w:r>
      </w:ins>
      <w:ins w:id="2715" w:author="Maxim Bystrov" w:date="2026-05-20T23:40:00Z">
        <w:r>
          <w:t xml:space="preserve"> функциональных требований</w:t>
        </w:r>
      </w:ins>
      <w:ins w:id="2716" w:author="Maxim Bystrov" w:date="2026-05-20T23:54:00Z">
        <w:r w:rsidR="000010B1">
          <w:t xml:space="preserve"> (</w:t>
        </w:r>
        <w:r w:rsidR="00D469B8">
          <w:t xml:space="preserve">установленных </w:t>
        </w:r>
        <w:r w:rsidR="000010B1">
          <w:t>в п. 1.2.1)</w:t>
        </w:r>
      </w:ins>
      <w:ins w:id="2717" w:author="Maxim Bystrov" w:date="2026-05-20T23:44:00Z">
        <w:r w:rsidR="00FC6C45">
          <w:t>,</w:t>
        </w:r>
      </w:ins>
      <w:ins w:id="2718" w:author="Maxim Bystrov" w:date="2026-05-20T23:40:00Z">
        <w:r>
          <w:t xml:space="preserve"> </w:t>
        </w:r>
      </w:ins>
      <w:ins w:id="2719" w:author="Maxim Bystrov" w:date="2026-05-20T23:44:00Z">
        <w:r w:rsidR="00FC6C45">
          <w:t>описания проверок</w:t>
        </w:r>
      </w:ins>
      <w:ins w:id="2720" w:author="Maxim Bystrov" w:date="2026-05-20T23:40:00Z">
        <w:r w:rsidR="00751078">
          <w:t xml:space="preserve"> при выполнении ручного тестирования</w:t>
        </w:r>
        <w:r>
          <w:t>, ожидаемые и фактические результаты отражены в таблице 4.1.</w:t>
        </w:r>
      </w:ins>
    </w:p>
    <w:p w14:paraId="623571B2" w14:textId="17FB49CC" w:rsidR="00F66FB6" w:rsidRDefault="00F66FB6" w:rsidP="00D561AD">
      <w:pPr>
        <w:pStyle w:val="default1"/>
        <w:rPr>
          <w:ins w:id="2721" w:author="Maxim Bystrov" w:date="2026-05-20T23:44:00Z"/>
        </w:rPr>
      </w:pPr>
      <w:ins w:id="2722" w:author="Maxim Bystrov" w:date="2026-05-20T23:46:00Z">
        <w:r>
          <w:t xml:space="preserve">Таблица 4.1 </w:t>
        </w:r>
      </w:ins>
      <w:ins w:id="2723" w:author="Maxim Bystrov" w:date="2026-05-20T23:47:00Z">
        <w:r>
          <w:t>— Результаты ручного функционального тестирования</w:t>
        </w:r>
      </w:ins>
    </w:p>
    <w:tbl>
      <w:tblPr>
        <w:tblStyle w:val="af3"/>
        <w:tblW w:w="10205" w:type="dxa"/>
        <w:tblInd w:w="-289" w:type="dxa"/>
        <w:tblLook w:val="04A0" w:firstRow="1" w:lastRow="0" w:firstColumn="1" w:lastColumn="0" w:noHBand="0" w:noVBand="1"/>
        <w:tblPrChange w:id="2724" w:author="Maxim Bystrov" w:date="2026-05-21T22:50:00Z">
          <w:tblPr>
            <w:tblStyle w:val="af3"/>
            <w:tblW w:w="9747" w:type="dxa"/>
            <w:tblLook w:val="04A0" w:firstRow="1" w:lastRow="0" w:firstColumn="1" w:lastColumn="0" w:noHBand="0" w:noVBand="1"/>
          </w:tblPr>
        </w:tblPrChange>
      </w:tblPr>
      <w:tblGrid>
        <w:gridCol w:w="458"/>
        <w:gridCol w:w="2084"/>
        <w:gridCol w:w="2371"/>
        <w:gridCol w:w="2156"/>
        <w:gridCol w:w="3136"/>
        <w:tblGridChange w:id="2725">
          <w:tblGrid>
            <w:gridCol w:w="443"/>
            <w:gridCol w:w="15"/>
            <w:gridCol w:w="1951"/>
            <w:gridCol w:w="133"/>
            <w:gridCol w:w="2102"/>
            <w:gridCol w:w="269"/>
            <w:gridCol w:w="1764"/>
            <w:gridCol w:w="392"/>
            <w:gridCol w:w="2559"/>
            <w:gridCol w:w="577"/>
          </w:tblGrid>
        </w:tblGridChange>
      </w:tblGrid>
      <w:tr w:rsidR="00C01E67" w:rsidRPr="00795F05" w14:paraId="2DA6A553" w14:textId="77777777" w:rsidTr="006B6C5E">
        <w:trPr>
          <w:ins w:id="2726" w:author="Maxim Bystrov" w:date="2026-05-20T23:46:00Z"/>
        </w:trPr>
        <w:tc>
          <w:tcPr>
            <w:tcW w:w="458" w:type="dxa"/>
            <w:tcPrChange w:id="2727" w:author="Maxim Bystrov" w:date="2026-05-21T22:50:00Z">
              <w:tcPr>
                <w:tcW w:w="562" w:type="dxa"/>
                <w:gridSpan w:val="2"/>
              </w:tcPr>
            </w:tcPrChange>
          </w:tcPr>
          <w:p w14:paraId="7E5D7959" w14:textId="6D213F2F" w:rsidR="00CE2079" w:rsidRPr="00795F05" w:rsidRDefault="00CE2079" w:rsidP="00D561AD">
            <w:pPr>
              <w:pStyle w:val="default1"/>
              <w:ind w:firstLine="0"/>
              <w:rPr>
                <w:ins w:id="2728" w:author="Maxim Bystrov" w:date="2026-05-20T23:46:00Z"/>
                <w:b/>
                <w:bCs/>
                <w:sz w:val="24"/>
                <w:szCs w:val="24"/>
                <w:rPrChange w:id="2729" w:author="Maxim Bystrov" w:date="2026-05-20T23:57:00Z">
                  <w:rPr>
                    <w:ins w:id="2730" w:author="Maxim Bystrov" w:date="2026-05-20T23:46:00Z"/>
                  </w:rPr>
                </w:rPrChange>
              </w:rPr>
            </w:pPr>
            <w:ins w:id="2731" w:author="Maxim Bystrov" w:date="2026-05-20T23:46:00Z">
              <w:r w:rsidRPr="00795F05">
                <w:rPr>
                  <w:b/>
                  <w:bCs/>
                  <w:sz w:val="24"/>
                  <w:szCs w:val="24"/>
                  <w:rPrChange w:id="2732" w:author="Maxim Bystrov" w:date="2026-05-20T23:57:00Z">
                    <w:rPr/>
                  </w:rPrChange>
                </w:rPr>
                <w:t>№</w:t>
              </w:r>
            </w:ins>
          </w:p>
        </w:tc>
        <w:tc>
          <w:tcPr>
            <w:tcW w:w="2084" w:type="dxa"/>
            <w:tcPrChange w:id="2733" w:author="Maxim Bystrov" w:date="2026-05-21T22:50:00Z">
              <w:tcPr>
                <w:tcW w:w="1966" w:type="dxa"/>
                <w:gridSpan w:val="2"/>
              </w:tcPr>
            </w:tcPrChange>
          </w:tcPr>
          <w:p w14:paraId="63054457" w14:textId="1EC02145" w:rsidR="00CE2079" w:rsidRPr="00795F05" w:rsidRDefault="00212276" w:rsidP="00D561AD">
            <w:pPr>
              <w:pStyle w:val="default1"/>
              <w:ind w:firstLine="0"/>
              <w:rPr>
                <w:ins w:id="2734" w:author="Maxim Bystrov" w:date="2026-05-20T23:46:00Z"/>
                <w:b/>
                <w:bCs/>
                <w:sz w:val="24"/>
                <w:szCs w:val="24"/>
                <w:rPrChange w:id="2735" w:author="Maxim Bystrov" w:date="2026-05-20T23:57:00Z">
                  <w:rPr>
                    <w:ins w:id="2736" w:author="Maxim Bystrov" w:date="2026-05-20T23:46:00Z"/>
                  </w:rPr>
                </w:rPrChange>
              </w:rPr>
            </w:pPr>
            <w:ins w:id="2737" w:author="Maxim Bystrov" w:date="2026-05-20T23:54:00Z">
              <w:r w:rsidRPr="00795F05">
                <w:rPr>
                  <w:b/>
                  <w:bCs/>
                  <w:sz w:val="24"/>
                  <w:szCs w:val="24"/>
                </w:rPr>
                <w:t>Группа требований</w:t>
              </w:r>
            </w:ins>
          </w:p>
        </w:tc>
        <w:tc>
          <w:tcPr>
            <w:tcW w:w="2371" w:type="dxa"/>
            <w:tcPrChange w:id="2738" w:author="Maxim Bystrov" w:date="2026-05-21T22:50:00Z">
              <w:tcPr>
                <w:tcW w:w="2235" w:type="dxa"/>
                <w:gridSpan w:val="2"/>
              </w:tcPr>
            </w:tcPrChange>
          </w:tcPr>
          <w:p w14:paraId="5C1BA4EE" w14:textId="50E51376" w:rsidR="00CE2079" w:rsidRPr="00795F05" w:rsidRDefault="00CE2079" w:rsidP="00D561AD">
            <w:pPr>
              <w:pStyle w:val="default1"/>
              <w:ind w:firstLine="0"/>
              <w:rPr>
                <w:ins w:id="2739" w:author="Maxim Bystrov" w:date="2026-05-20T23:46:00Z"/>
                <w:b/>
                <w:bCs/>
                <w:sz w:val="24"/>
                <w:szCs w:val="24"/>
                <w:rPrChange w:id="2740" w:author="Maxim Bystrov" w:date="2026-05-20T23:57:00Z">
                  <w:rPr>
                    <w:ins w:id="2741" w:author="Maxim Bystrov" w:date="2026-05-20T23:46:00Z"/>
                  </w:rPr>
                </w:rPrChange>
              </w:rPr>
            </w:pPr>
            <w:ins w:id="2742" w:author="Maxim Bystrov" w:date="2026-05-20T23:46:00Z">
              <w:r w:rsidRPr="00795F05">
                <w:rPr>
                  <w:b/>
                  <w:bCs/>
                  <w:sz w:val="24"/>
                  <w:szCs w:val="24"/>
                  <w:rPrChange w:id="2743" w:author="Maxim Bystrov" w:date="2026-05-20T23:57:00Z">
                    <w:rPr/>
                  </w:rPrChange>
                </w:rPr>
                <w:t>Описание проверки</w:t>
              </w:r>
            </w:ins>
          </w:p>
        </w:tc>
        <w:tc>
          <w:tcPr>
            <w:tcW w:w="2156" w:type="dxa"/>
            <w:tcPrChange w:id="2744" w:author="Maxim Bystrov" w:date="2026-05-21T22:50:00Z">
              <w:tcPr>
                <w:tcW w:w="2033" w:type="dxa"/>
                <w:gridSpan w:val="2"/>
              </w:tcPr>
            </w:tcPrChange>
          </w:tcPr>
          <w:p w14:paraId="2B932ACF" w14:textId="7D020B48" w:rsidR="00CE2079" w:rsidRPr="00795F05" w:rsidRDefault="00CE2079" w:rsidP="00D561AD">
            <w:pPr>
              <w:pStyle w:val="default1"/>
              <w:ind w:firstLine="0"/>
              <w:rPr>
                <w:ins w:id="2745" w:author="Maxim Bystrov" w:date="2026-05-20T23:46:00Z"/>
                <w:b/>
                <w:bCs/>
                <w:sz w:val="24"/>
                <w:szCs w:val="24"/>
                <w:rPrChange w:id="2746" w:author="Maxim Bystrov" w:date="2026-05-20T23:57:00Z">
                  <w:rPr>
                    <w:ins w:id="2747" w:author="Maxim Bystrov" w:date="2026-05-20T23:46:00Z"/>
                  </w:rPr>
                </w:rPrChange>
              </w:rPr>
            </w:pPr>
            <w:ins w:id="2748" w:author="Maxim Bystrov" w:date="2026-05-20T23:46:00Z">
              <w:r w:rsidRPr="00795F05">
                <w:rPr>
                  <w:b/>
                  <w:bCs/>
                  <w:sz w:val="24"/>
                  <w:szCs w:val="24"/>
                  <w:rPrChange w:id="2749" w:author="Maxim Bystrov" w:date="2026-05-20T23:57:00Z">
                    <w:rPr/>
                  </w:rPrChange>
                </w:rPr>
                <w:t>Ожидаемый результат</w:t>
              </w:r>
            </w:ins>
          </w:p>
        </w:tc>
        <w:tc>
          <w:tcPr>
            <w:tcW w:w="3136" w:type="dxa"/>
            <w:tcPrChange w:id="2750" w:author="Maxim Bystrov" w:date="2026-05-21T22:50:00Z">
              <w:tcPr>
                <w:tcW w:w="2951" w:type="dxa"/>
                <w:gridSpan w:val="2"/>
              </w:tcPr>
            </w:tcPrChange>
          </w:tcPr>
          <w:p w14:paraId="47DE13B3" w14:textId="1B11BB0C" w:rsidR="00CE2079" w:rsidRPr="00795F05" w:rsidRDefault="00CE2079" w:rsidP="00D561AD">
            <w:pPr>
              <w:pStyle w:val="default1"/>
              <w:ind w:firstLine="0"/>
              <w:rPr>
                <w:ins w:id="2751" w:author="Maxim Bystrov" w:date="2026-05-20T23:46:00Z"/>
                <w:b/>
                <w:bCs/>
                <w:sz w:val="24"/>
                <w:szCs w:val="24"/>
                <w:rPrChange w:id="2752" w:author="Maxim Bystrov" w:date="2026-05-20T23:57:00Z">
                  <w:rPr>
                    <w:ins w:id="2753" w:author="Maxim Bystrov" w:date="2026-05-20T23:46:00Z"/>
                  </w:rPr>
                </w:rPrChange>
              </w:rPr>
            </w:pPr>
            <w:ins w:id="2754" w:author="Maxim Bystrov" w:date="2026-05-20T23:46:00Z">
              <w:r w:rsidRPr="00795F05">
                <w:rPr>
                  <w:b/>
                  <w:bCs/>
                  <w:sz w:val="24"/>
                  <w:szCs w:val="24"/>
                  <w:rPrChange w:id="2755" w:author="Maxim Bystrov" w:date="2026-05-20T23:57:00Z">
                    <w:rPr/>
                  </w:rPrChange>
                </w:rPr>
                <w:t>Фактический результат</w:t>
              </w:r>
            </w:ins>
          </w:p>
        </w:tc>
      </w:tr>
      <w:tr w:rsidR="0091675F" w:rsidRPr="00795F05" w14:paraId="658B5E88" w14:textId="77777777" w:rsidTr="006B6C5E">
        <w:tblPrEx>
          <w:tblPrExChange w:id="2756" w:author="Maxim Bystrov" w:date="2026-05-21T22:50:00Z">
            <w:tblPrEx>
              <w:tblW w:w="0" w:type="auto"/>
            </w:tblPrEx>
          </w:tblPrExChange>
        </w:tblPrEx>
        <w:trPr>
          <w:ins w:id="2757" w:author="Maxim Bystrov" w:date="2026-05-20T23:47:00Z"/>
          <w:trPrChange w:id="2758" w:author="Maxim Bystrov" w:date="2026-05-21T22:50:00Z">
            <w:trPr>
              <w:gridAfter w:val="0"/>
            </w:trPr>
          </w:trPrChange>
        </w:trPr>
        <w:tc>
          <w:tcPr>
            <w:tcW w:w="458" w:type="dxa"/>
            <w:tcPrChange w:id="2759" w:author="Maxim Bystrov" w:date="2026-05-21T22:50:00Z">
              <w:tcPr>
                <w:tcW w:w="443" w:type="dxa"/>
              </w:tcPr>
            </w:tcPrChange>
          </w:tcPr>
          <w:p w14:paraId="70D42EE3" w14:textId="73303697" w:rsidR="0091675F" w:rsidRPr="00795F05" w:rsidRDefault="00482C2A" w:rsidP="00D561AD">
            <w:pPr>
              <w:pStyle w:val="default1"/>
              <w:ind w:firstLine="0"/>
              <w:rPr>
                <w:ins w:id="2760" w:author="Maxim Bystrov" w:date="2026-05-20T23:47:00Z"/>
                <w:sz w:val="24"/>
                <w:szCs w:val="24"/>
                <w:rPrChange w:id="2761" w:author="Maxim Bystrov" w:date="2026-05-20T23:57:00Z">
                  <w:rPr>
                    <w:ins w:id="2762" w:author="Maxim Bystrov" w:date="2026-05-20T23:47:00Z"/>
                  </w:rPr>
                </w:rPrChange>
              </w:rPr>
            </w:pPr>
            <w:ins w:id="2763" w:author="Maxim Bystrov" w:date="2026-05-21T22:49:00Z">
              <w:r>
                <w:rPr>
                  <w:sz w:val="24"/>
                  <w:szCs w:val="24"/>
                </w:rPr>
                <w:t>1</w:t>
              </w:r>
            </w:ins>
          </w:p>
        </w:tc>
        <w:tc>
          <w:tcPr>
            <w:tcW w:w="2084" w:type="dxa"/>
            <w:vMerge w:val="restart"/>
            <w:tcPrChange w:id="2764" w:author="Maxim Bystrov" w:date="2026-05-21T22:50:00Z">
              <w:tcPr>
                <w:tcW w:w="1966" w:type="dxa"/>
                <w:gridSpan w:val="2"/>
                <w:vMerge w:val="restart"/>
              </w:tcPr>
            </w:tcPrChange>
          </w:tcPr>
          <w:p w14:paraId="1717B833" w14:textId="42CAF334" w:rsidR="0091675F" w:rsidRPr="00795F05" w:rsidRDefault="0091675F" w:rsidP="00D561AD">
            <w:pPr>
              <w:pStyle w:val="default1"/>
              <w:ind w:firstLine="0"/>
              <w:rPr>
                <w:ins w:id="2765" w:author="Maxim Bystrov" w:date="2026-05-20T23:47:00Z"/>
                <w:sz w:val="24"/>
                <w:szCs w:val="24"/>
                <w:rPrChange w:id="2766" w:author="Maxim Bystrov" w:date="2026-05-20T23:57:00Z">
                  <w:rPr>
                    <w:ins w:id="2767" w:author="Maxim Bystrov" w:date="2026-05-20T23:47:00Z"/>
                  </w:rPr>
                </w:rPrChange>
              </w:rPr>
            </w:pPr>
            <w:ins w:id="2768" w:author="Maxim Bystrov" w:date="2026-05-20T23:53:00Z">
              <w:r w:rsidRPr="00795F05">
                <w:rPr>
                  <w:sz w:val="24"/>
                  <w:szCs w:val="24"/>
                  <w:rPrChange w:id="2769" w:author="Maxim Bystrov" w:date="2026-05-20T23:57:00Z">
                    <w:rPr/>
                  </w:rPrChange>
                </w:rPr>
                <w:t>Приём телеметрических данных</w:t>
              </w:r>
            </w:ins>
          </w:p>
        </w:tc>
        <w:tc>
          <w:tcPr>
            <w:tcW w:w="2371" w:type="dxa"/>
            <w:tcPrChange w:id="2770" w:author="Maxim Bystrov" w:date="2026-05-21T22:50:00Z">
              <w:tcPr>
                <w:tcW w:w="2235" w:type="dxa"/>
                <w:gridSpan w:val="2"/>
              </w:tcPr>
            </w:tcPrChange>
          </w:tcPr>
          <w:p w14:paraId="04022837" w14:textId="5203B8AD" w:rsidR="0091675F" w:rsidRPr="00795F05" w:rsidRDefault="0091675F" w:rsidP="00D561AD">
            <w:pPr>
              <w:pStyle w:val="default1"/>
              <w:ind w:firstLine="0"/>
              <w:rPr>
                <w:ins w:id="2771" w:author="Maxim Bystrov" w:date="2026-05-20T23:47:00Z"/>
                <w:sz w:val="24"/>
                <w:szCs w:val="24"/>
                <w:rPrChange w:id="2772" w:author="Maxim Bystrov" w:date="2026-05-20T23:59:00Z">
                  <w:rPr>
                    <w:ins w:id="2773" w:author="Maxim Bystrov" w:date="2026-05-20T23:47:00Z"/>
                  </w:rPr>
                </w:rPrChange>
              </w:rPr>
            </w:pPr>
            <w:ins w:id="2774" w:author="Maxim Bystrov" w:date="2026-05-20T23:57:00Z">
              <w:r>
                <w:rPr>
                  <w:sz w:val="24"/>
                  <w:szCs w:val="24"/>
                </w:rPr>
                <w:t xml:space="preserve">При переходе </w:t>
              </w:r>
            </w:ins>
            <w:ins w:id="2775" w:author="Maxim Bystrov" w:date="2026-05-20T23:59:00Z">
              <w:r>
                <w:rPr>
                  <w:sz w:val="24"/>
                  <w:szCs w:val="24"/>
                </w:rPr>
                <w:t>в пункт меню «ТС на карте» отображается позиция ТС на карте</w:t>
              </w:r>
            </w:ins>
            <w:ins w:id="2776" w:author="Maxim Bystrov" w:date="2026-05-21T00:06:00Z">
              <w:r>
                <w:rPr>
                  <w:sz w:val="24"/>
                  <w:szCs w:val="24"/>
                </w:rPr>
                <w:t>.</w:t>
              </w:r>
            </w:ins>
          </w:p>
        </w:tc>
        <w:tc>
          <w:tcPr>
            <w:tcW w:w="2156" w:type="dxa"/>
            <w:tcPrChange w:id="2777" w:author="Maxim Bystrov" w:date="2026-05-21T22:50:00Z">
              <w:tcPr>
                <w:tcW w:w="2033" w:type="dxa"/>
                <w:gridSpan w:val="2"/>
              </w:tcPr>
            </w:tcPrChange>
          </w:tcPr>
          <w:p w14:paraId="61CD757C" w14:textId="73D0A4FA" w:rsidR="0091675F" w:rsidRPr="00795F05" w:rsidRDefault="0091675F" w:rsidP="00D561AD">
            <w:pPr>
              <w:pStyle w:val="default1"/>
              <w:ind w:firstLine="0"/>
              <w:rPr>
                <w:ins w:id="2778" w:author="Maxim Bystrov" w:date="2026-05-20T23:47:00Z"/>
                <w:sz w:val="24"/>
                <w:szCs w:val="24"/>
                <w:rPrChange w:id="2779" w:author="Maxim Bystrov" w:date="2026-05-20T23:57:00Z">
                  <w:rPr>
                    <w:ins w:id="2780" w:author="Maxim Bystrov" w:date="2026-05-20T23:47:00Z"/>
                  </w:rPr>
                </w:rPrChange>
              </w:rPr>
            </w:pPr>
            <w:ins w:id="2781" w:author="Maxim Bystrov" w:date="2026-05-20T23:59:00Z">
              <w:r>
                <w:rPr>
                  <w:sz w:val="24"/>
                  <w:szCs w:val="24"/>
                </w:rPr>
                <w:t xml:space="preserve">На карте отображается значок </w:t>
              </w:r>
            </w:ins>
            <w:ins w:id="2782" w:author="Maxim Bystrov" w:date="2026-05-21T00:00:00Z">
              <w:r>
                <w:rPr>
                  <w:sz w:val="24"/>
                  <w:szCs w:val="24"/>
                </w:rPr>
                <w:t>с текущим положением ТС, перемещаясь при поступлении новых данных</w:t>
              </w:r>
            </w:ins>
            <w:ins w:id="2783" w:author="Maxim Bystrov" w:date="2026-05-21T00:06:00Z">
              <w:r>
                <w:rPr>
                  <w:sz w:val="24"/>
                  <w:szCs w:val="24"/>
                </w:rPr>
                <w:t>.</w:t>
              </w:r>
            </w:ins>
          </w:p>
        </w:tc>
        <w:tc>
          <w:tcPr>
            <w:tcW w:w="3136" w:type="dxa"/>
            <w:tcPrChange w:id="2784" w:author="Maxim Bystrov" w:date="2026-05-21T22:50:00Z">
              <w:tcPr>
                <w:tcW w:w="2951" w:type="dxa"/>
                <w:gridSpan w:val="2"/>
              </w:tcPr>
            </w:tcPrChange>
          </w:tcPr>
          <w:p w14:paraId="2220F608" w14:textId="26560CBF" w:rsidR="0091675F" w:rsidRPr="00795F05" w:rsidRDefault="0091675F" w:rsidP="00D561AD">
            <w:pPr>
              <w:pStyle w:val="default1"/>
              <w:ind w:firstLine="0"/>
              <w:rPr>
                <w:ins w:id="2785" w:author="Maxim Bystrov" w:date="2026-05-20T23:47:00Z"/>
                <w:sz w:val="24"/>
                <w:szCs w:val="24"/>
                <w:rPrChange w:id="2786" w:author="Maxim Bystrov" w:date="2026-05-20T23:57:00Z">
                  <w:rPr>
                    <w:ins w:id="2787" w:author="Maxim Bystrov" w:date="2026-05-20T23:47:00Z"/>
                  </w:rPr>
                </w:rPrChange>
              </w:rPr>
            </w:pPr>
            <w:ins w:id="2788" w:author="Maxim Bystrov" w:date="2026-05-21T00:00:00Z">
              <w:r>
                <w:rPr>
                  <w:sz w:val="24"/>
                  <w:szCs w:val="24"/>
                </w:rPr>
                <w:t>На карте отображается метка (треугольник), по</w:t>
              </w:r>
            </w:ins>
            <w:ins w:id="2789" w:author="Maxim Bystrov" w:date="2026-05-21T00:01:00Z">
              <w:r>
                <w:rPr>
                  <w:sz w:val="24"/>
                  <w:szCs w:val="24"/>
                </w:rPr>
                <w:t>казывающая местоположение ТС в соответствии с наиболее актуальными телеметрическими данными</w:t>
              </w:r>
            </w:ins>
            <w:ins w:id="2790" w:author="Maxim Bystrov" w:date="2026-05-21T00:06:00Z">
              <w:r>
                <w:rPr>
                  <w:sz w:val="24"/>
                  <w:szCs w:val="24"/>
                </w:rPr>
                <w:t>.</w:t>
              </w:r>
            </w:ins>
          </w:p>
        </w:tc>
      </w:tr>
      <w:tr w:rsidR="0091675F" w:rsidRPr="00795F05" w14:paraId="2D6BC1F2" w14:textId="77777777" w:rsidTr="006B6C5E">
        <w:tblPrEx>
          <w:tblPrExChange w:id="2791" w:author="Maxim Bystrov" w:date="2026-05-21T22:50:00Z">
            <w:tblPrEx>
              <w:tblW w:w="0" w:type="auto"/>
            </w:tblPrEx>
          </w:tblPrExChange>
        </w:tblPrEx>
        <w:trPr>
          <w:ins w:id="2792" w:author="Maxim Bystrov" w:date="2026-05-20T23:47:00Z"/>
          <w:trPrChange w:id="2793" w:author="Maxim Bystrov" w:date="2026-05-21T22:50:00Z">
            <w:trPr>
              <w:gridAfter w:val="0"/>
            </w:trPr>
          </w:trPrChange>
        </w:trPr>
        <w:tc>
          <w:tcPr>
            <w:tcW w:w="458" w:type="dxa"/>
            <w:tcPrChange w:id="2794" w:author="Maxim Bystrov" w:date="2026-05-21T22:50:00Z">
              <w:tcPr>
                <w:tcW w:w="443" w:type="dxa"/>
              </w:tcPr>
            </w:tcPrChange>
          </w:tcPr>
          <w:p w14:paraId="52874F52" w14:textId="1BAB3818" w:rsidR="0091675F" w:rsidRPr="00795F05" w:rsidRDefault="00482C2A" w:rsidP="00D561AD">
            <w:pPr>
              <w:pStyle w:val="default1"/>
              <w:ind w:firstLine="0"/>
              <w:rPr>
                <w:ins w:id="2795" w:author="Maxim Bystrov" w:date="2026-05-20T23:47:00Z"/>
                <w:sz w:val="24"/>
                <w:szCs w:val="24"/>
                <w:rPrChange w:id="2796" w:author="Maxim Bystrov" w:date="2026-05-20T23:57:00Z">
                  <w:rPr>
                    <w:ins w:id="2797" w:author="Maxim Bystrov" w:date="2026-05-20T23:47:00Z"/>
                  </w:rPr>
                </w:rPrChange>
              </w:rPr>
            </w:pPr>
            <w:ins w:id="2798" w:author="Maxim Bystrov" w:date="2026-05-21T22:49:00Z">
              <w:r>
                <w:rPr>
                  <w:sz w:val="24"/>
                  <w:szCs w:val="24"/>
                </w:rPr>
                <w:t>2</w:t>
              </w:r>
            </w:ins>
          </w:p>
        </w:tc>
        <w:tc>
          <w:tcPr>
            <w:tcW w:w="2084" w:type="dxa"/>
            <w:vMerge/>
            <w:tcPrChange w:id="2799" w:author="Maxim Bystrov" w:date="2026-05-21T22:50:00Z">
              <w:tcPr>
                <w:tcW w:w="1966" w:type="dxa"/>
                <w:gridSpan w:val="2"/>
                <w:vMerge/>
              </w:tcPr>
            </w:tcPrChange>
          </w:tcPr>
          <w:p w14:paraId="2BFACC97" w14:textId="34F91832" w:rsidR="0091675F" w:rsidRPr="00795F05" w:rsidRDefault="0091675F" w:rsidP="00D561AD">
            <w:pPr>
              <w:pStyle w:val="default1"/>
              <w:ind w:firstLine="0"/>
              <w:rPr>
                <w:ins w:id="2800" w:author="Maxim Bystrov" w:date="2026-05-20T23:47:00Z"/>
                <w:sz w:val="24"/>
                <w:szCs w:val="24"/>
                <w:rPrChange w:id="2801" w:author="Maxim Bystrov" w:date="2026-05-20T23:57:00Z">
                  <w:rPr>
                    <w:ins w:id="2802" w:author="Maxim Bystrov" w:date="2026-05-20T23:47:00Z"/>
                  </w:rPr>
                </w:rPrChange>
              </w:rPr>
            </w:pPr>
          </w:p>
        </w:tc>
        <w:tc>
          <w:tcPr>
            <w:tcW w:w="2371" w:type="dxa"/>
            <w:tcPrChange w:id="2803" w:author="Maxim Bystrov" w:date="2026-05-21T22:50:00Z">
              <w:tcPr>
                <w:tcW w:w="2235" w:type="dxa"/>
                <w:gridSpan w:val="2"/>
              </w:tcPr>
            </w:tcPrChange>
          </w:tcPr>
          <w:p w14:paraId="4F87987E" w14:textId="6BEFAA4C" w:rsidR="0091675F" w:rsidRPr="00795F05" w:rsidRDefault="0091675F" w:rsidP="00D561AD">
            <w:pPr>
              <w:pStyle w:val="default1"/>
              <w:ind w:firstLine="0"/>
              <w:rPr>
                <w:ins w:id="2804" w:author="Maxim Bystrov" w:date="2026-05-20T23:47:00Z"/>
                <w:sz w:val="24"/>
                <w:szCs w:val="24"/>
                <w:rPrChange w:id="2805" w:author="Maxim Bystrov" w:date="2026-05-20T23:57:00Z">
                  <w:rPr>
                    <w:ins w:id="2806" w:author="Maxim Bystrov" w:date="2026-05-20T23:47:00Z"/>
                  </w:rPr>
                </w:rPrChange>
              </w:rPr>
            </w:pPr>
            <w:ins w:id="2807" w:author="Maxim Bystrov" w:date="2026-05-21T00:01:00Z">
              <w:r>
                <w:rPr>
                  <w:sz w:val="24"/>
                  <w:szCs w:val="24"/>
                </w:rPr>
                <w:t xml:space="preserve">Данные отображаются корректно, </w:t>
              </w:r>
            </w:ins>
            <w:ins w:id="2808" w:author="Maxim Bystrov" w:date="2026-05-21T00:03:00Z">
              <w:r>
                <w:rPr>
                  <w:sz w:val="24"/>
                  <w:szCs w:val="24"/>
                </w:rPr>
                <w:t>метаданные доступны для просмотра</w:t>
              </w:r>
            </w:ins>
            <w:ins w:id="2809" w:author="Maxim Bystrov" w:date="2026-05-21T00:06:00Z">
              <w:r>
                <w:rPr>
                  <w:sz w:val="24"/>
                  <w:szCs w:val="24"/>
                </w:rPr>
                <w:t>.</w:t>
              </w:r>
            </w:ins>
          </w:p>
        </w:tc>
        <w:tc>
          <w:tcPr>
            <w:tcW w:w="2156" w:type="dxa"/>
            <w:tcPrChange w:id="2810" w:author="Maxim Bystrov" w:date="2026-05-21T22:50:00Z">
              <w:tcPr>
                <w:tcW w:w="2033" w:type="dxa"/>
                <w:gridSpan w:val="2"/>
              </w:tcPr>
            </w:tcPrChange>
          </w:tcPr>
          <w:p w14:paraId="1FF1F93C" w14:textId="20F7EF66" w:rsidR="0091675F" w:rsidRPr="00795F05" w:rsidRDefault="0091675F" w:rsidP="00D561AD">
            <w:pPr>
              <w:pStyle w:val="default1"/>
              <w:ind w:firstLine="0"/>
              <w:rPr>
                <w:ins w:id="2811" w:author="Maxim Bystrov" w:date="2026-05-20T23:47:00Z"/>
                <w:sz w:val="24"/>
                <w:szCs w:val="24"/>
                <w:rPrChange w:id="2812" w:author="Maxim Bystrov" w:date="2026-05-20T23:57:00Z">
                  <w:rPr>
                    <w:ins w:id="2813" w:author="Maxim Bystrov" w:date="2026-05-20T23:47:00Z"/>
                  </w:rPr>
                </w:rPrChange>
              </w:rPr>
            </w:pPr>
            <w:ins w:id="2814" w:author="Maxim Bystrov" w:date="2026-05-21T00:04:00Z">
              <w:r>
                <w:rPr>
                  <w:sz w:val="24"/>
                  <w:szCs w:val="24"/>
                </w:rPr>
                <w:t>Положение и направление метки соответствует телеметрическим данным. Доступен просмотр данных.</w:t>
              </w:r>
            </w:ins>
          </w:p>
        </w:tc>
        <w:tc>
          <w:tcPr>
            <w:tcW w:w="3136" w:type="dxa"/>
            <w:tcPrChange w:id="2815" w:author="Maxim Bystrov" w:date="2026-05-21T22:50:00Z">
              <w:tcPr>
                <w:tcW w:w="2951" w:type="dxa"/>
                <w:gridSpan w:val="2"/>
              </w:tcPr>
            </w:tcPrChange>
          </w:tcPr>
          <w:p w14:paraId="20F33603" w14:textId="6B024E8D" w:rsidR="0091675F" w:rsidRPr="00795F05" w:rsidRDefault="0091675F" w:rsidP="00D561AD">
            <w:pPr>
              <w:pStyle w:val="default1"/>
              <w:ind w:firstLine="0"/>
              <w:rPr>
                <w:ins w:id="2816" w:author="Maxim Bystrov" w:date="2026-05-20T23:47:00Z"/>
                <w:sz w:val="24"/>
                <w:szCs w:val="24"/>
                <w:rPrChange w:id="2817" w:author="Maxim Bystrov" w:date="2026-05-20T23:57:00Z">
                  <w:rPr>
                    <w:ins w:id="2818" w:author="Maxim Bystrov" w:date="2026-05-20T23:47:00Z"/>
                  </w:rPr>
                </w:rPrChange>
              </w:rPr>
            </w:pPr>
            <w:ins w:id="2819" w:author="Maxim Bystrov" w:date="2026-05-21T00:04:00Z">
              <w:r>
                <w:rPr>
                  <w:sz w:val="24"/>
                  <w:szCs w:val="24"/>
                </w:rPr>
                <w:t xml:space="preserve">Положение метки соответствует </w:t>
              </w:r>
            </w:ins>
            <w:ins w:id="2820" w:author="Maxim Bystrov" w:date="2026-05-21T00:05:00Z">
              <w:r>
                <w:rPr>
                  <w:sz w:val="24"/>
                  <w:szCs w:val="24"/>
                </w:rPr>
                <w:t xml:space="preserve">географическим координатам. Направление метки соответствует азимуту (курсу). При наведении на метку появляется всплывающее окно с </w:t>
              </w:r>
            </w:ins>
            <w:ins w:id="2821" w:author="Maxim Bystrov" w:date="2026-05-21T00:06:00Z">
              <w:r>
                <w:rPr>
                  <w:sz w:val="24"/>
                  <w:szCs w:val="24"/>
                </w:rPr>
                <w:t>основными телеметрическими данными.</w:t>
              </w:r>
            </w:ins>
          </w:p>
        </w:tc>
      </w:tr>
      <w:tr w:rsidR="0091675F" w:rsidRPr="00795F05" w14:paraId="40606B11" w14:textId="77777777" w:rsidTr="006B6C5E">
        <w:tblPrEx>
          <w:tblPrExChange w:id="2822" w:author="Maxim Bystrov" w:date="2026-05-21T22:50:00Z">
            <w:tblPrEx>
              <w:tblW w:w="0" w:type="auto"/>
            </w:tblPrEx>
          </w:tblPrExChange>
        </w:tblPrEx>
        <w:trPr>
          <w:ins w:id="2823" w:author="Maxim Bystrov" w:date="2026-05-21T00:06:00Z"/>
          <w:trPrChange w:id="2824" w:author="Maxim Bystrov" w:date="2026-05-21T22:50:00Z">
            <w:trPr>
              <w:gridAfter w:val="0"/>
            </w:trPr>
          </w:trPrChange>
        </w:trPr>
        <w:tc>
          <w:tcPr>
            <w:tcW w:w="458" w:type="dxa"/>
            <w:tcPrChange w:id="2825" w:author="Maxim Bystrov" w:date="2026-05-21T22:50:00Z">
              <w:tcPr>
                <w:tcW w:w="443" w:type="dxa"/>
              </w:tcPr>
            </w:tcPrChange>
          </w:tcPr>
          <w:p w14:paraId="6A7DFD78" w14:textId="1293A04D" w:rsidR="0091675F" w:rsidRPr="00795F05" w:rsidRDefault="00482C2A" w:rsidP="00D561AD">
            <w:pPr>
              <w:pStyle w:val="default1"/>
              <w:ind w:firstLine="0"/>
              <w:rPr>
                <w:ins w:id="2826" w:author="Maxim Bystrov" w:date="2026-05-21T00:06:00Z"/>
                <w:sz w:val="24"/>
                <w:szCs w:val="24"/>
              </w:rPr>
            </w:pPr>
            <w:ins w:id="2827" w:author="Maxim Bystrov" w:date="2026-05-21T22:49:00Z">
              <w:r>
                <w:rPr>
                  <w:sz w:val="24"/>
                  <w:szCs w:val="24"/>
                </w:rPr>
                <w:t>3</w:t>
              </w:r>
            </w:ins>
          </w:p>
        </w:tc>
        <w:tc>
          <w:tcPr>
            <w:tcW w:w="2084" w:type="dxa"/>
            <w:vMerge/>
            <w:tcPrChange w:id="2828" w:author="Maxim Bystrov" w:date="2026-05-21T22:50:00Z">
              <w:tcPr>
                <w:tcW w:w="1966" w:type="dxa"/>
                <w:gridSpan w:val="2"/>
                <w:vMerge/>
              </w:tcPr>
            </w:tcPrChange>
          </w:tcPr>
          <w:p w14:paraId="7E71E398" w14:textId="77777777" w:rsidR="0091675F" w:rsidRPr="00795F05" w:rsidRDefault="0091675F" w:rsidP="00D561AD">
            <w:pPr>
              <w:pStyle w:val="default1"/>
              <w:ind w:firstLine="0"/>
              <w:rPr>
                <w:ins w:id="2829" w:author="Maxim Bystrov" w:date="2026-05-21T00:06:00Z"/>
                <w:sz w:val="24"/>
                <w:szCs w:val="24"/>
              </w:rPr>
            </w:pPr>
          </w:p>
        </w:tc>
        <w:tc>
          <w:tcPr>
            <w:tcW w:w="2371" w:type="dxa"/>
            <w:tcPrChange w:id="2830" w:author="Maxim Bystrov" w:date="2026-05-21T22:50:00Z">
              <w:tcPr>
                <w:tcW w:w="2235" w:type="dxa"/>
                <w:gridSpan w:val="2"/>
              </w:tcPr>
            </w:tcPrChange>
          </w:tcPr>
          <w:p w14:paraId="723539D9" w14:textId="2AF4373B" w:rsidR="0091675F" w:rsidRDefault="0091675F" w:rsidP="00D561AD">
            <w:pPr>
              <w:pStyle w:val="default1"/>
              <w:ind w:firstLine="0"/>
              <w:rPr>
                <w:ins w:id="2831" w:author="Maxim Bystrov" w:date="2026-05-21T00:06:00Z"/>
                <w:sz w:val="24"/>
                <w:szCs w:val="24"/>
              </w:rPr>
            </w:pPr>
            <w:ins w:id="2832" w:author="Maxim Bystrov" w:date="2026-05-21T00:10:00Z">
              <w:r>
                <w:rPr>
                  <w:sz w:val="24"/>
                  <w:szCs w:val="24"/>
                </w:rPr>
                <w:t>Проверка сохранения</w:t>
              </w:r>
            </w:ins>
            <w:ins w:id="2833" w:author="Maxim Bystrov" w:date="2026-05-21T00:06:00Z">
              <w:r>
                <w:rPr>
                  <w:sz w:val="24"/>
                  <w:szCs w:val="24"/>
                </w:rPr>
                <w:t xml:space="preserve"> поряд</w:t>
              </w:r>
            </w:ins>
            <w:ins w:id="2834" w:author="Maxim Bystrov" w:date="2026-05-21T00:10:00Z">
              <w:r>
                <w:rPr>
                  <w:sz w:val="24"/>
                  <w:szCs w:val="24"/>
                </w:rPr>
                <w:t>ка</w:t>
              </w:r>
            </w:ins>
            <w:ins w:id="2835" w:author="Maxim Bystrov" w:date="2026-05-21T00:06:00Z">
              <w:r>
                <w:rPr>
                  <w:sz w:val="24"/>
                  <w:szCs w:val="24"/>
                </w:rPr>
                <w:t xml:space="preserve"> приема телеметрических данных</w:t>
              </w:r>
            </w:ins>
          </w:p>
        </w:tc>
        <w:tc>
          <w:tcPr>
            <w:tcW w:w="2156" w:type="dxa"/>
            <w:tcPrChange w:id="2836" w:author="Maxim Bystrov" w:date="2026-05-21T22:50:00Z">
              <w:tcPr>
                <w:tcW w:w="2033" w:type="dxa"/>
                <w:gridSpan w:val="2"/>
              </w:tcPr>
            </w:tcPrChange>
          </w:tcPr>
          <w:p w14:paraId="7EF92EF1" w14:textId="34329A27" w:rsidR="0091675F" w:rsidRDefault="0091675F" w:rsidP="00D561AD">
            <w:pPr>
              <w:pStyle w:val="default1"/>
              <w:ind w:firstLine="0"/>
              <w:rPr>
                <w:ins w:id="2837" w:author="Maxim Bystrov" w:date="2026-05-21T00:06:00Z"/>
                <w:sz w:val="24"/>
                <w:szCs w:val="24"/>
              </w:rPr>
            </w:pPr>
            <w:ins w:id="2838" w:author="Maxim Bystrov" w:date="2026-05-21T00:06:00Z">
              <w:r>
                <w:rPr>
                  <w:sz w:val="24"/>
                  <w:szCs w:val="24"/>
                </w:rPr>
                <w:t xml:space="preserve">Метка </w:t>
              </w:r>
            </w:ins>
            <w:ins w:id="2839" w:author="Maxim Bystrov" w:date="2026-05-21T00:07:00Z">
              <w:r>
                <w:rPr>
                  <w:sz w:val="24"/>
                  <w:szCs w:val="24"/>
                </w:rPr>
                <w:t>ТС перемещается, обновляется в порядке поступления данных</w:t>
              </w:r>
            </w:ins>
          </w:p>
        </w:tc>
        <w:tc>
          <w:tcPr>
            <w:tcW w:w="3136" w:type="dxa"/>
            <w:tcPrChange w:id="2840" w:author="Maxim Bystrov" w:date="2026-05-21T22:50:00Z">
              <w:tcPr>
                <w:tcW w:w="2951" w:type="dxa"/>
                <w:gridSpan w:val="2"/>
              </w:tcPr>
            </w:tcPrChange>
          </w:tcPr>
          <w:p w14:paraId="388AD028" w14:textId="61EE7CB7" w:rsidR="0091675F" w:rsidRDefault="0091675F" w:rsidP="00D561AD">
            <w:pPr>
              <w:pStyle w:val="default1"/>
              <w:ind w:firstLine="0"/>
              <w:rPr>
                <w:ins w:id="2841" w:author="Maxim Bystrov" w:date="2026-05-21T00:06:00Z"/>
                <w:sz w:val="24"/>
                <w:szCs w:val="24"/>
              </w:rPr>
            </w:pPr>
            <w:ins w:id="2842" w:author="Maxim Bystrov" w:date="2026-05-21T00:07:00Z">
              <w:r>
                <w:rPr>
                  <w:sz w:val="24"/>
                  <w:szCs w:val="24"/>
                </w:rPr>
                <w:t xml:space="preserve">Метка </w:t>
              </w:r>
            </w:ins>
            <w:ins w:id="2843" w:author="Maxim Bystrov" w:date="2026-05-21T00:08:00Z">
              <w:r>
                <w:rPr>
                  <w:sz w:val="24"/>
                  <w:szCs w:val="24"/>
                </w:rPr>
                <w:t>ТС перемещается, сохраняя порядок поступления телеметрических данных. Дублирования метки не происходит. Резких прыжков метки не происходит.</w:t>
              </w:r>
            </w:ins>
          </w:p>
        </w:tc>
      </w:tr>
      <w:tr w:rsidR="006B6C5E" w:rsidRPr="00795F05" w14:paraId="572BE37A" w14:textId="77777777" w:rsidTr="006B6C5E">
        <w:tblPrEx>
          <w:tblPrExChange w:id="2844" w:author="Maxim Bystrov" w:date="2026-05-21T22:50:00Z">
            <w:tblPrEx>
              <w:tblW w:w="9634" w:type="dxa"/>
            </w:tblPrEx>
          </w:tblPrExChange>
        </w:tblPrEx>
        <w:trPr>
          <w:ins w:id="2845" w:author="Maxim Bystrov" w:date="2026-05-20T23:47:00Z"/>
        </w:trPr>
        <w:tc>
          <w:tcPr>
            <w:tcW w:w="458" w:type="dxa"/>
            <w:tcPrChange w:id="2846" w:author="Maxim Bystrov" w:date="2026-05-21T22:50:00Z">
              <w:tcPr>
                <w:tcW w:w="458" w:type="dxa"/>
                <w:gridSpan w:val="2"/>
              </w:tcPr>
            </w:tcPrChange>
          </w:tcPr>
          <w:p w14:paraId="20B667AF" w14:textId="24129BF8" w:rsidR="00CC5CC9" w:rsidRPr="00795F05" w:rsidRDefault="00935B52" w:rsidP="00D561AD">
            <w:pPr>
              <w:pStyle w:val="default1"/>
              <w:ind w:firstLine="0"/>
              <w:rPr>
                <w:ins w:id="2847" w:author="Maxim Bystrov" w:date="2026-05-20T23:47:00Z"/>
                <w:sz w:val="24"/>
                <w:szCs w:val="24"/>
                <w:rPrChange w:id="2848" w:author="Maxim Bystrov" w:date="2026-05-20T23:57:00Z">
                  <w:rPr>
                    <w:ins w:id="2849" w:author="Maxim Bystrov" w:date="2026-05-20T23:47:00Z"/>
                  </w:rPr>
                </w:rPrChange>
              </w:rPr>
            </w:pPr>
            <w:ins w:id="2850" w:author="Maxim Bystrov" w:date="2026-05-24T15:06:00Z">
              <w:r>
                <w:rPr>
                  <w:noProof/>
                </w:rPr>
                <w:lastRenderedPageBreak/>
                <mc:AlternateContent>
                  <mc:Choice Requires="wps">
                    <w:drawing>
                      <wp:anchor distT="45720" distB="45720" distL="114300" distR="114300" simplePos="0" relativeHeight="251669504" behindDoc="0" locked="0" layoutInCell="1" allowOverlap="1" wp14:anchorId="4DA7784E" wp14:editId="3C30BE90">
                        <wp:simplePos x="0" y="0"/>
                        <wp:positionH relativeFrom="margin">
                          <wp:posOffset>-68457</wp:posOffset>
                        </wp:positionH>
                        <wp:positionV relativeFrom="paragraph">
                          <wp:posOffset>-318960</wp:posOffset>
                        </wp:positionV>
                        <wp:extent cx="3284220" cy="307975"/>
                        <wp:effectExtent l="0" t="0" r="0" b="0"/>
                        <wp:wrapNone/>
                        <wp:docPr id="19" name="Надпись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3284220" cy="307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EF846AC" w14:textId="2ADA39B9" w:rsidR="00935B52" w:rsidRDefault="00935B52" w:rsidP="00935B52">
                                    <w:pPr>
                                      <w:pStyle w:val="default1"/>
                                      <w:pPrChange w:id="2851" w:author="Maxim Bystrov" w:date="2026-05-07T22:39:00Z">
                                        <w:pPr/>
                                      </w:pPrChange>
                                    </w:pPr>
                                    <w:ins w:id="2852" w:author="Maxim Bystrov" w:date="2026-05-07T22:39:00Z">
                                      <w:r>
                                        <w:t xml:space="preserve">Продолжение таблицы </w:t>
                                      </w:r>
                                    </w:ins>
                                    <w:ins w:id="2853" w:author="Maxim Bystrov" w:date="2026-05-24T15:06:00Z">
                                      <w:r>
                                        <w:rPr>
                                          <w:lang w:val="en-US"/>
                                        </w:rPr>
                                        <w:t>4</w:t>
                                      </w:r>
                                    </w:ins>
                                    <w:ins w:id="2854" w:author="Maxim Bystrov" w:date="2026-05-07T22:40:00Z">
                                      <w:r>
                                        <w:t>.</w:t>
                                      </w:r>
                                    </w:ins>
                                    <w:ins w:id="2855" w:author="Maxim Bystrov" w:date="2026-05-07T22:45:00Z">
                                      <w:r>
                                        <w:t>1</w:t>
                                      </w:r>
                                    </w:ins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4DA7784E" id="_x0000_s1031" type="#_x0000_t202" style="position:absolute;left:0;text-align:left;margin-left:-5.4pt;margin-top:-25.1pt;width:258.6pt;height:24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" filled="f" stroked="f">
                        <v:textbox>
                          <w:txbxContent>
                            <w:p w14:paraId="1EF846AC" w14:textId="2ADA39B9" w:rsidR="00935B52" w:rsidRDefault="00935B52" w:rsidP="00935B52">
                              <w:pPr>
                                <w:pStyle w:val="default1"/>
                                <w:pPrChange w:id="2856" w:author="Maxim Bystrov" w:date="2026-05-07T22:39:00Z">
                                  <w:pPr/>
                                </w:pPrChange>
                              </w:pPr>
                              <w:ins w:id="2857" w:author="Maxim Bystrov" w:date="2026-05-07T22:39:00Z">
                                <w:r>
                                  <w:t xml:space="preserve">Продолжение таблицы </w:t>
                                </w:r>
                              </w:ins>
                              <w:ins w:id="2858" w:author="Maxim Bystrov" w:date="2026-05-24T15:06:00Z">
                                <w:r>
                                  <w:rPr>
                                    <w:lang w:val="en-US"/>
                                  </w:rPr>
                                  <w:t>4</w:t>
                                </w:r>
                              </w:ins>
                              <w:ins w:id="2859" w:author="Maxim Bystrov" w:date="2026-05-07T22:40:00Z">
                                <w:r>
                                  <w:t>.</w:t>
                                </w:r>
                              </w:ins>
                              <w:ins w:id="2860" w:author="Maxim Bystrov" w:date="2026-05-07T22:45:00Z">
                                <w:r>
                                  <w:t>1</w:t>
                                </w:r>
                              </w:ins>
                            </w:p>
                          </w:txbxContent>
                        </v:textbox>
                        <w10:wrap anchorx="margin"/>
                      </v:shape>
                    </w:pict>
                  </mc:Fallback>
                </mc:AlternateContent>
              </w:r>
            </w:ins>
            <w:ins w:id="2861" w:author="Maxim Bystrov" w:date="2026-05-21T22:49:00Z">
              <w:r w:rsidR="00482C2A">
                <w:rPr>
                  <w:sz w:val="24"/>
                  <w:szCs w:val="24"/>
                </w:rPr>
                <w:t>4</w:t>
              </w:r>
            </w:ins>
          </w:p>
        </w:tc>
        <w:tc>
          <w:tcPr>
            <w:tcW w:w="2084" w:type="dxa"/>
            <w:tcPrChange w:id="2862" w:author="Maxim Bystrov" w:date="2026-05-21T22:50:00Z">
              <w:tcPr>
                <w:tcW w:w="2084" w:type="dxa"/>
                <w:gridSpan w:val="2"/>
              </w:tcPr>
            </w:tcPrChange>
          </w:tcPr>
          <w:p w14:paraId="10B46A30" w14:textId="03F9DFFD" w:rsidR="00CC5CC9" w:rsidRPr="00795F05" w:rsidRDefault="00F06C71" w:rsidP="00D561AD">
            <w:pPr>
              <w:pStyle w:val="default1"/>
              <w:ind w:firstLine="0"/>
              <w:rPr>
                <w:ins w:id="2863" w:author="Maxim Bystrov" w:date="2026-05-20T23:47:00Z"/>
                <w:sz w:val="24"/>
                <w:szCs w:val="24"/>
                <w:rPrChange w:id="2864" w:author="Maxim Bystrov" w:date="2026-05-20T23:57:00Z">
                  <w:rPr>
                    <w:ins w:id="2865" w:author="Maxim Bystrov" w:date="2026-05-20T23:47:00Z"/>
                  </w:rPr>
                </w:rPrChange>
              </w:rPr>
            </w:pPr>
            <w:ins w:id="2866" w:author="Maxim Bystrov" w:date="2026-05-20T23:53:00Z">
              <w:r w:rsidRPr="00795F05">
                <w:rPr>
                  <w:sz w:val="24"/>
                  <w:szCs w:val="24"/>
                  <w:rPrChange w:id="2867" w:author="Maxim Bystrov" w:date="2026-05-20T23:57:00Z">
                    <w:rPr/>
                  </w:rPrChange>
                </w:rPr>
                <w:t>Первичная обработка и хранение телеметрии</w:t>
              </w:r>
            </w:ins>
          </w:p>
        </w:tc>
        <w:tc>
          <w:tcPr>
            <w:tcW w:w="2371" w:type="dxa"/>
            <w:tcPrChange w:id="2868" w:author="Maxim Bystrov" w:date="2026-05-21T22:50:00Z">
              <w:tcPr>
                <w:tcW w:w="2371" w:type="dxa"/>
                <w:gridSpan w:val="2"/>
              </w:tcPr>
            </w:tcPrChange>
          </w:tcPr>
          <w:p w14:paraId="745A5D18" w14:textId="42B27F60" w:rsidR="00CC5CC9" w:rsidRPr="00795F05" w:rsidRDefault="00A25072" w:rsidP="00D561AD">
            <w:pPr>
              <w:pStyle w:val="default1"/>
              <w:ind w:firstLine="0"/>
              <w:rPr>
                <w:ins w:id="2869" w:author="Maxim Bystrov" w:date="2026-05-20T23:47:00Z"/>
                <w:sz w:val="24"/>
                <w:szCs w:val="24"/>
                <w:rPrChange w:id="2870" w:author="Maxim Bystrov" w:date="2026-05-20T23:57:00Z">
                  <w:rPr>
                    <w:ins w:id="2871" w:author="Maxim Bystrov" w:date="2026-05-20T23:47:00Z"/>
                  </w:rPr>
                </w:rPrChange>
              </w:rPr>
            </w:pPr>
            <w:ins w:id="2872" w:author="Maxim Bystrov" w:date="2026-05-21T00:10:00Z">
              <w:r>
                <w:rPr>
                  <w:sz w:val="24"/>
                  <w:szCs w:val="24"/>
                </w:rPr>
                <w:t>Проверка запроса исторических телеметрических данных для ТС</w:t>
              </w:r>
            </w:ins>
            <w:ins w:id="2873" w:author="Maxim Bystrov" w:date="2026-05-21T00:11:00Z">
              <w:r w:rsidR="00025C8C">
                <w:rPr>
                  <w:sz w:val="24"/>
                  <w:szCs w:val="24"/>
                </w:rPr>
                <w:t>.</w:t>
              </w:r>
            </w:ins>
          </w:p>
        </w:tc>
        <w:tc>
          <w:tcPr>
            <w:tcW w:w="2156" w:type="dxa"/>
            <w:tcPrChange w:id="2874" w:author="Maxim Bystrov" w:date="2026-05-21T22:50:00Z">
              <w:tcPr>
                <w:tcW w:w="2156" w:type="dxa"/>
                <w:gridSpan w:val="2"/>
              </w:tcPr>
            </w:tcPrChange>
          </w:tcPr>
          <w:p w14:paraId="49B2619F" w14:textId="38206C9F" w:rsidR="00CC5CC9" w:rsidRPr="00795F05" w:rsidRDefault="00A25072" w:rsidP="00D561AD">
            <w:pPr>
              <w:pStyle w:val="default1"/>
              <w:ind w:firstLine="0"/>
              <w:rPr>
                <w:ins w:id="2875" w:author="Maxim Bystrov" w:date="2026-05-20T23:47:00Z"/>
                <w:sz w:val="24"/>
                <w:szCs w:val="24"/>
                <w:rPrChange w:id="2876" w:author="Maxim Bystrov" w:date="2026-05-20T23:57:00Z">
                  <w:rPr>
                    <w:ins w:id="2877" w:author="Maxim Bystrov" w:date="2026-05-20T23:47:00Z"/>
                  </w:rPr>
                </w:rPrChange>
              </w:rPr>
            </w:pPr>
            <w:ins w:id="2878" w:author="Maxim Bystrov" w:date="2026-05-21T00:10:00Z">
              <w:r>
                <w:rPr>
                  <w:sz w:val="24"/>
                  <w:szCs w:val="24"/>
                </w:rPr>
                <w:t xml:space="preserve">В меню «Поиск навигации» на </w:t>
              </w:r>
            </w:ins>
            <w:ins w:id="2879" w:author="Maxim Bystrov" w:date="2026-05-21T00:11:00Z">
              <w:r w:rsidR="002C784C">
                <w:rPr>
                  <w:sz w:val="24"/>
                  <w:szCs w:val="24"/>
                </w:rPr>
                <w:t>вкладке «Навигация устройства» доступен ввод фильтров и просмотр телеметрических данных.</w:t>
              </w:r>
            </w:ins>
          </w:p>
        </w:tc>
        <w:tc>
          <w:tcPr>
            <w:tcW w:w="3136" w:type="dxa"/>
            <w:tcPrChange w:id="2880" w:author="Maxim Bystrov" w:date="2026-05-21T22:50:00Z">
              <w:tcPr>
                <w:tcW w:w="2565" w:type="dxa"/>
                <w:gridSpan w:val="2"/>
              </w:tcPr>
            </w:tcPrChange>
          </w:tcPr>
          <w:p w14:paraId="5B57ECFF" w14:textId="0FEBF635" w:rsidR="00CC5CC9" w:rsidRPr="00795F05" w:rsidRDefault="00025C8C" w:rsidP="00D561AD">
            <w:pPr>
              <w:pStyle w:val="default1"/>
              <w:ind w:firstLine="0"/>
              <w:rPr>
                <w:ins w:id="2881" w:author="Maxim Bystrov" w:date="2026-05-20T23:47:00Z"/>
                <w:sz w:val="24"/>
                <w:szCs w:val="24"/>
                <w:rPrChange w:id="2882" w:author="Maxim Bystrov" w:date="2026-05-20T23:57:00Z">
                  <w:rPr>
                    <w:ins w:id="2883" w:author="Maxim Bystrov" w:date="2026-05-20T23:47:00Z"/>
                  </w:rPr>
                </w:rPrChange>
              </w:rPr>
            </w:pPr>
            <w:ins w:id="2884" w:author="Maxim Bystrov" w:date="2026-05-21T00:11:00Z">
              <w:r>
                <w:rPr>
                  <w:sz w:val="24"/>
                  <w:szCs w:val="24"/>
                </w:rPr>
                <w:t xml:space="preserve">Доступен ввод фильтров и запрос данных. </w:t>
              </w:r>
            </w:ins>
            <w:ins w:id="2885" w:author="Maxim Bystrov" w:date="2026-05-21T00:12:00Z">
              <w:r>
                <w:rPr>
                  <w:sz w:val="24"/>
                  <w:szCs w:val="24"/>
                </w:rPr>
                <w:t>Данные отображаются на карте в виде меток (направленных по курсу ТС треугольников), соединенных кривой линией. При наведении указателем мыши на метку появляется всплыва</w:t>
              </w:r>
            </w:ins>
            <w:ins w:id="2886" w:author="Maxim Bystrov" w:date="2026-05-21T00:13:00Z">
              <w:r>
                <w:rPr>
                  <w:sz w:val="24"/>
                  <w:szCs w:val="24"/>
                </w:rPr>
                <w:t>ющее окно с телеметрическими данными.</w:t>
              </w:r>
            </w:ins>
          </w:p>
        </w:tc>
      </w:tr>
      <w:tr w:rsidR="0091675F" w:rsidRPr="00795F05" w14:paraId="509C89C9" w14:textId="77777777" w:rsidTr="006B6C5E">
        <w:tblPrEx>
          <w:tblPrExChange w:id="2887" w:author="Maxim Bystrov" w:date="2026-05-21T22:50:00Z">
            <w:tblPrEx>
              <w:tblW w:w="0" w:type="auto"/>
            </w:tblPrEx>
          </w:tblPrExChange>
        </w:tblPrEx>
        <w:trPr>
          <w:ins w:id="2888" w:author="Maxim Bystrov" w:date="2026-05-20T23:47:00Z"/>
          <w:trPrChange w:id="2889" w:author="Maxim Bystrov" w:date="2026-05-21T22:50:00Z">
            <w:trPr>
              <w:gridAfter w:val="0"/>
            </w:trPr>
          </w:trPrChange>
        </w:trPr>
        <w:tc>
          <w:tcPr>
            <w:tcW w:w="458" w:type="dxa"/>
            <w:tcPrChange w:id="2890" w:author="Maxim Bystrov" w:date="2026-05-21T22:50:00Z">
              <w:tcPr>
                <w:tcW w:w="443" w:type="dxa"/>
              </w:tcPr>
            </w:tcPrChange>
          </w:tcPr>
          <w:p w14:paraId="450D338E" w14:textId="00F9DFD2" w:rsidR="0091675F" w:rsidRPr="00795F05" w:rsidRDefault="00482C2A" w:rsidP="00D561AD">
            <w:pPr>
              <w:pStyle w:val="default1"/>
              <w:ind w:firstLine="0"/>
              <w:rPr>
                <w:ins w:id="2891" w:author="Maxim Bystrov" w:date="2026-05-20T23:47:00Z"/>
                <w:sz w:val="24"/>
                <w:szCs w:val="24"/>
                <w:rPrChange w:id="2892" w:author="Maxim Bystrov" w:date="2026-05-20T23:57:00Z">
                  <w:rPr>
                    <w:ins w:id="2893" w:author="Maxim Bystrov" w:date="2026-05-20T23:47:00Z"/>
                  </w:rPr>
                </w:rPrChange>
              </w:rPr>
            </w:pPr>
            <w:ins w:id="2894" w:author="Maxim Bystrov" w:date="2026-05-21T22:49:00Z">
              <w:r>
                <w:rPr>
                  <w:sz w:val="24"/>
                  <w:szCs w:val="24"/>
                </w:rPr>
                <w:t>5</w:t>
              </w:r>
            </w:ins>
          </w:p>
        </w:tc>
        <w:tc>
          <w:tcPr>
            <w:tcW w:w="2084" w:type="dxa"/>
            <w:vMerge w:val="restart"/>
            <w:tcPrChange w:id="2895" w:author="Maxim Bystrov" w:date="2026-05-21T22:50:00Z">
              <w:tcPr>
                <w:tcW w:w="1966" w:type="dxa"/>
                <w:gridSpan w:val="2"/>
                <w:vMerge w:val="restart"/>
              </w:tcPr>
            </w:tcPrChange>
          </w:tcPr>
          <w:p w14:paraId="267FA0EF" w14:textId="388DF2F9" w:rsidR="0091675F" w:rsidRPr="00795F05" w:rsidRDefault="0091675F" w:rsidP="00D561AD">
            <w:pPr>
              <w:pStyle w:val="default1"/>
              <w:ind w:firstLine="0"/>
              <w:rPr>
                <w:ins w:id="2896" w:author="Maxim Bystrov" w:date="2026-05-20T23:47:00Z"/>
                <w:sz w:val="24"/>
                <w:szCs w:val="24"/>
                <w:rPrChange w:id="2897" w:author="Maxim Bystrov" w:date="2026-05-20T23:57:00Z">
                  <w:rPr>
                    <w:ins w:id="2898" w:author="Maxim Bystrov" w:date="2026-05-20T23:47:00Z"/>
                  </w:rPr>
                </w:rPrChange>
              </w:rPr>
            </w:pPr>
            <w:ins w:id="2899" w:author="Maxim Bystrov" w:date="2026-05-20T23:53:00Z">
              <w:r w:rsidRPr="00795F05">
                <w:rPr>
                  <w:sz w:val="24"/>
                  <w:szCs w:val="24"/>
                  <w:rPrChange w:id="2900" w:author="Maxim Bystrov" w:date="2026-05-20T23:57:00Z">
                    <w:rPr/>
                  </w:rPrChange>
                </w:rPr>
                <w:t>Зональное отслеживание в реальном времени</w:t>
              </w:r>
            </w:ins>
          </w:p>
        </w:tc>
        <w:tc>
          <w:tcPr>
            <w:tcW w:w="2371" w:type="dxa"/>
            <w:tcPrChange w:id="2901" w:author="Maxim Bystrov" w:date="2026-05-21T22:50:00Z">
              <w:tcPr>
                <w:tcW w:w="2235" w:type="dxa"/>
                <w:gridSpan w:val="2"/>
              </w:tcPr>
            </w:tcPrChange>
          </w:tcPr>
          <w:p w14:paraId="094DBC35" w14:textId="0F1476A7" w:rsidR="0091675F" w:rsidRPr="00795F05" w:rsidRDefault="0091675F" w:rsidP="00D561AD">
            <w:pPr>
              <w:pStyle w:val="default1"/>
              <w:ind w:firstLine="0"/>
              <w:rPr>
                <w:ins w:id="2902" w:author="Maxim Bystrov" w:date="2026-05-20T23:47:00Z"/>
                <w:sz w:val="24"/>
                <w:szCs w:val="24"/>
                <w:rPrChange w:id="2903" w:author="Maxim Bystrov" w:date="2026-05-20T23:57:00Z">
                  <w:rPr>
                    <w:ins w:id="2904" w:author="Maxim Bystrov" w:date="2026-05-20T23:47:00Z"/>
                  </w:rPr>
                </w:rPrChange>
              </w:rPr>
            </w:pPr>
            <w:ins w:id="2905" w:author="Maxim Bystrov" w:date="2026-05-21T00:13:00Z">
              <w:r>
                <w:rPr>
                  <w:sz w:val="24"/>
                  <w:szCs w:val="24"/>
                </w:rPr>
                <w:t>Проверка ведения справочника зон</w:t>
              </w:r>
            </w:ins>
            <w:ins w:id="2906" w:author="Maxim Bystrov" w:date="2026-05-21T22:34:00Z">
              <w:r>
                <w:rPr>
                  <w:sz w:val="24"/>
                  <w:szCs w:val="24"/>
                </w:rPr>
                <w:t>.</w:t>
              </w:r>
            </w:ins>
          </w:p>
        </w:tc>
        <w:tc>
          <w:tcPr>
            <w:tcW w:w="2156" w:type="dxa"/>
            <w:tcPrChange w:id="2907" w:author="Maxim Bystrov" w:date="2026-05-21T22:50:00Z">
              <w:tcPr>
                <w:tcW w:w="2033" w:type="dxa"/>
                <w:gridSpan w:val="2"/>
              </w:tcPr>
            </w:tcPrChange>
          </w:tcPr>
          <w:p w14:paraId="0639E665" w14:textId="4CD44B2C" w:rsidR="0091675F" w:rsidRPr="00C10F5C" w:rsidRDefault="0091675F" w:rsidP="00D561AD">
            <w:pPr>
              <w:pStyle w:val="default1"/>
              <w:ind w:firstLine="0"/>
              <w:rPr>
                <w:ins w:id="2908" w:author="Maxim Bystrov" w:date="2026-05-20T23:47:00Z"/>
                <w:sz w:val="24"/>
                <w:szCs w:val="24"/>
                <w:lang w:val="en-US"/>
                <w:rPrChange w:id="2909" w:author="Maxim Bystrov" w:date="2026-05-21T00:38:00Z">
                  <w:rPr>
                    <w:ins w:id="2910" w:author="Maxim Bystrov" w:date="2026-05-20T23:47:00Z"/>
                  </w:rPr>
                </w:rPrChange>
              </w:rPr>
            </w:pPr>
            <w:ins w:id="2911" w:author="Maxim Bystrov" w:date="2026-05-21T00:32:00Z">
              <w:r>
                <w:rPr>
                  <w:sz w:val="24"/>
                  <w:szCs w:val="24"/>
                </w:rPr>
                <w:t>Географические з</w:t>
              </w:r>
            </w:ins>
            <w:ins w:id="2912" w:author="Maxim Bystrov" w:date="2026-05-21T00:14:00Z">
              <w:r>
                <w:rPr>
                  <w:sz w:val="24"/>
                  <w:szCs w:val="24"/>
                </w:rPr>
                <w:t>оны доступны для</w:t>
              </w:r>
            </w:ins>
            <w:ins w:id="2913" w:author="Maxim Bystrov" w:date="2026-05-21T00:33:00Z">
              <w:r>
                <w:rPr>
                  <w:sz w:val="24"/>
                  <w:szCs w:val="24"/>
                </w:rPr>
                <w:t xml:space="preserve"> просмотра,</w:t>
              </w:r>
            </w:ins>
            <w:ins w:id="2914" w:author="Maxim Bystrov" w:date="2026-05-21T00:14:00Z">
              <w:r>
                <w:rPr>
                  <w:sz w:val="24"/>
                  <w:szCs w:val="24"/>
                </w:rPr>
                <w:t xml:space="preserve"> создания и редактирования</w:t>
              </w:r>
            </w:ins>
            <w:ins w:id="2915" w:author="Maxim Bystrov" w:date="2026-05-21T00:32:00Z">
              <w:r>
                <w:rPr>
                  <w:sz w:val="24"/>
                  <w:szCs w:val="24"/>
                </w:rPr>
                <w:t xml:space="preserve"> в меню «Зоны</w:t>
              </w:r>
            </w:ins>
            <w:ins w:id="2916" w:author="Maxim Bystrov" w:date="2026-05-21T00:33:00Z">
              <w:r>
                <w:rPr>
                  <w:sz w:val="24"/>
                  <w:szCs w:val="24"/>
                </w:rPr>
                <w:t>»</w:t>
              </w:r>
            </w:ins>
            <w:ins w:id="2917" w:author="Maxim Bystrov" w:date="2026-05-21T00:38:00Z">
              <w:r>
                <w:rPr>
                  <w:sz w:val="24"/>
                  <w:szCs w:val="24"/>
                </w:rPr>
                <w:t>. Создание и редактирование выполняется успешно.</w:t>
              </w:r>
            </w:ins>
          </w:p>
        </w:tc>
        <w:tc>
          <w:tcPr>
            <w:tcW w:w="3136" w:type="dxa"/>
            <w:tcPrChange w:id="2918" w:author="Maxim Bystrov" w:date="2026-05-21T22:50:00Z">
              <w:tcPr>
                <w:tcW w:w="2951" w:type="dxa"/>
                <w:gridSpan w:val="2"/>
              </w:tcPr>
            </w:tcPrChange>
          </w:tcPr>
          <w:p w14:paraId="1528F4FD" w14:textId="77777777" w:rsidR="0091675F" w:rsidRDefault="0091675F" w:rsidP="00D561AD">
            <w:pPr>
              <w:pStyle w:val="default1"/>
              <w:ind w:firstLine="0"/>
              <w:rPr>
                <w:ins w:id="2919" w:author="Maxim Bystrov" w:date="2026-05-21T00:34:00Z"/>
                <w:sz w:val="24"/>
                <w:szCs w:val="24"/>
              </w:rPr>
            </w:pPr>
            <w:ins w:id="2920" w:author="Maxim Bystrov" w:date="2026-05-21T00:33:00Z">
              <w:r>
                <w:rPr>
                  <w:sz w:val="24"/>
                  <w:szCs w:val="24"/>
                </w:rPr>
                <w:t>В меню «Зоны» на карте отображаются географические зоны в виде полигонов и окружностей. При нажатии на зо</w:t>
              </w:r>
            </w:ins>
            <w:ins w:id="2921" w:author="Maxim Bystrov" w:date="2026-05-21T00:34:00Z">
              <w:r>
                <w:rPr>
                  <w:sz w:val="24"/>
                  <w:szCs w:val="24"/>
                </w:rPr>
                <w:t>ну правой кнопкой мыши она открывается в редакторе. При нажатии на кнопку «Создать» открывается редактор для создания новой зоны.</w:t>
              </w:r>
            </w:ins>
          </w:p>
          <w:p w14:paraId="76485973" w14:textId="00273299" w:rsidR="0091675F" w:rsidRPr="00D34ECD" w:rsidRDefault="0091675F" w:rsidP="00D561AD">
            <w:pPr>
              <w:pStyle w:val="default1"/>
              <w:ind w:firstLine="0"/>
              <w:rPr>
                <w:ins w:id="2922" w:author="Maxim Bystrov" w:date="2026-05-20T23:47:00Z"/>
                <w:sz w:val="24"/>
                <w:szCs w:val="24"/>
                <w:rPrChange w:id="2923" w:author="Maxim Bystrov" w:date="2026-05-23T18:12:00Z">
                  <w:rPr>
                    <w:ins w:id="2924" w:author="Maxim Bystrov" w:date="2026-05-20T23:47:00Z"/>
                  </w:rPr>
                </w:rPrChange>
              </w:rPr>
            </w:pPr>
            <w:ins w:id="2925" w:author="Maxim Bystrov" w:date="2026-05-21T00:34:00Z">
              <w:r>
                <w:rPr>
                  <w:sz w:val="24"/>
                  <w:szCs w:val="24"/>
                </w:rPr>
                <w:t>Сохранение/редактирование зоны выполняется успешно.</w:t>
              </w:r>
            </w:ins>
          </w:p>
        </w:tc>
      </w:tr>
      <w:tr w:rsidR="0091675F" w:rsidRPr="00795F05" w14:paraId="0DB4F1B7" w14:textId="77777777" w:rsidTr="006B6C5E">
        <w:tblPrEx>
          <w:tblPrExChange w:id="2926" w:author="Maxim Bystrov" w:date="2026-05-21T22:50:00Z">
            <w:tblPrEx>
              <w:tblW w:w="0" w:type="auto"/>
            </w:tblPrEx>
          </w:tblPrExChange>
        </w:tblPrEx>
        <w:trPr>
          <w:ins w:id="2927" w:author="Maxim Bystrov" w:date="2026-05-20T23:47:00Z"/>
          <w:trPrChange w:id="2928" w:author="Maxim Bystrov" w:date="2026-05-21T22:50:00Z">
            <w:trPr>
              <w:gridAfter w:val="0"/>
            </w:trPr>
          </w:trPrChange>
        </w:trPr>
        <w:tc>
          <w:tcPr>
            <w:tcW w:w="458" w:type="dxa"/>
            <w:tcPrChange w:id="2929" w:author="Maxim Bystrov" w:date="2026-05-21T22:50:00Z">
              <w:tcPr>
                <w:tcW w:w="443" w:type="dxa"/>
              </w:tcPr>
            </w:tcPrChange>
          </w:tcPr>
          <w:p w14:paraId="76410539" w14:textId="0D0C3609" w:rsidR="0091675F" w:rsidRPr="00795F05" w:rsidRDefault="00482C2A" w:rsidP="00D561AD">
            <w:pPr>
              <w:pStyle w:val="default1"/>
              <w:ind w:firstLine="0"/>
              <w:rPr>
                <w:ins w:id="2930" w:author="Maxim Bystrov" w:date="2026-05-20T23:47:00Z"/>
                <w:sz w:val="24"/>
                <w:szCs w:val="24"/>
                <w:rPrChange w:id="2931" w:author="Maxim Bystrov" w:date="2026-05-20T23:57:00Z">
                  <w:rPr>
                    <w:ins w:id="2932" w:author="Maxim Bystrov" w:date="2026-05-20T23:47:00Z"/>
                  </w:rPr>
                </w:rPrChange>
              </w:rPr>
            </w:pPr>
            <w:ins w:id="2933" w:author="Maxim Bystrov" w:date="2026-05-21T22:49:00Z">
              <w:r>
                <w:rPr>
                  <w:sz w:val="24"/>
                  <w:szCs w:val="24"/>
                </w:rPr>
                <w:t>6</w:t>
              </w:r>
            </w:ins>
          </w:p>
        </w:tc>
        <w:tc>
          <w:tcPr>
            <w:tcW w:w="2084" w:type="dxa"/>
            <w:vMerge/>
            <w:tcPrChange w:id="2934" w:author="Maxim Bystrov" w:date="2026-05-21T22:50:00Z">
              <w:tcPr>
                <w:tcW w:w="1966" w:type="dxa"/>
                <w:gridSpan w:val="2"/>
                <w:vMerge/>
              </w:tcPr>
            </w:tcPrChange>
          </w:tcPr>
          <w:p w14:paraId="37726427" w14:textId="77777777" w:rsidR="0091675F" w:rsidRPr="00795F05" w:rsidRDefault="0091675F" w:rsidP="00D561AD">
            <w:pPr>
              <w:pStyle w:val="default1"/>
              <w:ind w:firstLine="0"/>
              <w:rPr>
                <w:ins w:id="2935" w:author="Maxim Bystrov" w:date="2026-05-20T23:47:00Z"/>
                <w:sz w:val="24"/>
                <w:szCs w:val="24"/>
                <w:rPrChange w:id="2936" w:author="Maxim Bystrov" w:date="2026-05-20T23:57:00Z">
                  <w:rPr>
                    <w:ins w:id="2937" w:author="Maxim Bystrov" w:date="2026-05-20T23:47:00Z"/>
                  </w:rPr>
                </w:rPrChange>
              </w:rPr>
            </w:pPr>
          </w:p>
        </w:tc>
        <w:tc>
          <w:tcPr>
            <w:tcW w:w="2371" w:type="dxa"/>
            <w:tcPrChange w:id="2938" w:author="Maxim Bystrov" w:date="2026-05-21T22:50:00Z">
              <w:tcPr>
                <w:tcW w:w="2235" w:type="dxa"/>
                <w:gridSpan w:val="2"/>
              </w:tcPr>
            </w:tcPrChange>
          </w:tcPr>
          <w:p w14:paraId="3A78FD2B" w14:textId="3506EBD1" w:rsidR="0091675F" w:rsidRPr="00795F05" w:rsidRDefault="0091675F" w:rsidP="00D561AD">
            <w:pPr>
              <w:pStyle w:val="default1"/>
              <w:ind w:firstLine="0"/>
              <w:rPr>
                <w:ins w:id="2939" w:author="Maxim Bystrov" w:date="2026-05-20T23:47:00Z"/>
                <w:sz w:val="24"/>
                <w:szCs w:val="24"/>
                <w:rPrChange w:id="2940" w:author="Maxim Bystrov" w:date="2026-05-20T23:57:00Z">
                  <w:rPr>
                    <w:ins w:id="2941" w:author="Maxim Bystrov" w:date="2026-05-20T23:47:00Z"/>
                  </w:rPr>
                </w:rPrChange>
              </w:rPr>
            </w:pPr>
            <w:ins w:id="2942" w:author="Maxim Bystrov" w:date="2026-05-21T00:41:00Z">
              <w:r>
                <w:rPr>
                  <w:sz w:val="24"/>
                  <w:szCs w:val="24"/>
                </w:rPr>
                <w:t>Проверка зонального потокового отслеживания</w:t>
              </w:r>
            </w:ins>
          </w:p>
        </w:tc>
        <w:tc>
          <w:tcPr>
            <w:tcW w:w="2156" w:type="dxa"/>
            <w:tcPrChange w:id="2943" w:author="Maxim Bystrov" w:date="2026-05-21T22:50:00Z">
              <w:tcPr>
                <w:tcW w:w="2033" w:type="dxa"/>
                <w:gridSpan w:val="2"/>
              </w:tcPr>
            </w:tcPrChange>
          </w:tcPr>
          <w:p w14:paraId="4E951BA9" w14:textId="2569AD71" w:rsidR="0091675F" w:rsidRPr="00795F05" w:rsidRDefault="0091675F" w:rsidP="00D561AD">
            <w:pPr>
              <w:pStyle w:val="default1"/>
              <w:ind w:firstLine="0"/>
              <w:rPr>
                <w:ins w:id="2944" w:author="Maxim Bystrov" w:date="2026-05-20T23:47:00Z"/>
                <w:sz w:val="24"/>
                <w:szCs w:val="24"/>
                <w:rPrChange w:id="2945" w:author="Maxim Bystrov" w:date="2026-05-20T23:57:00Z">
                  <w:rPr>
                    <w:ins w:id="2946" w:author="Maxim Bystrov" w:date="2026-05-20T23:47:00Z"/>
                  </w:rPr>
                </w:rPrChange>
              </w:rPr>
            </w:pPr>
            <w:ins w:id="2947" w:author="Maxim Bystrov" w:date="2026-05-21T00:42:00Z">
              <w:r>
                <w:rPr>
                  <w:sz w:val="24"/>
                  <w:szCs w:val="24"/>
                </w:rPr>
                <w:t>В меню «События» отобража</w:t>
              </w:r>
            </w:ins>
            <w:ins w:id="2948" w:author="Maxim Bystrov" w:date="2026-05-21T00:43:00Z">
              <w:r>
                <w:rPr>
                  <w:sz w:val="24"/>
                  <w:szCs w:val="24"/>
                </w:rPr>
                <w:t xml:space="preserve">ется поток событий зонального отслеживания. Показаны данные: ТС, вход/выход, время, зона. </w:t>
              </w:r>
            </w:ins>
            <w:ins w:id="2949" w:author="Maxim Bystrov" w:date="2026-05-21T00:44:00Z">
              <w:r>
                <w:rPr>
                  <w:sz w:val="24"/>
                  <w:szCs w:val="24"/>
                </w:rPr>
                <w:lastRenderedPageBreak/>
                <w:t xml:space="preserve">Генерируемые события соответствуют реальным. </w:t>
              </w:r>
            </w:ins>
          </w:p>
        </w:tc>
        <w:tc>
          <w:tcPr>
            <w:tcW w:w="3136" w:type="dxa"/>
            <w:tcPrChange w:id="2950" w:author="Maxim Bystrov" w:date="2026-05-21T22:50:00Z">
              <w:tcPr>
                <w:tcW w:w="2951" w:type="dxa"/>
                <w:gridSpan w:val="2"/>
              </w:tcPr>
            </w:tcPrChange>
          </w:tcPr>
          <w:p w14:paraId="78CAF7BB" w14:textId="77777777" w:rsidR="0091675F" w:rsidRDefault="0091675F" w:rsidP="00D561AD">
            <w:pPr>
              <w:pStyle w:val="default1"/>
              <w:ind w:firstLine="0"/>
              <w:rPr>
                <w:ins w:id="2951" w:author="Maxim Bystrov" w:date="2026-05-21T00:46:00Z"/>
                <w:sz w:val="24"/>
                <w:szCs w:val="24"/>
              </w:rPr>
            </w:pPr>
            <w:ins w:id="2952" w:author="Maxim Bystrov" w:date="2026-05-21T00:44:00Z">
              <w:r>
                <w:rPr>
                  <w:sz w:val="24"/>
                  <w:szCs w:val="24"/>
                </w:rPr>
                <w:lastRenderedPageBreak/>
                <w:t xml:space="preserve">При переходе в меню «События» </w:t>
              </w:r>
            </w:ins>
            <w:ins w:id="2953" w:author="Maxim Bystrov" w:date="2026-05-21T00:45:00Z">
              <w:r>
                <w:rPr>
                  <w:sz w:val="24"/>
                  <w:szCs w:val="24"/>
                </w:rPr>
                <w:t>показывается поток событий, близкий к реальному времени (</w:t>
              </w:r>
            </w:ins>
            <w:ins w:id="2954" w:author="Maxim Bystrov" w:date="2026-05-21T00:46:00Z">
              <w:r>
                <w:rPr>
                  <w:sz w:val="24"/>
                  <w:szCs w:val="24"/>
                </w:rPr>
                <w:t xml:space="preserve">в большинстве случаев </w:t>
              </w:r>
            </w:ins>
            <w:ins w:id="2955" w:author="Maxim Bystrov" w:date="2026-05-21T00:45:00Z">
              <w:r>
                <w:rPr>
                  <w:sz w:val="24"/>
                  <w:szCs w:val="24"/>
                </w:rPr>
                <w:t>задержка не более 1с</w:t>
              </w:r>
            </w:ins>
            <w:ins w:id="2956" w:author="Maxim Bystrov" w:date="2026-05-21T00:46:00Z">
              <w:r>
                <w:rPr>
                  <w:sz w:val="24"/>
                  <w:szCs w:val="24"/>
                </w:rPr>
                <w:t xml:space="preserve"> относительно времени генерации пакета).</w:t>
              </w:r>
            </w:ins>
          </w:p>
          <w:p w14:paraId="04E56379" w14:textId="77777777" w:rsidR="0091675F" w:rsidRDefault="0091675F" w:rsidP="00D561AD">
            <w:pPr>
              <w:pStyle w:val="default1"/>
              <w:ind w:firstLine="0"/>
              <w:rPr>
                <w:ins w:id="2957" w:author="Maxim Bystrov" w:date="2026-05-21T00:46:00Z"/>
                <w:sz w:val="24"/>
                <w:szCs w:val="24"/>
              </w:rPr>
            </w:pPr>
            <w:ins w:id="2958" w:author="Maxim Bystrov" w:date="2026-05-21T00:46:00Z">
              <w:r>
                <w:rPr>
                  <w:sz w:val="24"/>
                  <w:szCs w:val="24"/>
                </w:rPr>
                <w:lastRenderedPageBreak/>
                <w:t xml:space="preserve">Необходимые данные отображаются. </w:t>
              </w:r>
            </w:ins>
          </w:p>
          <w:p w14:paraId="4952EF58" w14:textId="6DADD185" w:rsidR="0091675F" w:rsidRPr="00795F05" w:rsidRDefault="0091675F" w:rsidP="00D561AD">
            <w:pPr>
              <w:pStyle w:val="default1"/>
              <w:ind w:firstLine="0"/>
              <w:rPr>
                <w:ins w:id="2959" w:author="Maxim Bystrov" w:date="2026-05-20T23:47:00Z"/>
                <w:sz w:val="24"/>
                <w:szCs w:val="24"/>
                <w:rPrChange w:id="2960" w:author="Maxim Bystrov" w:date="2026-05-20T23:57:00Z">
                  <w:rPr>
                    <w:ins w:id="2961" w:author="Maxim Bystrov" w:date="2026-05-20T23:47:00Z"/>
                  </w:rPr>
                </w:rPrChange>
              </w:rPr>
            </w:pPr>
            <w:ins w:id="2962" w:author="Maxim Bystrov" w:date="2026-05-21T00:46:00Z">
              <w:r>
                <w:rPr>
                  <w:sz w:val="24"/>
                  <w:szCs w:val="24"/>
                </w:rPr>
                <w:t xml:space="preserve">При </w:t>
              </w:r>
            </w:ins>
            <w:ins w:id="2963" w:author="Maxim Bystrov" w:date="2026-05-21T00:47:00Z">
              <w:r>
                <w:rPr>
                  <w:sz w:val="24"/>
                  <w:szCs w:val="24"/>
                </w:rPr>
                <w:t xml:space="preserve">выборочной </w:t>
              </w:r>
            </w:ins>
            <w:ins w:id="2964" w:author="Maxim Bystrov" w:date="2026-05-21T00:46:00Z">
              <w:r>
                <w:rPr>
                  <w:sz w:val="24"/>
                  <w:szCs w:val="24"/>
                </w:rPr>
                <w:t>сверке событий с реальными данными расхождений не выяв</w:t>
              </w:r>
            </w:ins>
            <w:ins w:id="2965" w:author="Maxim Bystrov" w:date="2026-05-21T00:47:00Z">
              <w:r>
                <w:rPr>
                  <w:sz w:val="24"/>
                  <w:szCs w:val="24"/>
                </w:rPr>
                <w:t>лено.</w:t>
              </w:r>
            </w:ins>
          </w:p>
        </w:tc>
      </w:tr>
      <w:tr w:rsidR="0091675F" w:rsidRPr="00795F05" w14:paraId="377BD3C0" w14:textId="77777777" w:rsidTr="006B6C5E">
        <w:tblPrEx>
          <w:tblPrExChange w:id="2966" w:author="Maxim Bystrov" w:date="2026-05-21T22:50:00Z">
            <w:tblPrEx>
              <w:tblW w:w="0" w:type="auto"/>
            </w:tblPrEx>
          </w:tblPrExChange>
        </w:tblPrEx>
        <w:trPr>
          <w:ins w:id="2967" w:author="Maxim Bystrov" w:date="2026-05-20T23:47:00Z"/>
          <w:trPrChange w:id="2968" w:author="Maxim Bystrov" w:date="2026-05-21T22:50:00Z">
            <w:trPr>
              <w:gridAfter w:val="0"/>
            </w:trPr>
          </w:trPrChange>
        </w:trPr>
        <w:tc>
          <w:tcPr>
            <w:tcW w:w="458" w:type="dxa"/>
            <w:tcPrChange w:id="2969" w:author="Maxim Bystrov" w:date="2026-05-21T22:50:00Z">
              <w:tcPr>
                <w:tcW w:w="443" w:type="dxa"/>
              </w:tcPr>
            </w:tcPrChange>
          </w:tcPr>
          <w:p w14:paraId="05A6D516" w14:textId="622F7FDF" w:rsidR="0091675F" w:rsidRPr="00795F05" w:rsidRDefault="00A03CDE" w:rsidP="00D561AD">
            <w:pPr>
              <w:pStyle w:val="default1"/>
              <w:ind w:firstLine="0"/>
              <w:rPr>
                <w:ins w:id="2970" w:author="Maxim Bystrov" w:date="2026-05-20T23:47:00Z"/>
                <w:sz w:val="24"/>
                <w:szCs w:val="24"/>
                <w:rPrChange w:id="2971" w:author="Maxim Bystrov" w:date="2026-05-20T23:57:00Z">
                  <w:rPr>
                    <w:ins w:id="2972" w:author="Maxim Bystrov" w:date="2026-05-20T23:47:00Z"/>
                  </w:rPr>
                </w:rPrChange>
              </w:rPr>
            </w:pPr>
            <w:ins w:id="2973" w:author="Maxim Bystrov" w:date="2026-05-24T15:06:00Z">
              <w:r>
                <w:rPr>
                  <w:noProof/>
                </w:rPr>
                <w:lastRenderedPageBreak/>
                <mc:AlternateContent>
                  <mc:Choice Requires="wps">
                    <w:drawing>
                      <wp:anchor distT="45720" distB="45720" distL="114300" distR="114300" simplePos="0" relativeHeight="251671552" behindDoc="0" locked="0" layoutInCell="1" allowOverlap="1" wp14:anchorId="5A85CA1A" wp14:editId="6CF62808">
                        <wp:simplePos x="0" y="0"/>
                        <wp:positionH relativeFrom="margin">
                          <wp:posOffset>-75092</wp:posOffset>
                        </wp:positionH>
                        <wp:positionV relativeFrom="paragraph">
                          <wp:posOffset>-1902650</wp:posOffset>
                        </wp:positionV>
                        <wp:extent cx="3284220" cy="307975"/>
                        <wp:effectExtent l="0" t="0" r="0" b="0"/>
                        <wp:wrapNone/>
                        <wp:docPr id="29" name="Надпись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3284220" cy="307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B7A8058" w14:textId="77777777" w:rsidR="00A03CDE" w:rsidRDefault="00A03CDE" w:rsidP="00A03CDE">
                                    <w:pPr>
                                      <w:pStyle w:val="default1"/>
                                      <w:pPrChange w:id="2974" w:author="Maxim Bystrov" w:date="2026-05-07T22:39:00Z">
                                        <w:pPr/>
                                      </w:pPrChange>
                                    </w:pPr>
                                    <w:ins w:id="2975" w:author="Maxim Bystrov" w:date="2026-05-07T22:39:00Z">
                                      <w:r>
                                        <w:t xml:space="preserve">Продолжение таблицы </w:t>
                                      </w:r>
                                    </w:ins>
                                    <w:ins w:id="2976" w:author="Maxim Bystrov" w:date="2026-05-24T15:06:00Z">
                                      <w:r>
                                        <w:rPr>
                                          <w:lang w:val="en-US"/>
                                        </w:rPr>
                                        <w:t>4</w:t>
                                      </w:r>
                                    </w:ins>
                                    <w:ins w:id="2977" w:author="Maxim Bystrov" w:date="2026-05-07T22:40:00Z">
                                      <w:r>
                                        <w:t>.</w:t>
                                      </w:r>
                                    </w:ins>
                                    <w:ins w:id="2978" w:author="Maxim Bystrov" w:date="2026-05-07T22:45:00Z">
                                      <w:r>
                                        <w:t>1</w:t>
                                      </w:r>
                                    </w:ins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5A85CA1A" id="_x0000_s1032" type="#_x0000_t202" style="position:absolute;left:0;text-align:left;margin-left:-5.9pt;margin-top:-149.8pt;width:258.6pt;height:24.2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" filled="f" stroked="f">
                        <v:textbox>
                          <w:txbxContent>
                            <w:p w14:paraId="4B7A8058" w14:textId="77777777" w:rsidR="00A03CDE" w:rsidRDefault="00A03CDE" w:rsidP="00A03CDE">
                              <w:pPr>
                                <w:pStyle w:val="default1"/>
                                <w:pPrChange w:id="2979" w:author="Maxim Bystrov" w:date="2026-05-07T22:39:00Z">
                                  <w:pPr/>
                                </w:pPrChange>
                              </w:pPr>
                              <w:ins w:id="2980" w:author="Maxim Bystrov" w:date="2026-05-07T22:39:00Z">
                                <w:r>
                                  <w:t xml:space="preserve">Продолжение таблицы </w:t>
                                </w:r>
                              </w:ins>
                              <w:ins w:id="2981" w:author="Maxim Bystrov" w:date="2026-05-24T15:06:00Z">
                                <w:r>
                                  <w:rPr>
                                    <w:lang w:val="en-US"/>
                                  </w:rPr>
                                  <w:t>4</w:t>
                                </w:r>
                              </w:ins>
                              <w:ins w:id="2982" w:author="Maxim Bystrov" w:date="2026-05-07T22:40:00Z">
                                <w:r>
                                  <w:t>.</w:t>
                                </w:r>
                              </w:ins>
                              <w:ins w:id="2983" w:author="Maxim Bystrov" w:date="2026-05-07T22:45:00Z">
                                <w:r>
                                  <w:t>1</w:t>
                                </w:r>
                              </w:ins>
                            </w:p>
                          </w:txbxContent>
                        </v:textbox>
                        <w10:wrap anchorx="margin"/>
                      </v:shape>
                    </w:pict>
                  </mc:Fallback>
                </mc:AlternateContent>
              </w:r>
            </w:ins>
            <w:ins w:id="2984" w:author="Maxim Bystrov" w:date="2026-05-21T22:50:00Z">
              <w:r w:rsidR="00482C2A">
                <w:rPr>
                  <w:sz w:val="24"/>
                  <w:szCs w:val="24"/>
                </w:rPr>
                <w:t>7</w:t>
              </w:r>
            </w:ins>
          </w:p>
        </w:tc>
        <w:tc>
          <w:tcPr>
            <w:tcW w:w="2084" w:type="dxa"/>
            <w:vMerge w:val="restart"/>
            <w:tcPrChange w:id="2985" w:author="Maxim Bystrov" w:date="2026-05-21T22:50:00Z">
              <w:tcPr>
                <w:tcW w:w="1966" w:type="dxa"/>
                <w:gridSpan w:val="2"/>
                <w:vMerge w:val="restart"/>
              </w:tcPr>
            </w:tcPrChange>
          </w:tcPr>
          <w:p w14:paraId="6C497260" w14:textId="70D8EDC5" w:rsidR="0091675F" w:rsidRPr="00795F05" w:rsidRDefault="0091675F" w:rsidP="00D561AD">
            <w:pPr>
              <w:pStyle w:val="default1"/>
              <w:ind w:firstLine="0"/>
              <w:rPr>
                <w:ins w:id="2986" w:author="Maxim Bystrov" w:date="2026-05-20T23:47:00Z"/>
                <w:sz w:val="24"/>
                <w:szCs w:val="24"/>
                <w:rPrChange w:id="2987" w:author="Maxim Bystrov" w:date="2026-05-20T23:57:00Z">
                  <w:rPr>
                    <w:ins w:id="2988" w:author="Maxim Bystrov" w:date="2026-05-20T23:47:00Z"/>
                  </w:rPr>
                </w:rPrChange>
              </w:rPr>
            </w:pPr>
            <w:ins w:id="2989" w:author="Maxim Bystrov" w:date="2026-05-20T23:54:00Z">
              <w:r w:rsidRPr="00795F05">
                <w:rPr>
                  <w:sz w:val="24"/>
                  <w:szCs w:val="24"/>
                  <w:rPrChange w:id="2990" w:author="Maxim Bystrov" w:date="2026-05-20T23:57:00Z">
                    <w:rPr/>
                  </w:rPrChange>
                </w:rPr>
                <w:t>Пространственно-временной поиск телеметрии</w:t>
              </w:r>
            </w:ins>
          </w:p>
        </w:tc>
        <w:tc>
          <w:tcPr>
            <w:tcW w:w="2371" w:type="dxa"/>
            <w:tcPrChange w:id="2991" w:author="Maxim Bystrov" w:date="2026-05-21T22:50:00Z">
              <w:tcPr>
                <w:tcW w:w="2235" w:type="dxa"/>
                <w:gridSpan w:val="2"/>
              </w:tcPr>
            </w:tcPrChange>
          </w:tcPr>
          <w:p w14:paraId="58B5AE5B" w14:textId="7DB3F43E" w:rsidR="0091675F" w:rsidRPr="00795F05" w:rsidRDefault="0091675F" w:rsidP="00D561AD">
            <w:pPr>
              <w:pStyle w:val="default1"/>
              <w:ind w:firstLine="0"/>
              <w:rPr>
                <w:ins w:id="2992" w:author="Maxim Bystrov" w:date="2026-05-20T23:47:00Z"/>
                <w:sz w:val="24"/>
                <w:szCs w:val="24"/>
                <w:rPrChange w:id="2993" w:author="Maxim Bystrov" w:date="2026-05-20T23:57:00Z">
                  <w:rPr>
                    <w:ins w:id="2994" w:author="Maxim Bystrov" w:date="2026-05-20T23:47:00Z"/>
                  </w:rPr>
                </w:rPrChange>
              </w:rPr>
            </w:pPr>
            <w:ins w:id="2995" w:author="Maxim Bystrov" w:date="2026-05-21T00:47:00Z">
              <w:r>
                <w:rPr>
                  <w:sz w:val="24"/>
                  <w:szCs w:val="24"/>
                </w:rPr>
                <w:t>Доступно начертани</w:t>
              </w:r>
            </w:ins>
            <w:ins w:id="2996" w:author="Maxim Bystrov" w:date="2026-05-21T00:48:00Z">
              <w:r>
                <w:rPr>
                  <w:sz w:val="24"/>
                  <w:szCs w:val="24"/>
                </w:rPr>
                <w:t>е зоны для поиска телеметрических данных и ввод дискретизированных временных границ</w:t>
              </w:r>
            </w:ins>
            <w:ins w:id="2997" w:author="Maxim Bystrov" w:date="2026-05-21T22:34:00Z">
              <w:r>
                <w:rPr>
                  <w:sz w:val="24"/>
                  <w:szCs w:val="24"/>
                </w:rPr>
                <w:t>.</w:t>
              </w:r>
            </w:ins>
          </w:p>
        </w:tc>
        <w:tc>
          <w:tcPr>
            <w:tcW w:w="2156" w:type="dxa"/>
            <w:tcPrChange w:id="2998" w:author="Maxim Bystrov" w:date="2026-05-21T22:50:00Z">
              <w:tcPr>
                <w:tcW w:w="2033" w:type="dxa"/>
                <w:gridSpan w:val="2"/>
              </w:tcPr>
            </w:tcPrChange>
          </w:tcPr>
          <w:p w14:paraId="4CEEBF09" w14:textId="3CA3DC54" w:rsidR="0091675F" w:rsidRPr="0074781F" w:rsidRDefault="0091675F" w:rsidP="00D561AD">
            <w:pPr>
              <w:pStyle w:val="default1"/>
              <w:ind w:firstLine="0"/>
              <w:rPr>
                <w:ins w:id="2999" w:author="Maxim Bystrov" w:date="2026-05-20T23:47:00Z"/>
                <w:sz w:val="24"/>
                <w:szCs w:val="24"/>
                <w:rPrChange w:id="3000" w:author="Maxim Bystrov" w:date="2026-05-21T22:18:00Z">
                  <w:rPr>
                    <w:ins w:id="3001" w:author="Maxim Bystrov" w:date="2026-05-20T23:47:00Z"/>
                  </w:rPr>
                </w:rPrChange>
              </w:rPr>
            </w:pPr>
            <w:ins w:id="3002" w:author="Maxim Bystrov" w:date="2026-05-21T22:18:00Z">
              <w:r>
                <w:rPr>
                  <w:sz w:val="24"/>
                  <w:szCs w:val="24"/>
                </w:rPr>
                <w:t>При нажатии на карту правой кнопкой мыши устанавливается точка</w:t>
              </w:r>
            </w:ins>
            <w:ins w:id="3003" w:author="Maxim Bystrov" w:date="2026-05-21T22:19:00Z">
              <w:r>
                <w:rPr>
                  <w:sz w:val="24"/>
                  <w:szCs w:val="24"/>
                </w:rPr>
                <w:t xml:space="preserve"> полигона. После четырех нажатий отображаются данные выбранной области</w:t>
              </w:r>
            </w:ins>
            <w:ins w:id="3004" w:author="Maxim Bystrov" w:date="2026-05-21T22:34:00Z">
              <w:r>
                <w:rPr>
                  <w:sz w:val="24"/>
                  <w:szCs w:val="24"/>
                </w:rPr>
                <w:t>.</w:t>
              </w:r>
            </w:ins>
          </w:p>
        </w:tc>
        <w:tc>
          <w:tcPr>
            <w:tcW w:w="3136" w:type="dxa"/>
            <w:tcPrChange w:id="3005" w:author="Maxim Bystrov" w:date="2026-05-21T22:50:00Z">
              <w:tcPr>
                <w:tcW w:w="2951" w:type="dxa"/>
                <w:gridSpan w:val="2"/>
              </w:tcPr>
            </w:tcPrChange>
          </w:tcPr>
          <w:p w14:paraId="7E239E46" w14:textId="28B84301" w:rsidR="0091675F" w:rsidRPr="00795F05" w:rsidRDefault="0091675F" w:rsidP="00D561AD">
            <w:pPr>
              <w:pStyle w:val="default1"/>
              <w:ind w:firstLine="0"/>
              <w:rPr>
                <w:ins w:id="3006" w:author="Maxim Bystrov" w:date="2026-05-20T23:47:00Z"/>
                <w:sz w:val="24"/>
                <w:szCs w:val="24"/>
                <w:rPrChange w:id="3007" w:author="Maxim Bystrov" w:date="2026-05-20T23:57:00Z">
                  <w:rPr>
                    <w:ins w:id="3008" w:author="Maxim Bystrov" w:date="2026-05-20T23:47:00Z"/>
                  </w:rPr>
                </w:rPrChange>
              </w:rPr>
            </w:pPr>
            <w:ins w:id="3009" w:author="Maxim Bystrov" w:date="2026-05-21T22:19:00Z">
              <w:r>
                <w:rPr>
                  <w:sz w:val="24"/>
                  <w:szCs w:val="24"/>
                </w:rPr>
                <w:t>Полигон формируется согласно ожида</w:t>
              </w:r>
            </w:ins>
            <w:ins w:id="3010" w:author="Maxim Bystrov" w:date="2026-05-21T22:20:00Z">
              <w:r>
                <w:rPr>
                  <w:sz w:val="24"/>
                  <w:szCs w:val="24"/>
                </w:rPr>
                <w:t xml:space="preserve">емому поведению. После установки четырех точек в интерфейсе </w:t>
              </w:r>
            </w:ins>
            <w:ins w:id="3011" w:author="Maxim Bystrov" w:date="2026-05-21T22:22:00Z">
              <w:r>
                <w:rPr>
                  <w:sz w:val="24"/>
                  <w:szCs w:val="24"/>
                </w:rPr>
                <w:t xml:space="preserve">показаны координаты </w:t>
              </w:r>
            </w:ins>
            <w:ins w:id="3012" w:author="Maxim Bystrov" w:date="2026-05-21T22:23:00Z">
              <w:r>
                <w:rPr>
                  <w:sz w:val="24"/>
                  <w:szCs w:val="24"/>
                </w:rPr>
                <w:t>нарисованного полигона.</w:t>
              </w:r>
            </w:ins>
          </w:p>
        </w:tc>
      </w:tr>
      <w:tr w:rsidR="0091675F" w:rsidRPr="00795F05" w14:paraId="491C4467" w14:textId="77777777" w:rsidTr="006B6C5E">
        <w:tblPrEx>
          <w:tblPrExChange w:id="3013" w:author="Maxim Bystrov" w:date="2026-05-21T22:50:00Z">
            <w:tblPrEx>
              <w:tblW w:w="0" w:type="auto"/>
            </w:tblPrEx>
          </w:tblPrExChange>
        </w:tblPrEx>
        <w:trPr>
          <w:ins w:id="3014" w:author="Maxim Bystrov" w:date="2026-05-20T23:57:00Z"/>
          <w:trPrChange w:id="3015" w:author="Maxim Bystrov" w:date="2026-05-21T22:50:00Z">
            <w:trPr>
              <w:gridAfter w:val="0"/>
            </w:trPr>
          </w:trPrChange>
        </w:trPr>
        <w:tc>
          <w:tcPr>
            <w:tcW w:w="458" w:type="dxa"/>
            <w:tcPrChange w:id="3016" w:author="Maxim Bystrov" w:date="2026-05-21T22:50:00Z">
              <w:tcPr>
                <w:tcW w:w="443" w:type="dxa"/>
              </w:tcPr>
            </w:tcPrChange>
          </w:tcPr>
          <w:p w14:paraId="51ADB6BE" w14:textId="13D623AA" w:rsidR="0091675F" w:rsidRPr="00795F05" w:rsidRDefault="00482C2A" w:rsidP="00D561AD">
            <w:pPr>
              <w:pStyle w:val="default1"/>
              <w:ind w:firstLine="0"/>
              <w:rPr>
                <w:ins w:id="3017" w:author="Maxim Bystrov" w:date="2026-05-20T23:57:00Z"/>
                <w:sz w:val="24"/>
                <w:szCs w:val="24"/>
              </w:rPr>
            </w:pPr>
            <w:ins w:id="3018" w:author="Maxim Bystrov" w:date="2026-05-21T22:50:00Z">
              <w:r>
                <w:rPr>
                  <w:sz w:val="24"/>
                  <w:szCs w:val="24"/>
                </w:rPr>
                <w:t>8</w:t>
              </w:r>
            </w:ins>
          </w:p>
        </w:tc>
        <w:tc>
          <w:tcPr>
            <w:tcW w:w="2084" w:type="dxa"/>
            <w:vMerge/>
            <w:tcPrChange w:id="3019" w:author="Maxim Bystrov" w:date="2026-05-21T22:50:00Z">
              <w:tcPr>
                <w:tcW w:w="1966" w:type="dxa"/>
                <w:gridSpan w:val="2"/>
                <w:vMerge/>
              </w:tcPr>
            </w:tcPrChange>
          </w:tcPr>
          <w:p w14:paraId="10488024" w14:textId="77777777" w:rsidR="0091675F" w:rsidRPr="00795F05" w:rsidRDefault="0091675F" w:rsidP="00D561AD">
            <w:pPr>
              <w:pStyle w:val="default1"/>
              <w:ind w:firstLine="0"/>
              <w:rPr>
                <w:ins w:id="3020" w:author="Maxim Bystrov" w:date="2026-05-20T23:57:00Z"/>
                <w:sz w:val="24"/>
                <w:szCs w:val="24"/>
                <w:rPrChange w:id="3021" w:author="Maxim Bystrov" w:date="2026-05-20T23:57:00Z">
                  <w:rPr>
                    <w:ins w:id="3022" w:author="Maxim Bystrov" w:date="2026-05-20T23:57:00Z"/>
                  </w:rPr>
                </w:rPrChange>
              </w:rPr>
            </w:pPr>
          </w:p>
        </w:tc>
        <w:tc>
          <w:tcPr>
            <w:tcW w:w="2371" w:type="dxa"/>
            <w:tcPrChange w:id="3023" w:author="Maxim Bystrov" w:date="2026-05-21T22:50:00Z">
              <w:tcPr>
                <w:tcW w:w="2235" w:type="dxa"/>
                <w:gridSpan w:val="2"/>
              </w:tcPr>
            </w:tcPrChange>
          </w:tcPr>
          <w:p w14:paraId="4868A990" w14:textId="026595F1" w:rsidR="0091675F" w:rsidRPr="00795F05" w:rsidRDefault="0091675F" w:rsidP="00D561AD">
            <w:pPr>
              <w:pStyle w:val="default1"/>
              <w:ind w:firstLine="0"/>
              <w:rPr>
                <w:ins w:id="3024" w:author="Maxim Bystrov" w:date="2026-05-20T23:57:00Z"/>
                <w:sz w:val="24"/>
                <w:szCs w:val="24"/>
              </w:rPr>
            </w:pPr>
            <w:ins w:id="3025" w:author="Maxim Bystrov" w:date="2026-05-21T22:27:00Z">
              <w:r>
                <w:rPr>
                  <w:sz w:val="24"/>
                  <w:szCs w:val="24"/>
                </w:rPr>
                <w:t>Проверка ввода ограничений времени пространственно-временного поиска</w:t>
              </w:r>
            </w:ins>
            <w:ins w:id="3026" w:author="Maxim Bystrov" w:date="2026-05-21T22:34:00Z">
              <w:r>
                <w:rPr>
                  <w:sz w:val="24"/>
                  <w:szCs w:val="24"/>
                </w:rPr>
                <w:t>.</w:t>
              </w:r>
            </w:ins>
          </w:p>
        </w:tc>
        <w:tc>
          <w:tcPr>
            <w:tcW w:w="2156" w:type="dxa"/>
            <w:tcPrChange w:id="3027" w:author="Maxim Bystrov" w:date="2026-05-21T22:50:00Z">
              <w:tcPr>
                <w:tcW w:w="2033" w:type="dxa"/>
                <w:gridSpan w:val="2"/>
              </w:tcPr>
            </w:tcPrChange>
          </w:tcPr>
          <w:p w14:paraId="723DD3E6" w14:textId="75484E31" w:rsidR="0091675F" w:rsidRPr="00795F05" w:rsidRDefault="0091675F" w:rsidP="00D561AD">
            <w:pPr>
              <w:pStyle w:val="default1"/>
              <w:ind w:firstLine="0"/>
              <w:rPr>
                <w:ins w:id="3028" w:author="Maxim Bystrov" w:date="2026-05-20T23:57:00Z"/>
                <w:sz w:val="24"/>
                <w:szCs w:val="24"/>
              </w:rPr>
            </w:pPr>
            <w:ins w:id="3029" w:author="Maxim Bystrov" w:date="2026-05-21T22:27:00Z">
              <w:r>
                <w:rPr>
                  <w:sz w:val="24"/>
                  <w:szCs w:val="24"/>
                </w:rPr>
                <w:t>Устанавливается время, кратное 5 минутам</w:t>
              </w:r>
            </w:ins>
            <w:ins w:id="3030" w:author="Maxim Bystrov" w:date="2026-05-21T22:34:00Z">
              <w:r>
                <w:rPr>
                  <w:sz w:val="24"/>
                  <w:szCs w:val="24"/>
                </w:rPr>
                <w:t>.</w:t>
              </w:r>
            </w:ins>
          </w:p>
        </w:tc>
        <w:tc>
          <w:tcPr>
            <w:tcW w:w="3136" w:type="dxa"/>
            <w:tcPrChange w:id="3031" w:author="Maxim Bystrov" w:date="2026-05-21T22:50:00Z">
              <w:tcPr>
                <w:tcW w:w="2951" w:type="dxa"/>
                <w:gridSpan w:val="2"/>
              </w:tcPr>
            </w:tcPrChange>
          </w:tcPr>
          <w:p w14:paraId="48F70F8C" w14:textId="1E530105" w:rsidR="0091675F" w:rsidRPr="00795F05" w:rsidRDefault="0091675F" w:rsidP="00D561AD">
            <w:pPr>
              <w:pStyle w:val="default1"/>
              <w:ind w:firstLine="0"/>
              <w:rPr>
                <w:ins w:id="3032" w:author="Maxim Bystrov" w:date="2026-05-20T23:57:00Z"/>
                <w:sz w:val="24"/>
                <w:szCs w:val="24"/>
              </w:rPr>
            </w:pPr>
            <w:ins w:id="3033" w:author="Maxim Bystrov" w:date="2026-05-21T22:28:00Z">
              <w:r>
                <w:rPr>
                  <w:sz w:val="24"/>
                  <w:szCs w:val="24"/>
                </w:rPr>
                <w:t>В поле для ввода временных границ доступен ввод с точностью до минуты. При деактивации поля ввода з</w:t>
              </w:r>
            </w:ins>
            <w:ins w:id="3034" w:author="Maxim Bystrov" w:date="2026-05-21T22:29:00Z">
              <w:r>
                <w:rPr>
                  <w:sz w:val="24"/>
                  <w:szCs w:val="24"/>
                </w:rPr>
                <w:t>начение в поле округляется до ближайшего значения, кратного пяти минутам</w:t>
              </w:r>
            </w:ins>
            <w:ins w:id="3035" w:author="Maxim Bystrov" w:date="2026-05-21T22:34:00Z">
              <w:r>
                <w:rPr>
                  <w:sz w:val="24"/>
                  <w:szCs w:val="24"/>
                </w:rPr>
                <w:t>.</w:t>
              </w:r>
            </w:ins>
          </w:p>
        </w:tc>
      </w:tr>
      <w:tr w:rsidR="0091675F" w:rsidRPr="00795F05" w14:paraId="727B4658" w14:textId="77777777" w:rsidTr="006B6C5E">
        <w:tblPrEx>
          <w:tblPrExChange w:id="3036" w:author="Maxim Bystrov" w:date="2026-05-21T22:50:00Z">
            <w:tblPrEx>
              <w:tblW w:w="0" w:type="auto"/>
            </w:tblPrEx>
          </w:tblPrExChange>
        </w:tblPrEx>
        <w:trPr>
          <w:ins w:id="3037" w:author="Maxim Bystrov" w:date="2026-05-21T22:34:00Z"/>
          <w:trPrChange w:id="3038" w:author="Maxim Bystrov" w:date="2026-05-21T22:50:00Z">
            <w:trPr>
              <w:gridAfter w:val="0"/>
            </w:trPr>
          </w:trPrChange>
        </w:trPr>
        <w:tc>
          <w:tcPr>
            <w:tcW w:w="458" w:type="dxa"/>
            <w:tcPrChange w:id="3039" w:author="Maxim Bystrov" w:date="2026-05-21T22:50:00Z">
              <w:tcPr>
                <w:tcW w:w="443" w:type="dxa"/>
              </w:tcPr>
            </w:tcPrChange>
          </w:tcPr>
          <w:p w14:paraId="21485E99" w14:textId="1A34A183" w:rsidR="0091675F" w:rsidRPr="00795F05" w:rsidRDefault="00482C2A" w:rsidP="00D561AD">
            <w:pPr>
              <w:pStyle w:val="default1"/>
              <w:ind w:firstLine="0"/>
              <w:rPr>
                <w:ins w:id="3040" w:author="Maxim Bystrov" w:date="2026-05-21T22:34:00Z"/>
                <w:sz w:val="24"/>
                <w:szCs w:val="24"/>
              </w:rPr>
            </w:pPr>
            <w:ins w:id="3041" w:author="Maxim Bystrov" w:date="2026-05-21T22:50:00Z">
              <w:r>
                <w:rPr>
                  <w:sz w:val="24"/>
                  <w:szCs w:val="24"/>
                </w:rPr>
                <w:t>9</w:t>
              </w:r>
            </w:ins>
          </w:p>
        </w:tc>
        <w:tc>
          <w:tcPr>
            <w:tcW w:w="2084" w:type="dxa"/>
            <w:vMerge/>
            <w:tcPrChange w:id="3042" w:author="Maxim Bystrov" w:date="2026-05-21T22:50:00Z">
              <w:tcPr>
                <w:tcW w:w="1966" w:type="dxa"/>
                <w:gridSpan w:val="2"/>
                <w:vMerge/>
              </w:tcPr>
            </w:tcPrChange>
          </w:tcPr>
          <w:p w14:paraId="7061DCB6" w14:textId="77777777" w:rsidR="0091675F" w:rsidRPr="00795F05" w:rsidRDefault="0091675F" w:rsidP="00D561AD">
            <w:pPr>
              <w:pStyle w:val="default1"/>
              <w:ind w:firstLine="0"/>
              <w:rPr>
                <w:ins w:id="3043" w:author="Maxim Bystrov" w:date="2026-05-21T22:34:00Z"/>
                <w:sz w:val="24"/>
                <w:szCs w:val="24"/>
              </w:rPr>
            </w:pPr>
          </w:p>
        </w:tc>
        <w:tc>
          <w:tcPr>
            <w:tcW w:w="2371" w:type="dxa"/>
            <w:tcPrChange w:id="3044" w:author="Maxim Bystrov" w:date="2026-05-21T22:50:00Z">
              <w:tcPr>
                <w:tcW w:w="2235" w:type="dxa"/>
                <w:gridSpan w:val="2"/>
              </w:tcPr>
            </w:tcPrChange>
          </w:tcPr>
          <w:p w14:paraId="755D16BE" w14:textId="459B8AF1" w:rsidR="0091675F" w:rsidRPr="00795F05" w:rsidRDefault="0091675F" w:rsidP="00D561AD">
            <w:pPr>
              <w:pStyle w:val="default1"/>
              <w:ind w:firstLine="0"/>
              <w:rPr>
                <w:ins w:id="3045" w:author="Maxim Bystrov" w:date="2026-05-21T22:34:00Z"/>
                <w:sz w:val="24"/>
                <w:szCs w:val="24"/>
              </w:rPr>
            </w:pPr>
            <w:ins w:id="3046" w:author="Maxim Bystrov" w:date="2026-05-21T22:34:00Z">
              <w:r>
                <w:rPr>
                  <w:sz w:val="24"/>
                  <w:szCs w:val="24"/>
                </w:rPr>
                <w:t xml:space="preserve">Проверяется корректность пространственно-временного </w:t>
              </w:r>
            </w:ins>
            <w:ins w:id="3047" w:author="Maxim Bystrov" w:date="2026-05-21T22:35:00Z">
              <w:r>
                <w:rPr>
                  <w:sz w:val="24"/>
                  <w:szCs w:val="24"/>
                </w:rPr>
                <w:t xml:space="preserve">поиска: ТС из результатов поиска действительно находились в указанном промежутке в </w:t>
              </w:r>
              <w:r>
                <w:rPr>
                  <w:sz w:val="24"/>
                  <w:szCs w:val="24"/>
                </w:rPr>
                <w:lastRenderedPageBreak/>
                <w:t>указанной географической области</w:t>
              </w:r>
            </w:ins>
            <w:ins w:id="3048" w:author="Maxim Bystrov" w:date="2026-05-21T22:37:00Z">
              <w:r>
                <w:rPr>
                  <w:sz w:val="24"/>
                  <w:szCs w:val="24"/>
                </w:rPr>
                <w:t>.</w:t>
              </w:r>
            </w:ins>
          </w:p>
        </w:tc>
        <w:tc>
          <w:tcPr>
            <w:tcW w:w="2156" w:type="dxa"/>
            <w:tcPrChange w:id="3049" w:author="Maxim Bystrov" w:date="2026-05-21T22:50:00Z">
              <w:tcPr>
                <w:tcW w:w="2033" w:type="dxa"/>
                <w:gridSpan w:val="2"/>
              </w:tcPr>
            </w:tcPrChange>
          </w:tcPr>
          <w:p w14:paraId="0F3E7522" w14:textId="1027BD54" w:rsidR="0091675F" w:rsidRPr="00795F05" w:rsidRDefault="0091675F" w:rsidP="00D561AD">
            <w:pPr>
              <w:pStyle w:val="default1"/>
              <w:ind w:firstLine="0"/>
              <w:rPr>
                <w:ins w:id="3050" w:author="Maxim Bystrov" w:date="2026-05-21T22:34:00Z"/>
                <w:sz w:val="24"/>
                <w:szCs w:val="24"/>
              </w:rPr>
            </w:pPr>
            <w:ins w:id="3051" w:author="Maxim Bystrov" w:date="2026-05-21T22:36:00Z">
              <w:r>
                <w:rPr>
                  <w:sz w:val="24"/>
                  <w:szCs w:val="24"/>
                </w:rPr>
                <w:lastRenderedPageBreak/>
                <w:t xml:space="preserve">При построении трека </w:t>
              </w:r>
            </w:ins>
            <w:ins w:id="3052" w:author="Maxim Bystrov" w:date="2026-05-21T22:37:00Z">
              <w:r>
                <w:rPr>
                  <w:sz w:val="24"/>
                  <w:szCs w:val="24"/>
                </w:rPr>
                <w:t>на карте наблюдается вхождение ТС в указанную область.</w:t>
              </w:r>
            </w:ins>
          </w:p>
        </w:tc>
        <w:tc>
          <w:tcPr>
            <w:tcW w:w="3136" w:type="dxa"/>
            <w:tcPrChange w:id="3053" w:author="Maxim Bystrov" w:date="2026-05-21T22:50:00Z">
              <w:tcPr>
                <w:tcW w:w="2951" w:type="dxa"/>
                <w:gridSpan w:val="2"/>
              </w:tcPr>
            </w:tcPrChange>
          </w:tcPr>
          <w:p w14:paraId="6A204170" w14:textId="2EF5B2EB" w:rsidR="0091675F" w:rsidRPr="00795F05" w:rsidRDefault="0091675F" w:rsidP="00D561AD">
            <w:pPr>
              <w:pStyle w:val="default1"/>
              <w:ind w:firstLine="0"/>
              <w:rPr>
                <w:ins w:id="3054" w:author="Maxim Bystrov" w:date="2026-05-21T22:34:00Z"/>
                <w:sz w:val="24"/>
                <w:szCs w:val="24"/>
              </w:rPr>
            </w:pPr>
            <w:ins w:id="3055" w:author="Maxim Bystrov" w:date="2026-05-21T22:37:00Z">
              <w:r>
                <w:rPr>
                  <w:sz w:val="24"/>
                  <w:szCs w:val="24"/>
                </w:rPr>
                <w:t>В результатах поиска рядом с кажд</w:t>
              </w:r>
            </w:ins>
            <w:ins w:id="3056" w:author="Maxim Bystrov" w:date="2026-05-21T22:38:00Z">
              <w:r>
                <w:rPr>
                  <w:sz w:val="24"/>
                  <w:szCs w:val="24"/>
                </w:rPr>
                <w:t xml:space="preserve">ым ТС имеется кнопка для запроса телеметрических данных за указанный период и отображение трека на карте. При проверке треков установлено, что в результатах поиска присутствуют только </w:t>
              </w:r>
            </w:ins>
            <w:ins w:id="3057" w:author="Maxim Bystrov" w:date="2026-05-21T22:39:00Z">
              <w:r>
                <w:rPr>
                  <w:sz w:val="24"/>
                  <w:szCs w:val="24"/>
                </w:rPr>
                <w:t xml:space="preserve">те ТС, </w:t>
              </w:r>
              <w:r>
                <w:rPr>
                  <w:sz w:val="24"/>
                  <w:szCs w:val="24"/>
                </w:rPr>
                <w:lastRenderedPageBreak/>
                <w:t>которые находились в указанной области в заданном временном промежутке.</w:t>
              </w:r>
            </w:ins>
          </w:p>
        </w:tc>
      </w:tr>
      <w:tr w:rsidR="006B6C5E" w:rsidRPr="00795F05" w14:paraId="2F87AE14" w14:textId="77777777" w:rsidTr="006B6C5E">
        <w:tblPrEx>
          <w:tblPrExChange w:id="3058" w:author="Maxim Bystrov" w:date="2026-05-21T22:50:00Z">
            <w:tblPrEx>
              <w:tblW w:w="9776" w:type="dxa"/>
            </w:tblPrEx>
          </w:tblPrExChange>
        </w:tblPrEx>
        <w:trPr>
          <w:ins w:id="3059" w:author="Maxim Bystrov" w:date="2026-05-20T23:57:00Z"/>
        </w:trPr>
        <w:tc>
          <w:tcPr>
            <w:tcW w:w="458" w:type="dxa"/>
            <w:tcPrChange w:id="3060" w:author="Maxim Bystrov" w:date="2026-05-21T22:50:00Z">
              <w:tcPr>
                <w:tcW w:w="458" w:type="dxa"/>
                <w:gridSpan w:val="2"/>
              </w:tcPr>
            </w:tcPrChange>
          </w:tcPr>
          <w:p w14:paraId="373B29DD" w14:textId="4EA19319" w:rsidR="000B557C" w:rsidRPr="00795F05" w:rsidRDefault="00482C2A" w:rsidP="00D561AD">
            <w:pPr>
              <w:pStyle w:val="default1"/>
              <w:ind w:firstLine="0"/>
              <w:rPr>
                <w:ins w:id="3061" w:author="Maxim Bystrov" w:date="2026-05-20T23:57:00Z"/>
                <w:sz w:val="24"/>
                <w:szCs w:val="24"/>
              </w:rPr>
            </w:pPr>
            <w:ins w:id="3062" w:author="Maxim Bystrov" w:date="2026-05-21T22:50:00Z">
              <w:r>
                <w:rPr>
                  <w:sz w:val="24"/>
                  <w:szCs w:val="24"/>
                </w:rPr>
                <w:lastRenderedPageBreak/>
                <w:t>10</w:t>
              </w:r>
            </w:ins>
          </w:p>
        </w:tc>
        <w:tc>
          <w:tcPr>
            <w:tcW w:w="2084" w:type="dxa"/>
            <w:tcPrChange w:id="3063" w:author="Maxim Bystrov" w:date="2026-05-21T22:50:00Z">
              <w:tcPr>
                <w:tcW w:w="2084" w:type="dxa"/>
                <w:gridSpan w:val="2"/>
              </w:tcPr>
            </w:tcPrChange>
          </w:tcPr>
          <w:p w14:paraId="73C1D88D" w14:textId="5C78F563" w:rsidR="000B557C" w:rsidRPr="00795F05" w:rsidRDefault="000B557C" w:rsidP="00D561AD">
            <w:pPr>
              <w:pStyle w:val="default1"/>
              <w:ind w:firstLine="0"/>
              <w:rPr>
                <w:ins w:id="3064" w:author="Maxim Bystrov" w:date="2026-05-20T23:57:00Z"/>
                <w:sz w:val="24"/>
                <w:szCs w:val="24"/>
                <w:rPrChange w:id="3065" w:author="Maxim Bystrov" w:date="2026-05-20T23:57:00Z">
                  <w:rPr>
                    <w:ins w:id="3066" w:author="Maxim Bystrov" w:date="2026-05-20T23:57:00Z"/>
                  </w:rPr>
                </w:rPrChange>
              </w:rPr>
            </w:pPr>
            <w:ins w:id="3067" w:author="Maxim Bystrov" w:date="2026-05-20T23:57:00Z">
              <w:r w:rsidRPr="00795F05">
                <w:rPr>
                  <w:sz w:val="24"/>
                  <w:szCs w:val="24"/>
                  <w:rPrChange w:id="3068" w:author="Maxim Bystrov" w:date="2026-05-20T23:57:00Z">
                    <w:rPr/>
                  </w:rPrChange>
                </w:rPr>
                <w:t>Предоставление интерфейсов</w:t>
              </w:r>
            </w:ins>
          </w:p>
        </w:tc>
        <w:tc>
          <w:tcPr>
            <w:tcW w:w="2371" w:type="dxa"/>
            <w:tcPrChange w:id="3069" w:author="Maxim Bystrov" w:date="2026-05-21T22:50:00Z">
              <w:tcPr>
                <w:tcW w:w="2371" w:type="dxa"/>
                <w:gridSpan w:val="2"/>
              </w:tcPr>
            </w:tcPrChange>
          </w:tcPr>
          <w:p w14:paraId="6E9D8E2F" w14:textId="2DD6F49E" w:rsidR="000B557C" w:rsidRPr="00795F05" w:rsidRDefault="007379C8" w:rsidP="00D561AD">
            <w:pPr>
              <w:pStyle w:val="default1"/>
              <w:ind w:firstLine="0"/>
              <w:rPr>
                <w:ins w:id="3070" w:author="Maxim Bystrov" w:date="2026-05-20T23:57:00Z"/>
                <w:sz w:val="24"/>
                <w:szCs w:val="24"/>
              </w:rPr>
            </w:pPr>
            <w:ins w:id="3071" w:author="Maxim Bystrov" w:date="2026-05-21T22:43:00Z">
              <w:r>
                <w:rPr>
                  <w:sz w:val="24"/>
                  <w:szCs w:val="24"/>
                </w:rPr>
                <w:t xml:space="preserve">Пользовательский графический интерфейс предоставляет </w:t>
              </w:r>
            </w:ins>
            <w:ins w:id="3072" w:author="Maxim Bystrov" w:date="2026-05-21T22:45:00Z">
              <w:r w:rsidR="009B13DF">
                <w:rPr>
                  <w:sz w:val="24"/>
                  <w:szCs w:val="24"/>
                </w:rPr>
                <w:t xml:space="preserve">все возможности для использования </w:t>
              </w:r>
            </w:ins>
            <w:ins w:id="3073" w:author="Maxim Bystrov" w:date="2026-05-21T22:46:00Z">
              <w:r w:rsidR="009B13DF">
                <w:rPr>
                  <w:sz w:val="24"/>
                  <w:szCs w:val="24"/>
                </w:rPr>
                <w:t>реализованных функций</w:t>
              </w:r>
            </w:ins>
            <w:ins w:id="3074" w:author="Maxim Bystrov" w:date="2026-05-21T22:48:00Z">
              <w:r w:rsidR="00A05821">
                <w:rPr>
                  <w:sz w:val="24"/>
                  <w:szCs w:val="24"/>
                </w:rPr>
                <w:t>.</w:t>
              </w:r>
            </w:ins>
          </w:p>
        </w:tc>
        <w:tc>
          <w:tcPr>
            <w:tcW w:w="2156" w:type="dxa"/>
            <w:tcPrChange w:id="3075" w:author="Maxim Bystrov" w:date="2026-05-21T22:50:00Z">
              <w:tcPr>
                <w:tcW w:w="2156" w:type="dxa"/>
                <w:gridSpan w:val="2"/>
              </w:tcPr>
            </w:tcPrChange>
          </w:tcPr>
          <w:p w14:paraId="2D648FBF" w14:textId="59335CF8" w:rsidR="000B557C" w:rsidRPr="00795F05" w:rsidRDefault="009B13DF" w:rsidP="00D561AD">
            <w:pPr>
              <w:pStyle w:val="default1"/>
              <w:ind w:firstLine="0"/>
              <w:rPr>
                <w:ins w:id="3076" w:author="Maxim Bystrov" w:date="2026-05-20T23:57:00Z"/>
                <w:sz w:val="24"/>
                <w:szCs w:val="24"/>
              </w:rPr>
            </w:pPr>
            <w:ins w:id="3077" w:author="Maxim Bystrov" w:date="2026-05-21T22:46:00Z">
              <w:r>
                <w:rPr>
                  <w:sz w:val="24"/>
                  <w:szCs w:val="24"/>
                </w:rPr>
                <w:t>Интерфейс предоставляет в</w:t>
              </w:r>
              <w:r w:rsidRPr="009B13DF">
                <w:rPr>
                  <w:sz w:val="24"/>
                  <w:szCs w:val="24"/>
                </w:rPr>
                <w:t xml:space="preserve">изуализацию текущего положения транспортных средств на карте, историю треков, конфигурирование </w:t>
              </w:r>
              <w:proofErr w:type="spellStart"/>
              <w:r w:rsidRPr="009B13DF">
                <w:rPr>
                  <w:sz w:val="24"/>
                  <w:szCs w:val="24"/>
                </w:rPr>
                <w:t>геозон</w:t>
              </w:r>
              <w:proofErr w:type="spellEnd"/>
              <w:r w:rsidRPr="009B13DF">
                <w:rPr>
                  <w:sz w:val="24"/>
                  <w:szCs w:val="24"/>
                </w:rPr>
                <w:t xml:space="preserve"> и просмотр событий</w:t>
              </w:r>
              <w:r w:rsidR="00C04914">
                <w:rPr>
                  <w:sz w:val="24"/>
                  <w:szCs w:val="24"/>
                </w:rPr>
                <w:t>.</w:t>
              </w:r>
            </w:ins>
          </w:p>
        </w:tc>
        <w:tc>
          <w:tcPr>
            <w:tcW w:w="3136" w:type="dxa"/>
            <w:tcPrChange w:id="3078" w:author="Maxim Bystrov" w:date="2026-05-21T22:50:00Z">
              <w:tcPr>
                <w:tcW w:w="2707" w:type="dxa"/>
                <w:gridSpan w:val="2"/>
              </w:tcPr>
            </w:tcPrChange>
          </w:tcPr>
          <w:p w14:paraId="05EB50CE" w14:textId="4C08B2AC" w:rsidR="000B557C" w:rsidRPr="00795F05" w:rsidRDefault="00797C64" w:rsidP="00D561AD">
            <w:pPr>
              <w:pStyle w:val="default1"/>
              <w:ind w:firstLine="0"/>
              <w:rPr>
                <w:ins w:id="3079" w:author="Maxim Bystrov" w:date="2026-05-20T23:57:00Z"/>
                <w:sz w:val="24"/>
                <w:szCs w:val="24"/>
              </w:rPr>
            </w:pPr>
            <w:ins w:id="3080" w:author="Maxim Bystrov" w:date="2026-05-21T22:47:00Z">
              <w:r>
                <w:rPr>
                  <w:sz w:val="24"/>
                  <w:szCs w:val="24"/>
                </w:rPr>
                <w:t>В ходе предыдущих пунктов ручного тестирования наличие всех перечисленных требований к пользовательскому интерфейсу в конечном продукте было подтверждено.</w:t>
              </w:r>
            </w:ins>
          </w:p>
        </w:tc>
      </w:tr>
    </w:tbl>
    <w:p w14:paraId="78B0ADE9" w14:textId="7B2E0D79" w:rsidR="00FC6C45" w:rsidRDefault="00A03CDE" w:rsidP="00D561AD">
      <w:pPr>
        <w:pStyle w:val="default1"/>
        <w:rPr>
          <w:ins w:id="3081" w:author="Maxim Bystrov" w:date="2026-05-21T22:47:00Z"/>
        </w:rPr>
      </w:pPr>
      <w:ins w:id="3082" w:author="Maxim Bystrov" w:date="2026-05-24T15:06:00Z">
        <w:r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73600" behindDoc="0" locked="0" layoutInCell="1" allowOverlap="1" wp14:anchorId="409C4451" wp14:editId="7E6D5F23">
                  <wp:simplePos x="0" y="0"/>
                  <wp:positionH relativeFrom="margin">
                    <wp:posOffset>-180074</wp:posOffset>
                  </wp:positionH>
                  <wp:positionV relativeFrom="paragraph">
                    <wp:posOffset>-4274374</wp:posOffset>
                  </wp:positionV>
                  <wp:extent cx="3284220" cy="307975"/>
                  <wp:effectExtent l="0" t="0" r="0" b="0"/>
                  <wp:wrapNone/>
                  <wp:docPr id="30" name="Надпись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284220" cy="307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497437" w14:textId="77777777" w:rsidR="00A03CDE" w:rsidRDefault="00A03CDE" w:rsidP="00A03CDE">
                              <w:pPr>
                                <w:pStyle w:val="default1"/>
                                <w:pPrChange w:id="3083" w:author="Maxim Bystrov" w:date="2026-05-07T22:39:00Z">
                                  <w:pPr/>
                                </w:pPrChange>
                              </w:pPr>
                              <w:ins w:id="3084" w:author="Maxim Bystrov" w:date="2026-05-07T22:39:00Z">
                                <w:r>
                                  <w:t xml:space="preserve">Продолжение таблицы </w:t>
                                </w:r>
                              </w:ins>
                              <w:ins w:id="3085" w:author="Maxim Bystrov" w:date="2026-05-24T15:06:00Z">
                                <w:r>
                                  <w:rPr>
                                    <w:lang w:val="en-US"/>
                                  </w:rPr>
                                  <w:t>4</w:t>
                                </w:r>
                              </w:ins>
                              <w:ins w:id="3086" w:author="Maxim Bystrov" w:date="2026-05-07T22:40:00Z">
                                <w:r>
                                  <w:t>.</w:t>
                                </w:r>
                              </w:ins>
                              <w:ins w:id="3087" w:author="Maxim Bystrov" w:date="2026-05-07T22:45:00Z">
                                <w:r>
                                  <w:t>1</w:t>
                                </w:r>
                              </w:ins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409C4451" id="_x0000_s1033" type="#_x0000_t202" style="position:absolute;left:0;text-align:left;margin-left:-14.2pt;margin-top:-336.55pt;width:258.6pt;height:24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" filled="f" stroked="f">
                  <v:textbox>
                    <w:txbxContent>
                      <w:p w14:paraId="53497437" w14:textId="77777777" w:rsidR="00A03CDE" w:rsidRDefault="00A03CDE" w:rsidP="00A03CDE">
                        <w:pPr>
                          <w:pStyle w:val="default1"/>
                          <w:pPrChange w:id="3088" w:author="Maxim Bystrov" w:date="2026-05-07T22:39:00Z">
                            <w:pPr/>
                          </w:pPrChange>
                        </w:pPr>
                        <w:ins w:id="3089" w:author="Maxim Bystrov" w:date="2026-05-07T22:39:00Z">
                          <w:r>
                            <w:t xml:space="preserve">Продолжение таблицы </w:t>
                          </w:r>
                        </w:ins>
                        <w:ins w:id="3090" w:author="Maxim Bystrov" w:date="2026-05-24T15:06:00Z">
                          <w:r>
                            <w:rPr>
                              <w:lang w:val="en-US"/>
                            </w:rPr>
                            <w:t>4</w:t>
                          </w:r>
                        </w:ins>
                        <w:ins w:id="3091" w:author="Maxim Bystrov" w:date="2026-05-07T22:40:00Z">
                          <w:r>
                            <w:t>.</w:t>
                          </w:r>
                        </w:ins>
                        <w:ins w:id="3092" w:author="Maxim Bystrov" w:date="2026-05-07T22:45:00Z">
                          <w:r>
                            <w:t>1</w:t>
                          </w:r>
                        </w:ins>
                      </w:p>
                    </w:txbxContent>
                  </v:textbox>
                  <w10:wrap anchorx="margin"/>
                </v:shape>
              </w:pict>
            </mc:Fallback>
          </mc:AlternateContent>
        </w:r>
      </w:ins>
    </w:p>
    <w:p w14:paraId="15C68F12" w14:textId="3E772E9B" w:rsidR="00797C64" w:rsidRDefault="00797C64" w:rsidP="00D561AD">
      <w:pPr>
        <w:pStyle w:val="default1"/>
        <w:rPr>
          <w:ins w:id="3093" w:author="Maxim Bystrov" w:date="2026-05-21T22:50:00Z"/>
        </w:rPr>
      </w:pPr>
      <w:ins w:id="3094" w:author="Maxim Bystrov" w:date="2026-05-21T22:47:00Z">
        <w:r>
          <w:t>Таким образом, в х</w:t>
        </w:r>
      </w:ins>
      <w:ins w:id="3095" w:author="Maxim Bystrov" w:date="2026-05-21T22:48:00Z">
        <w:r>
          <w:t>оде ручного функционального тестирования было установлено соответствие программного продукта функциональным требованиям, определенным при постановке задачи.</w:t>
        </w:r>
      </w:ins>
    </w:p>
    <w:p w14:paraId="7D43BD8E" w14:textId="7C2097F2" w:rsidR="00827E5E" w:rsidRDefault="00827E5E">
      <w:pPr>
        <w:pStyle w:val="3"/>
        <w:rPr>
          <w:ins w:id="3096" w:author="Maxim Bystrov" w:date="2026-05-21T22:48:00Z"/>
        </w:rPr>
        <w:pPrChange w:id="3097" w:author="Maxim Bystrov" w:date="2026-05-21T22:50:00Z">
          <w:pPr>
            <w:pStyle w:val="default1"/>
          </w:pPr>
        </w:pPrChange>
      </w:pPr>
      <w:bookmarkStart w:id="3098" w:name="_Toc230527402"/>
      <w:ins w:id="3099" w:author="Maxim Bystrov" w:date="2026-05-21T22:51:00Z">
        <w:r>
          <w:t xml:space="preserve">4.1.3 </w:t>
        </w:r>
      </w:ins>
      <w:ins w:id="3100" w:author="Maxim Bystrov" w:date="2026-05-21T23:36:00Z">
        <w:r w:rsidR="00327229">
          <w:t>Н</w:t>
        </w:r>
      </w:ins>
      <w:ins w:id="3101" w:author="Maxim Bystrov" w:date="2026-05-21T22:51:00Z">
        <w:r>
          <w:t>агрузочное тестирование</w:t>
        </w:r>
      </w:ins>
      <w:bookmarkEnd w:id="3098"/>
    </w:p>
    <w:p w14:paraId="1F403A5C" w14:textId="68737B31" w:rsidR="00717941" w:rsidRDefault="0014304A" w:rsidP="00D561AD">
      <w:pPr>
        <w:pStyle w:val="default1"/>
        <w:rPr>
          <w:ins w:id="3102" w:author="Maxim Bystrov" w:date="2026-05-21T23:21:00Z"/>
        </w:rPr>
      </w:pPr>
      <w:ins w:id="3103" w:author="Maxim Bystrov" w:date="2026-05-21T23:18:00Z">
        <w:r>
          <w:t xml:space="preserve">Нагрузочное тестирование – тип нефункционального тестирования, </w:t>
        </w:r>
      </w:ins>
      <w:ins w:id="3104" w:author="Maxim Bystrov" w:date="2026-05-21T23:19:00Z">
        <w:r>
          <w:t>которое оценивает поведение системы при разных уровнях нагрузки</w:t>
        </w:r>
      </w:ins>
      <w:ins w:id="3105" w:author="Maxim Bystrov" w:date="2026-05-22T00:02:00Z">
        <w:r w:rsidR="0087725C">
          <w:t>, в частности, определяет максималь</w:t>
        </w:r>
      </w:ins>
      <w:ins w:id="3106" w:author="Maxim Bystrov" w:date="2026-05-22T00:03:00Z">
        <w:r w:rsidR="0087725C">
          <w:t>но допустимую нагрузку</w:t>
        </w:r>
      </w:ins>
      <w:ins w:id="3107" w:author="Maxim Bystrov" w:date="2026-05-21T23:21:00Z">
        <w:r>
          <w:t>.</w:t>
        </w:r>
      </w:ins>
    </w:p>
    <w:p w14:paraId="2B6B973A" w14:textId="2CC98545" w:rsidR="0014304A" w:rsidRDefault="0014304A" w:rsidP="00D561AD">
      <w:pPr>
        <w:pStyle w:val="default1"/>
        <w:rPr>
          <w:ins w:id="3108" w:author="Maxim Bystrov" w:date="2026-05-21T23:22:00Z"/>
        </w:rPr>
      </w:pPr>
      <w:ins w:id="3109" w:author="Maxim Bystrov" w:date="2026-05-21T23:21:00Z">
        <w:r>
          <w:t xml:space="preserve">В качестве метрик производительности </w:t>
        </w:r>
      </w:ins>
      <w:ins w:id="3110" w:author="Maxim Bystrov" w:date="2026-05-21T23:22:00Z">
        <w:r>
          <w:t>чаще всего выделяются следующие виды:</w:t>
        </w:r>
      </w:ins>
    </w:p>
    <w:p w14:paraId="4A0A6429" w14:textId="61B654ED" w:rsidR="0014304A" w:rsidRDefault="0014304A" w:rsidP="0014304A">
      <w:pPr>
        <w:pStyle w:val="default1"/>
        <w:numPr>
          <w:ilvl w:val="0"/>
          <w:numId w:val="45"/>
        </w:numPr>
        <w:rPr>
          <w:ins w:id="3111" w:author="Maxim Bystrov" w:date="2026-05-21T23:24:00Z"/>
        </w:rPr>
      </w:pPr>
      <w:ins w:id="3112" w:author="Maxim Bystrov" w:date="2026-05-21T23:22:00Z">
        <w:r>
          <w:t>время отклика</w:t>
        </w:r>
      </w:ins>
      <w:ins w:id="3113" w:author="Maxim Bystrov" w:date="2026-05-21T23:24:00Z">
        <w:r w:rsidR="006D7DCA">
          <w:t>;</w:t>
        </w:r>
      </w:ins>
    </w:p>
    <w:p w14:paraId="2AE4F652" w14:textId="677B204F" w:rsidR="006D7DCA" w:rsidRDefault="006D7DCA" w:rsidP="0014304A">
      <w:pPr>
        <w:pStyle w:val="default1"/>
        <w:numPr>
          <w:ilvl w:val="0"/>
          <w:numId w:val="45"/>
        </w:numPr>
        <w:rPr>
          <w:ins w:id="3114" w:author="Maxim Bystrov" w:date="2026-05-21T23:24:00Z"/>
        </w:rPr>
      </w:pPr>
      <w:ins w:id="3115" w:author="Maxim Bystrov" w:date="2026-05-21T23:24:00Z">
        <w:r>
          <w:t>пропускная способность;</w:t>
        </w:r>
      </w:ins>
    </w:p>
    <w:p w14:paraId="7993710E" w14:textId="2E167616" w:rsidR="006D7DCA" w:rsidRDefault="006D7DCA" w:rsidP="0014304A">
      <w:pPr>
        <w:pStyle w:val="default1"/>
        <w:numPr>
          <w:ilvl w:val="0"/>
          <w:numId w:val="45"/>
        </w:numPr>
        <w:rPr>
          <w:ins w:id="3116" w:author="Maxim Bystrov" w:date="2026-05-21T23:24:00Z"/>
        </w:rPr>
      </w:pPr>
      <w:ins w:id="3117" w:author="Maxim Bystrov" w:date="2026-05-21T23:24:00Z">
        <w:r>
          <w:t>загрузка ресурсов;</w:t>
        </w:r>
      </w:ins>
    </w:p>
    <w:p w14:paraId="2EBCF5D2" w14:textId="59166C9F" w:rsidR="006D7DCA" w:rsidRDefault="006D7DCA" w:rsidP="0014304A">
      <w:pPr>
        <w:pStyle w:val="default1"/>
        <w:numPr>
          <w:ilvl w:val="0"/>
          <w:numId w:val="45"/>
        </w:numPr>
        <w:rPr>
          <w:ins w:id="3118" w:author="Maxim Bystrov" w:date="2026-05-21T23:24:00Z"/>
        </w:rPr>
      </w:pPr>
      <w:ins w:id="3119" w:author="Maxim Bystrov" w:date="2026-05-21T23:24:00Z">
        <w:r>
          <w:t>количество ошибок.</w:t>
        </w:r>
      </w:ins>
    </w:p>
    <w:p w14:paraId="4C51E7E1" w14:textId="019B0CA3" w:rsidR="006D7DCA" w:rsidRDefault="00213C3B" w:rsidP="006D7DCA">
      <w:pPr>
        <w:pStyle w:val="default1"/>
        <w:rPr>
          <w:ins w:id="3120" w:author="Maxim Bystrov" w:date="2026-05-21T23:31:00Z"/>
        </w:rPr>
      </w:pPr>
      <w:ins w:id="3121" w:author="Maxim Bystrov" w:date="2026-05-21T23:25:00Z">
        <w:r>
          <w:t xml:space="preserve">Наиболее актуальной метрикой для оценки качества системы отслеживания транспортных средств представляется оценка пропускной </w:t>
        </w:r>
      </w:ins>
      <w:ins w:id="3122" w:author="Maxim Bystrov" w:date="2026-05-21T23:26:00Z">
        <w:r>
          <w:lastRenderedPageBreak/>
          <w:t>способности системы</w:t>
        </w:r>
        <w:r w:rsidR="008A542D">
          <w:t>, поскольку природа предметной области и потоковая архитектура программного продукта накладыва</w:t>
        </w:r>
      </w:ins>
      <w:ins w:id="3123" w:author="Maxim Bystrov" w:date="2026-05-21T23:47:00Z">
        <w:r w:rsidR="008A38E9">
          <w:t>ю</w:t>
        </w:r>
      </w:ins>
      <w:ins w:id="3124" w:author="Maxim Bystrov" w:date="2026-05-21T23:26:00Z">
        <w:r w:rsidR="008A542D">
          <w:t xml:space="preserve">т высокие требования к количеству обрабатываемых сообщений за промежуток </w:t>
        </w:r>
      </w:ins>
      <w:ins w:id="3125" w:author="Maxim Bystrov" w:date="2026-05-21T23:27:00Z">
        <w:r w:rsidR="008A542D">
          <w:t xml:space="preserve">времени. Также можно сказать, что </w:t>
        </w:r>
      </w:ins>
      <w:ins w:id="3126" w:author="Maxim Bystrov" w:date="2026-05-21T23:29:00Z">
        <w:r w:rsidR="008A542D">
          <w:t xml:space="preserve">в производительности потоковой обработки сообщений заключается </w:t>
        </w:r>
      </w:ins>
      <w:ins w:id="3127" w:author="Maxim Bystrov" w:date="2026-05-21T23:30:00Z">
        <w:r w:rsidR="008A542D">
          <w:t xml:space="preserve">одна из основных ценностей программного продукта, ввиду сокращения расходов на вычислительные ресурсы </w:t>
        </w:r>
      </w:ins>
      <w:ins w:id="3128" w:author="Maxim Bystrov" w:date="2026-05-21T23:31:00Z">
        <w:r w:rsidR="008A542D">
          <w:t>относительно конкурентных решений.</w:t>
        </w:r>
      </w:ins>
    </w:p>
    <w:p w14:paraId="52E285FF" w14:textId="753BDF15" w:rsidR="008A542D" w:rsidRDefault="002611E8" w:rsidP="006D7DCA">
      <w:pPr>
        <w:pStyle w:val="default1"/>
        <w:rPr>
          <w:ins w:id="3129" w:author="Maxim Bystrov" w:date="2026-05-21T23:37:00Z"/>
        </w:rPr>
      </w:pPr>
      <w:ins w:id="3130" w:author="Maxim Bystrov" w:date="2026-05-21T23:32:00Z">
        <w:r>
          <w:t>Общая производительность стабильно и полноценно рабочей системы</w:t>
        </w:r>
      </w:ins>
      <w:ins w:id="3131" w:author="Maxim Bystrov" w:date="2026-05-21T23:38:00Z">
        <w:r w:rsidR="008B6272">
          <w:t>, выполняющей обмен данными с помощь</w:t>
        </w:r>
      </w:ins>
      <w:ins w:id="3132" w:author="Maxim Bystrov" w:date="2026-05-21T23:39:00Z">
        <w:r w:rsidR="008B6272">
          <w:t>ю брокера сообщений,</w:t>
        </w:r>
      </w:ins>
      <w:ins w:id="3133" w:author="Maxim Bystrov" w:date="2026-05-21T23:32:00Z">
        <w:r>
          <w:t xml:space="preserve"> определяется </w:t>
        </w:r>
      </w:ins>
      <w:ins w:id="3134" w:author="Maxim Bystrov" w:date="2026-05-21T23:33:00Z">
        <w:r>
          <w:t>производительностью её наименее производительного модуля.</w:t>
        </w:r>
        <w:r w:rsidR="002933F9">
          <w:t xml:space="preserve"> Наиболее активный обмен данными происходит при приеме, обработке и хранении телеметрических данных.</w:t>
        </w:r>
      </w:ins>
      <w:ins w:id="3135" w:author="Maxim Bystrov" w:date="2026-05-21T23:34:00Z">
        <w:r w:rsidR="00B87D88">
          <w:t xml:space="preserve"> Поток телеметрических данных проходит от приемника </w:t>
        </w:r>
      </w:ins>
      <w:ins w:id="3136" w:author="Maxim Bystrov" w:date="2026-05-21T23:37:00Z">
        <w:r w:rsidR="00C973BD">
          <w:t>телеметрии</w:t>
        </w:r>
      </w:ins>
      <w:ins w:id="3137" w:author="Maxim Bystrov" w:date="2026-05-21T23:34:00Z">
        <w:r w:rsidR="00B87D88" w:rsidRPr="00B87D88">
          <w:rPr>
            <w:rPrChange w:id="3138" w:author="Maxim Bystrov" w:date="2026-05-21T23:35:00Z">
              <w:rPr>
                <w:lang w:val="en-US"/>
              </w:rPr>
            </w:rPrChange>
          </w:rPr>
          <w:t xml:space="preserve">, </w:t>
        </w:r>
        <w:r w:rsidR="00B87D88">
          <w:t xml:space="preserve">который </w:t>
        </w:r>
      </w:ins>
      <w:ins w:id="3139" w:author="Maxim Bystrov" w:date="2026-05-21T23:35:00Z">
        <w:r w:rsidR="00B87D88">
          <w:t xml:space="preserve">отправляет поток данных в брокер сообщений </w:t>
        </w:r>
        <w:r w:rsidR="00B87D88" w:rsidRPr="00B87D88">
          <w:rPr>
            <w:rPrChange w:id="3140" w:author="Maxim Bystrov" w:date="2026-05-21T23:35:00Z">
              <w:rPr>
                <w:lang w:val="en-US"/>
              </w:rPr>
            </w:rPrChange>
          </w:rPr>
          <w:t>(</w:t>
        </w:r>
        <w:r w:rsidR="00B87D88">
          <w:rPr>
            <w:lang w:val="en-US"/>
          </w:rPr>
          <w:t>Kafka</w:t>
        </w:r>
        <w:r w:rsidR="00B87D88" w:rsidRPr="00B87D88">
          <w:rPr>
            <w:rPrChange w:id="3141" w:author="Maxim Bystrov" w:date="2026-05-21T23:35:00Z">
              <w:rPr>
                <w:lang w:val="en-US"/>
              </w:rPr>
            </w:rPrChange>
          </w:rPr>
          <w:t>).</w:t>
        </w:r>
        <w:r w:rsidR="00327229" w:rsidRPr="00327229">
          <w:rPr>
            <w:rPrChange w:id="3142" w:author="Maxim Bystrov" w:date="2026-05-21T23:35:00Z">
              <w:rPr>
                <w:lang w:val="en-US"/>
              </w:rPr>
            </w:rPrChange>
          </w:rPr>
          <w:t xml:space="preserve"> </w:t>
        </w:r>
        <w:r w:rsidR="00327229">
          <w:t>В каче</w:t>
        </w:r>
      </w:ins>
      <w:ins w:id="3143" w:author="Maxim Bystrov" w:date="2026-05-21T23:36:00Z">
        <w:r w:rsidR="00327229">
          <w:t>стве потребителей телеметрических данных из брокера сообщений выступают модули зо</w:t>
        </w:r>
      </w:ins>
      <w:ins w:id="3144" w:author="Maxim Bystrov" w:date="2026-05-21T23:37:00Z">
        <w:r w:rsidR="00327229">
          <w:t xml:space="preserve">нального отслеживания и обработки (сохранения) телеметрии. </w:t>
        </w:r>
        <w:r w:rsidR="00306DAE">
          <w:t xml:space="preserve">Таким образом, для </w:t>
        </w:r>
        <w:r w:rsidR="008B6272">
          <w:t>тестирования всего контура обработки необходимо:</w:t>
        </w:r>
      </w:ins>
    </w:p>
    <w:p w14:paraId="5DC052A2" w14:textId="4FD095F6" w:rsidR="008B6272" w:rsidRDefault="008B6272" w:rsidP="008B6272">
      <w:pPr>
        <w:pStyle w:val="default1"/>
        <w:numPr>
          <w:ilvl w:val="0"/>
          <w:numId w:val="46"/>
        </w:numPr>
        <w:rPr>
          <w:ins w:id="3145" w:author="Maxim Bystrov" w:date="2026-05-21T23:38:00Z"/>
        </w:rPr>
      </w:pPr>
      <w:ins w:id="3146" w:author="Maxim Bystrov" w:date="2026-05-21T23:37:00Z">
        <w:r>
          <w:t>протестировать ка</w:t>
        </w:r>
      </w:ins>
      <w:ins w:id="3147" w:author="Maxim Bystrov" w:date="2026-05-21T23:38:00Z">
        <w:r>
          <w:t xml:space="preserve">ждый из </w:t>
        </w:r>
      </w:ins>
      <w:ins w:id="3148" w:author="Maxim Bystrov" w:date="2026-05-21T23:47:00Z">
        <w:r w:rsidR="007D1AD1">
          <w:t xml:space="preserve">трех </w:t>
        </w:r>
      </w:ins>
      <w:ins w:id="3149" w:author="Maxim Bystrov" w:date="2026-05-21T23:38:00Z">
        <w:r>
          <w:t>компонентов контура отдельно;</w:t>
        </w:r>
      </w:ins>
    </w:p>
    <w:p w14:paraId="0B664262" w14:textId="77777777" w:rsidR="00260F91" w:rsidRDefault="008B6272" w:rsidP="00F24858">
      <w:pPr>
        <w:pStyle w:val="default1"/>
        <w:numPr>
          <w:ilvl w:val="0"/>
          <w:numId w:val="46"/>
        </w:numPr>
        <w:rPr>
          <w:ins w:id="3150" w:author="Maxim Bystrov" w:date="2026-05-21T23:40:00Z"/>
        </w:rPr>
      </w:pPr>
      <w:ins w:id="3151" w:author="Maxim Bystrov" w:date="2026-05-21T23:38:00Z">
        <w:r>
          <w:t>выявить наиболее узкое место</w:t>
        </w:r>
      </w:ins>
      <w:ins w:id="3152" w:author="Maxim Bystrov" w:date="2026-05-21T23:39:00Z">
        <w:r w:rsidR="00F24858">
          <w:t xml:space="preserve"> – модуль, который определит максимальную нагрузку на систему.</w:t>
        </w:r>
      </w:ins>
    </w:p>
    <w:p w14:paraId="3FC63699" w14:textId="23188057" w:rsidR="00E52C3F" w:rsidRDefault="00D56101" w:rsidP="00D56101">
      <w:pPr>
        <w:pStyle w:val="default1"/>
        <w:rPr>
          <w:ins w:id="3153" w:author="Maxim Bystrov" w:date="2026-05-21T23:45:00Z"/>
        </w:rPr>
      </w:pPr>
      <w:ins w:id="3154" w:author="Maxim Bystrov" w:date="2026-05-21T23:40:00Z">
        <w:r>
          <w:t xml:space="preserve">Методика тестирования различается в зависимости от </w:t>
        </w:r>
      </w:ins>
      <w:ins w:id="3155" w:author="Maxim Bystrov" w:date="2026-05-21T23:41:00Z">
        <w:r>
          <w:t>интерфейса взаимодействия модуля. Для приемной службы моделируется поток телеметрических данных с помощью отдельного тест</w:t>
        </w:r>
      </w:ins>
      <w:ins w:id="3156" w:author="Maxim Bystrov" w:date="2026-05-21T23:42:00Z">
        <w:r>
          <w:t xml:space="preserve">ового скрипта, </w:t>
        </w:r>
      </w:ins>
      <w:ins w:id="3157" w:author="Maxim Bystrov" w:date="2026-05-21T23:47:00Z">
        <w:r w:rsidR="00350451">
          <w:t>фиксируется</w:t>
        </w:r>
      </w:ins>
      <w:ins w:id="3158" w:author="Maxim Bystrov" w:date="2026-05-21T23:42:00Z">
        <w:r>
          <w:t xml:space="preserve"> количество отправленных пакетов в отведенные промежутки времени. Для модулей, которые выполняют потребление телеметрических данных из брокера сообщений </w:t>
        </w:r>
        <w:r>
          <w:rPr>
            <w:lang w:val="en-US"/>
          </w:rPr>
          <w:t>Kafka</w:t>
        </w:r>
        <w:r w:rsidRPr="00D56101">
          <w:rPr>
            <w:rPrChange w:id="3159" w:author="Maxim Bystrov" w:date="2026-05-21T23:42:00Z">
              <w:rPr>
                <w:lang w:val="en-US"/>
              </w:rPr>
            </w:rPrChange>
          </w:rPr>
          <w:t xml:space="preserve">, </w:t>
        </w:r>
      </w:ins>
      <w:ins w:id="3160" w:author="Maxim Bystrov" w:date="2026-05-21T23:43:00Z">
        <w:r>
          <w:t>тестирование выполняется следующим образом: в брокере накапливается массив данных</w:t>
        </w:r>
      </w:ins>
      <w:ins w:id="3161" w:author="Maxim Bystrov" w:date="2026-05-21T23:44:00Z">
        <w:r>
          <w:t xml:space="preserve"> (100 000 сообщений)</w:t>
        </w:r>
      </w:ins>
      <w:ins w:id="3162" w:author="Maxim Bystrov" w:date="2026-05-21T23:43:00Z">
        <w:r>
          <w:t>, затем модули запускаются по отдельности</w:t>
        </w:r>
      </w:ins>
      <w:ins w:id="3163" w:author="Maxim Bystrov" w:date="2026-05-21T23:44:00Z">
        <w:r>
          <w:t>, за</w:t>
        </w:r>
      </w:ins>
      <w:ins w:id="3164" w:author="Maxim Bystrov" w:date="2026-05-21T23:45:00Z">
        <w:r>
          <w:t>меряется время, за которое массив данных будет обработан.</w:t>
        </w:r>
        <w:r w:rsidR="00366A5F">
          <w:t xml:space="preserve"> В каждом из перечисленных случае</w:t>
        </w:r>
      </w:ins>
      <w:ins w:id="3165" w:author="Maxim Bystrov" w:date="2026-05-21T23:46:00Z">
        <w:r w:rsidR="00366A5F">
          <w:t xml:space="preserve">в выполняется несколько измерений, после </w:t>
        </w:r>
        <w:r w:rsidR="00366A5F">
          <w:lastRenderedPageBreak/>
          <w:t>чего рассчитывается среднее значение, на основе которого делается заключение о производительности модуля.</w:t>
        </w:r>
      </w:ins>
    </w:p>
    <w:p w14:paraId="7F41559A" w14:textId="100B9827" w:rsidR="004C0666" w:rsidRDefault="00E52C3F" w:rsidP="00D56101">
      <w:pPr>
        <w:pStyle w:val="default1"/>
        <w:rPr>
          <w:ins w:id="3166" w:author="Maxim Bystrov" w:date="2026-05-21T23:48:00Z"/>
        </w:rPr>
      </w:pPr>
      <w:ins w:id="3167" w:author="Maxim Bystrov" w:date="2026-05-21T23:45:00Z">
        <w:r>
          <w:t>Результаты нагрузочного тестирования представлены в таблице 4.2.</w:t>
        </w:r>
      </w:ins>
      <w:ins w:id="3168" w:author="Maxim Bystrov" w:date="2026-05-22T00:01:00Z">
        <w:r w:rsidR="00537AA2">
          <w:t xml:space="preserve"> Показатели приведены в сообщениях в секунду (с/с).</w:t>
        </w:r>
      </w:ins>
    </w:p>
    <w:p w14:paraId="635502FF" w14:textId="5FCC4D7E" w:rsidR="004C0666" w:rsidRDefault="004C0666" w:rsidP="004C0666">
      <w:pPr>
        <w:pStyle w:val="default1"/>
        <w:rPr>
          <w:ins w:id="3169" w:author="Maxim Bystrov" w:date="2026-05-21T23:48:00Z"/>
        </w:rPr>
      </w:pPr>
      <w:ins w:id="3170" w:author="Maxim Bystrov" w:date="2026-05-21T23:48:00Z">
        <w:r>
          <w:t>Таблица 4.2 — Результаты нагрузочного тестирования</w:t>
        </w:r>
      </w:ins>
    </w:p>
    <w:tbl>
      <w:tblPr>
        <w:tblStyle w:val="af3"/>
        <w:tblW w:w="0" w:type="auto"/>
        <w:tblLook w:val="04A0" w:firstRow="1" w:lastRow="0" w:firstColumn="1" w:lastColumn="0" w:noHBand="0" w:noVBand="1"/>
        <w:tblPrChange w:id="3171" w:author="Maxim Bystrov" w:date="2026-05-21T23:59:00Z">
          <w:tblPr>
            <w:tblStyle w:val="af3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445"/>
        <w:gridCol w:w="2117"/>
        <w:gridCol w:w="1181"/>
        <w:gridCol w:w="1182"/>
        <w:gridCol w:w="1181"/>
        <w:gridCol w:w="1181"/>
        <w:gridCol w:w="1182"/>
        <w:gridCol w:w="1159"/>
        <w:tblGridChange w:id="3172">
          <w:tblGrid>
            <w:gridCol w:w="445"/>
            <w:gridCol w:w="2117"/>
            <w:gridCol w:w="1181"/>
            <w:gridCol w:w="1182"/>
            <w:gridCol w:w="1181"/>
            <w:gridCol w:w="1181"/>
            <w:gridCol w:w="1182"/>
            <w:gridCol w:w="1159"/>
          </w:tblGrid>
        </w:tblGridChange>
      </w:tblGrid>
      <w:tr w:rsidR="0060049E" w:rsidRPr="0060049E" w14:paraId="44C12417" w14:textId="15B7BB49" w:rsidTr="0060049E">
        <w:trPr>
          <w:ins w:id="3173" w:author="Maxim Bystrov" w:date="2026-05-21T23:54:00Z"/>
        </w:trPr>
        <w:tc>
          <w:tcPr>
            <w:tcW w:w="445" w:type="dxa"/>
            <w:tcPrChange w:id="3174" w:author="Maxim Bystrov" w:date="2026-05-21T23:59:00Z">
              <w:tcPr>
                <w:tcW w:w="421" w:type="dxa"/>
              </w:tcPr>
            </w:tcPrChange>
          </w:tcPr>
          <w:p w14:paraId="705469DB" w14:textId="409252C8" w:rsidR="0060049E" w:rsidRPr="0060049E" w:rsidRDefault="0060049E" w:rsidP="004C0666">
            <w:pPr>
              <w:pStyle w:val="default1"/>
              <w:ind w:firstLine="0"/>
              <w:rPr>
                <w:ins w:id="3175" w:author="Maxim Bystrov" w:date="2026-05-21T23:54:00Z"/>
                <w:sz w:val="24"/>
                <w:szCs w:val="24"/>
                <w:rPrChange w:id="3176" w:author="Maxim Bystrov" w:date="2026-05-21T23:55:00Z">
                  <w:rPr>
                    <w:ins w:id="3177" w:author="Maxim Bystrov" w:date="2026-05-21T23:54:00Z"/>
                  </w:rPr>
                </w:rPrChange>
              </w:rPr>
            </w:pPr>
            <w:ins w:id="3178" w:author="Maxim Bystrov" w:date="2026-05-21T23:54:00Z">
              <w:r w:rsidRPr="0060049E">
                <w:rPr>
                  <w:sz w:val="24"/>
                  <w:szCs w:val="24"/>
                  <w:rPrChange w:id="3179" w:author="Maxim Bystrov" w:date="2026-05-21T23:55:00Z">
                    <w:rPr/>
                  </w:rPrChange>
                </w:rPr>
                <w:t>№</w:t>
              </w:r>
            </w:ins>
          </w:p>
        </w:tc>
        <w:tc>
          <w:tcPr>
            <w:tcW w:w="2117" w:type="dxa"/>
            <w:tcPrChange w:id="3180" w:author="Maxim Bystrov" w:date="2026-05-21T23:59:00Z">
              <w:tcPr>
                <w:tcW w:w="2122" w:type="dxa"/>
              </w:tcPr>
            </w:tcPrChange>
          </w:tcPr>
          <w:p w14:paraId="716DD75D" w14:textId="2ABEB17B" w:rsidR="0060049E" w:rsidRPr="0060049E" w:rsidRDefault="0060049E" w:rsidP="004C0666">
            <w:pPr>
              <w:pStyle w:val="default1"/>
              <w:ind w:firstLine="0"/>
              <w:rPr>
                <w:ins w:id="3181" w:author="Maxim Bystrov" w:date="2026-05-21T23:54:00Z"/>
                <w:sz w:val="24"/>
                <w:szCs w:val="24"/>
                <w:rPrChange w:id="3182" w:author="Maxim Bystrov" w:date="2026-05-21T23:55:00Z">
                  <w:rPr>
                    <w:ins w:id="3183" w:author="Maxim Bystrov" w:date="2026-05-21T23:54:00Z"/>
                  </w:rPr>
                </w:rPrChange>
              </w:rPr>
            </w:pPr>
            <w:ins w:id="3184" w:author="Maxim Bystrov" w:date="2026-05-21T23:54:00Z">
              <w:r w:rsidRPr="0060049E">
                <w:rPr>
                  <w:sz w:val="24"/>
                  <w:szCs w:val="24"/>
                  <w:rPrChange w:id="3185" w:author="Maxim Bystrov" w:date="2026-05-21T23:55:00Z">
                    <w:rPr/>
                  </w:rPrChange>
                </w:rPr>
                <w:t>Модуль</w:t>
              </w:r>
            </w:ins>
          </w:p>
        </w:tc>
        <w:tc>
          <w:tcPr>
            <w:tcW w:w="1181" w:type="dxa"/>
            <w:tcPrChange w:id="3186" w:author="Maxim Bystrov" w:date="2026-05-21T23:59:00Z">
              <w:tcPr>
                <w:tcW w:w="1185" w:type="dxa"/>
              </w:tcPr>
            </w:tcPrChange>
          </w:tcPr>
          <w:p w14:paraId="1DEBFEB4" w14:textId="4BB344FE" w:rsidR="0060049E" w:rsidRPr="0060049E" w:rsidRDefault="0060049E" w:rsidP="004C0666">
            <w:pPr>
              <w:pStyle w:val="default1"/>
              <w:ind w:firstLine="0"/>
              <w:rPr>
                <w:ins w:id="3187" w:author="Maxim Bystrov" w:date="2026-05-21T23:54:00Z"/>
                <w:sz w:val="24"/>
                <w:szCs w:val="24"/>
                <w:rPrChange w:id="3188" w:author="Maxim Bystrov" w:date="2026-05-21T23:55:00Z">
                  <w:rPr>
                    <w:ins w:id="3189" w:author="Maxim Bystrov" w:date="2026-05-21T23:54:00Z"/>
                  </w:rPr>
                </w:rPrChange>
              </w:rPr>
            </w:pPr>
            <w:ins w:id="3190" w:author="Maxim Bystrov" w:date="2026-05-21T23:54:00Z">
              <w:r w:rsidRPr="0060049E">
                <w:rPr>
                  <w:sz w:val="24"/>
                  <w:szCs w:val="24"/>
                  <w:rPrChange w:id="3191" w:author="Maxim Bystrov" w:date="2026-05-21T23:55:00Z">
                    <w:rPr/>
                  </w:rPrChange>
                </w:rPr>
                <w:t>1</w:t>
              </w:r>
            </w:ins>
            <w:ins w:id="3192" w:author="Maxim Bystrov" w:date="2026-05-21T23:57:00Z">
              <w:r>
                <w:rPr>
                  <w:sz w:val="24"/>
                  <w:szCs w:val="24"/>
                </w:rPr>
                <w:t>, с/с</w:t>
              </w:r>
            </w:ins>
          </w:p>
        </w:tc>
        <w:tc>
          <w:tcPr>
            <w:tcW w:w="1182" w:type="dxa"/>
            <w:tcPrChange w:id="3193" w:author="Maxim Bystrov" w:date="2026-05-21T23:59:00Z">
              <w:tcPr>
                <w:tcW w:w="1185" w:type="dxa"/>
              </w:tcPr>
            </w:tcPrChange>
          </w:tcPr>
          <w:p w14:paraId="0196F2DF" w14:textId="2F79A9EC" w:rsidR="0060049E" w:rsidRPr="0060049E" w:rsidRDefault="0060049E" w:rsidP="004C0666">
            <w:pPr>
              <w:pStyle w:val="default1"/>
              <w:ind w:firstLine="0"/>
              <w:rPr>
                <w:ins w:id="3194" w:author="Maxim Bystrov" w:date="2026-05-21T23:54:00Z"/>
                <w:sz w:val="24"/>
                <w:szCs w:val="24"/>
                <w:rPrChange w:id="3195" w:author="Maxim Bystrov" w:date="2026-05-21T23:55:00Z">
                  <w:rPr>
                    <w:ins w:id="3196" w:author="Maxim Bystrov" w:date="2026-05-21T23:54:00Z"/>
                  </w:rPr>
                </w:rPrChange>
              </w:rPr>
            </w:pPr>
            <w:ins w:id="3197" w:author="Maxim Bystrov" w:date="2026-05-21T23:54:00Z">
              <w:r w:rsidRPr="0060049E">
                <w:rPr>
                  <w:sz w:val="24"/>
                  <w:szCs w:val="24"/>
                  <w:rPrChange w:id="3198" w:author="Maxim Bystrov" w:date="2026-05-21T23:55:00Z">
                    <w:rPr/>
                  </w:rPrChange>
                </w:rPr>
                <w:t>2</w:t>
              </w:r>
            </w:ins>
            <w:ins w:id="3199" w:author="Maxim Bystrov" w:date="2026-05-21T23:58:00Z">
              <w:r>
                <w:rPr>
                  <w:sz w:val="24"/>
                  <w:szCs w:val="24"/>
                </w:rPr>
                <w:t>, с/с</w:t>
              </w:r>
            </w:ins>
          </w:p>
        </w:tc>
        <w:tc>
          <w:tcPr>
            <w:tcW w:w="1181" w:type="dxa"/>
            <w:tcPrChange w:id="3200" w:author="Maxim Bystrov" w:date="2026-05-21T23:59:00Z">
              <w:tcPr>
                <w:tcW w:w="1185" w:type="dxa"/>
              </w:tcPr>
            </w:tcPrChange>
          </w:tcPr>
          <w:p w14:paraId="16F00053" w14:textId="243EE914" w:rsidR="0060049E" w:rsidRPr="0060049E" w:rsidRDefault="0060049E" w:rsidP="004C0666">
            <w:pPr>
              <w:pStyle w:val="default1"/>
              <w:ind w:firstLine="0"/>
              <w:rPr>
                <w:ins w:id="3201" w:author="Maxim Bystrov" w:date="2026-05-21T23:54:00Z"/>
                <w:sz w:val="24"/>
                <w:szCs w:val="24"/>
                <w:rPrChange w:id="3202" w:author="Maxim Bystrov" w:date="2026-05-21T23:55:00Z">
                  <w:rPr>
                    <w:ins w:id="3203" w:author="Maxim Bystrov" w:date="2026-05-21T23:54:00Z"/>
                  </w:rPr>
                </w:rPrChange>
              </w:rPr>
            </w:pPr>
            <w:ins w:id="3204" w:author="Maxim Bystrov" w:date="2026-05-21T23:54:00Z">
              <w:r w:rsidRPr="0060049E">
                <w:rPr>
                  <w:sz w:val="24"/>
                  <w:szCs w:val="24"/>
                  <w:rPrChange w:id="3205" w:author="Maxim Bystrov" w:date="2026-05-21T23:55:00Z">
                    <w:rPr/>
                  </w:rPrChange>
                </w:rPr>
                <w:t>3</w:t>
              </w:r>
            </w:ins>
            <w:ins w:id="3206" w:author="Maxim Bystrov" w:date="2026-05-21T23:58:00Z">
              <w:r>
                <w:rPr>
                  <w:sz w:val="24"/>
                  <w:szCs w:val="24"/>
                </w:rPr>
                <w:t>, с/с</w:t>
              </w:r>
            </w:ins>
          </w:p>
        </w:tc>
        <w:tc>
          <w:tcPr>
            <w:tcW w:w="1181" w:type="dxa"/>
            <w:tcPrChange w:id="3207" w:author="Maxim Bystrov" w:date="2026-05-21T23:59:00Z">
              <w:tcPr>
                <w:tcW w:w="1185" w:type="dxa"/>
              </w:tcPr>
            </w:tcPrChange>
          </w:tcPr>
          <w:p w14:paraId="1049232F" w14:textId="4EAE5F39" w:rsidR="0060049E" w:rsidRPr="0060049E" w:rsidRDefault="0060049E" w:rsidP="004C0666">
            <w:pPr>
              <w:pStyle w:val="default1"/>
              <w:ind w:firstLine="0"/>
              <w:rPr>
                <w:ins w:id="3208" w:author="Maxim Bystrov" w:date="2026-05-21T23:54:00Z"/>
                <w:sz w:val="24"/>
                <w:szCs w:val="24"/>
                <w:rPrChange w:id="3209" w:author="Maxim Bystrov" w:date="2026-05-21T23:55:00Z">
                  <w:rPr>
                    <w:ins w:id="3210" w:author="Maxim Bystrov" w:date="2026-05-21T23:54:00Z"/>
                  </w:rPr>
                </w:rPrChange>
              </w:rPr>
            </w:pPr>
            <w:ins w:id="3211" w:author="Maxim Bystrov" w:date="2026-05-21T23:54:00Z">
              <w:r w:rsidRPr="0060049E">
                <w:rPr>
                  <w:sz w:val="24"/>
                  <w:szCs w:val="24"/>
                  <w:rPrChange w:id="3212" w:author="Maxim Bystrov" w:date="2026-05-21T23:55:00Z">
                    <w:rPr/>
                  </w:rPrChange>
                </w:rPr>
                <w:t>4</w:t>
              </w:r>
            </w:ins>
            <w:ins w:id="3213" w:author="Maxim Bystrov" w:date="2026-05-21T23:58:00Z">
              <w:r>
                <w:rPr>
                  <w:sz w:val="24"/>
                  <w:szCs w:val="24"/>
                </w:rPr>
                <w:t>, с/с</w:t>
              </w:r>
            </w:ins>
          </w:p>
        </w:tc>
        <w:tc>
          <w:tcPr>
            <w:tcW w:w="1182" w:type="dxa"/>
            <w:tcPrChange w:id="3214" w:author="Maxim Bystrov" w:date="2026-05-21T23:59:00Z">
              <w:tcPr>
                <w:tcW w:w="1185" w:type="dxa"/>
              </w:tcPr>
            </w:tcPrChange>
          </w:tcPr>
          <w:p w14:paraId="60D77570" w14:textId="4260EF9E" w:rsidR="0060049E" w:rsidRPr="0060049E" w:rsidRDefault="0060049E" w:rsidP="004C0666">
            <w:pPr>
              <w:pStyle w:val="default1"/>
              <w:ind w:firstLine="0"/>
              <w:rPr>
                <w:ins w:id="3215" w:author="Maxim Bystrov" w:date="2026-05-21T23:54:00Z"/>
                <w:sz w:val="24"/>
                <w:szCs w:val="24"/>
                <w:rPrChange w:id="3216" w:author="Maxim Bystrov" w:date="2026-05-21T23:55:00Z">
                  <w:rPr>
                    <w:ins w:id="3217" w:author="Maxim Bystrov" w:date="2026-05-21T23:54:00Z"/>
                  </w:rPr>
                </w:rPrChange>
              </w:rPr>
            </w:pPr>
            <w:ins w:id="3218" w:author="Maxim Bystrov" w:date="2026-05-21T23:54:00Z">
              <w:r w:rsidRPr="0060049E">
                <w:rPr>
                  <w:sz w:val="24"/>
                  <w:szCs w:val="24"/>
                  <w:rPrChange w:id="3219" w:author="Maxim Bystrov" w:date="2026-05-21T23:55:00Z">
                    <w:rPr/>
                  </w:rPrChange>
                </w:rPr>
                <w:t>5</w:t>
              </w:r>
            </w:ins>
            <w:ins w:id="3220" w:author="Maxim Bystrov" w:date="2026-05-21T23:58:00Z">
              <w:r>
                <w:rPr>
                  <w:sz w:val="24"/>
                  <w:szCs w:val="24"/>
                </w:rPr>
                <w:t>, с/с</w:t>
              </w:r>
            </w:ins>
          </w:p>
        </w:tc>
        <w:tc>
          <w:tcPr>
            <w:tcW w:w="1159" w:type="dxa"/>
            <w:tcPrChange w:id="3221" w:author="Maxim Bystrov" w:date="2026-05-21T23:59:00Z">
              <w:tcPr>
                <w:tcW w:w="1160" w:type="dxa"/>
              </w:tcPr>
            </w:tcPrChange>
          </w:tcPr>
          <w:p w14:paraId="44989385" w14:textId="1960483D" w:rsidR="0060049E" w:rsidRPr="00674590" w:rsidRDefault="0060049E" w:rsidP="004C0666">
            <w:pPr>
              <w:pStyle w:val="default1"/>
              <w:ind w:firstLine="0"/>
              <w:rPr>
                <w:ins w:id="3222" w:author="Maxim Bystrov" w:date="2026-05-21T23:54:00Z"/>
                <w:sz w:val="24"/>
                <w:szCs w:val="24"/>
                <w:lang w:val="en-US"/>
                <w:rPrChange w:id="3223" w:author="Maxim Bystrov" w:date="2026-05-22T00:00:00Z">
                  <w:rPr>
                    <w:ins w:id="3224" w:author="Maxim Bystrov" w:date="2026-05-21T23:54:00Z"/>
                  </w:rPr>
                </w:rPrChange>
              </w:rPr>
            </w:pPr>
            <w:ins w:id="3225" w:author="Maxim Bystrov" w:date="2026-05-21T23:55:00Z">
              <w:r w:rsidRPr="0060049E">
                <w:rPr>
                  <w:sz w:val="24"/>
                  <w:szCs w:val="24"/>
                  <w:rPrChange w:id="3226" w:author="Maxim Bystrov" w:date="2026-05-21T23:55:00Z">
                    <w:rPr/>
                  </w:rPrChange>
                </w:rPr>
                <w:t>Среднее</w:t>
              </w:r>
            </w:ins>
            <w:ins w:id="3227" w:author="Maxim Bystrov" w:date="2026-05-22T00:00:00Z">
              <w:r w:rsidR="00674590">
                <w:rPr>
                  <w:sz w:val="24"/>
                  <w:szCs w:val="24"/>
                </w:rPr>
                <w:t xml:space="preserve">, </w:t>
              </w:r>
            </w:ins>
            <w:ins w:id="3228" w:author="Maxim Bystrov" w:date="2026-05-22T00:01:00Z">
              <w:r w:rsidR="00674590">
                <w:rPr>
                  <w:sz w:val="24"/>
                  <w:szCs w:val="24"/>
                </w:rPr>
                <w:t>с/с</w:t>
              </w:r>
            </w:ins>
          </w:p>
        </w:tc>
      </w:tr>
      <w:tr w:rsidR="0060049E" w:rsidRPr="0060049E" w14:paraId="461F722F" w14:textId="77777777" w:rsidTr="0060049E">
        <w:trPr>
          <w:ins w:id="3229" w:author="Maxim Bystrov" w:date="2026-05-21T23:55:00Z"/>
        </w:trPr>
        <w:tc>
          <w:tcPr>
            <w:tcW w:w="445" w:type="dxa"/>
          </w:tcPr>
          <w:p w14:paraId="4BF0DBB7" w14:textId="59F8AC7B" w:rsidR="0060049E" w:rsidRPr="0060049E" w:rsidRDefault="0060049E" w:rsidP="004C0666">
            <w:pPr>
              <w:pStyle w:val="default1"/>
              <w:ind w:firstLine="0"/>
              <w:rPr>
                <w:ins w:id="3230" w:author="Maxim Bystrov" w:date="2026-05-21T23:55:00Z"/>
                <w:sz w:val="24"/>
                <w:szCs w:val="24"/>
                <w:rPrChange w:id="3231" w:author="Maxim Bystrov" w:date="2026-05-21T23:55:00Z">
                  <w:rPr>
                    <w:ins w:id="3232" w:author="Maxim Bystrov" w:date="2026-05-21T23:55:00Z"/>
                  </w:rPr>
                </w:rPrChange>
              </w:rPr>
            </w:pPr>
            <w:ins w:id="3233" w:author="Maxim Bystrov" w:date="2026-05-21T23:55:00Z">
              <w:r>
                <w:rPr>
                  <w:sz w:val="24"/>
                  <w:szCs w:val="24"/>
                </w:rPr>
                <w:t>1</w:t>
              </w:r>
            </w:ins>
          </w:p>
        </w:tc>
        <w:tc>
          <w:tcPr>
            <w:tcW w:w="2117" w:type="dxa"/>
          </w:tcPr>
          <w:p w14:paraId="7229EB7F" w14:textId="2B717696" w:rsidR="0060049E" w:rsidRPr="0060049E" w:rsidRDefault="0060049E" w:rsidP="004C0666">
            <w:pPr>
              <w:pStyle w:val="default1"/>
              <w:ind w:firstLine="0"/>
              <w:rPr>
                <w:ins w:id="3234" w:author="Maxim Bystrov" w:date="2026-05-21T23:55:00Z"/>
                <w:sz w:val="24"/>
                <w:szCs w:val="24"/>
                <w:rPrChange w:id="3235" w:author="Maxim Bystrov" w:date="2026-05-21T23:55:00Z">
                  <w:rPr>
                    <w:ins w:id="3236" w:author="Maxim Bystrov" w:date="2026-05-21T23:55:00Z"/>
                  </w:rPr>
                </w:rPrChange>
              </w:rPr>
            </w:pPr>
            <w:ins w:id="3237" w:author="Maxim Bystrov" w:date="2026-05-21T23:55:00Z">
              <w:r>
                <w:rPr>
                  <w:sz w:val="24"/>
                  <w:szCs w:val="24"/>
                </w:rPr>
                <w:t>Приемная служба</w:t>
              </w:r>
            </w:ins>
          </w:p>
        </w:tc>
        <w:tc>
          <w:tcPr>
            <w:tcW w:w="1181" w:type="dxa"/>
          </w:tcPr>
          <w:p w14:paraId="4D3C562E" w14:textId="67D43C18" w:rsidR="0060049E" w:rsidRPr="0060049E" w:rsidRDefault="0060049E" w:rsidP="004C0666">
            <w:pPr>
              <w:pStyle w:val="default1"/>
              <w:ind w:firstLine="0"/>
              <w:rPr>
                <w:ins w:id="3238" w:author="Maxim Bystrov" w:date="2026-05-21T23:55:00Z"/>
                <w:sz w:val="24"/>
                <w:szCs w:val="24"/>
                <w:rPrChange w:id="3239" w:author="Maxim Bystrov" w:date="2026-05-21T23:55:00Z">
                  <w:rPr>
                    <w:ins w:id="3240" w:author="Maxim Bystrov" w:date="2026-05-21T23:55:00Z"/>
                  </w:rPr>
                </w:rPrChange>
              </w:rPr>
            </w:pPr>
            <w:ins w:id="3241" w:author="Maxim Bystrov" w:date="2026-05-21T23:57:00Z">
              <w:r>
                <w:rPr>
                  <w:sz w:val="24"/>
                  <w:szCs w:val="24"/>
                </w:rPr>
                <w:t>4657</w:t>
              </w:r>
            </w:ins>
          </w:p>
        </w:tc>
        <w:tc>
          <w:tcPr>
            <w:tcW w:w="1182" w:type="dxa"/>
          </w:tcPr>
          <w:p w14:paraId="1EC3040C" w14:textId="62AB91B8" w:rsidR="0060049E" w:rsidRPr="0060049E" w:rsidRDefault="0060049E" w:rsidP="004C0666">
            <w:pPr>
              <w:pStyle w:val="default1"/>
              <w:ind w:firstLine="0"/>
              <w:rPr>
                <w:ins w:id="3242" w:author="Maxim Bystrov" w:date="2026-05-21T23:55:00Z"/>
                <w:sz w:val="24"/>
                <w:szCs w:val="24"/>
                <w:rPrChange w:id="3243" w:author="Maxim Bystrov" w:date="2026-05-21T23:55:00Z">
                  <w:rPr>
                    <w:ins w:id="3244" w:author="Maxim Bystrov" w:date="2026-05-21T23:55:00Z"/>
                  </w:rPr>
                </w:rPrChange>
              </w:rPr>
            </w:pPr>
            <w:ins w:id="3245" w:author="Maxim Bystrov" w:date="2026-05-21T23:57:00Z">
              <w:r>
                <w:rPr>
                  <w:sz w:val="24"/>
                  <w:szCs w:val="24"/>
                </w:rPr>
                <w:t>4983</w:t>
              </w:r>
            </w:ins>
          </w:p>
        </w:tc>
        <w:tc>
          <w:tcPr>
            <w:tcW w:w="1181" w:type="dxa"/>
          </w:tcPr>
          <w:p w14:paraId="3A7EF1F6" w14:textId="2C5AF6C9" w:rsidR="0060049E" w:rsidRPr="0060049E" w:rsidRDefault="0060049E" w:rsidP="004C0666">
            <w:pPr>
              <w:pStyle w:val="default1"/>
              <w:ind w:firstLine="0"/>
              <w:rPr>
                <w:ins w:id="3246" w:author="Maxim Bystrov" w:date="2026-05-21T23:55:00Z"/>
                <w:sz w:val="24"/>
                <w:szCs w:val="24"/>
                <w:rPrChange w:id="3247" w:author="Maxim Bystrov" w:date="2026-05-21T23:55:00Z">
                  <w:rPr>
                    <w:ins w:id="3248" w:author="Maxim Bystrov" w:date="2026-05-21T23:55:00Z"/>
                  </w:rPr>
                </w:rPrChange>
              </w:rPr>
            </w:pPr>
            <w:ins w:id="3249" w:author="Maxim Bystrov" w:date="2026-05-21T23:57:00Z">
              <w:r>
                <w:rPr>
                  <w:sz w:val="24"/>
                  <w:szCs w:val="24"/>
                </w:rPr>
                <w:t>5143</w:t>
              </w:r>
            </w:ins>
          </w:p>
        </w:tc>
        <w:tc>
          <w:tcPr>
            <w:tcW w:w="1181" w:type="dxa"/>
          </w:tcPr>
          <w:p w14:paraId="33154DA6" w14:textId="064E185F" w:rsidR="0060049E" w:rsidRPr="0060049E" w:rsidRDefault="0060049E" w:rsidP="004C0666">
            <w:pPr>
              <w:pStyle w:val="default1"/>
              <w:ind w:firstLine="0"/>
              <w:rPr>
                <w:ins w:id="3250" w:author="Maxim Bystrov" w:date="2026-05-21T23:55:00Z"/>
                <w:sz w:val="24"/>
                <w:szCs w:val="24"/>
                <w:rPrChange w:id="3251" w:author="Maxim Bystrov" w:date="2026-05-21T23:55:00Z">
                  <w:rPr>
                    <w:ins w:id="3252" w:author="Maxim Bystrov" w:date="2026-05-21T23:55:00Z"/>
                  </w:rPr>
                </w:rPrChange>
              </w:rPr>
            </w:pPr>
            <w:ins w:id="3253" w:author="Maxim Bystrov" w:date="2026-05-21T23:57:00Z">
              <w:r>
                <w:rPr>
                  <w:sz w:val="24"/>
                  <w:szCs w:val="24"/>
                </w:rPr>
                <w:t>4587</w:t>
              </w:r>
            </w:ins>
          </w:p>
        </w:tc>
        <w:tc>
          <w:tcPr>
            <w:tcW w:w="1182" w:type="dxa"/>
          </w:tcPr>
          <w:p w14:paraId="5350A6A1" w14:textId="43E29D92" w:rsidR="0060049E" w:rsidRPr="0060049E" w:rsidRDefault="0060049E" w:rsidP="004C0666">
            <w:pPr>
              <w:pStyle w:val="default1"/>
              <w:ind w:firstLine="0"/>
              <w:rPr>
                <w:ins w:id="3254" w:author="Maxim Bystrov" w:date="2026-05-21T23:55:00Z"/>
                <w:sz w:val="24"/>
                <w:szCs w:val="24"/>
                <w:rPrChange w:id="3255" w:author="Maxim Bystrov" w:date="2026-05-21T23:55:00Z">
                  <w:rPr>
                    <w:ins w:id="3256" w:author="Maxim Bystrov" w:date="2026-05-21T23:55:00Z"/>
                  </w:rPr>
                </w:rPrChange>
              </w:rPr>
            </w:pPr>
            <w:ins w:id="3257" w:author="Maxim Bystrov" w:date="2026-05-21T23:57:00Z">
              <w:r>
                <w:rPr>
                  <w:sz w:val="24"/>
                  <w:szCs w:val="24"/>
                </w:rPr>
                <w:t>4872</w:t>
              </w:r>
            </w:ins>
          </w:p>
        </w:tc>
        <w:tc>
          <w:tcPr>
            <w:tcW w:w="1159" w:type="dxa"/>
          </w:tcPr>
          <w:p w14:paraId="581559B6" w14:textId="71EAF07A" w:rsidR="0060049E" w:rsidRPr="0060049E" w:rsidRDefault="0060049E" w:rsidP="004C0666">
            <w:pPr>
              <w:pStyle w:val="default1"/>
              <w:ind w:firstLine="0"/>
              <w:rPr>
                <w:ins w:id="3258" w:author="Maxim Bystrov" w:date="2026-05-21T23:55:00Z"/>
                <w:sz w:val="24"/>
                <w:szCs w:val="24"/>
                <w:lang w:val="en-US"/>
                <w:rPrChange w:id="3259" w:author="Maxim Bystrov" w:date="2026-05-22T00:00:00Z">
                  <w:rPr>
                    <w:ins w:id="3260" w:author="Maxim Bystrov" w:date="2026-05-21T23:55:00Z"/>
                  </w:rPr>
                </w:rPrChange>
              </w:rPr>
            </w:pPr>
            <w:ins w:id="3261" w:author="Maxim Bystrov" w:date="2026-05-22T00:00:00Z">
              <w:r>
                <w:rPr>
                  <w:sz w:val="24"/>
                  <w:szCs w:val="24"/>
                  <w:lang w:val="en-US"/>
                </w:rPr>
                <w:t>4848,4</w:t>
              </w:r>
            </w:ins>
          </w:p>
        </w:tc>
      </w:tr>
      <w:tr w:rsidR="0060049E" w:rsidRPr="0060049E" w14:paraId="39233DDB" w14:textId="77777777" w:rsidTr="0060049E">
        <w:trPr>
          <w:ins w:id="3262" w:author="Maxim Bystrov" w:date="2026-05-21T23:55:00Z"/>
        </w:trPr>
        <w:tc>
          <w:tcPr>
            <w:tcW w:w="445" w:type="dxa"/>
          </w:tcPr>
          <w:p w14:paraId="78F60241" w14:textId="33FDDAC7" w:rsidR="0060049E" w:rsidRPr="0060049E" w:rsidRDefault="0060049E" w:rsidP="004C0666">
            <w:pPr>
              <w:pStyle w:val="default1"/>
              <w:ind w:firstLine="0"/>
              <w:rPr>
                <w:ins w:id="3263" w:author="Maxim Bystrov" w:date="2026-05-21T23:55:00Z"/>
                <w:sz w:val="24"/>
                <w:szCs w:val="24"/>
                <w:rPrChange w:id="3264" w:author="Maxim Bystrov" w:date="2026-05-21T23:55:00Z">
                  <w:rPr>
                    <w:ins w:id="3265" w:author="Maxim Bystrov" w:date="2026-05-21T23:55:00Z"/>
                  </w:rPr>
                </w:rPrChange>
              </w:rPr>
            </w:pPr>
            <w:ins w:id="3266" w:author="Maxim Bystrov" w:date="2026-05-21T23:55:00Z">
              <w:r>
                <w:rPr>
                  <w:sz w:val="24"/>
                  <w:szCs w:val="24"/>
                </w:rPr>
                <w:t>2</w:t>
              </w:r>
            </w:ins>
          </w:p>
        </w:tc>
        <w:tc>
          <w:tcPr>
            <w:tcW w:w="2117" w:type="dxa"/>
          </w:tcPr>
          <w:p w14:paraId="10C1604B" w14:textId="19837951" w:rsidR="0060049E" w:rsidRPr="0060049E" w:rsidRDefault="0060049E" w:rsidP="004C0666">
            <w:pPr>
              <w:pStyle w:val="default1"/>
              <w:ind w:firstLine="0"/>
              <w:rPr>
                <w:ins w:id="3267" w:author="Maxim Bystrov" w:date="2026-05-21T23:55:00Z"/>
                <w:sz w:val="24"/>
                <w:szCs w:val="24"/>
                <w:rPrChange w:id="3268" w:author="Maxim Bystrov" w:date="2026-05-21T23:55:00Z">
                  <w:rPr>
                    <w:ins w:id="3269" w:author="Maxim Bystrov" w:date="2026-05-21T23:55:00Z"/>
                  </w:rPr>
                </w:rPrChange>
              </w:rPr>
            </w:pPr>
            <w:ins w:id="3270" w:author="Maxim Bystrov" w:date="2026-05-21T23:56:00Z">
              <w:r>
                <w:rPr>
                  <w:sz w:val="24"/>
                  <w:szCs w:val="24"/>
                </w:rPr>
                <w:t>Зональное отслеживание</w:t>
              </w:r>
            </w:ins>
          </w:p>
        </w:tc>
        <w:tc>
          <w:tcPr>
            <w:tcW w:w="1181" w:type="dxa"/>
          </w:tcPr>
          <w:p w14:paraId="6597C747" w14:textId="41557692" w:rsidR="0060049E" w:rsidRPr="0060049E" w:rsidRDefault="0060049E" w:rsidP="004C0666">
            <w:pPr>
              <w:pStyle w:val="default1"/>
              <w:ind w:firstLine="0"/>
              <w:rPr>
                <w:ins w:id="3271" w:author="Maxim Bystrov" w:date="2026-05-21T23:55:00Z"/>
                <w:sz w:val="24"/>
                <w:szCs w:val="24"/>
                <w:rPrChange w:id="3272" w:author="Maxim Bystrov" w:date="2026-05-21T23:55:00Z">
                  <w:rPr>
                    <w:ins w:id="3273" w:author="Maxim Bystrov" w:date="2026-05-21T23:55:00Z"/>
                  </w:rPr>
                </w:rPrChange>
              </w:rPr>
            </w:pPr>
            <w:ins w:id="3274" w:author="Maxim Bystrov" w:date="2026-05-21T23:57:00Z">
              <w:r>
                <w:rPr>
                  <w:sz w:val="24"/>
                  <w:szCs w:val="24"/>
                </w:rPr>
                <w:t>9870</w:t>
              </w:r>
            </w:ins>
          </w:p>
        </w:tc>
        <w:tc>
          <w:tcPr>
            <w:tcW w:w="1182" w:type="dxa"/>
          </w:tcPr>
          <w:p w14:paraId="0AC4EB2D" w14:textId="774AE2C5" w:rsidR="0060049E" w:rsidRPr="0060049E" w:rsidRDefault="0060049E" w:rsidP="004C0666">
            <w:pPr>
              <w:pStyle w:val="default1"/>
              <w:ind w:firstLine="0"/>
              <w:rPr>
                <w:ins w:id="3275" w:author="Maxim Bystrov" w:date="2026-05-21T23:55:00Z"/>
                <w:sz w:val="24"/>
                <w:szCs w:val="24"/>
                <w:rPrChange w:id="3276" w:author="Maxim Bystrov" w:date="2026-05-21T23:55:00Z">
                  <w:rPr>
                    <w:ins w:id="3277" w:author="Maxim Bystrov" w:date="2026-05-21T23:55:00Z"/>
                  </w:rPr>
                </w:rPrChange>
              </w:rPr>
            </w:pPr>
            <w:ins w:id="3278" w:author="Maxim Bystrov" w:date="2026-05-21T23:57:00Z">
              <w:r>
                <w:rPr>
                  <w:sz w:val="24"/>
                  <w:szCs w:val="24"/>
                </w:rPr>
                <w:t>10073</w:t>
              </w:r>
            </w:ins>
          </w:p>
        </w:tc>
        <w:tc>
          <w:tcPr>
            <w:tcW w:w="1181" w:type="dxa"/>
          </w:tcPr>
          <w:p w14:paraId="3F7EE4E8" w14:textId="31822DCA" w:rsidR="0060049E" w:rsidRPr="0060049E" w:rsidRDefault="0060049E" w:rsidP="004C0666">
            <w:pPr>
              <w:pStyle w:val="default1"/>
              <w:ind w:firstLine="0"/>
              <w:rPr>
                <w:ins w:id="3279" w:author="Maxim Bystrov" w:date="2026-05-21T23:55:00Z"/>
                <w:sz w:val="24"/>
                <w:szCs w:val="24"/>
                <w:rPrChange w:id="3280" w:author="Maxim Bystrov" w:date="2026-05-21T23:55:00Z">
                  <w:rPr>
                    <w:ins w:id="3281" w:author="Maxim Bystrov" w:date="2026-05-21T23:55:00Z"/>
                  </w:rPr>
                </w:rPrChange>
              </w:rPr>
            </w:pPr>
            <w:ins w:id="3282" w:author="Maxim Bystrov" w:date="2026-05-21T23:57:00Z">
              <w:r>
                <w:rPr>
                  <w:sz w:val="24"/>
                  <w:szCs w:val="24"/>
                </w:rPr>
                <w:t>9732</w:t>
              </w:r>
            </w:ins>
          </w:p>
        </w:tc>
        <w:tc>
          <w:tcPr>
            <w:tcW w:w="1181" w:type="dxa"/>
          </w:tcPr>
          <w:p w14:paraId="02205DAB" w14:textId="402DD5CC" w:rsidR="0060049E" w:rsidRPr="0060049E" w:rsidRDefault="0060049E" w:rsidP="004C0666">
            <w:pPr>
              <w:pStyle w:val="default1"/>
              <w:ind w:firstLine="0"/>
              <w:rPr>
                <w:ins w:id="3283" w:author="Maxim Bystrov" w:date="2026-05-21T23:55:00Z"/>
                <w:sz w:val="24"/>
                <w:szCs w:val="24"/>
                <w:rPrChange w:id="3284" w:author="Maxim Bystrov" w:date="2026-05-21T23:55:00Z">
                  <w:rPr>
                    <w:ins w:id="3285" w:author="Maxim Bystrov" w:date="2026-05-21T23:55:00Z"/>
                  </w:rPr>
                </w:rPrChange>
              </w:rPr>
            </w:pPr>
            <w:ins w:id="3286" w:author="Maxim Bystrov" w:date="2026-05-21T23:58:00Z">
              <w:r>
                <w:rPr>
                  <w:sz w:val="24"/>
                  <w:szCs w:val="24"/>
                </w:rPr>
                <w:t>9862</w:t>
              </w:r>
            </w:ins>
          </w:p>
        </w:tc>
        <w:tc>
          <w:tcPr>
            <w:tcW w:w="1182" w:type="dxa"/>
          </w:tcPr>
          <w:p w14:paraId="2EB6243E" w14:textId="73FA62A7" w:rsidR="0060049E" w:rsidRPr="0060049E" w:rsidRDefault="0060049E" w:rsidP="004C0666">
            <w:pPr>
              <w:pStyle w:val="default1"/>
              <w:ind w:firstLine="0"/>
              <w:rPr>
                <w:ins w:id="3287" w:author="Maxim Bystrov" w:date="2026-05-21T23:55:00Z"/>
                <w:sz w:val="24"/>
                <w:szCs w:val="24"/>
                <w:rPrChange w:id="3288" w:author="Maxim Bystrov" w:date="2026-05-21T23:55:00Z">
                  <w:rPr>
                    <w:ins w:id="3289" w:author="Maxim Bystrov" w:date="2026-05-21T23:55:00Z"/>
                  </w:rPr>
                </w:rPrChange>
              </w:rPr>
            </w:pPr>
            <w:ins w:id="3290" w:author="Maxim Bystrov" w:date="2026-05-21T23:58:00Z">
              <w:r>
                <w:rPr>
                  <w:sz w:val="24"/>
                  <w:szCs w:val="24"/>
                </w:rPr>
                <w:t>1002</w:t>
              </w:r>
            </w:ins>
            <w:ins w:id="3291" w:author="Maxim Bystrov" w:date="2026-05-21T23:59:00Z">
              <w:r>
                <w:rPr>
                  <w:sz w:val="24"/>
                  <w:szCs w:val="24"/>
                </w:rPr>
                <w:t>4</w:t>
              </w:r>
            </w:ins>
          </w:p>
        </w:tc>
        <w:tc>
          <w:tcPr>
            <w:tcW w:w="1159" w:type="dxa"/>
          </w:tcPr>
          <w:p w14:paraId="1C991E11" w14:textId="7F920A65" w:rsidR="0060049E" w:rsidRPr="0060049E" w:rsidRDefault="0060049E" w:rsidP="004C0666">
            <w:pPr>
              <w:pStyle w:val="default1"/>
              <w:ind w:firstLine="0"/>
              <w:rPr>
                <w:ins w:id="3292" w:author="Maxim Bystrov" w:date="2026-05-21T23:55:00Z"/>
                <w:sz w:val="24"/>
                <w:szCs w:val="24"/>
                <w:lang w:val="en-US"/>
                <w:rPrChange w:id="3293" w:author="Maxim Bystrov" w:date="2026-05-22T00:00:00Z">
                  <w:rPr>
                    <w:ins w:id="3294" w:author="Maxim Bystrov" w:date="2026-05-21T23:55:00Z"/>
                  </w:rPr>
                </w:rPrChange>
              </w:rPr>
            </w:pPr>
            <w:ins w:id="3295" w:author="Maxim Bystrov" w:date="2026-05-22T00:00:00Z">
              <w:r>
                <w:rPr>
                  <w:sz w:val="24"/>
                  <w:szCs w:val="24"/>
                  <w:lang w:val="en-US"/>
                </w:rPr>
                <w:t>991</w:t>
              </w:r>
            </w:ins>
            <w:ins w:id="3296" w:author="Maxim Bystrov" w:date="2026-05-22T00:01:00Z">
              <w:r w:rsidR="00F1299C">
                <w:rPr>
                  <w:sz w:val="24"/>
                  <w:szCs w:val="24"/>
                </w:rPr>
                <w:t>2</w:t>
              </w:r>
            </w:ins>
            <w:ins w:id="3297" w:author="Maxim Bystrov" w:date="2026-05-22T00:00:00Z">
              <w:r>
                <w:rPr>
                  <w:sz w:val="24"/>
                  <w:szCs w:val="24"/>
                  <w:lang w:val="en-US"/>
                </w:rPr>
                <w:t>,2</w:t>
              </w:r>
            </w:ins>
          </w:p>
        </w:tc>
      </w:tr>
      <w:tr w:rsidR="0060049E" w:rsidRPr="0060049E" w14:paraId="387921B6" w14:textId="77777777" w:rsidTr="0060049E">
        <w:trPr>
          <w:ins w:id="3298" w:author="Maxim Bystrov" w:date="2026-05-21T23:55:00Z"/>
        </w:trPr>
        <w:tc>
          <w:tcPr>
            <w:tcW w:w="445" w:type="dxa"/>
          </w:tcPr>
          <w:p w14:paraId="2DD198F4" w14:textId="2CBED3F1" w:rsidR="0060049E" w:rsidRPr="0060049E" w:rsidRDefault="0060049E" w:rsidP="004C0666">
            <w:pPr>
              <w:pStyle w:val="default1"/>
              <w:ind w:firstLine="0"/>
              <w:rPr>
                <w:ins w:id="3299" w:author="Maxim Bystrov" w:date="2026-05-21T23:55:00Z"/>
                <w:sz w:val="24"/>
                <w:szCs w:val="24"/>
                <w:rPrChange w:id="3300" w:author="Maxim Bystrov" w:date="2026-05-21T23:55:00Z">
                  <w:rPr>
                    <w:ins w:id="3301" w:author="Maxim Bystrov" w:date="2026-05-21T23:55:00Z"/>
                  </w:rPr>
                </w:rPrChange>
              </w:rPr>
            </w:pPr>
            <w:ins w:id="3302" w:author="Maxim Bystrov" w:date="2026-05-21T23:55:00Z">
              <w:r>
                <w:rPr>
                  <w:sz w:val="24"/>
                  <w:szCs w:val="24"/>
                </w:rPr>
                <w:t>3</w:t>
              </w:r>
            </w:ins>
          </w:p>
        </w:tc>
        <w:tc>
          <w:tcPr>
            <w:tcW w:w="2117" w:type="dxa"/>
          </w:tcPr>
          <w:p w14:paraId="5CE5A6AD" w14:textId="3319DCDF" w:rsidR="0060049E" w:rsidRPr="0060049E" w:rsidRDefault="0060049E" w:rsidP="004C0666">
            <w:pPr>
              <w:pStyle w:val="default1"/>
              <w:ind w:firstLine="0"/>
              <w:rPr>
                <w:ins w:id="3303" w:author="Maxim Bystrov" w:date="2026-05-21T23:55:00Z"/>
                <w:sz w:val="24"/>
                <w:szCs w:val="24"/>
                <w:rPrChange w:id="3304" w:author="Maxim Bystrov" w:date="2026-05-21T23:55:00Z">
                  <w:rPr>
                    <w:ins w:id="3305" w:author="Maxim Bystrov" w:date="2026-05-21T23:55:00Z"/>
                  </w:rPr>
                </w:rPrChange>
              </w:rPr>
            </w:pPr>
            <w:ins w:id="3306" w:author="Maxim Bystrov" w:date="2026-05-21T23:56:00Z">
              <w:r>
                <w:rPr>
                  <w:sz w:val="24"/>
                  <w:szCs w:val="24"/>
                </w:rPr>
                <w:t>Сохранение телеме</w:t>
              </w:r>
            </w:ins>
            <w:ins w:id="3307" w:author="Maxim Bystrov" w:date="2026-05-21T23:57:00Z">
              <w:r>
                <w:rPr>
                  <w:sz w:val="24"/>
                  <w:szCs w:val="24"/>
                </w:rPr>
                <w:t>трии</w:t>
              </w:r>
            </w:ins>
          </w:p>
        </w:tc>
        <w:tc>
          <w:tcPr>
            <w:tcW w:w="1181" w:type="dxa"/>
          </w:tcPr>
          <w:p w14:paraId="7138131C" w14:textId="65C01975" w:rsidR="0060049E" w:rsidRPr="0060049E" w:rsidRDefault="0060049E" w:rsidP="004C0666">
            <w:pPr>
              <w:pStyle w:val="default1"/>
              <w:ind w:firstLine="0"/>
              <w:rPr>
                <w:ins w:id="3308" w:author="Maxim Bystrov" w:date="2026-05-21T23:55:00Z"/>
                <w:sz w:val="24"/>
                <w:szCs w:val="24"/>
                <w:rPrChange w:id="3309" w:author="Maxim Bystrov" w:date="2026-05-21T23:55:00Z">
                  <w:rPr>
                    <w:ins w:id="3310" w:author="Maxim Bystrov" w:date="2026-05-21T23:55:00Z"/>
                  </w:rPr>
                </w:rPrChange>
              </w:rPr>
            </w:pPr>
            <w:ins w:id="3311" w:author="Maxim Bystrov" w:date="2026-05-21T23:59:00Z">
              <w:r>
                <w:rPr>
                  <w:sz w:val="24"/>
                  <w:szCs w:val="24"/>
                </w:rPr>
                <w:t>3147</w:t>
              </w:r>
            </w:ins>
          </w:p>
        </w:tc>
        <w:tc>
          <w:tcPr>
            <w:tcW w:w="1182" w:type="dxa"/>
          </w:tcPr>
          <w:p w14:paraId="0F421854" w14:textId="7FBA6BEC" w:rsidR="0060049E" w:rsidRPr="0060049E" w:rsidRDefault="0060049E" w:rsidP="004C0666">
            <w:pPr>
              <w:pStyle w:val="default1"/>
              <w:ind w:firstLine="0"/>
              <w:rPr>
                <w:ins w:id="3312" w:author="Maxim Bystrov" w:date="2026-05-21T23:55:00Z"/>
                <w:sz w:val="24"/>
                <w:szCs w:val="24"/>
                <w:rPrChange w:id="3313" w:author="Maxim Bystrov" w:date="2026-05-21T23:55:00Z">
                  <w:rPr>
                    <w:ins w:id="3314" w:author="Maxim Bystrov" w:date="2026-05-21T23:55:00Z"/>
                  </w:rPr>
                </w:rPrChange>
              </w:rPr>
            </w:pPr>
            <w:ins w:id="3315" w:author="Maxim Bystrov" w:date="2026-05-21T23:59:00Z">
              <w:r>
                <w:rPr>
                  <w:sz w:val="24"/>
                  <w:szCs w:val="24"/>
                </w:rPr>
                <w:t>3209</w:t>
              </w:r>
            </w:ins>
          </w:p>
        </w:tc>
        <w:tc>
          <w:tcPr>
            <w:tcW w:w="1181" w:type="dxa"/>
          </w:tcPr>
          <w:p w14:paraId="75AC0B6E" w14:textId="5557A8AB" w:rsidR="0060049E" w:rsidRPr="0060049E" w:rsidRDefault="0060049E" w:rsidP="004C0666">
            <w:pPr>
              <w:pStyle w:val="default1"/>
              <w:ind w:firstLine="0"/>
              <w:rPr>
                <w:ins w:id="3316" w:author="Maxim Bystrov" w:date="2026-05-21T23:55:00Z"/>
                <w:sz w:val="24"/>
                <w:szCs w:val="24"/>
                <w:rPrChange w:id="3317" w:author="Maxim Bystrov" w:date="2026-05-21T23:55:00Z">
                  <w:rPr>
                    <w:ins w:id="3318" w:author="Maxim Bystrov" w:date="2026-05-21T23:55:00Z"/>
                  </w:rPr>
                </w:rPrChange>
              </w:rPr>
            </w:pPr>
            <w:ins w:id="3319" w:author="Maxim Bystrov" w:date="2026-05-21T23:59:00Z">
              <w:r>
                <w:rPr>
                  <w:sz w:val="24"/>
                  <w:szCs w:val="24"/>
                </w:rPr>
                <w:t>3129</w:t>
              </w:r>
            </w:ins>
          </w:p>
        </w:tc>
        <w:tc>
          <w:tcPr>
            <w:tcW w:w="1181" w:type="dxa"/>
          </w:tcPr>
          <w:p w14:paraId="643F6EA6" w14:textId="54DE8B52" w:rsidR="0060049E" w:rsidRPr="0060049E" w:rsidRDefault="0060049E" w:rsidP="004C0666">
            <w:pPr>
              <w:pStyle w:val="default1"/>
              <w:ind w:firstLine="0"/>
              <w:rPr>
                <w:ins w:id="3320" w:author="Maxim Bystrov" w:date="2026-05-21T23:55:00Z"/>
                <w:sz w:val="24"/>
                <w:szCs w:val="24"/>
                <w:rPrChange w:id="3321" w:author="Maxim Bystrov" w:date="2026-05-21T23:55:00Z">
                  <w:rPr>
                    <w:ins w:id="3322" w:author="Maxim Bystrov" w:date="2026-05-21T23:55:00Z"/>
                  </w:rPr>
                </w:rPrChange>
              </w:rPr>
            </w:pPr>
            <w:ins w:id="3323" w:author="Maxim Bystrov" w:date="2026-05-21T23:59:00Z">
              <w:r>
                <w:rPr>
                  <w:sz w:val="24"/>
                  <w:szCs w:val="24"/>
                </w:rPr>
                <w:t>3065</w:t>
              </w:r>
            </w:ins>
          </w:p>
        </w:tc>
        <w:tc>
          <w:tcPr>
            <w:tcW w:w="1182" w:type="dxa"/>
          </w:tcPr>
          <w:p w14:paraId="7084C186" w14:textId="3311F114" w:rsidR="0060049E" w:rsidRPr="0060049E" w:rsidRDefault="0060049E" w:rsidP="004C0666">
            <w:pPr>
              <w:pStyle w:val="default1"/>
              <w:ind w:firstLine="0"/>
              <w:rPr>
                <w:ins w:id="3324" w:author="Maxim Bystrov" w:date="2026-05-21T23:55:00Z"/>
                <w:sz w:val="24"/>
                <w:szCs w:val="24"/>
                <w:rPrChange w:id="3325" w:author="Maxim Bystrov" w:date="2026-05-21T23:55:00Z">
                  <w:rPr>
                    <w:ins w:id="3326" w:author="Maxim Bystrov" w:date="2026-05-21T23:55:00Z"/>
                  </w:rPr>
                </w:rPrChange>
              </w:rPr>
            </w:pPr>
            <w:ins w:id="3327" w:author="Maxim Bystrov" w:date="2026-05-21T23:59:00Z">
              <w:r>
                <w:rPr>
                  <w:sz w:val="24"/>
                  <w:szCs w:val="24"/>
                </w:rPr>
                <w:t>3112</w:t>
              </w:r>
            </w:ins>
          </w:p>
        </w:tc>
        <w:tc>
          <w:tcPr>
            <w:tcW w:w="1159" w:type="dxa"/>
          </w:tcPr>
          <w:p w14:paraId="30012F1C" w14:textId="6DB65942" w:rsidR="0060049E" w:rsidRPr="0060049E" w:rsidRDefault="0060049E" w:rsidP="004C0666">
            <w:pPr>
              <w:pStyle w:val="default1"/>
              <w:ind w:firstLine="0"/>
              <w:rPr>
                <w:ins w:id="3328" w:author="Maxim Bystrov" w:date="2026-05-21T23:55:00Z"/>
                <w:sz w:val="24"/>
                <w:szCs w:val="24"/>
                <w:lang w:val="en-US"/>
                <w:rPrChange w:id="3329" w:author="Maxim Bystrov" w:date="2026-05-22T00:00:00Z">
                  <w:rPr>
                    <w:ins w:id="3330" w:author="Maxim Bystrov" w:date="2026-05-21T23:55:00Z"/>
                  </w:rPr>
                </w:rPrChange>
              </w:rPr>
            </w:pPr>
            <w:ins w:id="3331" w:author="Maxim Bystrov" w:date="2026-05-22T00:00:00Z">
              <w:r>
                <w:rPr>
                  <w:sz w:val="24"/>
                  <w:szCs w:val="24"/>
                  <w:lang w:val="en-US"/>
                </w:rPr>
                <w:t>3132,4</w:t>
              </w:r>
            </w:ins>
          </w:p>
        </w:tc>
      </w:tr>
    </w:tbl>
    <w:p w14:paraId="3BC5CD44" w14:textId="77777777" w:rsidR="004C0666" w:rsidRDefault="004C0666">
      <w:pPr>
        <w:pStyle w:val="default1"/>
        <w:rPr>
          <w:ins w:id="3332" w:author="Maxim Bystrov" w:date="2026-05-21T23:48:00Z"/>
        </w:rPr>
      </w:pPr>
    </w:p>
    <w:p w14:paraId="1D9F445A" w14:textId="4029E055" w:rsidR="0004751A" w:rsidRDefault="0087725C" w:rsidP="0004751A">
      <w:pPr>
        <w:pStyle w:val="default1"/>
        <w:rPr>
          <w:ins w:id="3333" w:author="Maxim Bystrov" w:date="2026-05-22T00:07:00Z"/>
        </w:rPr>
      </w:pPr>
      <w:ins w:id="3334" w:author="Maxim Bystrov" w:date="2026-05-22T00:02:00Z">
        <w:r>
          <w:t xml:space="preserve">Согласно результатам измерений, наименее узким местом обработки телеметрических данных является </w:t>
        </w:r>
      </w:ins>
      <w:ins w:id="3335" w:author="Maxim Bystrov" w:date="2026-05-22T00:03:00Z">
        <w:r w:rsidR="00D05551">
          <w:t>модуль сохранения телеметрии в базу данных. Это</w:t>
        </w:r>
      </w:ins>
      <w:ins w:id="3336" w:author="Maxim Bystrov" w:date="2026-05-22T00:04:00Z">
        <w:r w:rsidR="00D05551">
          <w:t xml:space="preserve"> объясняется тем</w:t>
        </w:r>
      </w:ins>
      <w:ins w:id="3337" w:author="Maxim Bystrov" w:date="2026-05-22T00:03:00Z">
        <w:r w:rsidR="00D05551">
          <w:t>,</w:t>
        </w:r>
      </w:ins>
      <w:ins w:id="3338" w:author="Maxim Bystrov" w:date="2026-05-22T00:04:00Z">
        <w:r w:rsidR="00D05551">
          <w:t xml:space="preserve"> что</w:t>
        </w:r>
      </w:ins>
      <w:ins w:id="3339" w:author="Maxim Bystrov" w:date="2026-05-22T00:03:00Z">
        <w:r w:rsidR="00D05551">
          <w:t xml:space="preserve"> производительность </w:t>
        </w:r>
      </w:ins>
      <w:ins w:id="3340" w:author="Maxim Bystrov" w:date="2026-05-22T00:04:00Z">
        <w:r w:rsidR="00D05551">
          <w:t>баз данных, в особенности реляционных, ниже, чем производительность</w:t>
        </w:r>
      </w:ins>
      <w:ins w:id="3341" w:author="Maxim Bystrov" w:date="2026-05-22T00:05:00Z">
        <w:r w:rsidR="00D05551">
          <w:t xml:space="preserve"> ОЗУ</w:t>
        </w:r>
      </w:ins>
      <w:ins w:id="3342" w:author="Maxim Bystrov" w:date="2026-05-22T00:06:00Z">
        <w:r w:rsidR="00D05551">
          <w:t xml:space="preserve"> и сетевого обмена, а из </w:t>
        </w:r>
      </w:ins>
      <w:ins w:id="3343" w:author="Maxim Bystrov" w:date="2026-05-22T00:07:00Z">
        <w:r w:rsidR="00D05551">
          <w:t>тестируемых модулей модуль сохранения телеметрии использует БД в наибольшем объеме.</w:t>
        </w:r>
      </w:ins>
    </w:p>
    <w:p w14:paraId="218FE9D5" w14:textId="5ACCCE14" w:rsidR="00897ACC" w:rsidRDefault="00897ACC" w:rsidP="0004751A">
      <w:pPr>
        <w:pStyle w:val="default1"/>
        <w:rPr>
          <w:ins w:id="3344" w:author="Maxim Bystrov" w:date="2026-05-22T00:09:00Z"/>
        </w:rPr>
      </w:pPr>
      <w:ins w:id="3345" w:author="Maxim Bystrov" w:date="2026-05-22T00:07:00Z">
        <w:r>
          <w:t>В соответствии с установленными нефункциональными требованиями, общая производительность системы</w:t>
        </w:r>
      </w:ins>
      <w:ins w:id="3346" w:author="Maxim Bystrov" w:date="2026-05-22T00:08:00Z">
        <w:r>
          <w:t xml:space="preserve"> не должна быть ниже 2000 сообщений в секунду. По результатам нагрузочного тестирования можно сделать вывод о том, что программный продукт соответствует нефункциональным т</w:t>
        </w:r>
      </w:ins>
      <w:ins w:id="3347" w:author="Maxim Bystrov" w:date="2026-05-22T00:09:00Z">
        <w:r>
          <w:t>ребованиям о производительности.</w:t>
        </w:r>
      </w:ins>
    </w:p>
    <w:p w14:paraId="7E0AC02F" w14:textId="36DB7AB0" w:rsidR="00AA735F" w:rsidRDefault="00AA735F">
      <w:pPr>
        <w:pStyle w:val="2"/>
        <w:numPr>
          <w:ilvl w:val="1"/>
          <w:numId w:val="43"/>
        </w:numPr>
        <w:rPr>
          <w:ins w:id="3348" w:author="Maxim Bystrov" w:date="2026-05-22T00:09:00Z"/>
        </w:rPr>
        <w:pPrChange w:id="3349" w:author="Maxim Bystrov" w:date="2026-05-22T00:09:00Z">
          <w:pPr>
            <w:pStyle w:val="2"/>
          </w:pPr>
        </w:pPrChange>
      </w:pPr>
      <w:bookmarkStart w:id="3350" w:name="_Toc230527403"/>
      <w:ins w:id="3351" w:author="Maxim Bystrov" w:date="2026-05-22T00:09:00Z">
        <w:r>
          <w:t>Ввод в эксплуатацию</w:t>
        </w:r>
        <w:bookmarkEnd w:id="3350"/>
      </w:ins>
    </w:p>
    <w:p w14:paraId="20A36161" w14:textId="300C9CB6" w:rsidR="00377AD2" w:rsidRDefault="0041504A" w:rsidP="00BD6131">
      <w:pPr>
        <w:pStyle w:val="default1"/>
        <w:rPr>
          <w:ins w:id="3352" w:author="Maxim Bystrov" w:date="2026-05-22T00:21:00Z"/>
        </w:rPr>
      </w:pPr>
      <w:ins w:id="3353" w:author="Maxim Bystrov" w:date="2026-05-22T00:12:00Z">
        <w:r>
          <w:t xml:space="preserve">Развертывание программного обеспечения выполняется в среде изоляции </w:t>
        </w:r>
        <w:r>
          <w:rPr>
            <w:lang w:val="en-US"/>
          </w:rPr>
          <w:t>Docker</w:t>
        </w:r>
      </w:ins>
      <w:ins w:id="3354" w:author="Maxim Bystrov" w:date="2026-05-24T11:58:00Z">
        <w:r w:rsidR="009E1EA7" w:rsidRPr="009E1EA7">
          <w:rPr>
            <w:rPrChange w:id="3355" w:author="Maxim Bystrov" w:date="2026-05-24T11:58:00Z">
              <w:rPr>
                <w:lang w:val="en-US"/>
              </w:rPr>
            </w:rPrChange>
          </w:rPr>
          <w:t xml:space="preserve"> [21]</w:t>
        </w:r>
      </w:ins>
      <w:ins w:id="3356" w:author="Maxim Bystrov" w:date="2026-05-22T00:12:00Z">
        <w:r w:rsidRPr="0041504A">
          <w:rPr>
            <w:rPrChange w:id="3357" w:author="Maxim Bystrov" w:date="2026-05-22T00:12:00Z">
              <w:rPr>
                <w:lang w:val="en-US"/>
              </w:rPr>
            </w:rPrChange>
          </w:rPr>
          <w:t xml:space="preserve"> </w:t>
        </w:r>
        <w:r>
          <w:t xml:space="preserve">с помощью </w:t>
        </w:r>
      </w:ins>
      <w:ins w:id="3358" w:author="Maxim Bystrov" w:date="2026-05-22T00:13:00Z">
        <w:r>
          <w:t xml:space="preserve">описания </w:t>
        </w:r>
      </w:ins>
      <w:ins w:id="3359" w:author="Maxim Bystrov" w:date="2026-05-22T00:15:00Z">
        <w:r>
          <w:t xml:space="preserve">развертывания компонентов с помощью конфигурационного файла </w:t>
        </w:r>
        <w:r>
          <w:rPr>
            <w:lang w:val="en-US"/>
          </w:rPr>
          <w:t>Docker</w:t>
        </w:r>
        <w:r w:rsidRPr="0041504A">
          <w:rPr>
            <w:rPrChange w:id="3360" w:author="Maxim Bystrov" w:date="2026-05-22T00:15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Compose</w:t>
        </w:r>
        <w:r w:rsidRPr="0041504A">
          <w:rPr>
            <w:rPrChange w:id="3361" w:author="Maxim Bystrov" w:date="2026-05-22T00:15:00Z">
              <w:rPr>
                <w:lang w:val="en-US"/>
              </w:rPr>
            </w:rPrChange>
          </w:rPr>
          <w:t>.</w:t>
        </w:r>
        <w:r>
          <w:t xml:space="preserve"> Такой способ развертывания гарантирует</w:t>
        </w:r>
      </w:ins>
      <w:ins w:id="3362" w:author="Maxim Bystrov" w:date="2026-05-22T00:18:00Z">
        <w:r>
          <w:t xml:space="preserve"> максимальную</w:t>
        </w:r>
      </w:ins>
      <w:ins w:id="3363" w:author="Maxim Bystrov" w:date="2026-05-22T00:15:00Z">
        <w:r>
          <w:t xml:space="preserve"> </w:t>
        </w:r>
      </w:ins>
      <w:ins w:id="3364" w:author="Maxim Bystrov" w:date="2026-05-22T00:18:00Z">
        <w:r>
          <w:t>независимость работы</w:t>
        </w:r>
      </w:ins>
      <w:ins w:id="3365" w:author="Maxim Bystrov" w:date="2026-05-22T00:19:00Z">
        <w:r>
          <w:t xml:space="preserve"> программной</w:t>
        </w:r>
      </w:ins>
      <w:ins w:id="3366" w:author="Maxim Bystrov" w:date="2026-05-22T00:18:00Z">
        <w:r>
          <w:t xml:space="preserve"> системы от окру</w:t>
        </w:r>
      </w:ins>
      <w:ins w:id="3367" w:author="Maxim Bystrov" w:date="2026-05-22T00:19:00Z">
        <w:r>
          <w:t>жения, поскольку единственным, что не</w:t>
        </w:r>
      </w:ins>
      <w:ins w:id="3368" w:author="Maxim Bystrov" w:date="2026-05-22T00:20:00Z">
        <w:r>
          <w:t xml:space="preserve"> контролируется при </w:t>
        </w:r>
        <w:r>
          <w:lastRenderedPageBreak/>
          <w:t xml:space="preserve">развертывании, является ядро ОС, на которой выполняется развертывание – остальные компоненты, такие как </w:t>
        </w:r>
      </w:ins>
      <w:ins w:id="3369" w:author="Maxim Bystrov" w:date="2026-05-22T00:21:00Z">
        <w:r>
          <w:t>системный менеджер, доступные пакеты, сетевые настройки, переменные среды и проч</w:t>
        </w:r>
        <w:r w:rsidR="00BB41B8">
          <w:t>ее</w:t>
        </w:r>
      </w:ins>
      <w:ins w:id="3370" w:author="Maxim Bystrov" w:date="2026-05-22T00:20:00Z">
        <w:r>
          <w:t xml:space="preserve"> полностью контролируются конфигура</w:t>
        </w:r>
      </w:ins>
      <w:ins w:id="3371" w:author="Maxim Bystrov" w:date="2026-05-22T00:21:00Z">
        <w:r w:rsidR="00AD3646">
          <w:t xml:space="preserve">ционными файлами. </w:t>
        </w:r>
      </w:ins>
    </w:p>
    <w:p w14:paraId="78A987AB" w14:textId="5F300976" w:rsidR="00EF7C5E" w:rsidRDefault="00723191" w:rsidP="00BD6131">
      <w:pPr>
        <w:pStyle w:val="default1"/>
        <w:rPr>
          <w:ins w:id="3372" w:author="Maxim Bystrov" w:date="2026-05-22T00:23:00Z"/>
        </w:rPr>
      </w:pPr>
      <w:ins w:id="3373" w:author="Maxim Bystrov" w:date="2026-05-22T00:25:00Z">
        <w:r>
          <w:t>К</w:t>
        </w:r>
      </w:ins>
      <w:ins w:id="3374" w:author="Maxim Bystrov" w:date="2026-05-22T00:22:00Z">
        <w:r>
          <w:t xml:space="preserve"> системе</w:t>
        </w:r>
      </w:ins>
      <w:ins w:id="3375" w:author="Maxim Bystrov" w:date="2026-05-22T00:23:00Z">
        <w:r>
          <w:t>, в которой выполняется запуск</w:t>
        </w:r>
      </w:ins>
      <w:ins w:id="3376" w:author="Maxim Bystrov" w:date="2026-05-22T00:32:00Z">
        <w:r w:rsidR="00410CB0">
          <w:t xml:space="preserve"> </w:t>
        </w:r>
        <w:r w:rsidR="00410CB0">
          <w:rPr>
            <w:lang w:val="en-US"/>
          </w:rPr>
          <w:t>Docker</w:t>
        </w:r>
        <w:r w:rsidR="00410CB0" w:rsidRPr="00410CB0">
          <w:rPr>
            <w:rPrChange w:id="3377" w:author="Maxim Bystrov" w:date="2026-05-22T00:32:00Z">
              <w:rPr>
                <w:lang w:val="en-US"/>
              </w:rPr>
            </w:rPrChange>
          </w:rPr>
          <w:t>-</w:t>
        </w:r>
        <w:r w:rsidR="00410CB0">
          <w:t>контейнеров</w:t>
        </w:r>
      </w:ins>
      <w:ins w:id="3378" w:author="Maxim Bystrov" w:date="2026-05-22T00:23:00Z">
        <w:r>
          <w:t>, имеются следующие требования:</w:t>
        </w:r>
      </w:ins>
    </w:p>
    <w:p w14:paraId="105E4302" w14:textId="3F912061" w:rsidR="00723191" w:rsidRDefault="00B94FB4" w:rsidP="00723191">
      <w:pPr>
        <w:pStyle w:val="default1"/>
        <w:numPr>
          <w:ilvl w:val="0"/>
          <w:numId w:val="47"/>
        </w:numPr>
        <w:rPr>
          <w:ins w:id="3379" w:author="Maxim Bystrov" w:date="2026-05-22T00:26:00Z"/>
        </w:rPr>
      </w:pPr>
      <w:ins w:id="3380" w:author="Maxim Bystrov" w:date="2026-05-22T00:28:00Z">
        <w:r>
          <w:t>я</w:t>
        </w:r>
      </w:ins>
      <w:ins w:id="3381" w:author="Maxim Bystrov" w:date="2026-05-22T00:24:00Z">
        <w:r w:rsidR="00723191">
          <w:t xml:space="preserve">дро </w:t>
        </w:r>
        <w:r w:rsidR="00723191">
          <w:rPr>
            <w:lang w:val="en-US"/>
          </w:rPr>
          <w:t>Linux</w:t>
        </w:r>
        <w:r w:rsidR="00723191" w:rsidRPr="00723191">
          <w:rPr>
            <w:rPrChange w:id="3382" w:author="Maxim Bystrov" w:date="2026-05-22T00:24:00Z">
              <w:rPr>
                <w:lang w:val="en-US"/>
              </w:rPr>
            </w:rPrChange>
          </w:rPr>
          <w:t xml:space="preserve"> – </w:t>
        </w:r>
        <w:r w:rsidR="00723191">
          <w:t>не ниже 3.10, рекомендуется не ниже 4.х</w:t>
        </w:r>
      </w:ins>
      <w:ins w:id="3383" w:author="Maxim Bystrov" w:date="2026-05-22T00:28:00Z">
        <w:r>
          <w:t>, а лучше всего 5.6</w:t>
        </w:r>
      </w:ins>
      <w:ins w:id="3384" w:author="Maxim Bystrov" w:date="2026-05-22T00:24:00Z">
        <w:r w:rsidR="00723191">
          <w:t xml:space="preserve"> (в т.ч.</w:t>
        </w:r>
      </w:ins>
      <w:ins w:id="3385" w:author="Maxim Bystrov" w:date="2026-05-22T00:25:00Z">
        <w:r w:rsidR="00723191">
          <w:t xml:space="preserve"> </w:t>
        </w:r>
        <w:r w:rsidR="00723191">
          <w:rPr>
            <w:lang w:val="en-US"/>
          </w:rPr>
          <w:t>WSL</w:t>
        </w:r>
        <w:r w:rsidR="00723191" w:rsidRPr="00723191">
          <w:rPr>
            <w:rPrChange w:id="3386" w:author="Maxim Bystrov" w:date="2026-05-22T00:25:00Z">
              <w:rPr>
                <w:lang w:val="en-US"/>
              </w:rPr>
            </w:rPrChange>
          </w:rPr>
          <w:t xml:space="preserve"> </w:t>
        </w:r>
        <w:r w:rsidR="00723191">
          <w:t>в системе</w:t>
        </w:r>
        <w:r w:rsidR="00723191" w:rsidRPr="00723191">
          <w:rPr>
            <w:rPrChange w:id="3387" w:author="Maxim Bystrov" w:date="2026-05-22T00:25:00Z">
              <w:rPr>
                <w:lang w:val="en-US"/>
              </w:rPr>
            </w:rPrChange>
          </w:rPr>
          <w:t xml:space="preserve"> </w:t>
        </w:r>
        <w:r w:rsidR="00723191">
          <w:rPr>
            <w:lang w:val="en-US"/>
          </w:rPr>
          <w:t>Windows</w:t>
        </w:r>
      </w:ins>
      <w:ins w:id="3388" w:author="Maxim Bystrov" w:date="2026-05-22T00:28:00Z">
        <w:r>
          <w:t>)</w:t>
        </w:r>
      </w:ins>
      <w:ins w:id="3389" w:author="Maxim Bystrov" w:date="2026-05-22T00:26:00Z">
        <w:r>
          <w:t>;</w:t>
        </w:r>
      </w:ins>
    </w:p>
    <w:p w14:paraId="32F187D9" w14:textId="0239044C" w:rsidR="00B94FB4" w:rsidRDefault="00B94FB4" w:rsidP="00723191">
      <w:pPr>
        <w:pStyle w:val="default1"/>
        <w:numPr>
          <w:ilvl w:val="0"/>
          <w:numId w:val="47"/>
        </w:numPr>
        <w:rPr>
          <w:ins w:id="3390" w:author="Maxim Bystrov" w:date="2026-05-22T00:28:00Z"/>
        </w:rPr>
      </w:pPr>
      <w:ins w:id="3391" w:author="Maxim Bystrov" w:date="2026-05-22T00:28:00Z">
        <w:r>
          <w:t>64-битная операционная система;</w:t>
        </w:r>
      </w:ins>
    </w:p>
    <w:p w14:paraId="606699C5" w14:textId="6A8C054B" w:rsidR="00B94FB4" w:rsidRDefault="00B94FB4" w:rsidP="00723191">
      <w:pPr>
        <w:pStyle w:val="default1"/>
        <w:numPr>
          <w:ilvl w:val="0"/>
          <w:numId w:val="47"/>
        </w:numPr>
        <w:rPr>
          <w:ins w:id="3392" w:author="Maxim Bystrov" w:date="2026-05-22T00:29:00Z"/>
        </w:rPr>
      </w:pPr>
      <w:ins w:id="3393" w:author="Maxim Bystrov" w:date="2026-05-22T00:28:00Z">
        <w:r>
          <w:t xml:space="preserve">центральный процессор архитектуры </w:t>
        </w:r>
      </w:ins>
      <w:ins w:id="3394" w:author="Maxim Bystrov" w:date="2026-05-22T00:29:00Z">
        <w:r>
          <w:rPr>
            <w:lang w:val="en-US"/>
          </w:rPr>
          <w:t>x</w:t>
        </w:r>
        <w:r w:rsidRPr="00B94FB4">
          <w:rPr>
            <w:rPrChange w:id="3395" w:author="Maxim Bystrov" w:date="2026-05-22T00:29:00Z">
              <w:rPr>
                <w:lang w:val="en-US"/>
              </w:rPr>
            </w:rPrChange>
          </w:rPr>
          <w:t>86_64</w:t>
        </w:r>
        <w:r w:rsidRPr="008817A3">
          <w:rPr>
            <w:rPrChange w:id="3396" w:author="Maxim Bystrov" w:date="2026-05-22T00:29:00Z">
              <w:rPr>
                <w:lang w:val="en-US"/>
              </w:rPr>
            </w:rPrChange>
          </w:rPr>
          <w:t xml:space="preserve"> </w:t>
        </w:r>
        <w:r>
          <w:t>либо</w:t>
        </w:r>
        <w:r w:rsidRPr="00B94FB4">
          <w:rPr>
            <w:rPrChange w:id="3397" w:author="Maxim Bystrov" w:date="2026-05-22T00:29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ARM</w:t>
        </w:r>
        <w:r w:rsidRPr="00B94FB4">
          <w:rPr>
            <w:rPrChange w:id="3398" w:author="Maxim Bystrov" w:date="2026-05-22T00:29:00Z">
              <w:rPr>
                <w:lang w:val="en-US"/>
              </w:rPr>
            </w:rPrChange>
          </w:rPr>
          <w:t>64</w:t>
        </w:r>
        <w:r>
          <w:t>.</w:t>
        </w:r>
      </w:ins>
    </w:p>
    <w:p w14:paraId="18B3F26E" w14:textId="46A2663C" w:rsidR="008817A3" w:rsidRDefault="00410CB0" w:rsidP="008817A3">
      <w:pPr>
        <w:pStyle w:val="default1"/>
        <w:rPr>
          <w:ins w:id="3399" w:author="Maxim Bystrov" w:date="2026-05-22T00:33:00Z"/>
        </w:rPr>
      </w:pPr>
      <w:ins w:id="3400" w:author="Maxim Bystrov" w:date="2026-05-22T00:32:00Z">
        <w:r>
          <w:t xml:space="preserve">Конфигурация развертывания   составляется в форматах </w:t>
        </w:r>
        <w:r>
          <w:rPr>
            <w:lang w:val="en-US"/>
          </w:rPr>
          <w:t>YAML</w:t>
        </w:r>
        <w:r w:rsidRPr="00410CB0">
          <w:rPr>
            <w:rPrChange w:id="3401" w:author="Maxim Bystrov" w:date="2026-05-22T00:32:00Z">
              <w:rPr>
                <w:lang w:val="en-US"/>
              </w:rPr>
            </w:rPrChange>
          </w:rPr>
          <w:t xml:space="preserve"> </w:t>
        </w:r>
        <w:r>
          <w:t xml:space="preserve">либо </w:t>
        </w:r>
        <w:r>
          <w:rPr>
            <w:lang w:val="en-US"/>
          </w:rPr>
          <w:t>JSON</w:t>
        </w:r>
        <w:r w:rsidRPr="00410CB0">
          <w:rPr>
            <w:rPrChange w:id="3402" w:author="Maxim Bystrov" w:date="2026-05-22T00:32:00Z">
              <w:rPr>
                <w:lang w:val="en-US"/>
              </w:rPr>
            </w:rPrChange>
          </w:rPr>
          <w:t xml:space="preserve">. </w:t>
        </w:r>
      </w:ins>
      <w:ins w:id="3403" w:author="Maxim Bystrov" w:date="2026-05-22T00:33:00Z">
        <w:r>
          <w:t xml:space="preserve">Ниже приведен листинг конфигурационного файла всех модулей системы в формате </w:t>
        </w:r>
        <w:r>
          <w:rPr>
            <w:lang w:val="en-US"/>
          </w:rPr>
          <w:t>YAML</w:t>
        </w:r>
        <w:r w:rsidRPr="00410CB0">
          <w:rPr>
            <w:rPrChange w:id="3404" w:author="Maxim Bystrov" w:date="2026-05-22T00:33:00Z">
              <w:rPr>
                <w:lang w:val="en-US"/>
              </w:rPr>
            </w:rPrChange>
          </w:rPr>
          <w:t>.</w:t>
        </w:r>
      </w:ins>
    </w:p>
    <w:p w14:paraId="1F74B939" w14:textId="77777777" w:rsidR="0094582B" w:rsidRPr="0094582B" w:rsidRDefault="0094582B" w:rsidP="0094582B">
      <w:pPr>
        <w:spacing w:after="0" w:line="240" w:lineRule="auto"/>
        <w:rPr>
          <w:ins w:id="3405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406" w:author="Maxim Bystrov" w:date="2026-05-22T00:44:00Z">
            <w:rPr>
              <w:ins w:id="3407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408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409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services:</w:t>
        </w:r>
      </w:ins>
    </w:p>
    <w:p w14:paraId="5BF28384" w14:textId="77777777" w:rsidR="0094582B" w:rsidRPr="0094582B" w:rsidRDefault="0094582B" w:rsidP="0094582B">
      <w:pPr>
        <w:spacing w:after="0" w:line="240" w:lineRule="auto"/>
        <w:rPr>
          <w:ins w:id="3410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411" w:author="Maxim Bystrov" w:date="2026-05-22T00:44:00Z">
            <w:rPr>
              <w:ins w:id="3412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413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414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</w:t>
        </w:r>
        <w:r w:rsidRPr="0094582B">
          <w:rPr>
            <w:rFonts w:ascii="Lucida Console" w:eastAsia="Times New Roman" w:hAnsi="Lucida Console" w:cs="Times New Roman"/>
            <w:color w:val="697070"/>
            <w:lang w:val="en-US" w:eastAsia="ru-RU"/>
            <w:rPrChange w:id="3415" w:author="Maxim Bystrov" w:date="2026-05-22T00:44:00Z">
              <w:rPr>
                <w:rFonts w:ascii="Lucida Console" w:eastAsia="Times New Roman" w:hAnsi="Lucida Console" w:cs="Times New Roman"/>
                <w:color w:val="697070"/>
                <w:lang w:eastAsia="ru-RU"/>
              </w:rPr>
            </w:rPrChange>
          </w:rPr>
          <w:t xml:space="preserve"># ========== </w:t>
        </w:r>
        <w:r w:rsidRPr="0094582B">
          <w:rPr>
            <w:rFonts w:ascii="Lucida Console" w:eastAsia="Times New Roman" w:hAnsi="Lucida Console" w:cs="Times New Roman"/>
            <w:color w:val="697070"/>
            <w:lang w:eastAsia="ru-RU"/>
          </w:rPr>
          <w:t>База</w:t>
        </w:r>
        <w:r w:rsidRPr="0094582B">
          <w:rPr>
            <w:rFonts w:ascii="Lucida Console" w:eastAsia="Times New Roman" w:hAnsi="Lucida Console" w:cs="Times New Roman"/>
            <w:color w:val="697070"/>
            <w:lang w:val="en-US" w:eastAsia="ru-RU"/>
            <w:rPrChange w:id="3416" w:author="Maxim Bystrov" w:date="2026-05-22T00:44:00Z">
              <w:rPr>
                <w:rFonts w:ascii="Lucida Console" w:eastAsia="Times New Roman" w:hAnsi="Lucida Console" w:cs="Times New Roman"/>
                <w:color w:val="697070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697070"/>
            <w:lang w:eastAsia="ru-RU"/>
          </w:rPr>
          <w:t>данных</w:t>
        </w:r>
        <w:r w:rsidRPr="0094582B">
          <w:rPr>
            <w:rFonts w:ascii="Lucida Console" w:eastAsia="Times New Roman" w:hAnsi="Lucida Console" w:cs="Times New Roman"/>
            <w:color w:val="697070"/>
            <w:lang w:val="en-US" w:eastAsia="ru-RU"/>
            <w:rPrChange w:id="3417" w:author="Maxim Bystrov" w:date="2026-05-22T00:44:00Z">
              <w:rPr>
                <w:rFonts w:ascii="Lucida Console" w:eastAsia="Times New Roman" w:hAnsi="Lucida Console" w:cs="Times New Roman"/>
                <w:color w:val="697070"/>
                <w:lang w:eastAsia="ru-RU"/>
              </w:rPr>
            </w:rPrChange>
          </w:rPr>
          <w:t xml:space="preserve"> ==========</w:t>
        </w:r>
      </w:ins>
    </w:p>
    <w:p w14:paraId="01AC478F" w14:textId="77777777" w:rsidR="0094582B" w:rsidRPr="0094582B" w:rsidRDefault="0094582B" w:rsidP="0094582B">
      <w:pPr>
        <w:spacing w:after="0" w:line="240" w:lineRule="auto"/>
        <w:rPr>
          <w:ins w:id="3418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419" w:author="Maxim Bystrov" w:date="2026-05-22T00:44:00Z">
            <w:rPr>
              <w:ins w:id="3420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421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422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</w:t>
        </w:r>
        <w:proofErr w:type="spellStart"/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423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db</w:t>
        </w:r>
        <w:proofErr w:type="spellEnd"/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424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:</w:t>
        </w:r>
      </w:ins>
    </w:p>
    <w:p w14:paraId="4941DBF1" w14:textId="77777777" w:rsidR="0094582B" w:rsidRPr="0094582B" w:rsidRDefault="0094582B" w:rsidP="0094582B">
      <w:pPr>
        <w:spacing w:after="0" w:line="240" w:lineRule="auto"/>
        <w:rPr>
          <w:ins w:id="3425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426" w:author="Maxim Bystrov" w:date="2026-05-22T00:44:00Z">
            <w:rPr>
              <w:ins w:id="3427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428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429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430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image: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431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432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postgres:17-alpine</w:t>
        </w:r>
      </w:ins>
    </w:p>
    <w:p w14:paraId="7E9F7FB8" w14:textId="77777777" w:rsidR="0094582B" w:rsidRPr="0094582B" w:rsidRDefault="0094582B" w:rsidP="0094582B">
      <w:pPr>
        <w:spacing w:after="0" w:line="240" w:lineRule="auto"/>
        <w:rPr>
          <w:ins w:id="3433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434" w:author="Maxim Bystrov" w:date="2026-05-22T00:44:00Z">
            <w:rPr>
              <w:ins w:id="3435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436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437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proofErr w:type="spellStart"/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438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container_name</w:t>
        </w:r>
        <w:proofErr w:type="spellEnd"/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439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440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proofErr w:type="spell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441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postgres_db</w:t>
        </w:r>
        <w:proofErr w:type="spellEnd"/>
      </w:ins>
    </w:p>
    <w:p w14:paraId="47F3BE83" w14:textId="77777777" w:rsidR="0094582B" w:rsidRPr="0094582B" w:rsidRDefault="0094582B" w:rsidP="0094582B">
      <w:pPr>
        <w:spacing w:after="0" w:line="240" w:lineRule="auto"/>
        <w:rPr>
          <w:ins w:id="3442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443" w:author="Maxim Bystrov" w:date="2026-05-22T00:44:00Z">
            <w:rPr>
              <w:ins w:id="3444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445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446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447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restart: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448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449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always</w:t>
        </w:r>
      </w:ins>
    </w:p>
    <w:p w14:paraId="6CE08D6A" w14:textId="77777777" w:rsidR="0094582B" w:rsidRPr="0094582B" w:rsidRDefault="0094582B" w:rsidP="0094582B">
      <w:pPr>
        <w:spacing w:after="0" w:line="240" w:lineRule="auto"/>
        <w:rPr>
          <w:ins w:id="3450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451" w:author="Maxim Bystrov" w:date="2026-05-22T00:44:00Z">
            <w:rPr>
              <w:ins w:id="3452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453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454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455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environment:</w:t>
        </w:r>
      </w:ins>
    </w:p>
    <w:p w14:paraId="7D9E15F0" w14:textId="77777777" w:rsidR="0094582B" w:rsidRPr="0094582B" w:rsidRDefault="0094582B" w:rsidP="0094582B">
      <w:pPr>
        <w:spacing w:after="0" w:line="240" w:lineRule="auto"/>
        <w:rPr>
          <w:ins w:id="3456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457" w:author="Maxim Bystrov" w:date="2026-05-22T00:44:00Z">
            <w:rPr>
              <w:ins w:id="3458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459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460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461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POSTGRES_USER: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462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463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***</w:t>
        </w:r>
      </w:ins>
    </w:p>
    <w:p w14:paraId="34BC90E6" w14:textId="77777777" w:rsidR="0094582B" w:rsidRPr="0094582B" w:rsidRDefault="0094582B" w:rsidP="0094582B">
      <w:pPr>
        <w:spacing w:after="0" w:line="240" w:lineRule="auto"/>
        <w:rPr>
          <w:ins w:id="3464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465" w:author="Maxim Bystrov" w:date="2026-05-22T00:44:00Z">
            <w:rPr>
              <w:ins w:id="3466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467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468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469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POSTGRES_PASSWORD: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470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471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***</w:t>
        </w:r>
      </w:ins>
    </w:p>
    <w:p w14:paraId="410F9302" w14:textId="77777777" w:rsidR="0094582B" w:rsidRPr="0094582B" w:rsidRDefault="0094582B" w:rsidP="0094582B">
      <w:pPr>
        <w:spacing w:after="0" w:line="240" w:lineRule="auto"/>
        <w:rPr>
          <w:ins w:id="3472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473" w:author="Maxim Bystrov" w:date="2026-05-22T00:44:00Z">
            <w:rPr>
              <w:ins w:id="3474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475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476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477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POSTGRES_DB: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478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proofErr w:type="spell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479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lynceus</w:t>
        </w:r>
        <w:proofErr w:type="spellEnd"/>
      </w:ins>
    </w:p>
    <w:p w14:paraId="0D878A32" w14:textId="77777777" w:rsidR="0094582B" w:rsidRPr="0094582B" w:rsidRDefault="0094582B" w:rsidP="0094582B">
      <w:pPr>
        <w:spacing w:after="0" w:line="240" w:lineRule="auto"/>
        <w:rPr>
          <w:ins w:id="3480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481" w:author="Maxim Bystrov" w:date="2026-05-22T00:44:00Z">
            <w:rPr>
              <w:ins w:id="3482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483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484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485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ports:</w:t>
        </w:r>
      </w:ins>
    </w:p>
    <w:p w14:paraId="23CD6B2B" w14:textId="77777777" w:rsidR="0094582B" w:rsidRPr="0094582B" w:rsidRDefault="0094582B" w:rsidP="0094582B">
      <w:pPr>
        <w:spacing w:after="0" w:line="240" w:lineRule="auto"/>
        <w:rPr>
          <w:ins w:id="3486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487" w:author="Maxim Bystrov" w:date="2026-05-22T00:44:00Z">
            <w:rPr>
              <w:ins w:id="3488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489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490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397300"/>
            <w:lang w:val="en-US" w:eastAsia="ru-RU"/>
            <w:rPrChange w:id="3491" w:author="Maxim Bystrov" w:date="2026-05-22T00:44:00Z">
              <w:rPr>
                <w:rFonts w:ascii="Lucida Console" w:eastAsia="Times New Roman" w:hAnsi="Lucida Console" w:cs="Times New Roman"/>
                <w:color w:val="397300"/>
                <w:lang w:eastAsia="ru-RU"/>
              </w:rPr>
            </w:rPrChange>
          </w:rPr>
          <w:t>-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492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493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"5432:5432"</w:t>
        </w:r>
      </w:ins>
    </w:p>
    <w:p w14:paraId="1A9523A5" w14:textId="77777777" w:rsidR="0094582B" w:rsidRPr="0094582B" w:rsidRDefault="0094582B" w:rsidP="0094582B">
      <w:pPr>
        <w:spacing w:after="0" w:line="240" w:lineRule="auto"/>
        <w:rPr>
          <w:ins w:id="3494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495" w:author="Maxim Bystrov" w:date="2026-05-22T00:44:00Z">
            <w:rPr>
              <w:ins w:id="3496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497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498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499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volumes:</w:t>
        </w:r>
      </w:ins>
    </w:p>
    <w:p w14:paraId="66852E4E" w14:textId="77777777" w:rsidR="0094582B" w:rsidRPr="0094582B" w:rsidRDefault="0094582B" w:rsidP="0094582B">
      <w:pPr>
        <w:spacing w:after="0" w:line="240" w:lineRule="auto"/>
        <w:rPr>
          <w:ins w:id="3500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501" w:author="Maxim Bystrov" w:date="2026-05-22T00:44:00Z">
            <w:rPr>
              <w:ins w:id="3502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503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504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397300"/>
            <w:lang w:val="en-US" w:eastAsia="ru-RU"/>
            <w:rPrChange w:id="3505" w:author="Maxim Bystrov" w:date="2026-05-22T00:44:00Z">
              <w:rPr>
                <w:rFonts w:ascii="Lucida Console" w:eastAsia="Times New Roman" w:hAnsi="Lucida Console" w:cs="Times New Roman"/>
                <w:color w:val="397300"/>
                <w:lang w:eastAsia="ru-RU"/>
              </w:rPr>
            </w:rPrChange>
          </w:rPr>
          <w:t>-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506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proofErr w:type="spell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507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postgres_data</w:t>
        </w:r>
        <w:proofErr w:type="spellEnd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508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:/var/lib/</w:t>
        </w:r>
        <w:proofErr w:type="spell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509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postgresql</w:t>
        </w:r>
        <w:proofErr w:type="spellEnd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510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/data</w:t>
        </w:r>
      </w:ins>
    </w:p>
    <w:p w14:paraId="1E4E5D79" w14:textId="77777777" w:rsidR="0094582B" w:rsidRPr="0094582B" w:rsidRDefault="0094582B" w:rsidP="0094582B">
      <w:pPr>
        <w:spacing w:after="0" w:line="240" w:lineRule="auto"/>
        <w:rPr>
          <w:ins w:id="3511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512" w:author="Maxim Bystrov" w:date="2026-05-22T00:44:00Z">
            <w:rPr>
              <w:ins w:id="3513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514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515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516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networks:</w:t>
        </w:r>
      </w:ins>
    </w:p>
    <w:p w14:paraId="3F64BD74" w14:textId="77777777" w:rsidR="0094582B" w:rsidRPr="0094582B" w:rsidRDefault="0094582B" w:rsidP="0094582B">
      <w:pPr>
        <w:spacing w:after="0" w:line="240" w:lineRule="auto"/>
        <w:rPr>
          <w:ins w:id="3517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518" w:author="Maxim Bystrov" w:date="2026-05-22T00:44:00Z">
            <w:rPr>
              <w:ins w:id="3519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520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521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397300"/>
            <w:lang w:val="en-US" w:eastAsia="ru-RU"/>
            <w:rPrChange w:id="3522" w:author="Maxim Bystrov" w:date="2026-05-22T00:44:00Z">
              <w:rPr>
                <w:rFonts w:ascii="Lucida Console" w:eastAsia="Times New Roman" w:hAnsi="Lucida Console" w:cs="Times New Roman"/>
                <w:color w:val="397300"/>
                <w:lang w:eastAsia="ru-RU"/>
              </w:rPr>
            </w:rPrChange>
          </w:rPr>
          <w:t>-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523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proofErr w:type="spell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524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kafka</w:t>
        </w:r>
        <w:proofErr w:type="spellEnd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525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-net</w:t>
        </w:r>
      </w:ins>
    </w:p>
    <w:p w14:paraId="16C4E475" w14:textId="77777777" w:rsidR="0094582B" w:rsidRPr="0094582B" w:rsidRDefault="0094582B" w:rsidP="0094582B">
      <w:pPr>
        <w:spacing w:after="0" w:line="240" w:lineRule="auto"/>
        <w:rPr>
          <w:ins w:id="3526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527" w:author="Maxim Bystrov" w:date="2026-05-22T00:44:00Z">
            <w:rPr>
              <w:ins w:id="3528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</w:p>
    <w:p w14:paraId="1A7D23C3" w14:textId="77777777" w:rsidR="0094582B" w:rsidRPr="0094582B" w:rsidRDefault="0094582B" w:rsidP="0094582B">
      <w:pPr>
        <w:spacing w:after="0" w:line="240" w:lineRule="auto"/>
        <w:rPr>
          <w:ins w:id="3529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530" w:author="Maxim Bystrov" w:date="2026-05-22T00:44:00Z">
            <w:rPr>
              <w:ins w:id="3531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532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533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</w:t>
        </w:r>
        <w:r w:rsidRPr="0094582B">
          <w:rPr>
            <w:rFonts w:ascii="Lucida Console" w:eastAsia="Times New Roman" w:hAnsi="Lucida Console" w:cs="Times New Roman"/>
            <w:color w:val="697070"/>
            <w:lang w:val="en-US" w:eastAsia="ru-RU"/>
            <w:rPrChange w:id="3534" w:author="Maxim Bystrov" w:date="2026-05-22T00:44:00Z">
              <w:rPr>
                <w:rFonts w:ascii="Lucida Console" w:eastAsia="Times New Roman" w:hAnsi="Lucida Console" w:cs="Times New Roman"/>
                <w:color w:val="697070"/>
                <w:lang w:eastAsia="ru-RU"/>
              </w:rPr>
            </w:rPrChange>
          </w:rPr>
          <w:t># ========== Kafka ==========</w:t>
        </w:r>
      </w:ins>
    </w:p>
    <w:p w14:paraId="4DD1BFB6" w14:textId="77777777" w:rsidR="0094582B" w:rsidRPr="0094582B" w:rsidRDefault="0094582B" w:rsidP="0094582B">
      <w:pPr>
        <w:spacing w:after="0" w:line="240" w:lineRule="auto"/>
        <w:rPr>
          <w:ins w:id="3535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536" w:author="Maxim Bystrov" w:date="2026-05-22T00:44:00Z">
            <w:rPr>
              <w:ins w:id="3537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538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539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</w:t>
        </w:r>
        <w:proofErr w:type="spellStart"/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540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kafka</w:t>
        </w:r>
        <w:proofErr w:type="spellEnd"/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541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:</w:t>
        </w:r>
      </w:ins>
    </w:p>
    <w:p w14:paraId="02B49B16" w14:textId="77777777" w:rsidR="0094582B" w:rsidRPr="0094582B" w:rsidRDefault="0094582B" w:rsidP="0094582B">
      <w:pPr>
        <w:spacing w:after="0" w:line="240" w:lineRule="auto"/>
        <w:rPr>
          <w:ins w:id="3542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543" w:author="Maxim Bystrov" w:date="2026-05-22T00:44:00Z">
            <w:rPr>
              <w:ins w:id="3544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545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546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547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image: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548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proofErr w:type="spell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549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confluentinc</w:t>
        </w:r>
        <w:proofErr w:type="spellEnd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550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/</w:t>
        </w:r>
        <w:proofErr w:type="spell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551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cp-</w:t>
        </w:r>
        <w:proofErr w:type="gram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552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kafka:latest</w:t>
        </w:r>
        <w:proofErr w:type="spellEnd"/>
        <w:proofErr w:type="gramEnd"/>
      </w:ins>
    </w:p>
    <w:p w14:paraId="65AE5908" w14:textId="77777777" w:rsidR="0094582B" w:rsidRPr="0094582B" w:rsidRDefault="0094582B" w:rsidP="0094582B">
      <w:pPr>
        <w:spacing w:after="0" w:line="240" w:lineRule="auto"/>
        <w:rPr>
          <w:ins w:id="3553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554" w:author="Maxim Bystrov" w:date="2026-05-22T00:44:00Z">
            <w:rPr>
              <w:ins w:id="3555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556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557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proofErr w:type="spellStart"/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558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container_name</w:t>
        </w:r>
        <w:proofErr w:type="spellEnd"/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559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560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proofErr w:type="spell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561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kafka</w:t>
        </w:r>
        <w:proofErr w:type="spellEnd"/>
      </w:ins>
    </w:p>
    <w:p w14:paraId="6C9A7108" w14:textId="77777777" w:rsidR="0094582B" w:rsidRPr="0094582B" w:rsidRDefault="0094582B" w:rsidP="0094582B">
      <w:pPr>
        <w:spacing w:after="0" w:line="240" w:lineRule="auto"/>
        <w:rPr>
          <w:ins w:id="3562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563" w:author="Maxim Bystrov" w:date="2026-05-22T00:44:00Z">
            <w:rPr>
              <w:ins w:id="3564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565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566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567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ports:</w:t>
        </w:r>
      </w:ins>
    </w:p>
    <w:p w14:paraId="7BEF2AAD" w14:textId="77777777" w:rsidR="0094582B" w:rsidRPr="0094582B" w:rsidRDefault="0094582B" w:rsidP="0094582B">
      <w:pPr>
        <w:spacing w:after="0" w:line="240" w:lineRule="auto"/>
        <w:rPr>
          <w:ins w:id="3568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569" w:author="Maxim Bystrov" w:date="2026-05-22T00:44:00Z">
            <w:rPr>
              <w:ins w:id="3570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571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572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397300"/>
            <w:lang w:val="en-US" w:eastAsia="ru-RU"/>
            <w:rPrChange w:id="3573" w:author="Maxim Bystrov" w:date="2026-05-22T00:44:00Z">
              <w:rPr>
                <w:rFonts w:ascii="Lucida Console" w:eastAsia="Times New Roman" w:hAnsi="Lucida Console" w:cs="Times New Roman"/>
                <w:color w:val="397300"/>
                <w:lang w:eastAsia="ru-RU"/>
              </w:rPr>
            </w:rPrChange>
          </w:rPr>
          <w:t>-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574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575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"9092:9092"</w:t>
        </w:r>
      </w:ins>
    </w:p>
    <w:p w14:paraId="214528E8" w14:textId="77777777" w:rsidR="0094582B" w:rsidRPr="0094582B" w:rsidRDefault="0094582B" w:rsidP="0094582B">
      <w:pPr>
        <w:spacing w:after="0" w:line="240" w:lineRule="auto"/>
        <w:rPr>
          <w:ins w:id="3576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577" w:author="Maxim Bystrov" w:date="2026-05-22T00:44:00Z">
            <w:rPr>
              <w:ins w:id="3578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579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580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581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networks:</w:t>
        </w:r>
      </w:ins>
    </w:p>
    <w:p w14:paraId="753F2212" w14:textId="77777777" w:rsidR="0094582B" w:rsidRPr="0094582B" w:rsidRDefault="0094582B" w:rsidP="0094582B">
      <w:pPr>
        <w:spacing w:after="0" w:line="240" w:lineRule="auto"/>
        <w:rPr>
          <w:ins w:id="3582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583" w:author="Maxim Bystrov" w:date="2026-05-22T00:44:00Z">
            <w:rPr>
              <w:ins w:id="3584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585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586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397300"/>
            <w:lang w:val="en-US" w:eastAsia="ru-RU"/>
            <w:rPrChange w:id="3587" w:author="Maxim Bystrov" w:date="2026-05-22T00:44:00Z">
              <w:rPr>
                <w:rFonts w:ascii="Lucida Console" w:eastAsia="Times New Roman" w:hAnsi="Lucida Console" w:cs="Times New Roman"/>
                <w:color w:val="397300"/>
                <w:lang w:eastAsia="ru-RU"/>
              </w:rPr>
            </w:rPrChange>
          </w:rPr>
          <w:t>-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588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proofErr w:type="spell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589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kafka</w:t>
        </w:r>
        <w:proofErr w:type="spellEnd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590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-net</w:t>
        </w:r>
      </w:ins>
    </w:p>
    <w:p w14:paraId="120B0BEC" w14:textId="77777777" w:rsidR="0094582B" w:rsidRPr="0094582B" w:rsidRDefault="0094582B" w:rsidP="0094582B">
      <w:pPr>
        <w:spacing w:after="0" w:line="240" w:lineRule="auto"/>
        <w:rPr>
          <w:ins w:id="3591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592" w:author="Maxim Bystrov" w:date="2026-05-22T00:44:00Z">
            <w:rPr>
              <w:ins w:id="3593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594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595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596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environment:</w:t>
        </w:r>
      </w:ins>
    </w:p>
    <w:p w14:paraId="4CD5081E" w14:textId="77777777" w:rsidR="0094582B" w:rsidRPr="0094582B" w:rsidRDefault="0094582B" w:rsidP="0094582B">
      <w:pPr>
        <w:spacing w:after="0" w:line="240" w:lineRule="auto"/>
        <w:rPr>
          <w:ins w:id="3597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598" w:author="Maxim Bystrov" w:date="2026-05-22T00:44:00Z">
            <w:rPr>
              <w:ins w:id="3599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600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601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602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KAFKA_NODE_ID: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603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604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1</w:t>
        </w:r>
      </w:ins>
    </w:p>
    <w:p w14:paraId="23A54742" w14:textId="77777777" w:rsidR="0094582B" w:rsidRPr="0094582B" w:rsidRDefault="0094582B" w:rsidP="0094582B">
      <w:pPr>
        <w:spacing w:after="0" w:line="240" w:lineRule="auto"/>
        <w:rPr>
          <w:ins w:id="3605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606" w:author="Maxim Bystrov" w:date="2026-05-22T00:44:00Z">
            <w:rPr>
              <w:ins w:id="3607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608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609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610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KAFKA_PROCESS_ROLES: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611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612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'</w:t>
        </w:r>
        <w:proofErr w:type="spellStart"/>
        <w:proofErr w:type="gram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613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broker,controller</w:t>
        </w:r>
        <w:proofErr w:type="spellEnd"/>
        <w:proofErr w:type="gramEnd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614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'</w:t>
        </w:r>
      </w:ins>
    </w:p>
    <w:p w14:paraId="16AB7915" w14:textId="77777777" w:rsidR="0094582B" w:rsidRPr="0094582B" w:rsidRDefault="0094582B" w:rsidP="0094582B">
      <w:pPr>
        <w:spacing w:after="0" w:line="240" w:lineRule="auto"/>
        <w:rPr>
          <w:ins w:id="3615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616" w:author="Maxim Bystrov" w:date="2026-05-22T00:44:00Z">
            <w:rPr>
              <w:ins w:id="3617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618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619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620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KAFKA_CONTROLLER_LISTENER_NAMES: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621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622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'CONTROLLER'</w:t>
        </w:r>
      </w:ins>
    </w:p>
    <w:p w14:paraId="4B50E6C1" w14:textId="77777777" w:rsidR="0094582B" w:rsidRPr="0094582B" w:rsidRDefault="0094582B" w:rsidP="0094582B">
      <w:pPr>
        <w:spacing w:after="0" w:line="240" w:lineRule="auto"/>
        <w:rPr>
          <w:ins w:id="3623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624" w:author="Maxim Bystrov" w:date="2026-05-22T00:44:00Z">
            <w:rPr>
              <w:ins w:id="3625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626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627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628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KAFKA_CONTROLLER_QUORUM_VOTERS: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629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630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'1@kafka:9093'</w:t>
        </w:r>
      </w:ins>
    </w:p>
    <w:p w14:paraId="79B168EE" w14:textId="77777777" w:rsidR="0094582B" w:rsidRPr="0094582B" w:rsidRDefault="0094582B" w:rsidP="0094582B">
      <w:pPr>
        <w:spacing w:after="0" w:line="240" w:lineRule="auto"/>
        <w:rPr>
          <w:ins w:id="3631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632" w:author="Maxim Bystrov" w:date="2026-05-22T00:44:00Z">
            <w:rPr>
              <w:ins w:id="3633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634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635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636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KAFKA_LISTENERS: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637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638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'INTERNAL://:29092,EXTERNAL://:9092,CONTROLLER://:9093'</w:t>
        </w:r>
      </w:ins>
    </w:p>
    <w:p w14:paraId="2613651A" w14:textId="77777777" w:rsidR="0094582B" w:rsidRPr="0094582B" w:rsidRDefault="0094582B" w:rsidP="0094582B">
      <w:pPr>
        <w:spacing w:after="0" w:line="240" w:lineRule="auto"/>
        <w:rPr>
          <w:ins w:id="3639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640" w:author="Maxim Bystrov" w:date="2026-05-22T00:44:00Z">
            <w:rPr>
              <w:ins w:id="3641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642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643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644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KAFKA_ADVERTISED_LISTENERS: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645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646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'INTERNAL://kafka:29092,EXTERNAL://localhost:9092'</w:t>
        </w:r>
      </w:ins>
    </w:p>
    <w:p w14:paraId="511A6CFD" w14:textId="77777777" w:rsidR="0094582B" w:rsidRPr="0094582B" w:rsidRDefault="0094582B" w:rsidP="0094582B">
      <w:pPr>
        <w:spacing w:after="0" w:line="240" w:lineRule="auto"/>
        <w:rPr>
          <w:ins w:id="3647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648" w:author="Maxim Bystrov" w:date="2026-05-22T00:44:00Z">
            <w:rPr>
              <w:ins w:id="3649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650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651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lastRenderedPageBreak/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652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KAFKA_LISTENER_SECURITY_PROTOCOL_MAP: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653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654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'</w:t>
        </w:r>
        <w:proofErr w:type="gram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655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INTERNAL:PLAINTEXT</w:t>
        </w:r>
        <w:proofErr w:type="gramEnd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656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,EXTERNAL:PLAINTEXT,CONTROLLER:PLAINTEXT'</w:t>
        </w:r>
      </w:ins>
    </w:p>
    <w:p w14:paraId="7DD3F7E1" w14:textId="77777777" w:rsidR="0094582B" w:rsidRPr="0094582B" w:rsidRDefault="0094582B" w:rsidP="0094582B">
      <w:pPr>
        <w:spacing w:after="0" w:line="240" w:lineRule="auto"/>
        <w:rPr>
          <w:ins w:id="3657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658" w:author="Maxim Bystrov" w:date="2026-05-22T00:44:00Z">
            <w:rPr>
              <w:ins w:id="3659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660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661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662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KAFKA_INTER_BROKER_LISTENER_NAME: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663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664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'INTERNAL'</w:t>
        </w:r>
      </w:ins>
    </w:p>
    <w:p w14:paraId="47D96800" w14:textId="77777777" w:rsidR="0094582B" w:rsidRPr="0094582B" w:rsidRDefault="0094582B" w:rsidP="0094582B">
      <w:pPr>
        <w:spacing w:after="0" w:line="240" w:lineRule="auto"/>
        <w:rPr>
          <w:ins w:id="3665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666" w:author="Maxim Bystrov" w:date="2026-05-22T00:44:00Z">
            <w:rPr>
              <w:ins w:id="3667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668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669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670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KAFKA_OFFSETS_TOPIC_REPLICATION_FACTOR: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671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672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1</w:t>
        </w:r>
      </w:ins>
    </w:p>
    <w:p w14:paraId="7A77AC2D" w14:textId="77777777" w:rsidR="0094582B" w:rsidRPr="0094582B" w:rsidRDefault="0094582B" w:rsidP="0094582B">
      <w:pPr>
        <w:spacing w:after="0" w:line="240" w:lineRule="auto"/>
        <w:rPr>
          <w:ins w:id="3673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674" w:author="Maxim Bystrov" w:date="2026-05-22T00:44:00Z">
            <w:rPr>
              <w:ins w:id="3675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676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677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678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CLUSTER_ID: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679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680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'MkU3OEVBNTcwNTJENDM2Qk'</w:t>
        </w:r>
      </w:ins>
    </w:p>
    <w:p w14:paraId="5C1534EE" w14:textId="77777777" w:rsidR="0094582B" w:rsidRPr="0094582B" w:rsidRDefault="0094582B" w:rsidP="0094582B">
      <w:pPr>
        <w:spacing w:after="0" w:line="240" w:lineRule="auto"/>
        <w:rPr>
          <w:ins w:id="3681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682" w:author="Maxim Bystrov" w:date="2026-05-22T00:44:00Z">
            <w:rPr>
              <w:ins w:id="3683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</w:p>
    <w:p w14:paraId="349C6E98" w14:textId="77777777" w:rsidR="0094582B" w:rsidRPr="0094582B" w:rsidRDefault="0094582B" w:rsidP="0094582B">
      <w:pPr>
        <w:spacing w:after="0" w:line="240" w:lineRule="auto"/>
        <w:rPr>
          <w:ins w:id="3684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685" w:author="Maxim Bystrov" w:date="2026-05-22T00:44:00Z">
            <w:rPr>
              <w:ins w:id="3686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687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688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</w:t>
        </w:r>
        <w:r w:rsidRPr="0094582B">
          <w:rPr>
            <w:rFonts w:ascii="Lucida Console" w:eastAsia="Times New Roman" w:hAnsi="Lucida Console" w:cs="Times New Roman"/>
            <w:color w:val="697070"/>
            <w:lang w:val="en-US" w:eastAsia="ru-RU"/>
            <w:rPrChange w:id="3689" w:author="Maxim Bystrov" w:date="2026-05-22T00:44:00Z">
              <w:rPr>
                <w:rFonts w:ascii="Lucida Console" w:eastAsia="Times New Roman" w:hAnsi="Lucida Console" w:cs="Times New Roman"/>
                <w:color w:val="697070"/>
                <w:lang w:eastAsia="ru-RU"/>
              </w:rPr>
            </w:rPrChange>
          </w:rPr>
          <w:t xml:space="preserve"># ========== </w:t>
        </w:r>
        <w:proofErr w:type="spellStart"/>
        <w:r w:rsidRPr="0094582B">
          <w:rPr>
            <w:rFonts w:ascii="Lucida Console" w:eastAsia="Times New Roman" w:hAnsi="Lucida Console" w:cs="Times New Roman"/>
            <w:color w:val="697070"/>
            <w:lang w:val="en-US" w:eastAsia="ru-RU"/>
            <w:rPrChange w:id="3690" w:author="Maxim Bystrov" w:date="2026-05-22T00:44:00Z">
              <w:rPr>
                <w:rFonts w:ascii="Lucida Console" w:eastAsia="Times New Roman" w:hAnsi="Lucida Console" w:cs="Times New Roman"/>
                <w:color w:val="697070"/>
                <w:lang w:eastAsia="ru-RU"/>
              </w:rPr>
            </w:rPrChange>
          </w:rPr>
          <w:t>Valkey</w:t>
        </w:r>
        <w:proofErr w:type="spellEnd"/>
        <w:r w:rsidRPr="0094582B">
          <w:rPr>
            <w:rFonts w:ascii="Lucida Console" w:eastAsia="Times New Roman" w:hAnsi="Lucida Console" w:cs="Times New Roman"/>
            <w:color w:val="697070"/>
            <w:lang w:val="en-US" w:eastAsia="ru-RU"/>
            <w:rPrChange w:id="3691" w:author="Maxim Bystrov" w:date="2026-05-22T00:44:00Z">
              <w:rPr>
                <w:rFonts w:ascii="Lucida Console" w:eastAsia="Times New Roman" w:hAnsi="Lucida Console" w:cs="Times New Roman"/>
                <w:color w:val="697070"/>
                <w:lang w:eastAsia="ru-RU"/>
              </w:rPr>
            </w:rPrChange>
          </w:rPr>
          <w:t xml:space="preserve"> (Redis) ==========</w:t>
        </w:r>
      </w:ins>
    </w:p>
    <w:p w14:paraId="704B98C7" w14:textId="77777777" w:rsidR="0094582B" w:rsidRPr="0094582B" w:rsidRDefault="0094582B" w:rsidP="0094582B">
      <w:pPr>
        <w:spacing w:after="0" w:line="240" w:lineRule="auto"/>
        <w:rPr>
          <w:ins w:id="3692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693" w:author="Maxim Bystrov" w:date="2026-05-22T00:44:00Z">
            <w:rPr>
              <w:ins w:id="3694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695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696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</w:t>
        </w:r>
        <w:proofErr w:type="spellStart"/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697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valkey</w:t>
        </w:r>
        <w:proofErr w:type="spellEnd"/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698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:</w:t>
        </w:r>
      </w:ins>
    </w:p>
    <w:p w14:paraId="1F310926" w14:textId="77777777" w:rsidR="0094582B" w:rsidRPr="0094582B" w:rsidRDefault="0094582B" w:rsidP="0094582B">
      <w:pPr>
        <w:spacing w:after="0" w:line="240" w:lineRule="auto"/>
        <w:rPr>
          <w:ins w:id="3699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700" w:author="Maxim Bystrov" w:date="2026-05-22T00:44:00Z">
            <w:rPr>
              <w:ins w:id="3701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702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703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704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image: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705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proofErr w:type="spell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706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valkey</w:t>
        </w:r>
        <w:proofErr w:type="spellEnd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707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/</w:t>
        </w:r>
        <w:proofErr w:type="spellStart"/>
        <w:proofErr w:type="gram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708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valkey:latest</w:t>
        </w:r>
        <w:proofErr w:type="spellEnd"/>
        <w:proofErr w:type="gramEnd"/>
      </w:ins>
    </w:p>
    <w:p w14:paraId="3738BE36" w14:textId="77777777" w:rsidR="0094582B" w:rsidRPr="0094582B" w:rsidRDefault="0094582B" w:rsidP="0094582B">
      <w:pPr>
        <w:spacing w:after="0" w:line="240" w:lineRule="auto"/>
        <w:rPr>
          <w:ins w:id="3709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710" w:author="Maxim Bystrov" w:date="2026-05-22T00:44:00Z">
            <w:rPr>
              <w:ins w:id="3711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712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713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proofErr w:type="spellStart"/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714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container_name</w:t>
        </w:r>
        <w:proofErr w:type="spellEnd"/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715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716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proofErr w:type="spell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717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valkey</w:t>
        </w:r>
        <w:proofErr w:type="spellEnd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718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-server</w:t>
        </w:r>
      </w:ins>
    </w:p>
    <w:p w14:paraId="16E5FB6E" w14:textId="77777777" w:rsidR="0094582B" w:rsidRPr="0094582B" w:rsidRDefault="0094582B" w:rsidP="0094582B">
      <w:pPr>
        <w:spacing w:after="0" w:line="240" w:lineRule="auto"/>
        <w:rPr>
          <w:ins w:id="3719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720" w:author="Maxim Bystrov" w:date="2026-05-22T00:45:00Z">
            <w:rPr>
              <w:ins w:id="3721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722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723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724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ports:</w:t>
        </w:r>
      </w:ins>
    </w:p>
    <w:p w14:paraId="0FEB6E53" w14:textId="77777777" w:rsidR="0094582B" w:rsidRPr="0094582B" w:rsidRDefault="0094582B" w:rsidP="0094582B">
      <w:pPr>
        <w:spacing w:after="0" w:line="240" w:lineRule="auto"/>
        <w:rPr>
          <w:ins w:id="3725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726" w:author="Maxim Bystrov" w:date="2026-05-22T00:45:00Z">
            <w:rPr>
              <w:ins w:id="3727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728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729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397300"/>
            <w:lang w:val="en-US" w:eastAsia="ru-RU"/>
            <w:rPrChange w:id="3730" w:author="Maxim Bystrov" w:date="2026-05-22T00:45:00Z">
              <w:rPr>
                <w:rFonts w:ascii="Lucida Console" w:eastAsia="Times New Roman" w:hAnsi="Lucida Console" w:cs="Times New Roman"/>
                <w:color w:val="397300"/>
                <w:lang w:eastAsia="ru-RU"/>
              </w:rPr>
            </w:rPrChange>
          </w:rPr>
          <w:t>-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731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732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"6379:6379"</w:t>
        </w:r>
      </w:ins>
    </w:p>
    <w:p w14:paraId="55F424F1" w14:textId="77777777" w:rsidR="0094582B" w:rsidRPr="0094582B" w:rsidRDefault="0094582B" w:rsidP="0094582B">
      <w:pPr>
        <w:spacing w:after="0" w:line="240" w:lineRule="auto"/>
        <w:rPr>
          <w:ins w:id="3733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734" w:author="Maxim Bystrov" w:date="2026-05-22T00:45:00Z">
            <w:rPr>
              <w:ins w:id="3735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736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737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738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command: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739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proofErr w:type="spell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740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valkey</w:t>
        </w:r>
        <w:proofErr w:type="spellEnd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741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-server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742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743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--notify-</w:t>
        </w:r>
        <w:proofErr w:type="spell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744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keyspace</w:t>
        </w:r>
        <w:proofErr w:type="spellEnd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745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-events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746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747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KEA</w:t>
        </w:r>
      </w:ins>
    </w:p>
    <w:p w14:paraId="123A13A3" w14:textId="77777777" w:rsidR="0094582B" w:rsidRPr="0094582B" w:rsidRDefault="0094582B" w:rsidP="0094582B">
      <w:pPr>
        <w:spacing w:after="0" w:line="240" w:lineRule="auto"/>
        <w:rPr>
          <w:ins w:id="3748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749" w:author="Maxim Bystrov" w:date="2026-05-22T00:45:00Z">
            <w:rPr>
              <w:ins w:id="3750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751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752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753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restart: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754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755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always</w:t>
        </w:r>
      </w:ins>
    </w:p>
    <w:p w14:paraId="590FFEC6" w14:textId="77777777" w:rsidR="0094582B" w:rsidRPr="0094582B" w:rsidRDefault="0094582B" w:rsidP="0094582B">
      <w:pPr>
        <w:spacing w:after="0" w:line="240" w:lineRule="auto"/>
        <w:rPr>
          <w:ins w:id="3756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757" w:author="Maxim Bystrov" w:date="2026-05-22T00:45:00Z">
            <w:rPr>
              <w:ins w:id="3758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759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760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761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networks:</w:t>
        </w:r>
      </w:ins>
    </w:p>
    <w:p w14:paraId="55ADD25D" w14:textId="77777777" w:rsidR="0094582B" w:rsidRPr="0094582B" w:rsidRDefault="0094582B" w:rsidP="0094582B">
      <w:pPr>
        <w:spacing w:after="0" w:line="240" w:lineRule="auto"/>
        <w:rPr>
          <w:ins w:id="3762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763" w:author="Maxim Bystrov" w:date="2026-05-22T00:45:00Z">
            <w:rPr>
              <w:ins w:id="3764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765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766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397300"/>
            <w:lang w:val="en-US" w:eastAsia="ru-RU"/>
            <w:rPrChange w:id="3767" w:author="Maxim Bystrov" w:date="2026-05-22T00:45:00Z">
              <w:rPr>
                <w:rFonts w:ascii="Lucida Console" w:eastAsia="Times New Roman" w:hAnsi="Lucida Console" w:cs="Times New Roman"/>
                <w:color w:val="397300"/>
                <w:lang w:eastAsia="ru-RU"/>
              </w:rPr>
            </w:rPrChange>
          </w:rPr>
          <w:t>-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768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proofErr w:type="spell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769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kafka</w:t>
        </w:r>
        <w:proofErr w:type="spellEnd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770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-net</w:t>
        </w:r>
      </w:ins>
    </w:p>
    <w:p w14:paraId="086C0ADC" w14:textId="77777777" w:rsidR="0094582B" w:rsidRPr="0094582B" w:rsidRDefault="0094582B" w:rsidP="0094582B">
      <w:pPr>
        <w:spacing w:after="0" w:line="240" w:lineRule="auto"/>
        <w:rPr>
          <w:ins w:id="3771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772" w:author="Maxim Bystrov" w:date="2026-05-22T00:45:00Z">
            <w:rPr>
              <w:ins w:id="3773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</w:p>
    <w:p w14:paraId="33E961EE" w14:textId="77777777" w:rsidR="0094582B" w:rsidRPr="0094582B" w:rsidRDefault="0094582B" w:rsidP="0094582B">
      <w:pPr>
        <w:spacing w:after="0" w:line="240" w:lineRule="auto"/>
        <w:rPr>
          <w:ins w:id="3774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775" w:author="Maxim Bystrov" w:date="2026-05-22T00:45:00Z">
            <w:rPr>
              <w:ins w:id="3776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777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778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</w:t>
        </w:r>
        <w:r w:rsidRPr="0094582B">
          <w:rPr>
            <w:rFonts w:ascii="Lucida Console" w:eastAsia="Times New Roman" w:hAnsi="Lucida Console" w:cs="Times New Roman"/>
            <w:color w:val="697070"/>
            <w:lang w:val="en-US" w:eastAsia="ru-RU"/>
            <w:rPrChange w:id="3779" w:author="Maxim Bystrov" w:date="2026-05-22T00:45:00Z">
              <w:rPr>
                <w:rFonts w:ascii="Lucida Console" w:eastAsia="Times New Roman" w:hAnsi="Lucida Console" w:cs="Times New Roman"/>
                <w:color w:val="697070"/>
                <w:lang w:eastAsia="ru-RU"/>
              </w:rPr>
            </w:rPrChange>
          </w:rPr>
          <w:t xml:space="preserve"># ========== </w:t>
        </w:r>
        <w:proofErr w:type="spellStart"/>
        <w:r w:rsidRPr="0094582B">
          <w:rPr>
            <w:rFonts w:ascii="Lucida Console" w:eastAsia="Times New Roman" w:hAnsi="Lucida Console" w:cs="Times New Roman"/>
            <w:color w:val="697070"/>
            <w:lang w:eastAsia="ru-RU"/>
          </w:rPr>
          <w:t>Микросервисы</w:t>
        </w:r>
        <w:proofErr w:type="spellEnd"/>
        <w:r w:rsidRPr="0094582B">
          <w:rPr>
            <w:rFonts w:ascii="Lucida Console" w:eastAsia="Times New Roman" w:hAnsi="Lucida Console" w:cs="Times New Roman"/>
            <w:color w:val="697070"/>
            <w:lang w:val="en-US" w:eastAsia="ru-RU"/>
            <w:rPrChange w:id="3780" w:author="Maxim Bystrov" w:date="2026-05-22T00:45:00Z">
              <w:rPr>
                <w:rFonts w:ascii="Lucida Console" w:eastAsia="Times New Roman" w:hAnsi="Lucida Console" w:cs="Times New Roman"/>
                <w:color w:val="697070"/>
                <w:lang w:eastAsia="ru-RU"/>
              </w:rPr>
            </w:rPrChange>
          </w:rPr>
          <w:t xml:space="preserve"> (</w:t>
        </w:r>
        <w:r w:rsidRPr="0094582B">
          <w:rPr>
            <w:rFonts w:ascii="Lucida Console" w:eastAsia="Times New Roman" w:hAnsi="Lucida Console" w:cs="Times New Roman"/>
            <w:color w:val="697070"/>
            <w:lang w:eastAsia="ru-RU"/>
          </w:rPr>
          <w:t>готовые</w:t>
        </w:r>
        <w:r w:rsidRPr="0094582B">
          <w:rPr>
            <w:rFonts w:ascii="Lucida Console" w:eastAsia="Times New Roman" w:hAnsi="Lucida Console" w:cs="Times New Roman"/>
            <w:color w:val="697070"/>
            <w:lang w:val="en-US" w:eastAsia="ru-RU"/>
            <w:rPrChange w:id="3781" w:author="Maxim Bystrov" w:date="2026-05-22T00:45:00Z">
              <w:rPr>
                <w:rFonts w:ascii="Lucida Console" w:eastAsia="Times New Roman" w:hAnsi="Lucida Console" w:cs="Times New Roman"/>
                <w:color w:val="697070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697070"/>
            <w:lang w:eastAsia="ru-RU"/>
          </w:rPr>
          <w:t>образы</w:t>
        </w:r>
        <w:r w:rsidRPr="0094582B">
          <w:rPr>
            <w:rFonts w:ascii="Lucida Console" w:eastAsia="Times New Roman" w:hAnsi="Lucida Console" w:cs="Times New Roman"/>
            <w:color w:val="697070"/>
            <w:lang w:val="en-US" w:eastAsia="ru-RU"/>
            <w:rPrChange w:id="3782" w:author="Maxim Bystrov" w:date="2026-05-22T00:45:00Z">
              <w:rPr>
                <w:rFonts w:ascii="Lucida Console" w:eastAsia="Times New Roman" w:hAnsi="Lucida Console" w:cs="Times New Roman"/>
                <w:color w:val="697070"/>
                <w:lang w:eastAsia="ru-RU"/>
              </w:rPr>
            </w:rPrChange>
          </w:rPr>
          <w:t>) ==========</w:t>
        </w:r>
      </w:ins>
    </w:p>
    <w:p w14:paraId="1B5EB04B" w14:textId="77777777" w:rsidR="0094582B" w:rsidRPr="0094582B" w:rsidRDefault="0094582B" w:rsidP="0094582B">
      <w:pPr>
        <w:spacing w:after="0" w:line="240" w:lineRule="auto"/>
        <w:rPr>
          <w:ins w:id="3783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784" w:author="Maxim Bystrov" w:date="2026-05-22T00:45:00Z">
            <w:rPr>
              <w:ins w:id="3785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</w:p>
    <w:p w14:paraId="1A9DF601" w14:textId="43F48725" w:rsidR="0094582B" w:rsidRPr="009E4023" w:rsidRDefault="0094582B" w:rsidP="0094582B">
      <w:pPr>
        <w:spacing w:after="0" w:line="240" w:lineRule="auto"/>
        <w:rPr>
          <w:ins w:id="3786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ins w:id="3787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788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</w:t>
        </w:r>
        <w:r w:rsidRPr="00D34ECD">
          <w:rPr>
            <w:rFonts w:ascii="Lucida Console" w:eastAsia="Times New Roman" w:hAnsi="Lucida Console" w:cs="Times New Roman"/>
            <w:color w:val="697070"/>
            <w:lang w:eastAsia="ru-RU"/>
          </w:rPr>
          <w:t xml:space="preserve"># </w:t>
        </w:r>
      </w:ins>
      <w:ins w:id="3789" w:author="Maxim Bystrov" w:date="2026-05-22T00:47:00Z">
        <w:r w:rsidR="009E4023">
          <w:rPr>
            <w:rFonts w:ascii="Lucida Console" w:eastAsia="Times New Roman" w:hAnsi="Lucida Console" w:cs="Times New Roman"/>
            <w:color w:val="697070"/>
            <w:lang w:eastAsia="ru-RU"/>
          </w:rPr>
          <w:t>Пространственно-временной поиск</w:t>
        </w:r>
      </w:ins>
    </w:p>
    <w:p w14:paraId="38F34627" w14:textId="7DF93ADD" w:rsidR="0094582B" w:rsidRPr="00D34ECD" w:rsidRDefault="0094582B" w:rsidP="0094582B">
      <w:pPr>
        <w:spacing w:after="0" w:line="240" w:lineRule="auto"/>
        <w:rPr>
          <w:ins w:id="3790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ins w:id="3791" w:author="Maxim Bystrov" w:date="2026-05-22T00:44:00Z">
        <w:r w:rsidRPr="00D34ECD">
          <w:rPr>
            <w:rFonts w:ascii="Lucida Console" w:eastAsia="Times New Roman" w:hAnsi="Lucida Console" w:cs="Times New Roman"/>
            <w:color w:val="444444"/>
            <w:shd w:val="clear" w:color="auto" w:fill="F3F3F3"/>
            <w:lang w:eastAsia="ru-RU"/>
          </w:rPr>
          <w:t xml:space="preserve">  </w:t>
        </w:r>
      </w:ins>
      <w:proofErr w:type="spellStart"/>
      <w:ins w:id="3792" w:author="Maxim Bystrov" w:date="2026-05-22T00:46:00Z">
        <w:r w:rsidR="009E4023">
          <w:rPr>
            <w:rFonts w:ascii="Lucida Console" w:eastAsia="Times New Roman" w:hAnsi="Lucida Console" w:cs="Times New Roman"/>
            <w:color w:val="444444"/>
            <w:lang w:val="en-US" w:eastAsia="ru-RU"/>
          </w:rPr>
          <w:t>spatio</w:t>
        </w:r>
        <w:proofErr w:type="spellEnd"/>
        <w:r w:rsidR="009E4023" w:rsidRPr="00D34ECD">
          <w:rPr>
            <w:rFonts w:ascii="Lucida Console" w:eastAsia="Times New Roman" w:hAnsi="Lucida Console" w:cs="Times New Roman"/>
            <w:color w:val="444444"/>
            <w:lang w:eastAsia="ru-RU"/>
            <w:rPrChange w:id="3793" w:author="Maxim Bystrov" w:date="2026-05-23T18:12:00Z">
              <w:rPr>
                <w:rFonts w:ascii="Lucida Console" w:eastAsia="Times New Roman" w:hAnsi="Lucida Console" w:cs="Times New Roman"/>
                <w:color w:val="444444"/>
                <w:lang w:val="en-US" w:eastAsia="ru-RU"/>
              </w:rPr>
            </w:rPrChange>
          </w:rPr>
          <w:t>-</w:t>
        </w:r>
        <w:r w:rsidR="009E4023">
          <w:rPr>
            <w:rFonts w:ascii="Lucida Console" w:eastAsia="Times New Roman" w:hAnsi="Lucida Console" w:cs="Times New Roman"/>
            <w:color w:val="444444"/>
            <w:lang w:val="en-US" w:eastAsia="ru-RU"/>
          </w:rPr>
          <w:t>temporal</w:t>
        </w:r>
      </w:ins>
      <w:ins w:id="3794" w:author="Maxim Bystrov" w:date="2026-05-22T00:44:00Z">
        <w:r w:rsidRPr="00D34ECD">
          <w:rPr>
            <w:rFonts w:ascii="Lucida Console" w:eastAsia="Times New Roman" w:hAnsi="Lucida Console" w:cs="Times New Roman"/>
            <w:color w:val="444444"/>
            <w:lang w:eastAsia="ru-RU"/>
          </w:rPr>
          <w:t>:</w:t>
        </w:r>
      </w:ins>
    </w:p>
    <w:p w14:paraId="67D70C13" w14:textId="5FBF8665" w:rsidR="0094582B" w:rsidRPr="0094582B" w:rsidRDefault="0094582B" w:rsidP="0094582B">
      <w:pPr>
        <w:spacing w:after="0" w:line="240" w:lineRule="auto"/>
        <w:rPr>
          <w:ins w:id="3795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796" w:author="Maxim Bystrov" w:date="2026-05-22T00:45:00Z">
            <w:rPr>
              <w:ins w:id="3797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798" w:author="Maxim Bystrov" w:date="2026-05-22T00:44:00Z">
        <w:r w:rsidRPr="00D34ECD">
          <w:rPr>
            <w:rFonts w:ascii="Lucida Console" w:eastAsia="Times New Roman" w:hAnsi="Lucida Console" w:cs="Times New Roman"/>
            <w:color w:val="444444"/>
            <w:shd w:val="clear" w:color="auto" w:fill="F3F3F3"/>
            <w:lang w:eastAsia="ru-RU"/>
          </w:rPr>
          <w:t xml:space="preserve">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799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image: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800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</w:ins>
      <w:proofErr w:type="spellStart"/>
      <w:ins w:id="3801" w:author="Maxim Bystrov" w:date="2026-05-22T00:46:00Z">
        <w:r w:rsidR="009E4023" w:rsidRPr="009E4023">
          <w:rPr>
            <w:rFonts w:ascii="Lucida Console" w:eastAsia="Times New Roman" w:hAnsi="Lucida Console" w:cs="Times New Roman"/>
            <w:color w:val="880000"/>
            <w:lang w:val="en-US" w:eastAsia="ru-RU"/>
          </w:rPr>
          <w:t>spatio-</w:t>
        </w:r>
        <w:proofErr w:type="gramStart"/>
        <w:r w:rsidR="009E4023" w:rsidRPr="009E4023">
          <w:rPr>
            <w:rFonts w:ascii="Lucida Console" w:eastAsia="Times New Roman" w:hAnsi="Lucida Console" w:cs="Times New Roman"/>
            <w:color w:val="880000"/>
            <w:lang w:val="en-US" w:eastAsia="ru-RU"/>
          </w:rPr>
          <w:t>temporal</w:t>
        </w:r>
      </w:ins>
      <w:ins w:id="3802" w:author="Maxim Bystrov" w:date="2026-05-22T00:44:00Z"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803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:latest</w:t>
        </w:r>
        <w:proofErr w:type="spellEnd"/>
        <w:proofErr w:type="gramEnd"/>
      </w:ins>
    </w:p>
    <w:p w14:paraId="3FF720CD" w14:textId="51484D85" w:rsidR="0094582B" w:rsidRPr="0094582B" w:rsidRDefault="0094582B" w:rsidP="0094582B">
      <w:pPr>
        <w:spacing w:after="0" w:line="240" w:lineRule="auto"/>
        <w:rPr>
          <w:ins w:id="3804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805" w:author="Maxim Bystrov" w:date="2026-05-22T00:45:00Z">
            <w:rPr>
              <w:ins w:id="3806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807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808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proofErr w:type="spellStart"/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809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container_name</w:t>
        </w:r>
        <w:proofErr w:type="spellEnd"/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810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811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</w:ins>
      <w:proofErr w:type="spellStart"/>
      <w:ins w:id="3812" w:author="Maxim Bystrov" w:date="2026-05-22T00:47:00Z">
        <w:r w:rsidR="009E4023" w:rsidRPr="009E4023">
          <w:rPr>
            <w:rFonts w:ascii="Lucida Console" w:eastAsia="Times New Roman" w:hAnsi="Lucida Console" w:cs="Times New Roman"/>
            <w:color w:val="880000"/>
            <w:lang w:val="en-US" w:eastAsia="ru-RU"/>
          </w:rPr>
          <w:t>spatio</w:t>
        </w:r>
        <w:proofErr w:type="spellEnd"/>
        <w:r w:rsidR="009E4023" w:rsidRPr="009E4023">
          <w:rPr>
            <w:rFonts w:ascii="Lucida Console" w:eastAsia="Times New Roman" w:hAnsi="Lucida Console" w:cs="Times New Roman"/>
            <w:color w:val="880000"/>
            <w:lang w:val="en-US" w:eastAsia="ru-RU"/>
          </w:rPr>
          <w:t>-temporal</w:t>
        </w:r>
      </w:ins>
    </w:p>
    <w:p w14:paraId="06B22188" w14:textId="77777777" w:rsidR="0094582B" w:rsidRPr="0094582B" w:rsidRDefault="0094582B" w:rsidP="0094582B">
      <w:pPr>
        <w:spacing w:after="0" w:line="240" w:lineRule="auto"/>
        <w:rPr>
          <w:ins w:id="3813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814" w:author="Maxim Bystrov" w:date="2026-05-22T00:45:00Z">
            <w:rPr>
              <w:ins w:id="3815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816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817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818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restart: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819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820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always</w:t>
        </w:r>
      </w:ins>
    </w:p>
    <w:p w14:paraId="7ABD15B3" w14:textId="77777777" w:rsidR="0094582B" w:rsidRPr="0094582B" w:rsidRDefault="0094582B" w:rsidP="0094582B">
      <w:pPr>
        <w:spacing w:after="0" w:line="240" w:lineRule="auto"/>
        <w:rPr>
          <w:ins w:id="3821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822" w:author="Maxim Bystrov" w:date="2026-05-22T00:45:00Z">
            <w:rPr>
              <w:ins w:id="3823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824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825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826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ports:</w:t>
        </w:r>
      </w:ins>
    </w:p>
    <w:p w14:paraId="42F6762E" w14:textId="77777777" w:rsidR="0094582B" w:rsidRPr="0094582B" w:rsidRDefault="0094582B" w:rsidP="0094582B">
      <w:pPr>
        <w:spacing w:after="0" w:line="240" w:lineRule="auto"/>
        <w:rPr>
          <w:ins w:id="3827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828" w:author="Maxim Bystrov" w:date="2026-05-22T00:45:00Z">
            <w:rPr>
              <w:ins w:id="3829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830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831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397300"/>
            <w:lang w:val="en-US" w:eastAsia="ru-RU"/>
            <w:rPrChange w:id="3832" w:author="Maxim Bystrov" w:date="2026-05-22T00:45:00Z">
              <w:rPr>
                <w:rFonts w:ascii="Lucida Console" w:eastAsia="Times New Roman" w:hAnsi="Lucida Console" w:cs="Times New Roman"/>
                <w:color w:val="397300"/>
                <w:lang w:eastAsia="ru-RU"/>
              </w:rPr>
            </w:rPrChange>
          </w:rPr>
          <w:t>-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833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834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"8081:8080"</w:t>
        </w:r>
      </w:ins>
    </w:p>
    <w:p w14:paraId="042089D2" w14:textId="77777777" w:rsidR="0094582B" w:rsidRPr="0094582B" w:rsidRDefault="0094582B" w:rsidP="0094582B">
      <w:pPr>
        <w:spacing w:after="0" w:line="240" w:lineRule="auto"/>
        <w:rPr>
          <w:ins w:id="3835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836" w:author="Maxim Bystrov" w:date="2026-05-22T00:45:00Z">
            <w:rPr>
              <w:ins w:id="3837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838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839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840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networks:</w:t>
        </w:r>
      </w:ins>
    </w:p>
    <w:p w14:paraId="6F53FF39" w14:textId="77777777" w:rsidR="0094582B" w:rsidRPr="0094582B" w:rsidRDefault="0094582B" w:rsidP="0094582B">
      <w:pPr>
        <w:spacing w:after="0" w:line="240" w:lineRule="auto"/>
        <w:rPr>
          <w:ins w:id="3841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842" w:author="Maxim Bystrov" w:date="2026-05-22T00:45:00Z">
            <w:rPr>
              <w:ins w:id="3843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844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845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397300"/>
            <w:lang w:val="en-US" w:eastAsia="ru-RU"/>
            <w:rPrChange w:id="3846" w:author="Maxim Bystrov" w:date="2026-05-22T00:45:00Z">
              <w:rPr>
                <w:rFonts w:ascii="Lucida Console" w:eastAsia="Times New Roman" w:hAnsi="Lucida Console" w:cs="Times New Roman"/>
                <w:color w:val="397300"/>
                <w:lang w:eastAsia="ru-RU"/>
              </w:rPr>
            </w:rPrChange>
          </w:rPr>
          <w:t>-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847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proofErr w:type="spell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848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kafka</w:t>
        </w:r>
        <w:proofErr w:type="spellEnd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849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-net</w:t>
        </w:r>
      </w:ins>
    </w:p>
    <w:p w14:paraId="047327EB" w14:textId="77777777" w:rsidR="0094582B" w:rsidRPr="0094582B" w:rsidRDefault="0094582B" w:rsidP="0094582B">
      <w:pPr>
        <w:spacing w:after="0" w:line="240" w:lineRule="auto"/>
        <w:rPr>
          <w:ins w:id="3850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851" w:author="Maxim Bystrov" w:date="2026-05-22T00:45:00Z">
            <w:rPr>
              <w:ins w:id="3852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</w:p>
    <w:p w14:paraId="50CF1FBD" w14:textId="27BBF25C" w:rsidR="0094582B" w:rsidRPr="0094582B" w:rsidRDefault="0094582B" w:rsidP="0094582B">
      <w:pPr>
        <w:spacing w:after="0" w:line="240" w:lineRule="auto"/>
        <w:rPr>
          <w:ins w:id="3853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854" w:author="Maxim Bystrov" w:date="2026-05-22T00:45:00Z">
            <w:rPr>
              <w:ins w:id="3855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856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857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</w:t>
        </w:r>
        <w:r w:rsidRPr="0094582B">
          <w:rPr>
            <w:rFonts w:ascii="Lucida Console" w:eastAsia="Times New Roman" w:hAnsi="Lucida Console" w:cs="Times New Roman"/>
            <w:color w:val="697070"/>
            <w:lang w:val="en-US" w:eastAsia="ru-RU"/>
            <w:rPrChange w:id="3858" w:author="Maxim Bystrov" w:date="2026-05-22T00:45:00Z">
              <w:rPr>
                <w:rFonts w:ascii="Lucida Console" w:eastAsia="Times New Roman" w:hAnsi="Lucida Console" w:cs="Times New Roman"/>
                <w:color w:val="697070"/>
                <w:lang w:eastAsia="ru-RU"/>
              </w:rPr>
            </w:rPrChange>
          </w:rPr>
          <w:t xml:space="preserve"># </w:t>
        </w:r>
        <w:r w:rsidRPr="0094582B">
          <w:rPr>
            <w:rFonts w:ascii="Lucida Console" w:eastAsia="Times New Roman" w:hAnsi="Lucida Console" w:cs="Times New Roman"/>
            <w:color w:val="697070"/>
            <w:lang w:eastAsia="ru-RU"/>
          </w:rPr>
          <w:t>Приём</w:t>
        </w:r>
        <w:r w:rsidRPr="0094582B">
          <w:rPr>
            <w:rFonts w:ascii="Lucida Console" w:eastAsia="Times New Roman" w:hAnsi="Lucida Console" w:cs="Times New Roman"/>
            <w:color w:val="697070"/>
            <w:lang w:val="en-US" w:eastAsia="ru-RU"/>
            <w:rPrChange w:id="3859" w:author="Maxim Bystrov" w:date="2026-05-22T00:45:00Z">
              <w:rPr>
                <w:rFonts w:ascii="Lucida Console" w:eastAsia="Times New Roman" w:hAnsi="Lucida Console" w:cs="Times New Roman"/>
                <w:color w:val="697070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697070"/>
            <w:lang w:eastAsia="ru-RU"/>
          </w:rPr>
          <w:t>телеметрии</w:t>
        </w:r>
      </w:ins>
    </w:p>
    <w:p w14:paraId="3501666F" w14:textId="77777777" w:rsidR="0094582B" w:rsidRPr="0094582B" w:rsidRDefault="0094582B" w:rsidP="0094582B">
      <w:pPr>
        <w:spacing w:after="0" w:line="240" w:lineRule="auto"/>
        <w:rPr>
          <w:ins w:id="3860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861" w:author="Maxim Bystrov" w:date="2026-05-22T00:45:00Z">
            <w:rPr>
              <w:ins w:id="3862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863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864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865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telemetry-receiver:</w:t>
        </w:r>
      </w:ins>
    </w:p>
    <w:p w14:paraId="11C382D3" w14:textId="77777777" w:rsidR="0094582B" w:rsidRPr="0094582B" w:rsidRDefault="0094582B" w:rsidP="0094582B">
      <w:pPr>
        <w:spacing w:after="0" w:line="240" w:lineRule="auto"/>
        <w:rPr>
          <w:ins w:id="3866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867" w:author="Maxim Bystrov" w:date="2026-05-22T00:45:00Z">
            <w:rPr>
              <w:ins w:id="3868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869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870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871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image: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872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proofErr w:type="spell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873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telemetry-</w:t>
        </w:r>
        <w:proofErr w:type="gram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874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receiver:latest</w:t>
        </w:r>
        <w:proofErr w:type="spellEnd"/>
        <w:proofErr w:type="gramEnd"/>
      </w:ins>
    </w:p>
    <w:p w14:paraId="147E8B9B" w14:textId="77777777" w:rsidR="0094582B" w:rsidRPr="0094582B" w:rsidRDefault="0094582B" w:rsidP="0094582B">
      <w:pPr>
        <w:spacing w:after="0" w:line="240" w:lineRule="auto"/>
        <w:rPr>
          <w:ins w:id="3875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876" w:author="Maxim Bystrov" w:date="2026-05-22T00:45:00Z">
            <w:rPr>
              <w:ins w:id="3877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878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879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proofErr w:type="spellStart"/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880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container_name</w:t>
        </w:r>
        <w:proofErr w:type="spellEnd"/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881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882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883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telemetry-receiver</w:t>
        </w:r>
      </w:ins>
    </w:p>
    <w:p w14:paraId="55BE8090" w14:textId="77777777" w:rsidR="0094582B" w:rsidRPr="0094582B" w:rsidRDefault="0094582B" w:rsidP="0094582B">
      <w:pPr>
        <w:spacing w:after="0" w:line="240" w:lineRule="auto"/>
        <w:rPr>
          <w:ins w:id="3884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885" w:author="Maxim Bystrov" w:date="2026-05-22T00:45:00Z">
            <w:rPr>
              <w:ins w:id="3886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887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888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889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restart: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890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891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always</w:t>
        </w:r>
      </w:ins>
    </w:p>
    <w:p w14:paraId="08570A8E" w14:textId="77777777" w:rsidR="0094582B" w:rsidRPr="0094582B" w:rsidRDefault="0094582B" w:rsidP="0094582B">
      <w:pPr>
        <w:spacing w:after="0" w:line="240" w:lineRule="auto"/>
        <w:rPr>
          <w:ins w:id="3892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893" w:author="Maxim Bystrov" w:date="2026-05-22T00:45:00Z">
            <w:rPr>
              <w:ins w:id="3894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895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896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897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networks:</w:t>
        </w:r>
      </w:ins>
    </w:p>
    <w:p w14:paraId="0E3C8ED4" w14:textId="77777777" w:rsidR="0094582B" w:rsidRPr="0094582B" w:rsidRDefault="0094582B" w:rsidP="0094582B">
      <w:pPr>
        <w:spacing w:after="0" w:line="240" w:lineRule="auto"/>
        <w:rPr>
          <w:ins w:id="3898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899" w:author="Maxim Bystrov" w:date="2026-05-22T00:45:00Z">
            <w:rPr>
              <w:ins w:id="3900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901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902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397300"/>
            <w:lang w:val="en-US" w:eastAsia="ru-RU"/>
            <w:rPrChange w:id="3903" w:author="Maxim Bystrov" w:date="2026-05-22T00:45:00Z">
              <w:rPr>
                <w:rFonts w:ascii="Lucida Console" w:eastAsia="Times New Roman" w:hAnsi="Lucida Console" w:cs="Times New Roman"/>
                <w:color w:val="397300"/>
                <w:lang w:eastAsia="ru-RU"/>
              </w:rPr>
            </w:rPrChange>
          </w:rPr>
          <w:t>-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904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proofErr w:type="spell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905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kafka</w:t>
        </w:r>
        <w:proofErr w:type="spellEnd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906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-net</w:t>
        </w:r>
      </w:ins>
    </w:p>
    <w:p w14:paraId="4440190E" w14:textId="77777777" w:rsidR="0094582B" w:rsidRPr="0094582B" w:rsidRDefault="0094582B" w:rsidP="0094582B">
      <w:pPr>
        <w:spacing w:after="0" w:line="240" w:lineRule="auto"/>
        <w:rPr>
          <w:ins w:id="3907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908" w:author="Maxim Bystrov" w:date="2026-05-22T00:45:00Z">
            <w:rPr>
              <w:ins w:id="3909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910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911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912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environment:</w:t>
        </w:r>
      </w:ins>
    </w:p>
    <w:p w14:paraId="6A0E1735" w14:textId="77777777" w:rsidR="0094582B" w:rsidRPr="0094582B" w:rsidRDefault="0094582B" w:rsidP="0094582B">
      <w:pPr>
        <w:spacing w:after="0" w:line="240" w:lineRule="auto"/>
        <w:rPr>
          <w:ins w:id="3913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914" w:author="Maxim Bystrov" w:date="2026-05-22T00:45:00Z">
            <w:rPr>
              <w:ins w:id="3915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916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917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918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SPRING_PROFILES_ACTIVE: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919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920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docker</w:t>
        </w:r>
      </w:ins>
    </w:p>
    <w:p w14:paraId="399D4663" w14:textId="77777777" w:rsidR="0094582B" w:rsidRPr="0094582B" w:rsidRDefault="0094582B" w:rsidP="0094582B">
      <w:pPr>
        <w:spacing w:after="0" w:line="240" w:lineRule="auto"/>
        <w:rPr>
          <w:ins w:id="3921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922" w:author="Maxim Bystrov" w:date="2026-05-22T00:45:00Z">
            <w:rPr>
              <w:ins w:id="3923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924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925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926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KAFKA_BOOTSTRAP_SERVERS: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927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928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kafka:29092</w:t>
        </w:r>
      </w:ins>
    </w:p>
    <w:p w14:paraId="61A220A6" w14:textId="77777777" w:rsidR="0094582B" w:rsidRPr="0094582B" w:rsidRDefault="0094582B" w:rsidP="0094582B">
      <w:pPr>
        <w:spacing w:after="0" w:line="240" w:lineRule="auto"/>
        <w:rPr>
          <w:ins w:id="3929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930" w:author="Maxim Bystrov" w:date="2026-05-22T00:45:00Z">
            <w:rPr>
              <w:ins w:id="3931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932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933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934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KAFKA_TOPIC_TELEMETRY_INPUT: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935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936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telemetry.input</w:t>
        </w:r>
        <w:proofErr w:type="spellEnd"/>
        <w:proofErr w:type="gramEnd"/>
      </w:ins>
    </w:p>
    <w:p w14:paraId="23CB7498" w14:textId="77777777" w:rsidR="0094582B" w:rsidRPr="0094582B" w:rsidRDefault="0094582B" w:rsidP="0094582B">
      <w:pPr>
        <w:spacing w:after="0" w:line="240" w:lineRule="auto"/>
        <w:rPr>
          <w:ins w:id="3937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ins w:id="3938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939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eastAsia="ru-RU"/>
          </w:rPr>
          <w:t>SERVER_PORT: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eastAsia="ru-RU"/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eastAsia="ru-RU"/>
          </w:rPr>
          <w:t>8080</w:t>
        </w:r>
      </w:ins>
    </w:p>
    <w:p w14:paraId="4F44C176" w14:textId="77777777" w:rsidR="0094582B" w:rsidRPr="0094582B" w:rsidRDefault="0094582B" w:rsidP="0094582B">
      <w:pPr>
        <w:spacing w:after="0" w:line="240" w:lineRule="auto"/>
        <w:rPr>
          <w:ins w:id="3940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</w:p>
    <w:p w14:paraId="1BBEA855" w14:textId="77777777" w:rsidR="0094582B" w:rsidRPr="0094582B" w:rsidRDefault="0094582B" w:rsidP="0094582B">
      <w:pPr>
        <w:spacing w:after="0" w:line="240" w:lineRule="auto"/>
        <w:rPr>
          <w:ins w:id="3941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eastAsia="ru-RU"/>
        </w:rPr>
      </w:pPr>
      <w:ins w:id="3942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eastAsia="ru-RU"/>
          </w:rPr>
          <w:t xml:space="preserve">  </w:t>
        </w:r>
        <w:r w:rsidRPr="0094582B">
          <w:rPr>
            <w:rFonts w:ascii="Lucida Console" w:eastAsia="Times New Roman" w:hAnsi="Lucida Console" w:cs="Times New Roman"/>
            <w:color w:val="697070"/>
            <w:lang w:eastAsia="ru-RU"/>
          </w:rPr>
          <w:t># Обработчик телеметрии (сохранение в БД)</w:t>
        </w:r>
      </w:ins>
    </w:p>
    <w:p w14:paraId="7C4C7DE5" w14:textId="77777777" w:rsidR="0094582B" w:rsidRPr="0094582B" w:rsidRDefault="0094582B" w:rsidP="0094582B">
      <w:pPr>
        <w:spacing w:after="0" w:line="240" w:lineRule="auto"/>
        <w:rPr>
          <w:ins w:id="3943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944" w:author="Maxim Bystrov" w:date="2026-05-22T00:45:00Z">
            <w:rPr>
              <w:ins w:id="3945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946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eastAsia="ru-RU"/>
          </w:rPr>
          <w:t xml:space="preserve">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947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telemetry-processor:</w:t>
        </w:r>
      </w:ins>
    </w:p>
    <w:p w14:paraId="1D86C32A" w14:textId="77777777" w:rsidR="0094582B" w:rsidRPr="0094582B" w:rsidRDefault="0094582B" w:rsidP="0094582B">
      <w:pPr>
        <w:spacing w:after="0" w:line="240" w:lineRule="auto"/>
        <w:rPr>
          <w:ins w:id="3948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949" w:author="Maxim Bystrov" w:date="2026-05-22T00:45:00Z">
            <w:rPr>
              <w:ins w:id="3950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951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952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953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image: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954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proofErr w:type="spell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955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telemetry-</w:t>
        </w:r>
        <w:proofErr w:type="gram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956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processor:latest</w:t>
        </w:r>
        <w:proofErr w:type="spellEnd"/>
        <w:proofErr w:type="gramEnd"/>
      </w:ins>
    </w:p>
    <w:p w14:paraId="55F9D73B" w14:textId="77777777" w:rsidR="0094582B" w:rsidRPr="0094582B" w:rsidRDefault="0094582B" w:rsidP="0094582B">
      <w:pPr>
        <w:spacing w:after="0" w:line="240" w:lineRule="auto"/>
        <w:rPr>
          <w:ins w:id="3957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958" w:author="Maxim Bystrov" w:date="2026-05-22T00:45:00Z">
            <w:rPr>
              <w:ins w:id="3959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960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961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proofErr w:type="spellStart"/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962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container_name</w:t>
        </w:r>
        <w:proofErr w:type="spellEnd"/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963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964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965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telemetry-processor</w:t>
        </w:r>
      </w:ins>
    </w:p>
    <w:p w14:paraId="6CC2DC61" w14:textId="77777777" w:rsidR="0094582B" w:rsidRPr="0094582B" w:rsidRDefault="0094582B" w:rsidP="0094582B">
      <w:pPr>
        <w:spacing w:after="0" w:line="240" w:lineRule="auto"/>
        <w:rPr>
          <w:ins w:id="3966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967" w:author="Maxim Bystrov" w:date="2026-05-22T00:45:00Z">
            <w:rPr>
              <w:ins w:id="3968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969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970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971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restart: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972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973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always</w:t>
        </w:r>
      </w:ins>
    </w:p>
    <w:p w14:paraId="0A8D6F4D" w14:textId="77777777" w:rsidR="0094582B" w:rsidRPr="0094582B" w:rsidRDefault="0094582B" w:rsidP="0094582B">
      <w:pPr>
        <w:spacing w:after="0" w:line="240" w:lineRule="auto"/>
        <w:rPr>
          <w:ins w:id="3974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975" w:author="Maxim Bystrov" w:date="2026-05-22T00:45:00Z">
            <w:rPr>
              <w:ins w:id="3976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977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978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979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networks:</w:t>
        </w:r>
      </w:ins>
    </w:p>
    <w:p w14:paraId="6EF38C66" w14:textId="77777777" w:rsidR="0094582B" w:rsidRPr="0094582B" w:rsidRDefault="0094582B" w:rsidP="0094582B">
      <w:pPr>
        <w:spacing w:after="0" w:line="240" w:lineRule="auto"/>
        <w:rPr>
          <w:ins w:id="3980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981" w:author="Maxim Bystrov" w:date="2026-05-22T00:45:00Z">
            <w:rPr>
              <w:ins w:id="3982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983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984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397300"/>
            <w:lang w:val="en-US" w:eastAsia="ru-RU"/>
            <w:rPrChange w:id="3985" w:author="Maxim Bystrov" w:date="2026-05-22T00:45:00Z">
              <w:rPr>
                <w:rFonts w:ascii="Lucida Console" w:eastAsia="Times New Roman" w:hAnsi="Lucida Console" w:cs="Times New Roman"/>
                <w:color w:val="397300"/>
                <w:lang w:eastAsia="ru-RU"/>
              </w:rPr>
            </w:rPrChange>
          </w:rPr>
          <w:t>-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986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proofErr w:type="spell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987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kafka</w:t>
        </w:r>
        <w:proofErr w:type="spellEnd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3988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-net</w:t>
        </w:r>
      </w:ins>
    </w:p>
    <w:p w14:paraId="105E2470" w14:textId="77777777" w:rsidR="0094582B" w:rsidRPr="0094582B" w:rsidRDefault="0094582B" w:rsidP="0094582B">
      <w:pPr>
        <w:spacing w:after="0" w:line="240" w:lineRule="auto"/>
        <w:rPr>
          <w:ins w:id="3989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990" w:author="Maxim Bystrov" w:date="2026-05-22T00:45:00Z">
            <w:rPr>
              <w:ins w:id="3991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992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993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3994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environment:</w:t>
        </w:r>
      </w:ins>
    </w:p>
    <w:p w14:paraId="06A88813" w14:textId="77777777" w:rsidR="0094582B" w:rsidRPr="0094582B" w:rsidRDefault="0094582B" w:rsidP="0094582B">
      <w:pPr>
        <w:spacing w:after="0" w:line="240" w:lineRule="auto"/>
        <w:rPr>
          <w:ins w:id="3995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3996" w:author="Maxim Bystrov" w:date="2026-05-22T00:45:00Z">
            <w:rPr>
              <w:ins w:id="3997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3998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3999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000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SPRING_PROFILES_ACTIVE: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001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002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docker</w:t>
        </w:r>
      </w:ins>
    </w:p>
    <w:p w14:paraId="0A78FAE7" w14:textId="77777777" w:rsidR="0094582B" w:rsidRPr="0094582B" w:rsidRDefault="0094582B" w:rsidP="0094582B">
      <w:pPr>
        <w:spacing w:after="0" w:line="240" w:lineRule="auto"/>
        <w:rPr>
          <w:ins w:id="4003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004" w:author="Maxim Bystrov" w:date="2026-05-22T00:45:00Z">
            <w:rPr>
              <w:ins w:id="4005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006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007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008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KAFKA_BOOTSTRAP_SERVERS: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009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010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kafka:29092</w:t>
        </w:r>
      </w:ins>
    </w:p>
    <w:p w14:paraId="5E3E13A8" w14:textId="77777777" w:rsidR="0094582B" w:rsidRPr="0094582B" w:rsidRDefault="0094582B" w:rsidP="0094582B">
      <w:pPr>
        <w:spacing w:after="0" w:line="240" w:lineRule="auto"/>
        <w:rPr>
          <w:ins w:id="4011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012" w:author="Maxim Bystrov" w:date="2026-05-22T00:45:00Z">
            <w:rPr>
              <w:ins w:id="4013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014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015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016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KAFKA_TOPIC_CONSUMER: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017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proofErr w:type="spell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018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telemetry.raw</w:t>
        </w:r>
        <w:proofErr w:type="spellEnd"/>
      </w:ins>
    </w:p>
    <w:p w14:paraId="0E850686" w14:textId="77777777" w:rsidR="0094582B" w:rsidRPr="0094582B" w:rsidRDefault="0094582B" w:rsidP="0094582B">
      <w:pPr>
        <w:spacing w:after="0" w:line="240" w:lineRule="auto"/>
        <w:rPr>
          <w:ins w:id="4019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020" w:author="Maxim Bystrov" w:date="2026-05-22T00:45:00Z">
            <w:rPr>
              <w:ins w:id="4021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022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023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024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KAFKA_TOPIC_PROCESSED: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025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026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telemetry.processed</w:t>
        </w:r>
        <w:proofErr w:type="spellEnd"/>
        <w:proofErr w:type="gramEnd"/>
      </w:ins>
    </w:p>
    <w:p w14:paraId="20580B23" w14:textId="77777777" w:rsidR="0094582B" w:rsidRPr="0094582B" w:rsidRDefault="0094582B" w:rsidP="0094582B">
      <w:pPr>
        <w:spacing w:after="0" w:line="240" w:lineRule="auto"/>
        <w:rPr>
          <w:ins w:id="4027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028" w:author="Maxim Bystrov" w:date="2026-05-22T00:45:00Z">
            <w:rPr>
              <w:ins w:id="4029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030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031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032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DB_HOST: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033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proofErr w:type="spell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034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db</w:t>
        </w:r>
        <w:proofErr w:type="spellEnd"/>
      </w:ins>
    </w:p>
    <w:p w14:paraId="6CB009FD" w14:textId="77777777" w:rsidR="0094582B" w:rsidRPr="0094582B" w:rsidRDefault="0094582B" w:rsidP="0094582B">
      <w:pPr>
        <w:spacing w:after="0" w:line="240" w:lineRule="auto"/>
        <w:rPr>
          <w:ins w:id="4035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036" w:author="Maxim Bystrov" w:date="2026-05-22T00:45:00Z">
            <w:rPr>
              <w:ins w:id="4037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038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039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040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DB_PORT: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041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042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5432</w:t>
        </w:r>
      </w:ins>
    </w:p>
    <w:p w14:paraId="387C2BAB" w14:textId="77777777" w:rsidR="0094582B" w:rsidRPr="0094582B" w:rsidRDefault="0094582B" w:rsidP="0094582B">
      <w:pPr>
        <w:spacing w:after="0" w:line="240" w:lineRule="auto"/>
        <w:rPr>
          <w:ins w:id="4043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044" w:author="Maxim Bystrov" w:date="2026-05-22T00:45:00Z">
            <w:rPr>
              <w:ins w:id="4045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046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047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048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DB_NAME: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049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proofErr w:type="spell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050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lynceus</w:t>
        </w:r>
        <w:proofErr w:type="spellEnd"/>
      </w:ins>
    </w:p>
    <w:p w14:paraId="0EA4033C" w14:textId="77777777" w:rsidR="0094582B" w:rsidRPr="0094582B" w:rsidRDefault="0094582B" w:rsidP="0094582B">
      <w:pPr>
        <w:spacing w:after="0" w:line="240" w:lineRule="auto"/>
        <w:rPr>
          <w:ins w:id="4051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052" w:author="Maxim Bystrov" w:date="2026-05-22T00:45:00Z">
            <w:rPr>
              <w:ins w:id="4053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054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055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056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DB_USER: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057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058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***</w:t>
        </w:r>
      </w:ins>
    </w:p>
    <w:p w14:paraId="451CCC8B" w14:textId="77777777" w:rsidR="0094582B" w:rsidRPr="0094582B" w:rsidRDefault="0094582B" w:rsidP="0094582B">
      <w:pPr>
        <w:spacing w:after="0" w:line="240" w:lineRule="auto"/>
        <w:rPr>
          <w:ins w:id="4059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060" w:author="Maxim Bystrov" w:date="2026-05-22T00:45:00Z">
            <w:rPr>
              <w:ins w:id="4061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062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063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064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DB_PASSWORD: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065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066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***</w:t>
        </w:r>
      </w:ins>
    </w:p>
    <w:p w14:paraId="7CDFCFBA" w14:textId="77777777" w:rsidR="0094582B" w:rsidRPr="0094582B" w:rsidRDefault="0094582B" w:rsidP="0094582B">
      <w:pPr>
        <w:spacing w:after="0" w:line="240" w:lineRule="auto"/>
        <w:rPr>
          <w:ins w:id="4067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068" w:author="Maxim Bystrov" w:date="2026-05-22T00:45:00Z">
            <w:rPr>
              <w:ins w:id="4069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</w:p>
    <w:p w14:paraId="31310D9B" w14:textId="77777777" w:rsidR="0094582B" w:rsidRPr="0094582B" w:rsidRDefault="0094582B" w:rsidP="0094582B">
      <w:pPr>
        <w:spacing w:after="0" w:line="240" w:lineRule="auto"/>
        <w:rPr>
          <w:ins w:id="4070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071" w:author="Maxim Bystrov" w:date="2026-05-22T00:45:00Z">
            <w:rPr>
              <w:ins w:id="4072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073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074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</w:t>
        </w:r>
        <w:r w:rsidRPr="0094582B">
          <w:rPr>
            <w:rFonts w:ascii="Lucida Console" w:eastAsia="Times New Roman" w:hAnsi="Lucida Console" w:cs="Times New Roman"/>
            <w:color w:val="697070"/>
            <w:lang w:val="en-US" w:eastAsia="ru-RU"/>
            <w:rPrChange w:id="4075" w:author="Maxim Bystrov" w:date="2026-05-22T00:45:00Z">
              <w:rPr>
                <w:rFonts w:ascii="Lucida Console" w:eastAsia="Times New Roman" w:hAnsi="Lucida Console" w:cs="Times New Roman"/>
                <w:color w:val="697070"/>
                <w:lang w:eastAsia="ru-RU"/>
              </w:rPr>
            </w:rPrChange>
          </w:rPr>
          <w:t xml:space="preserve"># </w:t>
        </w:r>
        <w:r w:rsidRPr="0094582B">
          <w:rPr>
            <w:rFonts w:ascii="Lucida Console" w:eastAsia="Times New Roman" w:hAnsi="Lucida Console" w:cs="Times New Roman"/>
            <w:color w:val="697070"/>
            <w:lang w:eastAsia="ru-RU"/>
          </w:rPr>
          <w:t>Зональный</w:t>
        </w:r>
        <w:r w:rsidRPr="0094582B">
          <w:rPr>
            <w:rFonts w:ascii="Lucida Console" w:eastAsia="Times New Roman" w:hAnsi="Lucida Console" w:cs="Times New Roman"/>
            <w:color w:val="697070"/>
            <w:lang w:val="en-US" w:eastAsia="ru-RU"/>
            <w:rPrChange w:id="4076" w:author="Maxim Bystrov" w:date="2026-05-22T00:45:00Z">
              <w:rPr>
                <w:rFonts w:ascii="Lucida Console" w:eastAsia="Times New Roman" w:hAnsi="Lucida Console" w:cs="Times New Roman"/>
                <w:color w:val="697070"/>
                <w:lang w:eastAsia="ru-RU"/>
              </w:rPr>
            </w:rPrChange>
          </w:rPr>
          <w:t xml:space="preserve"> </w:t>
        </w:r>
        <w:proofErr w:type="spellStart"/>
        <w:r w:rsidRPr="0094582B">
          <w:rPr>
            <w:rFonts w:ascii="Lucida Console" w:eastAsia="Times New Roman" w:hAnsi="Lucida Console" w:cs="Times New Roman"/>
            <w:color w:val="697070"/>
            <w:lang w:eastAsia="ru-RU"/>
          </w:rPr>
          <w:t>трекер</w:t>
        </w:r>
        <w:proofErr w:type="spellEnd"/>
      </w:ins>
    </w:p>
    <w:p w14:paraId="41E3B0AD" w14:textId="77777777" w:rsidR="0094582B" w:rsidRPr="0094582B" w:rsidRDefault="0094582B" w:rsidP="0094582B">
      <w:pPr>
        <w:spacing w:after="0" w:line="240" w:lineRule="auto"/>
        <w:rPr>
          <w:ins w:id="4077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078" w:author="Maxim Bystrov" w:date="2026-05-22T00:45:00Z">
            <w:rPr>
              <w:ins w:id="4079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080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081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082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zone-tracker:</w:t>
        </w:r>
      </w:ins>
    </w:p>
    <w:p w14:paraId="56FDAD9F" w14:textId="34420161" w:rsidR="0094582B" w:rsidRPr="0094582B" w:rsidRDefault="0094582B" w:rsidP="0094582B">
      <w:pPr>
        <w:spacing w:after="0" w:line="240" w:lineRule="auto"/>
        <w:rPr>
          <w:ins w:id="4083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084" w:author="Maxim Bystrov" w:date="2026-05-22T00:45:00Z">
            <w:rPr>
              <w:ins w:id="4085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086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087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088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image: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089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proofErr w:type="spell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090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zone-</w:t>
        </w:r>
        <w:proofErr w:type="gram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091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tracker:latest</w:t>
        </w:r>
        <w:proofErr w:type="spellEnd"/>
        <w:proofErr w:type="gramEnd"/>
      </w:ins>
    </w:p>
    <w:p w14:paraId="5CFA7F42" w14:textId="77777777" w:rsidR="0094582B" w:rsidRPr="0094582B" w:rsidRDefault="0094582B" w:rsidP="0094582B">
      <w:pPr>
        <w:spacing w:after="0" w:line="240" w:lineRule="auto"/>
        <w:rPr>
          <w:ins w:id="4092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093" w:author="Maxim Bystrov" w:date="2026-05-22T00:45:00Z">
            <w:rPr>
              <w:ins w:id="4094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095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096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lastRenderedPageBreak/>
          <w:t xml:space="preserve">    </w:t>
        </w:r>
        <w:proofErr w:type="spellStart"/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097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container_name</w:t>
        </w:r>
        <w:proofErr w:type="spellEnd"/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098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099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100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zone-tracker</w:t>
        </w:r>
      </w:ins>
    </w:p>
    <w:p w14:paraId="10F0E04B" w14:textId="77777777" w:rsidR="0094582B" w:rsidRPr="0094582B" w:rsidRDefault="0094582B" w:rsidP="0094582B">
      <w:pPr>
        <w:spacing w:after="0" w:line="240" w:lineRule="auto"/>
        <w:rPr>
          <w:ins w:id="4101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102" w:author="Maxim Bystrov" w:date="2026-05-22T00:45:00Z">
            <w:rPr>
              <w:ins w:id="4103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104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105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106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restart: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107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108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always</w:t>
        </w:r>
      </w:ins>
    </w:p>
    <w:p w14:paraId="03D96482" w14:textId="77777777" w:rsidR="0094582B" w:rsidRPr="0094582B" w:rsidRDefault="0094582B" w:rsidP="0094582B">
      <w:pPr>
        <w:spacing w:after="0" w:line="240" w:lineRule="auto"/>
        <w:rPr>
          <w:ins w:id="4109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110" w:author="Maxim Bystrov" w:date="2026-05-22T00:45:00Z">
            <w:rPr>
              <w:ins w:id="4111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112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113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114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networks:</w:t>
        </w:r>
      </w:ins>
    </w:p>
    <w:p w14:paraId="45F178BD" w14:textId="77777777" w:rsidR="0094582B" w:rsidRPr="0094582B" w:rsidRDefault="0094582B" w:rsidP="0094582B">
      <w:pPr>
        <w:spacing w:after="0" w:line="240" w:lineRule="auto"/>
        <w:rPr>
          <w:ins w:id="4115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116" w:author="Maxim Bystrov" w:date="2026-05-22T00:45:00Z">
            <w:rPr>
              <w:ins w:id="4117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118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119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397300"/>
            <w:lang w:val="en-US" w:eastAsia="ru-RU"/>
            <w:rPrChange w:id="4120" w:author="Maxim Bystrov" w:date="2026-05-22T00:45:00Z">
              <w:rPr>
                <w:rFonts w:ascii="Lucida Console" w:eastAsia="Times New Roman" w:hAnsi="Lucida Console" w:cs="Times New Roman"/>
                <w:color w:val="397300"/>
                <w:lang w:eastAsia="ru-RU"/>
              </w:rPr>
            </w:rPrChange>
          </w:rPr>
          <w:t>-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121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proofErr w:type="spell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122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kafka</w:t>
        </w:r>
        <w:proofErr w:type="spellEnd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123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-net</w:t>
        </w:r>
      </w:ins>
    </w:p>
    <w:p w14:paraId="5BB1B643" w14:textId="77777777" w:rsidR="0094582B" w:rsidRPr="0094582B" w:rsidRDefault="0094582B" w:rsidP="0094582B">
      <w:pPr>
        <w:spacing w:after="0" w:line="240" w:lineRule="auto"/>
        <w:rPr>
          <w:ins w:id="4124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125" w:author="Maxim Bystrov" w:date="2026-05-22T00:45:00Z">
            <w:rPr>
              <w:ins w:id="4126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127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128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129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environment:</w:t>
        </w:r>
      </w:ins>
    </w:p>
    <w:p w14:paraId="4BAA0CBE" w14:textId="77777777" w:rsidR="0094582B" w:rsidRPr="0094582B" w:rsidRDefault="0094582B" w:rsidP="0094582B">
      <w:pPr>
        <w:spacing w:after="0" w:line="240" w:lineRule="auto"/>
        <w:rPr>
          <w:ins w:id="4130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131" w:author="Maxim Bystrov" w:date="2026-05-22T00:45:00Z">
            <w:rPr>
              <w:ins w:id="4132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133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134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135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SPRING_PROFILES_ACTIVE: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136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137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docker</w:t>
        </w:r>
      </w:ins>
    </w:p>
    <w:p w14:paraId="55B7BE26" w14:textId="77777777" w:rsidR="0094582B" w:rsidRPr="0094582B" w:rsidRDefault="0094582B" w:rsidP="0094582B">
      <w:pPr>
        <w:spacing w:after="0" w:line="240" w:lineRule="auto"/>
        <w:rPr>
          <w:ins w:id="4138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139" w:author="Maxim Bystrov" w:date="2026-05-22T00:45:00Z">
            <w:rPr>
              <w:ins w:id="4140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141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142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143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KAFKA_BOOTSTRAP_SERVERS: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144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145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kafka:29092</w:t>
        </w:r>
      </w:ins>
    </w:p>
    <w:p w14:paraId="05068B94" w14:textId="77777777" w:rsidR="0094582B" w:rsidRPr="0094582B" w:rsidRDefault="0094582B" w:rsidP="0094582B">
      <w:pPr>
        <w:spacing w:after="0" w:line="240" w:lineRule="auto"/>
        <w:rPr>
          <w:ins w:id="4146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147" w:author="Maxim Bystrov" w:date="2026-05-22T00:45:00Z">
            <w:rPr>
              <w:ins w:id="4148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149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150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151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KAFKA_TOPIC_CONSUMER: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152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153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telemetry.processed</w:t>
        </w:r>
        <w:proofErr w:type="spellEnd"/>
        <w:proofErr w:type="gramEnd"/>
      </w:ins>
    </w:p>
    <w:p w14:paraId="67256316" w14:textId="77777777" w:rsidR="0094582B" w:rsidRPr="0094582B" w:rsidRDefault="0094582B" w:rsidP="0094582B">
      <w:pPr>
        <w:spacing w:after="0" w:line="240" w:lineRule="auto"/>
        <w:rPr>
          <w:ins w:id="4154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155" w:author="Maxim Bystrov" w:date="2026-05-22T00:45:00Z">
            <w:rPr>
              <w:ins w:id="4156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157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158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159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KAFKA_TOPIC_ZONE_EVENTS: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160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161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zone.events</w:t>
        </w:r>
        <w:proofErr w:type="spellEnd"/>
        <w:proofErr w:type="gramEnd"/>
      </w:ins>
    </w:p>
    <w:p w14:paraId="20573748" w14:textId="77777777" w:rsidR="0094582B" w:rsidRPr="0094582B" w:rsidRDefault="0094582B" w:rsidP="0094582B">
      <w:pPr>
        <w:spacing w:after="0" w:line="240" w:lineRule="auto"/>
        <w:rPr>
          <w:ins w:id="4162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163" w:author="Maxim Bystrov" w:date="2026-05-22T00:45:00Z">
            <w:rPr>
              <w:ins w:id="4164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165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166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167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DB_HOST: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168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proofErr w:type="spell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169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db</w:t>
        </w:r>
        <w:proofErr w:type="spellEnd"/>
      </w:ins>
    </w:p>
    <w:p w14:paraId="4CF09B66" w14:textId="77777777" w:rsidR="0094582B" w:rsidRPr="0094582B" w:rsidRDefault="0094582B" w:rsidP="0094582B">
      <w:pPr>
        <w:spacing w:after="0" w:line="240" w:lineRule="auto"/>
        <w:rPr>
          <w:ins w:id="4170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171" w:author="Maxim Bystrov" w:date="2026-05-22T00:45:00Z">
            <w:rPr>
              <w:ins w:id="4172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173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174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175" w:author="Maxim Bystrov" w:date="2026-05-22T00:45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DB_PORT: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176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177" w:author="Maxim Bystrov" w:date="2026-05-22T00:45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5432</w:t>
        </w:r>
      </w:ins>
    </w:p>
    <w:p w14:paraId="45867484" w14:textId="77777777" w:rsidR="0094582B" w:rsidRPr="0094582B" w:rsidRDefault="0094582B" w:rsidP="0094582B">
      <w:pPr>
        <w:spacing w:after="0" w:line="240" w:lineRule="auto"/>
        <w:rPr>
          <w:ins w:id="4178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179" w:author="Maxim Bystrov" w:date="2026-05-22T00:44:00Z">
            <w:rPr>
              <w:ins w:id="4180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181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182" w:author="Maxim Bystrov" w:date="2026-05-22T00:45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183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DB_NAME: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184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proofErr w:type="spell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185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lynceus</w:t>
        </w:r>
        <w:proofErr w:type="spellEnd"/>
      </w:ins>
    </w:p>
    <w:p w14:paraId="5230CB56" w14:textId="77777777" w:rsidR="0094582B" w:rsidRPr="0094582B" w:rsidRDefault="0094582B" w:rsidP="0094582B">
      <w:pPr>
        <w:spacing w:after="0" w:line="240" w:lineRule="auto"/>
        <w:rPr>
          <w:ins w:id="4186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187" w:author="Maxim Bystrov" w:date="2026-05-22T00:44:00Z">
            <w:rPr>
              <w:ins w:id="4188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189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190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191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DB_USER: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192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193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user</w:t>
        </w:r>
      </w:ins>
    </w:p>
    <w:p w14:paraId="34F584D9" w14:textId="77777777" w:rsidR="0094582B" w:rsidRPr="0094582B" w:rsidRDefault="0094582B" w:rsidP="0094582B">
      <w:pPr>
        <w:spacing w:after="0" w:line="240" w:lineRule="auto"/>
        <w:rPr>
          <w:ins w:id="4194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195" w:author="Maxim Bystrov" w:date="2026-05-22T00:44:00Z">
            <w:rPr>
              <w:ins w:id="4196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197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198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199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DB_PASSWORD: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200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201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password</w:t>
        </w:r>
      </w:ins>
    </w:p>
    <w:p w14:paraId="49F6542B" w14:textId="77777777" w:rsidR="0094582B" w:rsidRPr="0094582B" w:rsidRDefault="0094582B" w:rsidP="0094582B">
      <w:pPr>
        <w:spacing w:after="0" w:line="240" w:lineRule="auto"/>
        <w:rPr>
          <w:ins w:id="4202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203" w:author="Maxim Bystrov" w:date="2026-05-22T00:44:00Z">
            <w:rPr>
              <w:ins w:id="4204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205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206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207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REDIS_HOST: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208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proofErr w:type="spell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209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valkey</w:t>
        </w:r>
        <w:proofErr w:type="spellEnd"/>
      </w:ins>
    </w:p>
    <w:p w14:paraId="0A07DF93" w14:textId="77777777" w:rsidR="0094582B" w:rsidRPr="0094582B" w:rsidRDefault="0094582B" w:rsidP="0094582B">
      <w:pPr>
        <w:spacing w:after="0" w:line="240" w:lineRule="auto"/>
        <w:rPr>
          <w:ins w:id="4210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211" w:author="Maxim Bystrov" w:date="2026-05-22T00:44:00Z">
            <w:rPr>
              <w:ins w:id="4212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213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214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215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REDIS_PORT: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216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217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6379</w:t>
        </w:r>
      </w:ins>
    </w:p>
    <w:p w14:paraId="6B18B7BB" w14:textId="77777777" w:rsidR="0094582B" w:rsidRPr="0094582B" w:rsidRDefault="0094582B" w:rsidP="0094582B">
      <w:pPr>
        <w:spacing w:after="0" w:line="240" w:lineRule="auto"/>
        <w:rPr>
          <w:ins w:id="4218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219" w:author="Maxim Bystrov" w:date="2026-05-22T00:44:00Z">
            <w:rPr>
              <w:ins w:id="4220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</w:p>
    <w:p w14:paraId="2E4D7D04" w14:textId="77777777" w:rsidR="0094582B" w:rsidRPr="0094582B" w:rsidRDefault="0094582B" w:rsidP="0094582B">
      <w:pPr>
        <w:spacing w:after="0" w:line="240" w:lineRule="auto"/>
        <w:rPr>
          <w:ins w:id="4221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222" w:author="Maxim Bystrov" w:date="2026-05-22T00:44:00Z">
            <w:rPr>
              <w:ins w:id="4223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224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225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</w:t>
        </w:r>
        <w:r w:rsidRPr="0094582B">
          <w:rPr>
            <w:rFonts w:ascii="Lucida Console" w:eastAsia="Times New Roman" w:hAnsi="Lucida Console" w:cs="Times New Roman"/>
            <w:color w:val="697070"/>
            <w:lang w:val="en-US" w:eastAsia="ru-RU"/>
            <w:rPrChange w:id="4226" w:author="Maxim Bystrov" w:date="2026-05-22T00:44:00Z">
              <w:rPr>
                <w:rFonts w:ascii="Lucida Console" w:eastAsia="Times New Roman" w:hAnsi="Lucida Console" w:cs="Times New Roman"/>
                <w:color w:val="697070"/>
                <w:lang w:eastAsia="ru-RU"/>
              </w:rPr>
            </w:rPrChange>
          </w:rPr>
          <w:t># API Gateway</w:t>
        </w:r>
      </w:ins>
    </w:p>
    <w:p w14:paraId="6DC1D47F" w14:textId="77777777" w:rsidR="0094582B" w:rsidRPr="0094582B" w:rsidRDefault="0094582B" w:rsidP="0094582B">
      <w:pPr>
        <w:spacing w:after="0" w:line="240" w:lineRule="auto"/>
        <w:rPr>
          <w:ins w:id="4227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228" w:author="Maxim Bystrov" w:date="2026-05-22T00:44:00Z">
            <w:rPr>
              <w:ins w:id="4229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230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231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</w:t>
        </w:r>
        <w:proofErr w:type="spellStart"/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232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api</w:t>
        </w:r>
        <w:proofErr w:type="spellEnd"/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233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-gateway:</w:t>
        </w:r>
      </w:ins>
    </w:p>
    <w:p w14:paraId="4002085E" w14:textId="77777777" w:rsidR="0094582B" w:rsidRPr="0094582B" w:rsidRDefault="0094582B" w:rsidP="0094582B">
      <w:pPr>
        <w:spacing w:after="0" w:line="240" w:lineRule="auto"/>
        <w:rPr>
          <w:ins w:id="4234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235" w:author="Maxim Bystrov" w:date="2026-05-22T00:44:00Z">
            <w:rPr>
              <w:ins w:id="4236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237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238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239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image: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240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proofErr w:type="spell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241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api-</w:t>
        </w:r>
        <w:proofErr w:type="gram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242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gateway:latest</w:t>
        </w:r>
        <w:proofErr w:type="spellEnd"/>
        <w:proofErr w:type="gramEnd"/>
      </w:ins>
    </w:p>
    <w:p w14:paraId="2907DE48" w14:textId="77777777" w:rsidR="0094582B" w:rsidRPr="0094582B" w:rsidRDefault="0094582B" w:rsidP="0094582B">
      <w:pPr>
        <w:spacing w:after="0" w:line="240" w:lineRule="auto"/>
        <w:rPr>
          <w:ins w:id="4243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244" w:author="Maxim Bystrov" w:date="2026-05-22T00:44:00Z">
            <w:rPr>
              <w:ins w:id="4245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246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247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proofErr w:type="spellStart"/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248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container_name</w:t>
        </w:r>
        <w:proofErr w:type="spellEnd"/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249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250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proofErr w:type="spell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251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api</w:t>
        </w:r>
        <w:proofErr w:type="spellEnd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252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-gateway</w:t>
        </w:r>
      </w:ins>
    </w:p>
    <w:p w14:paraId="2DE74BB8" w14:textId="77777777" w:rsidR="0094582B" w:rsidRPr="0094582B" w:rsidRDefault="0094582B" w:rsidP="0094582B">
      <w:pPr>
        <w:spacing w:after="0" w:line="240" w:lineRule="auto"/>
        <w:rPr>
          <w:ins w:id="4253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254" w:author="Maxim Bystrov" w:date="2026-05-22T00:44:00Z">
            <w:rPr>
              <w:ins w:id="4255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256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257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258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restart: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259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260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always</w:t>
        </w:r>
      </w:ins>
    </w:p>
    <w:p w14:paraId="1D50AA56" w14:textId="77777777" w:rsidR="0094582B" w:rsidRPr="0094582B" w:rsidRDefault="0094582B" w:rsidP="0094582B">
      <w:pPr>
        <w:spacing w:after="0" w:line="240" w:lineRule="auto"/>
        <w:rPr>
          <w:ins w:id="4261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262" w:author="Maxim Bystrov" w:date="2026-05-22T00:44:00Z">
            <w:rPr>
              <w:ins w:id="4263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264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265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266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ports:</w:t>
        </w:r>
      </w:ins>
    </w:p>
    <w:p w14:paraId="3AA36C93" w14:textId="77777777" w:rsidR="0094582B" w:rsidRPr="0094582B" w:rsidRDefault="0094582B" w:rsidP="0094582B">
      <w:pPr>
        <w:spacing w:after="0" w:line="240" w:lineRule="auto"/>
        <w:rPr>
          <w:ins w:id="4267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268" w:author="Maxim Bystrov" w:date="2026-05-22T00:44:00Z">
            <w:rPr>
              <w:ins w:id="4269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270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271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397300"/>
            <w:lang w:val="en-US" w:eastAsia="ru-RU"/>
            <w:rPrChange w:id="4272" w:author="Maxim Bystrov" w:date="2026-05-22T00:44:00Z">
              <w:rPr>
                <w:rFonts w:ascii="Lucida Console" w:eastAsia="Times New Roman" w:hAnsi="Lucida Console" w:cs="Times New Roman"/>
                <w:color w:val="397300"/>
                <w:lang w:eastAsia="ru-RU"/>
              </w:rPr>
            </w:rPrChange>
          </w:rPr>
          <w:t>-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273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274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"8082:8080"</w:t>
        </w:r>
      </w:ins>
    </w:p>
    <w:p w14:paraId="2A891A3F" w14:textId="77777777" w:rsidR="0094582B" w:rsidRPr="0094582B" w:rsidRDefault="0094582B" w:rsidP="0094582B">
      <w:pPr>
        <w:spacing w:after="0" w:line="240" w:lineRule="auto"/>
        <w:rPr>
          <w:ins w:id="4275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276" w:author="Maxim Bystrov" w:date="2026-05-22T00:44:00Z">
            <w:rPr>
              <w:ins w:id="4277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278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279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280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networks:</w:t>
        </w:r>
      </w:ins>
    </w:p>
    <w:p w14:paraId="68C0AA5E" w14:textId="77777777" w:rsidR="0094582B" w:rsidRPr="0094582B" w:rsidRDefault="0094582B" w:rsidP="0094582B">
      <w:pPr>
        <w:spacing w:after="0" w:line="240" w:lineRule="auto"/>
        <w:rPr>
          <w:ins w:id="4281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282" w:author="Maxim Bystrov" w:date="2026-05-22T00:44:00Z">
            <w:rPr>
              <w:ins w:id="4283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284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285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397300"/>
            <w:lang w:val="en-US" w:eastAsia="ru-RU"/>
            <w:rPrChange w:id="4286" w:author="Maxim Bystrov" w:date="2026-05-22T00:44:00Z">
              <w:rPr>
                <w:rFonts w:ascii="Lucida Console" w:eastAsia="Times New Roman" w:hAnsi="Lucida Console" w:cs="Times New Roman"/>
                <w:color w:val="397300"/>
                <w:lang w:eastAsia="ru-RU"/>
              </w:rPr>
            </w:rPrChange>
          </w:rPr>
          <w:t>-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287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proofErr w:type="spell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288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kafka</w:t>
        </w:r>
        <w:proofErr w:type="spellEnd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289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-net</w:t>
        </w:r>
      </w:ins>
    </w:p>
    <w:p w14:paraId="4254BCED" w14:textId="77777777" w:rsidR="0094582B" w:rsidRPr="0094582B" w:rsidRDefault="0094582B" w:rsidP="0094582B">
      <w:pPr>
        <w:spacing w:after="0" w:line="240" w:lineRule="auto"/>
        <w:rPr>
          <w:ins w:id="4290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291" w:author="Maxim Bystrov" w:date="2026-05-22T00:44:00Z">
            <w:rPr>
              <w:ins w:id="4292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293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294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295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environment:</w:t>
        </w:r>
      </w:ins>
    </w:p>
    <w:p w14:paraId="47E0B5B3" w14:textId="77777777" w:rsidR="0094582B" w:rsidRPr="0094582B" w:rsidRDefault="0094582B" w:rsidP="0094582B">
      <w:pPr>
        <w:spacing w:after="0" w:line="240" w:lineRule="auto"/>
        <w:rPr>
          <w:ins w:id="4296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297" w:author="Maxim Bystrov" w:date="2026-05-22T00:44:00Z">
            <w:rPr>
              <w:ins w:id="4298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299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300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301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SPRING_PROFILES_ACTIVE: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302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303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docker</w:t>
        </w:r>
      </w:ins>
    </w:p>
    <w:p w14:paraId="12A7798F" w14:textId="77777777" w:rsidR="0094582B" w:rsidRPr="0094582B" w:rsidRDefault="0094582B" w:rsidP="0094582B">
      <w:pPr>
        <w:spacing w:after="0" w:line="240" w:lineRule="auto"/>
        <w:rPr>
          <w:ins w:id="4304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305" w:author="Maxim Bystrov" w:date="2026-05-22T00:44:00Z">
            <w:rPr>
              <w:ins w:id="4306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307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308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309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TELEMETRY_RECEIVER_URL: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310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311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http://telemetry-receiver:8080</w:t>
        </w:r>
      </w:ins>
    </w:p>
    <w:p w14:paraId="3DEF1B25" w14:textId="77777777" w:rsidR="0094582B" w:rsidRPr="0094582B" w:rsidRDefault="0094582B" w:rsidP="0094582B">
      <w:pPr>
        <w:spacing w:after="0" w:line="240" w:lineRule="auto"/>
        <w:rPr>
          <w:ins w:id="4312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313" w:author="Maxim Bystrov" w:date="2026-05-22T00:44:00Z">
            <w:rPr>
              <w:ins w:id="4314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315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316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317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ZONE_TRACKER_URL: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318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319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http://zone-tracker:8080</w:t>
        </w:r>
      </w:ins>
    </w:p>
    <w:p w14:paraId="18F13D20" w14:textId="77777777" w:rsidR="0094582B" w:rsidRPr="0094582B" w:rsidRDefault="0094582B" w:rsidP="0094582B">
      <w:pPr>
        <w:spacing w:after="0" w:line="240" w:lineRule="auto"/>
        <w:rPr>
          <w:ins w:id="4320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321" w:author="Maxim Bystrov" w:date="2026-05-22T00:44:00Z">
            <w:rPr>
              <w:ins w:id="4322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323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324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325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DB_HOST: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326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proofErr w:type="spell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327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db</w:t>
        </w:r>
        <w:proofErr w:type="spellEnd"/>
      </w:ins>
    </w:p>
    <w:p w14:paraId="79C2B090" w14:textId="77777777" w:rsidR="0094582B" w:rsidRPr="0094582B" w:rsidRDefault="0094582B" w:rsidP="0094582B">
      <w:pPr>
        <w:spacing w:after="0" w:line="240" w:lineRule="auto"/>
        <w:rPr>
          <w:ins w:id="4328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329" w:author="Maxim Bystrov" w:date="2026-05-22T00:44:00Z">
            <w:rPr>
              <w:ins w:id="4330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331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332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333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DB_PORT: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334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335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5432</w:t>
        </w:r>
      </w:ins>
    </w:p>
    <w:p w14:paraId="3CFC9081" w14:textId="77777777" w:rsidR="0094582B" w:rsidRPr="0094582B" w:rsidRDefault="0094582B" w:rsidP="0094582B">
      <w:pPr>
        <w:spacing w:after="0" w:line="240" w:lineRule="auto"/>
        <w:rPr>
          <w:ins w:id="4336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337" w:author="Maxim Bystrov" w:date="2026-05-22T00:44:00Z">
            <w:rPr>
              <w:ins w:id="4338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339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340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341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DB_NAME: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342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proofErr w:type="spell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343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lynceus</w:t>
        </w:r>
        <w:proofErr w:type="spellEnd"/>
      </w:ins>
    </w:p>
    <w:p w14:paraId="40407902" w14:textId="77777777" w:rsidR="0094582B" w:rsidRPr="0094582B" w:rsidRDefault="0094582B" w:rsidP="0094582B">
      <w:pPr>
        <w:spacing w:after="0" w:line="240" w:lineRule="auto"/>
        <w:rPr>
          <w:ins w:id="4344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345" w:author="Maxim Bystrov" w:date="2026-05-22T00:44:00Z">
            <w:rPr>
              <w:ins w:id="4346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347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348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349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DB_USER: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350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351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user</w:t>
        </w:r>
      </w:ins>
    </w:p>
    <w:p w14:paraId="046F1AE5" w14:textId="77777777" w:rsidR="0094582B" w:rsidRPr="0094582B" w:rsidRDefault="0094582B" w:rsidP="0094582B">
      <w:pPr>
        <w:spacing w:after="0" w:line="240" w:lineRule="auto"/>
        <w:rPr>
          <w:ins w:id="4352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353" w:author="Maxim Bystrov" w:date="2026-05-22T00:44:00Z">
            <w:rPr>
              <w:ins w:id="4354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355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356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357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DB_PASSWORD: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358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359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password</w:t>
        </w:r>
      </w:ins>
    </w:p>
    <w:p w14:paraId="35677C83" w14:textId="77777777" w:rsidR="0094582B" w:rsidRPr="0094582B" w:rsidRDefault="0094582B" w:rsidP="0094582B">
      <w:pPr>
        <w:spacing w:after="0" w:line="240" w:lineRule="auto"/>
        <w:rPr>
          <w:ins w:id="4360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361" w:author="Maxim Bystrov" w:date="2026-05-22T00:44:00Z">
            <w:rPr>
              <w:ins w:id="4362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</w:p>
    <w:p w14:paraId="5E2085B4" w14:textId="77777777" w:rsidR="0094582B" w:rsidRPr="0094582B" w:rsidRDefault="0094582B" w:rsidP="0094582B">
      <w:pPr>
        <w:spacing w:after="0" w:line="240" w:lineRule="auto"/>
        <w:rPr>
          <w:ins w:id="4363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364" w:author="Maxim Bystrov" w:date="2026-05-22T00:44:00Z">
            <w:rPr>
              <w:ins w:id="4365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366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367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</w:t>
        </w:r>
        <w:r w:rsidRPr="0094582B">
          <w:rPr>
            <w:rFonts w:ascii="Lucida Console" w:eastAsia="Times New Roman" w:hAnsi="Lucida Console" w:cs="Times New Roman"/>
            <w:color w:val="697070"/>
            <w:lang w:val="en-US" w:eastAsia="ru-RU"/>
            <w:rPrChange w:id="4368" w:author="Maxim Bystrov" w:date="2026-05-22T00:44:00Z">
              <w:rPr>
                <w:rFonts w:ascii="Lucida Console" w:eastAsia="Times New Roman" w:hAnsi="Lucida Console" w:cs="Times New Roman"/>
                <w:color w:val="697070"/>
                <w:lang w:eastAsia="ru-RU"/>
              </w:rPr>
            </w:rPrChange>
          </w:rPr>
          <w:t># Web UI (</w:t>
        </w:r>
        <w:proofErr w:type="spellStart"/>
        <w:r w:rsidRPr="0094582B">
          <w:rPr>
            <w:rFonts w:ascii="Lucida Console" w:eastAsia="Times New Roman" w:hAnsi="Lucida Console" w:cs="Times New Roman"/>
            <w:color w:val="697070"/>
            <w:lang w:eastAsia="ru-RU"/>
          </w:rPr>
          <w:t>фронтенд</w:t>
        </w:r>
        <w:proofErr w:type="spellEnd"/>
        <w:r w:rsidRPr="0094582B">
          <w:rPr>
            <w:rFonts w:ascii="Lucida Console" w:eastAsia="Times New Roman" w:hAnsi="Lucida Console" w:cs="Times New Roman"/>
            <w:color w:val="697070"/>
            <w:lang w:val="en-US" w:eastAsia="ru-RU"/>
            <w:rPrChange w:id="4369" w:author="Maxim Bystrov" w:date="2026-05-22T00:44:00Z">
              <w:rPr>
                <w:rFonts w:ascii="Lucida Console" w:eastAsia="Times New Roman" w:hAnsi="Lucida Console" w:cs="Times New Roman"/>
                <w:color w:val="697070"/>
                <w:lang w:eastAsia="ru-RU"/>
              </w:rPr>
            </w:rPrChange>
          </w:rPr>
          <w:t>)</w:t>
        </w:r>
      </w:ins>
    </w:p>
    <w:p w14:paraId="20B63B9C" w14:textId="77777777" w:rsidR="0094582B" w:rsidRPr="0094582B" w:rsidRDefault="0094582B" w:rsidP="0094582B">
      <w:pPr>
        <w:spacing w:after="0" w:line="240" w:lineRule="auto"/>
        <w:rPr>
          <w:ins w:id="4370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371" w:author="Maxim Bystrov" w:date="2026-05-22T00:44:00Z">
            <w:rPr>
              <w:ins w:id="4372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373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374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375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web-</w:t>
        </w:r>
        <w:proofErr w:type="spellStart"/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376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ui</w:t>
        </w:r>
        <w:proofErr w:type="spellEnd"/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377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:</w:t>
        </w:r>
      </w:ins>
    </w:p>
    <w:p w14:paraId="0A1994C2" w14:textId="77777777" w:rsidR="0094582B" w:rsidRPr="0094582B" w:rsidRDefault="0094582B" w:rsidP="0094582B">
      <w:pPr>
        <w:spacing w:after="0" w:line="240" w:lineRule="auto"/>
        <w:rPr>
          <w:ins w:id="4378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379" w:author="Maxim Bystrov" w:date="2026-05-22T00:44:00Z">
            <w:rPr>
              <w:ins w:id="4380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381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382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383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image: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384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proofErr w:type="spell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385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web-</w:t>
        </w:r>
        <w:proofErr w:type="gram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386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ui:latest</w:t>
        </w:r>
        <w:proofErr w:type="spellEnd"/>
        <w:proofErr w:type="gramEnd"/>
      </w:ins>
    </w:p>
    <w:p w14:paraId="126C9C17" w14:textId="77777777" w:rsidR="0094582B" w:rsidRPr="0094582B" w:rsidRDefault="0094582B" w:rsidP="0094582B">
      <w:pPr>
        <w:spacing w:after="0" w:line="240" w:lineRule="auto"/>
        <w:rPr>
          <w:ins w:id="4387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388" w:author="Maxim Bystrov" w:date="2026-05-22T00:44:00Z">
            <w:rPr>
              <w:ins w:id="4389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390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391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proofErr w:type="spellStart"/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392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container_name</w:t>
        </w:r>
        <w:proofErr w:type="spellEnd"/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393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394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395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web-</w:t>
        </w:r>
        <w:proofErr w:type="spell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396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ui</w:t>
        </w:r>
        <w:proofErr w:type="spellEnd"/>
      </w:ins>
    </w:p>
    <w:p w14:paraId="6BACC803" w14:textId="77777777" w:rsidR="0094582B" w:rsidRPr="0094582B" w:rsidRDefault="0094582B" w:rsidP="0094582B">
      <w:pPr>
        <w:spacing w:after="0" w:line="240" w:lineRule="auto"/>
        <w:rPr>
          <w:ins w:id="4397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398" w:author="Maxim Bystrov" w:date="2026-05-22T00:44:00Z">
            <w:rPr>
              <w:ins w:id="4399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400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401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402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restart: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403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404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always</w:t>
        </w:r>
      </w:ins>
    </w:p>
    <w:p w14:paraId="5E821AFE" w14:textId="77777777" w:rsidR="0094582B" w:rsidRPr="0094582B" w:rsidRDefault="0094582B" w:rsidP="0094582B">
      <w:pPr>
        <w:spacing w:after="0" w:line="240" w:lineRule="auto"/>
        <w:rPr>
          <w:ins w:id="4405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406" w:author="Maxim Bystrov" w:date="2026-05-22T00:44:00Z">
            <w:rPr>
              <w:ins w:id="4407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408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409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410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ports:</w:t>
        </w:r>
      </w:ins>
    </w:p>
    <w:p w14:paraId="40525E83" w14:textId="77777777" w:rsidR="0094582B" w:rsidRPr="0094582B" w:rsidRDefault="0094582B" w:rsidP="0094582B">
      <w:pPr>
        <w:spacing w:after="0" w:line="240" w:lineRule="auto"/>
        <w:rPr>
          <w:ins w:id="4411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412" w:author="Maxim Bystrov" w:date="2026-05-22T00:44:00Z">
            <w:rPr>
              <w:ins w:id="4413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414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415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397300"/>
            <w:lang w:val="en-US" w:eastAsia="ru-RU"/>
            <w:rPrChange w:id="4416" w:author="Maxim Bystrov" w:date="2026-05-22T00:44:00Z">
              <w:rPr>
                <w:rFonts w:ascii="Lucida Console" w:eastAsia="Times New Roman" w:hAnsi="Lucida Console" w:cs="Times New Roman"/>
                <w:color w:val="397300"/>
                <w:lang w:eastAsia="ru-RU"/>
              </w:rPr>
            </w:rPrChange>
          </w:rPr>
          <w:t>-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417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418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"80:80"</w:t>
        </w:r>
      </w:ins>
    </w:p>
    <w:p w14:paraId="33009212" w14:textId="77777777" w:rsidR="0094582B" w:rsidRPr="0094582B" w:rsidRDefault="0094582B" w:rsidP="0094582B">
      <w:pPr>
        <w:spacing w:after="0" w:line="240" w:lineRule="auto"/>
        <w:rPr>
          <w:ins w:id="4419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420" w:author="Maxim Bystrov" w:date="2026-05-22T00:44:00Z">
            <w:rPr>
              <w:ins w:id="4421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422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423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424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networks:</w:t>
        </w:r>
      </w:ins>
    </w:p>
    <w:p w14:paraId="37F08525" w14:textId="77777777" w:rsidR="0094582B" w:rsidRPr="0094582B" w:rsidRDefault="0094582B" w:rsidP="0094582B">
      <w:pPr>
        <w:spacing w:after="0" w:line="240" w:lineRule="auto"/>
        <w:rPr>
          <w:ins w:id="4425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426" w:author="Maxim Bystrov" w:date="2026-05-22T00:44:00Z">
            <w:rPr>
              <w:ins w:id="4427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428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429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397300"/>
            <w:lang w:val="en-US" w:eastAsia="ru-RU"/>
            <w:rPrChange w:id="4430" w:author="Maxim Bystrov" w:date="2026-05-22T00:44:00Z">
              <w:rPr>
                <w:rFonts w:ascii="Lucida Console" w:eastAsia="Times New Roman" w:hAnsi="Lucida Console" w:cs="Times New Roman"/>
                <w:color w:val="397300"/>
                <w:lang w:eastAsia="ru-RU"/>
              </w:rPr>
            </w:rPrChange>
          </w:rPr>
          <w:t>-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431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proofErr w:type="spellStart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432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kafka</w:t>
        </w:r>
        <w:proofErr w:type="spellEnd"/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433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-net</w:t>
        </w:r>
      </w:ins>
    </w:p>
    <w:p w14:paraId="2130B6A8" w14:textId="77777777" w:rsidR="0094582B" w:rsidRPr="0094582B" w:rsidRDefault="0094582B" w:rsidP="0094582B">
      <w:pPr>
        <w:spacing w:after="0" w:line="240" w:lineRule="auto"/>
        <w:rPr>
          <w:ins w:id="4434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435" w:author="Maxim Bystrov" w:date="2026-05-22T00:44:00Z">
            <w:rPr>
              <w:ins w:id="4436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437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438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439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environment:</w:t>
        </w:r>
      </w:ins>
    </w:p>
    <w:p w14:paraId="64DC192E" w14:textId="77777777" w:rsidR="0094582B" w:rsidRPr="0094582B" w:rsidRDefault="0094582B" w:rsidP="0094582B">
      <w:pPr>
        <w:spacing w:after="0" w:line="240" w:lineRule="auto"/>
        <w:rPr>
          <w:ins w:id="4440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441" w:author="Maxim Bystrov" w:date="2026-05-22T00:44:00Z">
            <w:rPr>
              <w:ins w:id="4442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443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444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445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API_BASE_URL: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446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447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http://api-gateway:8082</w:t>
        </w:r>
      </w:ins>
    </w:p>
    <w:p w14:paraId="6ABEE4DB" w14:textId="77777777" w:rsidR="0094582B" w:rsidRPr="0094582B" w:rsidRDefault="0094582B" w:rsidP="0094582B">
      <w:pPr>
        <w:spacing w:after="0" w:line="240" w:lineRule="auto"/>
        <w:rPr>
          <w:ins w:id="4448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449" w:author="Maxim Bystrov" w:date="2026-05-22T00:44:00Z">
            <w:rPr>
              <w:ins w:id="4450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</w:p>
    <w:p w14:paraId="385E9C05" w14:textId="77777777" w:rsidR="0094582B" w:rsidRPr="0094582B" w:rsidRDefault="0094582B" w:rsidP="0094582B">
      <w:pPr>
        <w:spacing w:after="0" w:line="240" w:lineRule="auto"/>
        <w:rPr>
          <w:ins w:id="4451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452" w:author="Maxim Bystrov" w:date="2026-05-22T00:44:00Z">
            <w:rPr>
              <w:ins w:id="4453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454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455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networks:</w:t>
        </w:r>
      </w:ins>
    </w:p>
    <w:p w14:paraId="20944C54" w14:textId="77777777" w:rsidR="0094582B" w:rsidRPr="0094582B" w:rsidRDefault="0094582B" w:rsidP="0094582B">
      <w:pPr>
        <w:spacing w:after="0" w:line="240" w:lineRule="auto"/>
        <w:rPr>
          <w:ins w:id="4456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457" w:author="Maxim Bystrov" w:date="2026-05-22T00:44:00Z">
            <w:rPr>
              <w:ins w:id="4458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459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460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</w:t>
        </w:r>
        <w:proofErr w:type="spellStart"/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461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kafka</w:t>
        </w:r>
        <w:proofErr w:type="spellEnd"/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462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-net:</w:t>
        </w:r>
      </w:ins>
    </w:p>
    <w:p w14:paraId="7440E431" w14:textId="77777777" w:rsidR="0094582B" w:rsidRPr="0094582B" w:rsidRDefault="0094582B" w:rsidP="0094582B">
      <w:pPr>
        <w:spacing w:after="0" w:line="240" w:lineRule="auto"/>
        <w:rPr>
          <w:ins w:id="4463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464" w:author="Maxim Bystrov" w:date="2026-05-22T00:44:00Z">
            <w:rPr>
              <w:ins w:id="4465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466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467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   </w:t>
        </w:r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468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driver:</w:t>
        </w:r>
        <w:r w:rsidRPr="0094582B">
          <w:rPr>
            <w:rFonts w:ascii="Lucida Console" w:eastAsia="Times New Roman" w:hAnsi="Lucida Console" w:cs="Times New Roman"/>
            <w:color w:val="444444"/>
            <w:shd w:val="clear" w:color="auto" w:fill="F3F3F3"/>
            <w:lang w:val="en-US" w:eastAsia="ru-RU"/>
            <w:rPrChange w:id="4469" w:author="Maxim Bystrov" w:date="2026-05-22T00:44:00Z">
              <w:rPr>
                <w:rFonts w:ascii="Lucida Console" w:eastAsia="Times New Roman" w:hAnsi="Lucida Console" w:cs="Times New Roman"/>
                <w:color w:val="444444"/>
                <w:shd w:val="clear" w:color="auto" w:fill="F3F3F3"/>
                <w:lang w:eastAsia="ru-RU"/>
              </w:rPr>
            </w:rPrChange>
          </w:rPr>
          <w:t xml:space="preserve"> </w:t>
        </w:r>
        <w:r w:rsidRPr="0094582B">
          <w:rPr>
            <w:rFonts w:ascii="Lucida Console" w:eastAsia="Times New Roman" w:hAnsi="Lucida Console" w:cs="Times New Roman"/>
            <w:color w:val="880000"/>
            <w:lang w:val="en-US" w:eastAsia="ru-RU"/>
            <w:rPrChange w:id="4470" w:author="Maxim Bystrov" w:date="2026-05-22T00:44:00Z">
              <w:rPr>
                <w:rFonts w:ascii="Lucida Console" w:eastAsia="Times New Roman" w:hAnsi="Lucida Console" w:cs="Times New Roman"/>
                <w:color w:val="880000"/>
                <w:lang w:eastAsia="ru-RU"/>
              </w:rPr>
            </w:rPrChange>
          </w:rPr>
          <w:t>bridge</w:t>
        </w:r>
      </w:ins>
    </w:p>
    <w:p w14:paraId="787F160C" w14:textId="77777777" w:rsidR="0094582B" w:rsidRPr="0094582B" w:rsidRDefault="0094582B" w:rsidP="0094582B">
      <w:pPr>
        <w:spacing w:after="0" w:line="240" w:lineRule="auto"/>
        <w:rPr>
          <w:ins w:id="4471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472" w:author="Maxim Bystrov" w:date="2026-05-22T00:44:00Z">
            <w:rPr>
              <w:ins w:id="4473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</w:p>
    <w:p w14:paraId="3E7DBA14" w14:textId="77777777" w:rsidR="0094582B" w:rsidRPr="0094582B" w:rsidRDefault="0094582B" w:rsidP="0094582B">
      <w:pPr>
        <w:spacing w:after="0" w:line="240" w:lineRule="auto"/>
        <w:rPr>
          <w:ins w:id="4474" w:author="Maxim Bystrov" w:date="2026-05-22T00:44:00Z"/>
          <w:rFonts w:ascii="Lucida Console" w:eastAsia="Times New Roman" w:hAnsi="Lucida Console" w:cs="Times New Roman"/>
          <w:color w:val="444444"/>
          <w:shd w:val="clear" w:color="auto" w:fill="F3F3F3"/>
          <w:lang w:val="en-US" w:eastAsia="ru-RU"/>
          <w:rPrChange w:id="4475" w:author="Maxim Bystrov" w:date="2026-05-22T00:44:00Z">
            <w:rPr>
              <w:ins w:id="4476" w:author="Maxim Bystrov" w:date="2026-05-22T00:44:00Z"/>
              <w:rFonts w:ascii="Lucida Console" w:eastAsia="Times New Roman" w:hAnsi="Lucida Console" w:cs="Times New Roman"/>
              <w:color w:val="444444"/>
              <w:shd w:val="clear" w:color="auto" w:fill="F3F3F3"/>
              <w:lang w:eastAsia="ru-RU"/>
            </w:rPr>
          </w:rPrChange>
        </w:rPr>
      </w:pPr>
      <w:ins w:id="4477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lang w:val="en-US" w:eastAsia="ru-RU"/>
            <w:rPrChange w:id="4478" w:author="Maxim Bystrov" w:date="2026-05-22T00:44:00Z">
              <w:rPr>
                <w:rFonts w:ascii="Lucida Console" w:eastAsia="Times New Roman" w:hAnsi="Lucida Console" w:cs="Times New Roman"/>
                <w:color w:val="444444"/>
                <w:lang w:eastAsia="ru-RU"/>
              </w:rPr>
            </w:rPrChange>
          </w:rPr>
          <w:t>volumes:</w:t>
        </w:r>
      </w:ins>
    </w:p>
    <w:p w14:paraId="5F38E722" w14:textId="78586482" w:rsidR="00410CB0" w:rsidRDefault="0094582B" w:rsidP="0094582B">
      <w:pPr>
        <w:pStyle w:val="default1"/>
        <w:rPr>
          <w:ins w:id="4479" w:author="Maxim Bystrov" w:date="2026-05-22T00:33:00Z"/>
        </w:rPr>
      </w:pPr>
      <w:ins w:id="4480" w:author="Maxim Bystrov" w:date="2026-05-22T00:44:00Z">
        <w:r w:rsidRPr="0094582B">
          <w:rPr>
            <w:rFonts w:ascii="Lucida Console" w:eastAsia="Times New Roman" w:hAnsi="Lucida Console" w:cs="Times New Roman"/>
            <w:color w:val="444444"/>
            <w:sz w:val="22"/>
            <w:shd w:val="clear" w:color="auto" w:fill="F3F3F3"/>
            <w:lang w:val="en-US" w:eastAsia="ru-RU"/>
            <w:rPrChange w:id="4481" w:author="Maxim Bystrov" w:date="2026-05-22T00:44:00Z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rPrChange>
          </w:rPr>
          <w:t xml:space="preserve">  </w:t>
        </w:r>
        <w:proofErr w:type="spellStart"/>
        <w:r w:rsidRPr="0094582B">
          <w:rPr>
            <w:rFonts w:ascii="Lucida Console" w:eastAsia="Times New Roman" w:hAnsi="Lucida Console" w:cs="Times New Roman"/>
            <w:color w:val="444444"/>
            <w:sz w:val="22"/>
            <w:lang w:eastAsia="ru-RU"/>
          </w:rPr>
          <w:t>postgres_data</w:t>
        </w:r>
        <w:proofErr w:type="spellEnd"/>
        <w:r w:rsidRPr="0094582B">
          <w:rPr>
            <w:rFonts w:ascii="Lucida Console" w:eastAsia="Times New Roman" w:hAnsi="Lucida Console" w:cs="Times New Roman"/>
            <w:color w:val="444444"/>
            <w:sz w:val="22"/>
            <w:lang w:eastAsia="ru-RU"/>
          </w:rPr>
          <w:t>:</w:t>
        </w:r>
      </w:ins>
    </w:p>
    <w:p w14:paraId="684211E1" w14:textId="48057ECA" w:rsidR="004E04C0" w:rsidRDefault="004E04C0" w:rsidP="004E04C0">
      <w:pPr>
        <w:pStyle w:val="default1"/>
        <w:rPr>
          <w:ins w:id="4482" w:author="Maxim Bystrov" w:date="2026-05-22T00:49:00Z"/>
        </w:rPr>
      </w:pPr>
      <w:ins w:id="4483" w:author="Maxim Bystrov" w:date="2026-05-22T00:49:00Z">
        <w:r>
          <w:t xml:space="preserve">Приведенная конфигурация сохраняется в файл </w:t>
        </w:r>
        <w:r>
          <w:rPr>
            <w:lang w:val="en-US"/>
          </w:rPr>
          <w:t>docker</w:t>
        </w:r>
        <w:r w:rsidRPr="004E04C0">
          <w:rPr>
            <w:rPrChange w:id="4484" w:author="Maxim Bystrov" w:date="2026-05-22T00:49:00Z">
              <w:rPr>
                <w:lang w:val="en-US"/>
              </w:rPr>
            </w:rPrChange>
          </w:rPr>
          <w:t>-</w:t>
        </w:r>
        <w:proofErr w:type="gramStart"/>
        <w:r>
          <w:rPr>
            <w:lang w:val="en-US"/>
          </w:rPr>
          <w:t>compose</w:t>
        </w:r>
        <w:r w:rsidRPr="004E04C0">
          <w:rPr>
            <w:rPrChange w:id="4485" w:author="Maxim Bystrov" w:date="2026-05-22T00:49:00Z">
              <w:rPr>
                <w:lang w:val="en-US"/>
              </w:rPr>
            </w:rPrChange>
          </w:rPr>
          <w:t>.</w:t>
        </w:r>
        <w:proofErr w:type="spellStart"/>
        <w:r>
          <w:rPr>
            <w:lang w:val="en-US"/>
          </w:rPr>
          <w:t>yaml</w:t>
        </w:r>
        <w:proofErr w:type="spellEnd"/>
        <w:proofErr w:type="gramEnd"/>
        <w:r w:rsidRPr="004E04C0">
          <w:rPr>
            <w:rPrChange w:id="4486" w:author="Maxim Bystrov" w:date="2026-05-22T00:49:00Z">
              <w:rPr>
                <w:lang w:val="en-US"/>
              </w:rPr>
            </w:rPrChange>
          </w:rPr>
          <w:t xml:space="preserve">, </w:t>
        </w:r>
        <w:r>
          <w:t xml:space="preserve">после чего запускается </w:t>
        </w:r>
      </w:ins>
      <w:ins w:id="4487" w:author="Maxim Bystrov" w:date="2026-05-22T00:51:00Z">
        <w:r w:rsidR="006B110E">
          <w:t xml:space="preserve">консольной </w:t>
        </w:r>
      </w:ins>
      <w:ins w:id="4488" w:author="Maxim Bystrov" w:date="2026-05-22T00:49:00Z">
        <w:r>
          <w:t>командой</w:t>
        </w:r>
      </w:ins>
      <w:ins w:id="4489" w:author="Maxim Bystrov" w:date="2026-05-22T00:50:00Z">
        <w:r w:rsidR="0097305D">
          <w:t xml:space="preserve"> в контексте директории с файлом</w:t>
        </w:r>
      </w:ins>
      <w:ins w:id="4490" w:author="Maxim Bystrov" w:date="2026-05-22T00:49:00Z">
        <w:r>
          <w:t>:</w:t>
        </w:r>
      </w:ins>
    </w:p>
    <w:p w14:paraId="55A7C248" w14:textId="27A7EF0B" w:rsidR="004E04C0" w:rsidRPr="00051949" w:rsidRDefault="004E04C0" w:rsidP="004E04C0">
      <w:pPr>
        <w:pStyle w:val="default1"/>
        <w:rPr>
          <w:ins w:id="4491" w:author="Maxim Bystrov" w:date="2026-05-22T00:50:00Z"/>
          <w:rPrChange w:id="4492" w:author="Maxim Bystrov" w:date="2026-05-23T18:12:00Z">
            <w:rPr>
              <w:ins w:id="4493" w:author="Maxim Bystrov" w:date="2026-05-22T00:50:00Z"/>
              <w:lang w:val="en-US"/>
            </w:rPr>
          </w:rPrChange>
        </w:rPr>
      </w:pPr>
      <w:ins w:id="4494" w:author="Maxim Bystrov" w:date="2026-05-22T00:49:00Z">
        <w:r>
          <w:rPr>
            <w:lang w:val="en-US"/>
          </w:rPr>
          <w:t>docker</w:t>
        </w:r>
        <w:r w:rsidRPr="00051949">
          <w:rPr>
            <w:rPrChange w:id="4495" w:author="Maxim Bystrov" w:date="2026-05-23T18:12:00Z">
              <w:rPr>
                <w:lang w:val="en-US"/>
              </w:rPr>
            </w:rPrChange>
          </w:rPr>
          <w:t xml:space="preserve"> </w:t>
        </w:r>
      </w:ins>
      <w:ins w:id="4496" w:author="Maxim Bystrov" w:date="2026-05-22T00:50:00Z">
        <w:r>
          <w:rPr>
            <w:lang w:val="en-US"/>
          </w:rPr>
          <w:t>compose</w:t>
        </w:r>
        <w:r w:rsidRPr="00051949">
          <w:rPr>
            <w:rPrChange w:id="4497" w:author="Maxim Bystrov" w:date="2026-05-23T18:12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up</w:t>
        </w:r>
        <w:r w:rsidRPr="00051949">
          <w:rPr>
            <w:rPrChange w:id="4498" w:author="Maxim Bystrov" w:date="2026-05-23T18:12:00Z">
              <w:rPr>
                <w:lang w:val="en-US"/>
              </w:rPr>
            </w:rPrChange>
          </w:rPr>
          <w:t xml:space="preserve"> -</w:t>
        </w:r>
        <w:r>
          <w:rPr>
            <w:lang w:val="en-US"/>
          </w:rPr>
          <w:t>d</w:t>
        </w:r>
      </w:ins>
    </w:p>
    <w:p w14:paraId="708A530F" w14:textId="5AB7E953" w:rsidR="004E04C0" w:rsidRPr="004E04C0" w:rsidRDefault="00FE1657">
      <w:pPr>
        <w:pStyle w:val="default1"/>
        <w:rPr>
          <w:ins w:id="4499" w:author="Maxim Bystrov" w:date="2026-05-22T00:00:00Z"/>
        </w:rPr>
      </w:pPr>
      <w:ins w:id="4500" w:author="Maxim Bystrov" w:date="2026-05-22T00:51:00Z">
        <w:r>
          <w:lastRenderedPageBreak/>
          <w:t>После чего</w:t>
        </w:r>
      </w:ins>
      <w:ins w:id="4501" w:author="Maxim Bystrov" w:date="2026-05-22T00:50:00Z">
        <w:r w:rsidR="004E04C0">
          <w:t xml:space="preserve"> </w:t>
        </w:r>
      </w:ins>
      <w:ins w:id="4502" w:author="Maxim Bystrov" w:date="2026-05-22T00:51:00Z">
        <w:r>
          <w:t>выполняется</w:t>
        </w:r>
      </w:ins>
      <w:ins w:id="4503" w:author="Maxim Bystrov" w:date="2026-05-22T00:50:00Z">
        <w:r w:rsidR="004E04C0">
          <w:t xml:space="preserve"> загрузк</w:t>
        </w:r>
      </w:ins>
      <w:ins w:id="4504" w:author="Maxim Bystrov" w:date="2026-05-22T00:51:00Z">
        <w:r>
          <w:t>а</w:t>
        </w:r>
      </w:ins>
      <w:ins w:id="4505" w:author="Maxim Bystrov" w:date="2026-05-22T00:50:00Z">
        <w:r w:rsidR="004E04C0">
          <w:t xml:space="preserve"> образов, создание контейнеров, их конфигурирование и запуск.</w:t>
        </w:r>
      </w:ins>
    </w:p>
    <w:p w14:paraId="77CF19CE" w14:textId="507E7019" w:rsidR="0080160D" w:rsidRPr="0087725C" w:rsidRDefault="0080160D">
      <w:pPr>
        <w:pStyle w:val="default1"/>
        <w:rPr>
          <w:ins w:id="4506" w:author="Maxim Bystrov" w:date="2026-05-20T21:40:00Z"/>
          <w:rPrChange w:id="4507" w:author="Maxim Bystrov" w:date="2026-05-22T00:02:00Z">
            <w:rPr>
              <w:ins w:id="4508" w:author="Maxim Bystrov" w:date="2026-05-20T21:40:00Z"/>
              <w:rFonts w:eastAsiaTheme="majorEastAsia" w:cstheme="majorBidi"/>
              <w:sz w:val="32"/>
              <w:szCs w:val="32"/>
            </w:rPr>
          </w:rPrChange>
        </w:rPr>
        <w:pPrChange w:id="4509" w:author="Maxim Bystrov" w:date="2026-05-22T00:00:00Z">
          <w:pPr/>
        </w:pPrChange>
      </w:pPr>
      <w:ins w:id="4510" w:author="Maxim Bystrov" w:date="2026-05-20T21:40:00Z">
        <w:r>
          <w:br w:type="page"/>
        </w:r>
      </w:ins>
    </w:p>
    <w:p w14:paraId="2B012AF4" w14:textId="610AD660" w:rsidR="00D62E75" w:rsidRDefault="00D62E75" w:rsidP="00D62E75">
      <w:pPr>
        <w:pStyle w:val="1"/>
      </w:pPr>
      <w:bookmarkStart w:id="4511" w:name="_Toc230527404"/>
      <w:r>
        <w:lastRenderedPageBreak/>
        <w:t>ЗАКЛЮЧЕНИЕ</w:t>
      </w:r>
      <w:bookmarkEnd w:id="4511"/>
    </w:p>
    <w:p w14:paraId="5F409775" w14:textId="26A1D556" w:rsidR="00D62E75" w:rsidRDefault="001B14CF" w:rsidP="00687713">
      <w:pPr>
        <w:pStyle w:val="default1"/>
      </w:pPr>
      <w:r>
        <w:t xml:space="preserve">В ходе выполнения </w:t>
      </w:r>
      <w:del w:id="4512" w:author="Maxim Bystrov" w:date="2026-05-24T14:05:00Z">
        <w:r w:rsidDel="0079501F">
          <w:delText>производственной практики</w:delText>
        </w:r>
      </w:del>
      <w:ins w:id="4513" w:author="Maxim Bystrov" w:date="2026-05-24T14:05:00Z">
        <w:r w:rsidR="0079501F">
          <w:t>выпускной квалификационной работы</w:t>
        </w:r>
      </w:ins>
      <w:r>
        <w:t xml:space="preserve"> выполнены этапы проектирования</w:t>
      </w:r>
      <w:ins w:id="4514" w:author="Maxim Bystrov" w:date="2026-05-24T14:05:00Z">
        <w:r w:rsidR="006776B7">
          <w:t>,</w:t>
        </w:r>
      </w:ins>
      <w:del w:id="4515" w:author="Maxim Bystrov" w:date="2026-05-24T14:05:00Z">
        <w:r w:rsidDel="006776B7">
          <w:delText xml:space="preserve"> и</w:delText>
        </w:r>
      </w:del>
      <w:r>
        <w:t xml:space="preserve"> реализации</w:t>
      </w:r>
      <w:ins w:id="4516" w:author="Maxim Bystrov" w:date="2026-05-24T14:06:00Z">
        <w:r w:rsidR="006776B7">
          <w:t>, тестирования и ввода в эксплуатацию</w:t>
        </w:r>
      </w:ins>
      <w:r>
        <w:t xml:space="preserve"> программного продукта – системы мониторинга транспортных средств с обработкой событий в реальном времени.</w:t>
      </w:r>
    </w:p>
    <w:p w14:paraId="6F653A67" w14:textId="32198BB9" w:rsidR="00CC1D8E" w:rsidRDefault="00CC1D8E" w:rsidP="00687713">
      <w:pPr>
        <w:pStyle w:val="default1"/>
      </w:pPr>
      <w:r>
        <w:t>Проведен анализ предметной области</w:t>
      </w:r>
      <w:r w:rsidR="00A02E5D">
        <w:t>:</w:t>
      </w:r>
      <w:r>
        <w:t xml:space="preserve"> </w:t>
      </w:r>
      <w:ins w:id="4517" w:author="Maxim Bystrov" w:date="2026-05-05T23:38:00Z">
        <w:r w:rsidR="004B4A68">
          <w:t xml:space="preserve">описано </w:t>
        </w:r>
      </w:ins>
      <w:ins w:id="4518" w:author="Maxim Bystrov" w:date="2026-05-05T23:39:00Z">
        <w:r w:rsidR="004B4A68">
          <w:t>текущее состояние предметной области</w:t>
        </w:r>
      </w:ins>
      <w:ins w:id="4519" w:author="Maxim Bystrov" w:date="2026-05-05T23:38:00Z">
        <w:r w:rsidR="0077631F">
          <w:t xml:space="preserve">, </w:t>
        </w:r>
      </w:ins>
      <w:r>
        <w:t>определены требования к продукту, выполнено сравнение с аналогами, показана целесообразность разработки программного продукта.</w:t>
      </w:r>
    </w:p>
    <w:p w14:paraId="3A052D09" w14:textId="07F44881" w:rsidR="00885803" w:rsidRDefault="00A02E5D" w:rsidP="00A02E5D">
      <w:pPr>
        <w:pStyle w:val="default1"/>
      </w:pPr>
      <w:r>
        <w:t>Выполнено проектирование продукта: определены технические и программные средства разработки, тестирования и развертывания ПО.</w:t>
      </w:r>
    </w:p>
    <w:p w14:paraId="3173445D" w14:textId="1F58036E" w:rsidR="001642A4" w:rsidRDefault="00FB4B0E" w:rsidP="00FB4B0E">
      <w:pPr>
        <w:pStyle w:val="default1"/>
        <w:rPr>
          <w:ins w:id="4520" w:author="Maxim Bystrov" w:date="2026-05-24T14:06:00Z"/>
        </w:rPr>
      </w:pPr>
      <w:r>
        <w:t xml:space="preserve">На этапе реализации описана архитектура системы, приведено описание каждой из подсистем, их назначение, формат обмена данными и алгоритмы </w:t>
      </w:r>
      <w:r w:rsidR="00D22952">
        <w:t xml:space="preserve">их </w:t>
      </w:r>
      <w:r>
        <w:t>работы.</w:t>
      </w:r>
      <w:r w:rsidR="004D3B4C">
        <w:t xml:space="preserve"> Указано описание структур данных. Описан в текстовом и графическом виде пользовательский графический интерфейс.</w:t>
      </w:r>
    </w:p>
    <w:p w14:paraId="773ED900" w14:textId="77777777" w:rsidR="000432D3" w:rsidRDefault="00213F8F" w:rsidP="00FB4B0E">
      <w:pPr>
        <w:pStyle w:val="default1"/>
        <w:rPr>
          <w:ins w:id="4521" w:author="Maxim Bystrov" w:date="2026-05-24T14:07:00Z"/>
        </w:rPr>
      </w:pPr>
      <w:ins w:id="4522" w:author="Maxim Bystrov" w:date="2026-05-24T14:06:00Z">
        <w:r>
          <w:t xml:space="preserve">Проведено автоматизированное модульное, ручное функциональное и нагрузочное </w:t>
        </w:r>
      </w:ins>
      <w:ins w:id="4523" w:author="Maxim Bystrov" w:date="2026-05-24T14:07:00Z">
        <w:r>
          <w:t>(нефункциональное) тестирование. Показано соответствие программного продукта установленным требованиям.</w:t>
        </w:r>
      </w:ins>
    </w:p>
    <w:p w14:paraId="7EF309EA" w14:textId="77777777" w:rsidR="006A49CD" w:rsidRDefault="000432D3" w:rsidP="00FB4B0E">
      <w:pPr>
        <w:pStyle w:val="default1"/>
        <w:rPr>
          <w:ins w:id="4524" w:author="Maxim Bystrov" w:date="2026-05-24T14:08:00Z"/>
        </w:rPr>
      </w:pPr>
      <w:ins w:id="4525" w:author="Maxim Bystrov" w:date="2026-05-24T14:07:00Z">
        <w:r>
          <w:t xml:space="preserve">Выполнено развертывание системы, приведены системные </w:t>
        </w:r>
      </w:ins>
      <w:ins w:id="4526" w:author="Maxim Bystrov" w:date="2026-05-24T14:08:00Z">
        <w:r>
          <w:t>требования и конфигурационные файлы.</w:t>
        </w:r>
      </w:ins>
    </w:p>
    <w:p w14:paraId="0E885B7F" w14:textId="06684395" w:rsidR="00213F8F" w:rsidRDefault="006A49CD" w:rsidP="00FB4B0E">
      <w:pPr>
        <w:pStyle w:val="default1"/>
        <w:rPr>
          <w:ins w:id="4527" w:author="Maxim Bystrov" w:date="2026-05-24T14:09:00Z"/>
        </w:rPr>
      </w:pPr>
      <w:ins w:id="4528" w:author="Maxim Bystrov" w:date="2026-05-24T14:08:00Z">
        <w:r>
          <w:t>Дальнейшее развитие системы</w:t>
        </w:r>
      </w:ins>
      <w:ins w:id="4529" w:author="Maxim Bystrov" w:date="2026-05-24T14:09:00Z">
        <w:r>
          <w:t xml:space="preserve"> предполагается в направлениях:</w:t>
        </w:r>
      </w:ins>
    </w:p>
    <w:p w14:paraId="748B2433" w14:textId="313F4B28" w:rsidR="006A49CD" w:rsidRDefault="006A49CD" w:rsidP="006A49CD">
      <w:pPr>
        <w:pStyle w:val="default1"/>
        <w:numPr>
          <w:ilvl w:val="0"/>
          <w:numId w:val="52"/>
        </w:numPr>
        <w:rPr>
          <w:ins w:id="4530" w:author="Maxim Bystrov" w:date="2026-05-24T14:10:00Z"/>
        </w:rPr>
      </w:pPr>
      <w:ins w:id="4531" w:author="Maxim Bystrov" w:date="2026-05-24T14:10:00Z">
        <w:r>
          <w:t>Создания собственного приемника и ретранслятора телеметрических данных по различным протоколам;</w:t>
        </w:r>
      </w:ins>
    </w:p>
    <w:p w14:paraId="64331D10" w14:textId="5BC1711B" w:rsidR="006A49CD" w:rsidRDefault="006A49CD" w:rsidP="006A49CD">
      <w:pPr>
        <w:pStyle w:val="default1"/>
        <w:numPr>
          <w:ilvl w:val="0"/>
          <w:numId w:val="52"/>
        </w:numPr>
        <w:rPr>
          <w:ins w:id="4532" w:author="Maxim Bystrov" w:date="2026-05-24T14:11:00Z"/>
        </w:rPr>
      </w:pPr>
      <w:ins w:id="4533" w:author="Maxim Bystrov" w:date="2026-05-24T14:10:00Z">
        <w:r>
          <w:t xml:space="preserve">Разработка интеграционного </w:t>
        </w:r>
        <w:r>
          <w:rPr>
            <w:lang w:val="en-US"/>
          </w:rPr>
          <w:t>API</w:t>
        </w:r>
        <w:r w:rsidRPr="006A49CD">
          <w:rPr>
            <w:rPrChange w:id="4534" w:author="Maxim Bystrov" w:date="2026-05-24T14:10:00Z">
              <w:rPr>
                <w:lang w:val="en-US"/>
              </w:rPr>
            </w:rPrChange>
          </w:rPr>
          <w:t xml:space="preserve"> </w:t>
        </w:r>
        <w:r>
          <w:t xml:space="preserve">для взаимодействия </w:t>
        </w:r>
      </w:ins>
      <w:ins w:id="4535" w:author="Maxim Bystrov" w:date="2026-05-24T14:11:00Z">
        <w:r>
          <w:t>со стороны внешних систем;</w:t>
        </w:r>
      </w:ins>
    </w:p>
    <w:p w14:paraId="271CF353" w14:textId="0AD22EA1" w:rsidR="006A49CD" w:rsidRDefault="006A49CD" w:rsidP="006A49CD">
      <w:pPr>
        <w:pStyle w:val="default1"/>
        <w:numPr>
          <w:ilvl w:val="0"/>
          <w:numId w:val="52"/>
        </w:numPr>
        <w:pPrChange w:id="4536" w:author="Maxim Bystrov" w:date="2026-05-24T14:09:00Z">
          <w:pPr>
            <w:pStyle w:val="default1"/>
          </w:pPr>
        </w:pPrChange>
      </w:pPr>
      <w:ins w:id="4537" w:author="Maxim Bystrov" w:date="2026-05-24T14:13:00Z">
        <w:r>
          <w:t>Добавления модуля для анализа движений ТС и выгрузки отчетов (пробег, нарушения, зональное отслеживание).</w:t>
        </w:r>
      </w:ins>
    </w:p>
    <w:p w14:paraId="37BE6F54" w14:textId="1D32F9C1" w:rsidR="008E1824" w:rsidRDefault="008E1824" w:rsidP="00FB4B0E">
      <w:pPr>
        <w:pStyle w:val="default1"/>
      </w:pPr>
      <w:r>
        <w:t>Задачи работы выполнены, цель достигнута</w:t>
      </w:r>
      <w:commentRangeStart w:id="4538"/>
      <w:r>
        <w:t>.</w:t>
      </w:r>
      <w:commentRangeEnd w:id="4538"/>
      <w:r w:rsidR="002267FC">
        <w:rPr>
          <w:rStyle w:val="a8"/>
          <w:sz w:val="28"/>
          <w:szCs w:val="22"/>
        </w:rPr>
        <w:commentReference w:id="4538"/>
      </w:r>
    </w:p>
    <w:p w14:paraId="47A41CC2" w14:textId="77777777" w:rsidR="003E0088" w:rsidDel="00FC78F7" w:rsidRDefault="003E0088" w:rsidP="00FB4B0E">
      <w:pPr>
        <w:pStyle w:val="default1"/>
        <w:rPr>
          <w:del w:id="4539" w:author="Maxim Bystrov" w:date="2026-05-24T12:05:00Z"/>
        </w:rPr>
      </w:pPr>
    </w:p>
    <w:p w14:paraId="5B042F33" w14:textId="45F9D114" w:rsidR="004D3B4C" w:rsidDel="00FC78F7" w:rsidRDefault="004D3B4C" w:rsidP="00FB4B0E">
      <w:pPr>
        <w:pStyle w:val="default1"/>
        <w:rPr>
          <w:del w:id="4540" w:author="Maxim Bystrov" w:date="2026-05-24T12:05:00Z"/>
        </w:rPr>
      </w:pPr>
    </w:p>
    <w:p w14:paraId="26FC602D" w14:textId="77777777" w:rsidR="00C906C5" w:rsidRDefault="00C906C5" w:rsidP="00FC78F7">
      <w:pPr>
        <w:pStyle w:val="default1"/>
        <w:ind w:firstLine="0"/>
        <w:pPrChange w:id="4541" w:author="Maxim Bystrov" w:date="2026-05-24T12:05:00Z">
          <w:pPr>
            <w:pStyle w:val="default1"/>
          </w:pPr>
        </w:pPrChange>
      </w:pPr>
    </w:p>
    <w:p w14:paraId="31EDD684" w14:textId="4B630994" w:rsidR="00FE0554" w:rsidRDefault="00FE0554" w:rsidP="003C730A">
      <w:pPr>
        <w:pStyle w:val="default1"/>
      </w:pPr>
      <w:r>
        <w:br w:type="page"/>
      </w:r>
    </w:p>
    <w:p w14:paraId="25FBE047" w14:textId="36125366" w:rsidR="007F2B08" w:rsidRDefault="00F95D52" w:rsidP="00E8471A">
      <w:pPr>
        <w:pStyle w:val="1"/>
      </w:pPr>
      <w:bookmarkStart w:id="4542" w:name="_Toc230527405"/>
      <w:r>
        <w:lastRenderedPageBreak/>
        <w:t>СПИСОК ИСПОЛЬЗОВАННЫХ ИСТОЧНИКОВ</w:t>
      </w:r>
      <w:bookmarkEnd w:id="4542"/>
    </w:p>
    <w:p w14:paraId="3EB5AE50" w14:textId="4A265278" w:rsidR="00A43E73" w:rsidRPr="003B7A77" w:rsidRDefault="00A43E73" w:rsidP="00A824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4E7">
        <w:rPr>
          <w:rFonts w:ascii="Times New Roman" w:hAnsi="Times New Roman" w:cs="Times New Roman"/>
          <w:sz w:val="28"/>
          <w:szCs w:val="28"/>
        </w:rPr>
        <w:t>1.</w:t>
      </w:r>
      <w:r w:rsidR="00CB17E5" w:rsidRPr="003B7A77">
        <w:rPr>
          <w:rFonts w:ascii="Times New Roman" w:hAnsi="Times New Roman" w:cs="Times New Roman"/>
          <w:sz w:val="28"/>
          <w:szCs w:val="28"/>
        </w:rPr>
        <w:t xml:space="preserve"> </w:t>
      </w:r>
      <w:r w:rsidR="003B7A77" w:rsidRPr="003B7A77">
        <w:rPr>
          <w:rFonts w:ascii="Times New Roman" w:hAnsi="Times New Roman" w:cs="Times New Roman"/>
          <w:sz w:val="28"/>
          <w:szCs w:val="28"/>
        </w:rPr>
        <w:t xml:space="preserve">Росстат - Транспорт // Росстат </w:t>
      </w:r>
      <w:r w:rsidR="003B7A77" w:rsidRPr="003B7A77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3B7A77" w:rsidRPr="003B7A77">
        <w:rPr>
          <w:rFonts w:ascii="Times New Roman" w:hAnsi="Times New Roman" w:cs="Times New Roman"/>
          <w:sz w:val="28"/>
          <w:szCs w:val="28"/>
        </w:rPr>
        <w:t xml:space="preserve">: </w:t>
      </w:r>
      <w:r w:rsidR="003B7A77" w:rsidRPr="003B7A77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3B7A77" w:rsidRPr="003B7A77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="003B7A77" w:rsidRPr="003B7A77">
        <w:rPr>
          <w:rFonts w:ascii="Times New Roman" w:hAnsi="Times New Roman" w:cs="Times New Roman"/>
          <w:sz w:val="28"/>
          <w:szCs w:val="28"/>
          <w:lang w:val="en-US"/>
        </w:rPr>
        <w:t>rosstat</w:t>
      </w:r>
      <w:proofErr w:type="spellEnd"/>
      <w:r w:rsidR="003B7A77" w:rsidRPr="003B7A77">
        <w:rPr>
          <w:rFonts w:ascii="Times New Roman" w:hAnsi="Times New Roman" w:cs="Times New Roman"/>
          <w:sz w:val="28"/>
          <w:szCs w:val="28"/>
        </w:rPr>
        <w:t>.</w:t>
      </w:r>
      <w:r w:rsidR="003B7A77" w:rsidRPr="003B7A77">
        <w:rPr>
          <w:rFonts w:ascii="Times New Roman" w:hAnsi="Times New Roman" w:cs="Times New Roman"/>
          <w:sz w:val="28"/>
          <w:szCs w:val="28"/>
          <w:lang w:val="en-US"/>
        </w:rPr>
        <w:t>gov</w:t>
      </w:r>
      <w:r w:rsidR="003B7A77" w:rsidRPr="003B7A7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3B7A77" w:rsidRPr="003B7A77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="003B7A77" w:rsidRPr="003B7A77">
        <w:rPr>
          <w:rFonts w:ascii="Times New Roman" w:hAnsi="Times New Roman" w:cs="Times New Roman"/>
          <w:sz w:val="28"/>
          <w:szCs w:val="28"/>
        </w:rPr>
        <w:t>/</w:t>
      </w:r>
      <w:r w:rsidR="003B7A77" w:rsidRPr="003B7A77">
        <w:rPr>
          <w:rFonts w:ascii="Times New Roman" w:hAnsi="Times New Roman" w:cs="Times New Roman"/>
          <w:sz w:val="28"/>
          <w:szCs w:val="28"/>
          <w:lang w:val="en-US"/>
        </w:rPr>
        <w:t>statistics</w:t>
      </w:r>
      <w:r w:rsidR="003B7A77" w:rsidRPr="003B7A77">
        <w:rPr>
          <w:rFonts w:ascii="Times New Roman" w:hAnsi="Times New Roman" w:cs="Times New Roman"/>
          <w:sz w:val="28"/>
          <w:szCs w:val="28"/>
        </w:rPr>
        <w:t>/</w:t>
      </w:r>
      <w:r w:rsidR="003B7A77" w:rsidRPr="003B7A77">
        <w:rPr>
          <w:rFonts w:ascii="Times New Roman" w:hAnsi="Times New Roman" w:cs="Times New Roman"/>
          <w:sz w:val="28"/>
          <w:szCs w:val="28"/>
          <w:lang w:val="en-US"/>
        </w:rPr>
        <w:t>transport</w:t>
      </w:r>
      <w:r w:rsidR="003B7A77" w:rsidRPr="003B7A77">
        <w:rPr>
          <w:rFonts w:ascii="Times New Roman" w:hAnsi="Times New Roman" w:cs="Times New Roman"/>
          <w:sz w:val="28"/>
          <w:szCs w:val="28"/>
        </w:rPr>
        <w:t xml:space="preserve"> (дата обращения: 03.05.2026).</w:t>
      </w:r>
    </w:p>
    <w:p w14:paraId="53796710" w14:textId="4A734881" w:rsidR="00A43E73" w:rsidRPr="00A824E7" w:rsidRDefault="00A43E73" w:rsidP="00A824E7">
      <w:pPr>
        <w:spacing w:line="360" w:lineRule="auto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A824E7">
        <w:rPr>
          <w:rFonts w:ascii="Times New Roman" w:hAnsi="Times New Roman" w:cs="Times New Roman"/>
          <w:sz w:val="28"/>
          <w:szCs w:val="28"/>
        </w:rPr>
        <w:t>2.</w:t>
      </w:r>
      <w:r w:rsidRPr="00A824E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="003B7A77" w:rsidRPr="003B7A7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Постановление Правительства Российской Федерации "Об утверждении Правил оснащения транспортных средств категорий М2, М3 и транспортных средств категории N, используемых для перевозки опасных грузов, аппаратурой спутниковой навигации" от 22.12.2020 № 2216 // Официальное опубликование правовых актов. 2020 г. № 0001202012250015.</w:t>
      </w:r>
    </w:p>
    <w:p w14:paraId="69ED5083" w14:textId="63667B12" w:rsidR="00B77DA5" w:rsidRPr="00A824E7" w:rsidRDefault="00B77DA5" w:rsidP="00A824E7">
      <w:pPr>
        <w:spacing w:line="360" w:lineRule="auto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A824E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3. </w:t>
      </w:r>
      <w:r w:rsidR="00AF5201" w:rsidRPr="00AF520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Постановление Правительства Российской Федерации "О взимании платы в счет возмещения вреда, причиняемого автомобильным дорогам общего пользования федерального значения транспортными средствами, имеющими разрешенную максимальную массу свыше 12 тонн" от 14.06.2013 № 504 // Официальное опубликование правовых актов. 2013 г. № 0001201306180005.</w:t>
      </w:r>
    </w:p>
    <w:p w14:paraId="5D79C0B7" w14:textId="65D2C1FD" w:rsidR="00DD7734" w:rsidRPr="00A824E7" w:rsidRDefault="00DD7734" w:rsidP="00A824E7">
      <w:pPr>
        <w:spacing w:line="360" w:lineRule="auto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A824E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4. </w:t>
      </w:r>
      <w:proofErr w:type="spellStart"/>
      <w:r w:rsidR="001F6CC1" w:rsidRPr="001F6CC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Зиарманд</w:t>
      </w:r>
      <w:proofErr w:type="spellEnd"/>
      <w:r w:rsidR="001F6CC1" w:rsidRPr="001F6CC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Артур </w:t>
      </w:r>
      <w:proofErr w:type="spellStart"/>
      <w:r w:rsidR="001F6CC1" w:rsidRPr="001F6CC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Нисарович</w:t>
      </w:r>
      <w:proofErr w:type="spellEnd"/>
      <w:r w:rsidR="001F6CC1" w:rsidRPr="001F6CC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, </w:t>
      </w:r>
      <w:proofErr w:type="spellStart"/>
      <w:r w:rsidR="001F6CC1" w:rsidRPr="001F6CC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Хаханов</w:t>
      </w:r>
      <w:proofErr w:type="spellEnd"/>
      <w:r w:rsidR="001F6CC1" w:rsidRPr="001F6CC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Владимир Иванович</w:t>
      </w:r>
      <w:r w:rsidR="00562EF7" w:rsidRPr="00562EF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  <w:r w:rsidR="001F6CC1" w:rsidRPr="001F6CC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Модели и методы мониторинга и управления транспортом // Радиоэлектроника и информатика. 2016. №3.</w:t>
      </w:r>
    </w:p>
    <w:p w14:paraId="02ECD16F" w14:textId="14C83742" w:rsidR="008E63C1" w:rsidRPr="00A824E7" w:rsidRDefault="008E63C1" w:rsidP="00A824E7">
      <w:pPr>
        <w:spacing w:line="360" w:lineRule="auto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A824E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5. Игумнов Артем Олегович АРХИТЕКТУРА ПРОГРАММНОГО ОБЕСПЕЧЕНИЯ РАСПРЕДЕЛЕННОЙ СИСТЕМЫ МОНИТОРИНГА И УПРАВЛЕНИЯ ТРАНСПОРТОМ // Доклады ТУСУР. 2021. №2. </w:t>
      </w:r>
    </w:p>
    <w:p w14:paraId="5FFCA1A9" w14:textId="5B973EF0" w:rsidR="008E63C1" w:rsidRPr="00A824E7" w:rsidRDefault="008E63C1" w:rsidP="00A824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4E7">
        <w:rPr>
          <w:rFonts w:ascii="Times New Roman" w:hAnsi="Times New Roman" w:cs="Times New Roman"/>
          <w:sz w:val="28"/>
          <w:szCs w:val="28"/>
        </w:rPr>
        <w:t xml:space="preserve">6. Кушнир Надежда Владимировна, </w:t>
      </w:r>
      <w:proofErr w:type="spellStart"/>
      <w:r w:rsidRPr="00A824E7">
        <w:rPr>
          <w:rFonts w:ascii="Times New Roman" w:hAnsi="Times New Roman" w:cs="Times New Roman"/>
          <w:sz w:val="28"/>
          <w:szCs w:val="28"/>
        </w:rPr>
        <w:t>Вонарх</w:t>
      </w:r>
      <w:proofErr w:type="spellEnd"/>
      <w:r w:rsidRPr="00A824E7">
        <w:rPr>
          <w:rFonts w:ascii="Times New Roman" w:hAnsi="Times New Roman" w:cs="Times New Roman"/>
          <w:sz w:val="28"/>
          <w:szCs w:val="28"/>
        </w:rPr>
        <w:t xml:space="preserve"> Юлия Сергеевна, Деев Илья Максимович, </w:t>
      </w:r>
      <w:proofErr w:type="spellStart"/>
      <w:r w:rsidRPr="00A824E7">
        <w:rPr>
          <w:rFonts w:ascii="Times New Roman" w:hAnsi="Times New Roman" w:cs="Times New Roman"/>
          <w:sz w:val="28"/>
          <w:szCs w:val="28"/>
        </w:rPr>
        <w:t>Долунц</w:t>
      </w:r>
      <w:proofErr w:type="spellEnd"/>
      <w:r w:rsidRPr="00A824E7">
        <w:rPr>
          <w:rFonts w:ascii="Times New Roman" w:hAnsi="Times New Roman" w:cs="Times New Roman"/>
          <w:sz w:val="28"/>
          <w:szCs w:val="28"/>
        </w:rPr>
        <w:t xml:space="preserve"> Анастасия Станиславовна, Карпенко Никита Андреевич АНАЛИЗ ДАННЫХ В РЕАЛЬНОМ ВРЕМЕНИ: ПРЕИМУЩЕСТВА И ПРИМЕРЫ ИСПОЛЬЗОВАНИЯ STREAM PROCESSING // Научный журнал </w:t>
      </w:r>
      <w:proofErr w:type="spellStart"/>
      <w:r w:rsidRPr="00A824E7">
        <w:rPr>
          <w:rFonts w:ascii="Times New Roman" w:hAnsi="Times New Roman" w:cs="Times New Roman"/>
          <w:sz w:val="28"/>
          <w:szCs w:val="28"/>
        </w:rPr>
        <w:t>КубГАУ</w:t>
      </w:r>
      <w:proofErr w:type="spellEnd"/>
      <w:r w:rsidRPr="00A824E7">
        <w:rPr>
          <w:rFonts w:ascii="Times New Roman" w:hAnsi="Times New Roman" w:cs="Times New Roman"/>
          <w:sz w:val="28"/>
          <w:szCs w:val="28"/>
        </w:rPr>
        <w:t>. 2025. №207.</w:t>
      </w:r>
    </w:p>
    <w:p w14:paraId="54565BAC" w14:textId="42A3BC52" w:rsidR="002F30B5" w:rsidRPr="00A824E7" w:rsidRDefault="002F30B5" w:rsidP="00A824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4E7">
        <w:rPr>
          <w:rFonts w:ascii="Times New Roman" w:hAnsi="Times New Roman" w:cs="Times New Roman"/>
          <w:sz w:val="28"/>
          <w:szCs w:val="28"/>
        </w:rPr>
        <w:t xml:space="preserve">7. Баженов Артём Эдуардович, Райков Александр Вячеславович, </w:t>
      </w:r>
      <w:proofErr w:type="spellStart"/>
      <w:r w:rsidRPr="00A824E7">
        <w:rPr>
          <w:rFonts w:ascii="Times New Roman" w:hAnsi="Times New Roman" w:cs="Times New Roman"/>
          <w:sz w:val="28"/>
          <w:szCs w:val="28"/>
        </w:rPr>
        <w:t>Нехаев</w:t>
      </w:r>
      <w:proofErr w:type="spellEnd"/>
      <w:r w:rsidRPr="00A824E7">
        <w:rPr>
          <w:rFonts w:ascii="Times New Roman" w:hAnsi="Times New Roman" w:cs="Times New Roman"/>
          <w:sz w:val="28"/>
          <w:szCs w:val="28"/>
        </w:rPr>
        <w:t xml:space="preserve"> Максим Вадимович, Ореховский Никита Викторович</w:t>
      </w:r>
      <w:r w:rsidR="00A132EF" w:rsidRPr="00A132EF">
        <w:rPr>
          <w:rFonts w:ascii="Times New Roman" w:hAnsi="Times New Roman" w:cs="Times New Roman"/>
          <w:sz w:val="28"/>
          <w:szCs w:val="28"/>
        </w:rPr>
        <w:t>.</w:t>
      </w:r>
      <w:r w:rsidRPr="00A824E7">
        <w:rPr>
          <w:rFonts w:ascii="Times New Roman" w:hAnsi="Times New Roman" w:cs="Times New Roman"/>
          <w:sz w:val="28"/>
          <w:szCs w:val="28"/>
        </w:rPr>
        <w:t xml:space="preserve"> Оптимизация взаимодействия </w:t>
      </w:r>
      <w:proofErr w:type="spellStart"/>
      <w:r w:rsidRPr="00A824E7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Pr="00A824E7">
        <w:rPr>
          <w:rFonts w:ascii="Times New Roman" w:hAnsi="Times New Roman" w:cs="Times New Roman"/>
          <w:sz w:val="28"/>
          <w:szCs w:val="28"/>
        </w:rPr>
        <w:t xml:space="preserve"> с использованием асинхронных вызовов и </w:t>
      </w:r>
      <w:r w:rsidRPr="00A824E7">
        <w:rPr>
          <w:rFonts w:ascii="Times New Roman" w:hAnsi="Times New Roman" w:cs="Times New Roman"/>
          <w:sz w:val="28"/>
          <w:szCs w:val="28"/>
        </w:rPr>
        <w:lastRenderedPageBreak/>
        <w:t>брокеров сообщений (</w:t>
      </w:r>
      <w:proofErr w:type="spellStart"/>
      <w:r w:rsidRPr="00A824E7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A824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24E7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A824E7">
        <w:rPr>
          <w:rFonts w:ascii="Times New Roman" w:hAnsi="Times New Roman" w:cs="Times New Roman"/>
          <w:sz w:val="28"/>
          <w:szCs w:val="28"/>
        </w:rPr>
        <w:t xml:space="preserve">) // Программные системы и вычислительные методы. 2025. №4. </w:t>
      </w:r>
    </w:p>
    <w:p w14:paraId="3B6EF82A" w14:textId="0EC5B045" w:rsidR="00390B57" w:rsidRPr="00A824E7" w:rsidRDefault="000F6AB9" w:rsidP="00A824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4E7"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="00390B57" w:rsidRPr="00A824E7">
        <w:rPr>
          <w:rFonts w:ascii="Times New Roman" w:hAnsi="Times New Roman" w:cs="Times New Roman"/>
          <w:sz w:val="28"/>
          <w:szCs w:val="28"/>
        </w:rPr>
        <w:t>Тюкачев</w:t>
      </w:r>
      <w:proofErr w:type="spellEnd"/>
      <w:r w:rsidR="00390B57" w:rsidRPr="00A824E7">
        <w:rPr>
          <w:rFonts w:ascii="Times New Roman" w:hAnsi="Times New Roman" w:cs="Times New Roman"/>
          <w:sz w:val="28"/>
          <w:szCs w:val="28"/>
        </w:rPr>
        <w:t xml:space="preserve"> Николай Аркадиевич Алгоритм определения принадлежности точки многоугольнику общего вида или многограннику с треугольными гранями // Вестник ТГТУ. 2009. №3. </w:t>
      </w:r>
    </w:p>
    <w:p w14:paraId="5107EE8E" w14:textId="596BD40A" w:rsidR="006B7948" w:rsidRPr="00E7357E" w:rsidRDefault="006B7948" w:rsidP="00A824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4E7">
        <w:rPr>
          <w:rFonts w:ascii="Times New Roman" w:hAnsi="Times New Roman" w:cs="Times New Roman"/>
          <w:sz w:val="28"/>
          <w:szCs w:val="28"/>
        </w:rPr>
        <w:t>9. Долгий П. С. ПРОГРАММНЫЕ ОСОБЕННОСТИ РАЗРАБОТКИ ГИС-ПРОЕКТА «ГЕОДИНАМИКА И ТЕХНОГЕНЕЗ БЕЛАРУСИ» // Вестник Полоцкого государственного университета. Серия</w:t>
      </w:r>
      <w:r w:rsidRPr="00E7357E">
        <w:rPr>
          <w:rFonts w:ascii="Times New Roman" w:hAnsi="Times New Roman" w:cs="Times New Roman"/>
          <w:sz w:val="28"/>
          <w:szCs w:val="28"/>
        </w:rPr>
        <w:t xml:space="preserve"> </w:t>
      </w:r>
      <w:r w:rsidRPr="00A824E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7357E">
        <w:rPr>
          <w:rFonts w:ascii="Times New Roman" w:hAnsi="Times New Roman" w:cs="Times New Roman"/>
          <w:sz w:val="28"/>
          <w:szCs w:val="28"/>
        </w:rPr>
        <w:t xml:space="preserve">. </w:t>
      </w:r>
      <w:r w:rsidRPr="00A824E7">
        <w:rPr>
          <w:rFonts w:ascii="Times New Roman" w:hAnsi="Times New Roman" w:cs="Times New Roman"/>
          <w:sz w:val="28"/>
          <w:szCs w:val="28"/>
        </w:rPr>
        <w:t>Строительство</w:t>
      </w:r>
      <w:r w:rsidRPr="00E7357E">
        <w:rPr>
          <w:rFonts w:ascii="Times New Roman" w:hAnsi="Times New Roman" w:cs="Times New Roman"/>
          <w:sz w:val="28"/>
          <w:szCs w:val="28"/>
        </w:rPr>
        <w:t xml:space="preserve">. </w:t>
      </w:r>
      <w:r w:rsidRPr="00A824E7">
        <w:rPr>
          <w:rFonts w:ascii="Times New Roman" w:hAnsi="Times New Roman" w:cs="Times New Roman"/>
          <w:sz w:val="28"/>
          <w:szCs w:val="28"/>
        </w:rPr>
        <w:t>Прикладные</w:t>
      </w:r>
      <w:r w:rsidRPr="00E7357E">
        <w:rPr>
          <w:rFonts w:ascii="Times New Roman" w:hAnsi="Times New Roman" w:cs="Times New Roman"/>
          <w:sz w:val="28"/>
          <w:szCs w:val="28"/>
        </w:rPr>
        <w:t xml:space="preserve"> </w:t>
      </w:r>
      <w:r w:rsidRPr="00A824E7">
        <w:rPr>
          <w:rFonts w:ascii="Times New Roman" w:hAnsi="Times New Roman" w:cs="Times New Roman"/>
          <w:sz w:val="28"/>
          <w:szCs w:val="28"/>
        </w:rPr>
        <w:t>науки</w:t>
      </w:r>
      <w:r w:rsidRPr="00E7357E">
        <w:rPr>
          <w:rFonts w:ascii="Times New Roman" w:hAnsi="Times New Roman" w:cs="Times New Roman"/>
          <w:sz w:val="28"/>
          <w:szCs w:val="28"/>
        </w:rPr>
        <w:t>. 2023. №1.</w:t>
      </w:r>
    </w:p>
    <w:p w14:paraId="2214DD0F" w14:textId="5BAF8753" w:rsidR="00036FF8" w:rsidRPr="00A824E7" w:rsidRDefault="00036FF8" w:rsidP="00A824E7">
      <w:pPr>
        <w:spacing w:line="360" w:lineRule="auto"/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</w:pPr>
      <w:r w:rsidRPr="00E6239C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rPrChange w:id="4543" w:author="Maxim Bystrov" w:date="2026-05-24T15:03:00Z">
            <w:rPr>
              <w:rFonts w:ascii="Times New Roman" w:hAnsi="Times New Roman" w:cs="Times New Roman"/>
              <w:color w:val="1B1B1B"/>
              <w:sz w:val="28"/>
              <w:szCs w:val="28"/>
              <w:shd w:val="clear" w:color="auto" w:fill="FFFFFF"/>
              <w:lang w:val="en-US"/>
            </w:rPr>
          </w:rPrChange>
        </w:rPr>
        <w:t>1</w:t>
      </w:r>
      <w:r w:rsidR="00E807F1" w:rsidRPr="00E6239C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rPrChange w:id="4544" w:author="Maxim Bystrov" w:date="2026-05-24T15:03:00Z">
            <w:rPr>
              <w:rFonts w:ascii="Times New Roman" w:hAnsi="Times New Roman" w:cs="Times New Roman"/>
              <w:color w:val="1B1B1B"/>
              <w:sz w:val="28"/>
              <w:szCs w:val="28"/>
              <w:shd w:val="clear" w:color="auto" w:fill="FFFFFF"/>
              <w:lang w:val="en-US"/>
            </w:rPr>
          </w:rPrChange>
        </w:rPr>
        <w:t>0</w:t>
      </w:r>
      <w:r w:rsidRPr="00E6239C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rPrChange w:id="4545" w:author="Maxim Bystrov" w:date="2026-05-24T15:03:00Z">
            <w:rPr>
              <w:rFonts w:ascii="Times New Roman" w:hAnsi="Times New Roman" w:cs="Times New Roman"/>
              <w:color w:val="1B1B1B"/>
              <w:sz w:val="28"/>
              <w:szCs w:val="28"/>
              <w:shd w:val="clear" w:color="auto" w:fill="FFFFFF"/>
              <w:lang w:val="en-US"/>
            </w:rPr>
          </w:rPrChange>
        </w:rPr>
        <w:t xml:space="preserve">. </w:t>
      </w:r>
      <w:r w:rsidR="00E7357E" w:rsidRPr="00E7357E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>Darius</w:t>
      </w:r>
      <w:r w:rsidR="00E7357E" w:rsidRPr="00E6239C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rPrChange w:id="4546" w:author="Maxim Bystrov" w:date="2026-05-24T15:03:00Z">
            <w:rPr>
              <w:rFonts w:ascii="Times New Roman" w:hAnsi="Times New Roman" w:cs="Times New Roman"/>
              <w:color w:val="1B1B1B"/>
              <w:sz w:val="28"/>
              <w:szCs w:val="28"/>
              <w:shd w:val="clear" w:color="auto" w:fill="FFFFFF"/>
              <w:lang w:val="en-US"/>
            </w:rPr>
          </w:rPrChange>
        </w:rPr>
        <w:t xml:space="preserve"> Š</w:t>
      </w:r>
      <w:proofErr w:type="spellStart"/>
      <w:r w:rsidR="00E7357E" w:rsidRPr="00E7357E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>idlauskas</w:t>
      </w:r>
      <w:proofErr w:type="spellEnd"/>
      <w:r w:rsidR="00E7357E" w:rsidRPr="00E6239C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rPrChange w:id="4547" w:author="Maxim Bystrov" w:date="2026-05-24T15:03:00Z">
            <w:rPr>
              <w:rFonts w:ascii="Times New Roman" w:hAnsi="Times New Roman" w:cs="Times New Roman"/>
              <w:color w:val="1B1B1B"/>
              <w:sz w:val="28"/>
              <w:szCs w:val="28"/>
              <w:shd w:val="clear" w:color="auto" w:fill="FFFFFF"/>
              <w:lang w:val="en-US"/>
            </w:rPr>
          </w:rPrChange>
        </w:rPr>
        <w:t xml:space="preserve">, </w:t>
      </w:r>
      <w:r w:rsidR="00E7357E" w:rsidRPr="00E7357E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>Simonas</w:t>
      </w:r>
      <w:r w:rsidR="00E7357E" w:rsidRPr="00E6239C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rPrChange w:id="4548" w:author="Maxim Bystrov" w:date="2026-05-24T15:03:00Z">
            <w:rPr>
              <w:rFonts w:ascii="Times New Roman" w:hAnsi="Times New Roman" w:cs="Times New Roman"/>
              <w:color w:val="1B1B1B"/>
              <w:sz w:val="28"/>
              <w:szCs w:val="28"/>
              <w:shd w:val="clear" w:color="auto" w:fill="FFFFFF"/>
              <w:lang w:val="en-US"/>
            </w:rPr>
          </w:rPrChange>
        </w:rPr>
        <w:t xml:space="preserve"> Š</w:t>
      </w:r>
      <w:proofErr w:type="spellStart"/>
      <w:r w:rsidR="00E7357E" w:rsidRPr="00E7357E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>altenis</w:t>
      </w:r>
      <w:proofErr w:type="spellEnd"/>
      <w:r w:rsidR="00E7357E" w:rsidRPr="00E6239C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rPrChange w:id="4549" w:author="Maxim Bystrov" w:date="2026-05-24T15:03:00Z">
            <w:rPr>
              <w:rFonts w:ascii="Times New Roman" w:hAnsi="Times New Roman" w:cs="Times New Roman"/>
              <w:color w:val="1B1B1B"/>
              <w:sz w:val="28"/>
              <w:szCs w:val="28"/>
              <w:shd w:val="clear" w:color="auto" w:fill="FFFFFF"/>
              <w:lang w:val="en-US"/>
            </w:rPr>
          </w:rPrChange>
        </w:rPr>
        <w:t xml:space="preserve">, </w:t>
      </w:r>
      <w:r w:rsidR="00E7357E" w:rsidRPr="00E7357E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>Christian</w:t>
      </w:r>
      <w:r w:rsidR="00E7357E" w:rsidRPr="00E6239C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rPrChange w:id="4550" w:author="Maxim Bystrov" w:date="2026-05-24T15:03:00Z">
            <w:rPr>
              <w:rFonts w:ascii="Times New Roman" w:hAnsi="Times New Roman" w:cs="Times New Roman"/>
              <w:color w:val="1B1B1B"/>
              <w:sz w:val="28"/>
              <w:szCs w:val="28"/>
              <w:shd w:val="clear" w:color="auto" w:fill="FFFFFF"/>
              <w:lang w:val="en-US"/>
            </w:rPr>
          </w:rPrChange>
        </w:rPr>
        <w:t xml:space="preserve"> </w:t>
      </w:r>
      <w:r w:rsidR="00E7357E" w:rsidRPr="00E7357E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>W</w:t>
      </w:r>
      <w:r w:rsidR="00E7357E" w:rsidRPr="00E6239C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rPrChange w:id="4551" w:author="Maxim Bystrov" w:date="2026-05-24T15:03:00Z">
            <w:rPr>
              <w:rFonts w:ascii="Times New Roman" w:hAnsi="Times New Roman" w:cs="Times New Roman"/>
              <w:color w:val="1B1B1B"/>
              <w:sz w:val="28"/>
              <w:szCs w:val="28"/>
              <w:shd w:val="clear" w:color="auto" w:fill="FFFFFF"/>
              <w:lang w:val="en-US"/>
            </w:rPr>
          </w:rPrChange>
        </w:rPr>
        <w:t xml:space="preserve">. </w:t>
      </w:r>
      <w:r w:rsidR="00E7357E" w:rsidRPr="00E7357E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>Christiansen</w:t>
      </w:r>
      <w:r w:rsidR="00E7357E" w:rsidRPr="00E6239C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rPrChange w:id="4552" w:author="Maxim Bystrov" w:date="2026-05-24T15:03:00Z">
            <w:rPr>
              <w:rFonts w:ascii="Times New Roman" w:hAnsi="Times New Roman" w:cs="Times New Roman"/>
              <w:color w:val="1B1B1B"/>
              <w:sz w:val="28"/>
              <w:szCs w:val="28"/>
              <w:shd w:val="clear" w:color="auto" w:fill="FFFFFF"/>
              <w:lang w:val="en-US"/>
            </w:rPr>
          </w:rPrChange>
        </w:rPr>
        <w:t xml:space="preserve">, </w:t>
      </w:r>
      <w:r w:rsidR="00E7357E" w:rsidRPr="00E7357E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>Jan</w:t>
      </w:r>
      <w:r w:rsidR="00E7357E" w:rsidRPr="00E6239C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rPrChange w:id="4553" w:author="Maxim Bystrov" w:date="2026-05-24T15:03:00Z">
            <w:rPr>
              <w:rFonts w:ascii="Times New Roman" w:hAnsi="Times New Roman" w:cs="Times New Roman"/>
              <w:color w:val="1B1B1B"/>
              <w:sz w:val="28"/>
              <w:szCs w:val="28"/>
              <w:shd w:val="clear" w:color="auto" w:fill="FFFFFF"/>
              <w:lang w:val="en-US"/>
            </w:rPr>
          </w:rPrChange>
        </w:rPr>
        <w:t xml:space="preserve"> </w:t>
      </w:r>
      <w:r w:rsidR="00E7357E" w:rsidRPr="00E7357E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>M</w:t>
      </w:r>
      <w:r w:rsidR="00E7357E" w:rsidRPr="00E6239C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rPrChange w:id="4554" w:author="Maxim Bystrov" w:date="2026-05-24T15:03:00Z">
            <w:rPr>
              <w:rFonts w:ascii="Times New Roman" w:hAnsi="Times New Roman" w:cs="Times New Roman"/>
              <w:color w:val="1B1B1B"/>
              <w:sz w:val="28"/>
              <w:szCs w:val="28"/>
              <w:shd w:val="clear" w:color="auto" w:fill="FFFFFF"/>
              <w:lang w:val="en-US"/>
            </w:rPr>
          </w:rPrChange>
        </w:rPr>
        <w:t xml:space="preserve">. </w:t>
      </w:r>
      <w:r w:rsidR="00E7357E" w:rsidRPr="00E7357E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>Johansen</w:t>
      </w:r>
      <w:r w:rsidR="00E7357E" w:rsidRPr="00E6239C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rPrChange w:id="4555" w:author="Maxim Bystrov" w:date="2026-05-24T15:03:00Z">
            <w:rPr>
              <w:rFonts w:ascii="Times New Roman" w:hAnsi="Times New Roman" w:cs="Times New Roman"/>
              <w:color w:val="1B1B1B"/>
              <w:sz w:val="28"/>
              <w:szCs w:val="28"/>
              <w:shd w:val="clear" w:color="auto" w:fill="FFFFFF"/>
              <w:lang w:val="en-US"/>
            </w:rPr>
          </w:rPrChange>
        </w:rPr>
        <w:t xml:space="preserve">, </w:t>
      </w:r>
      <w:r w:rsidR="00E7357E" w:rsidRPr="00E7357E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>and</w:t>
      </w:r>
      <w:r w:rsidR="00E7357E" w:rsidRPr="00E6239C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rPrChange w:id="4556" w:author="Maxim Bystrov" w:date="2026-05-24T15:03:00Z">
            <w:rPr>
              <w:rFonts w:ascii="Times New Roman" w:hAnsi="Times New Roman" w:cs="Times New Roman"/>
              <w:color w:val="1B1B1B"/>
              <w:sz w:val="28"/>
              <w:szCs w:val="28"/>
              <w:shd w:val="clear" w:color="auto" w:fill="FFFFFF"/>
              <w:lang w:val="en-US"/>
            </w:rPr>
          </w:rPrChange>
        </w:rPr>
        <w:t xml:space="preserve"> </w:t>
      </w:r>
      <w:r w:rsidR="00E7357E" w:rsidRPr="00E7357E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>Donatas</w:t>
      </w:r>
      <w:r w:rsidR="00E7357E" w:rsidRPr="00E6239C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rPrChange w:id="4557" w:author="Maxim Bystrov" w:date="2026-05-24T15:03:00Z">
            <w:rPr>
              <w:rFonts w:ascii="Times New Roman" w:hAnsi="Times New Roman" w:cs="Times New Roman"/>
              <w:color w:val="1B1B1B"/>
              <w:sz w:val="28"/>
              <w:szCs w:val="28"/>
              <w:shd w:val="clear" w:color="auto" w:fill="FFFFFF"/>
              <w:lang w:val="en-US"/>
            </w:rPr>
          </w:rPrChange>
        </w:rPr>
        <w:t xml:space="preserve"> Š</w:t>
      </w:r>
      <w:proofErr w:type="spellStart"/>
      <w:r w:rsidR="00E7357E" w:rsidRPr="00E7357E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>aulys</w:t>
      </w:r>
      <w:proofErr w:type="spellEnd"/>
      <w:r w:rsidR="00E7357E" w:rsidRPr="00E6239C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rPrChange w:id="4558" w:author="Maxim Bystrov" w:date="2026-05-24T15:03:00Z">
            <w:rPr>
              <w:rFonts w:ascii="Times New Roman" w:hAnsi="Times New Roman" w:cs="Times New Roman"/>
              <w:color w:val="1B1B1B"/>
              <w:sz w:val="28"/>
              <w:szCs w:val="28"/>
              <w:shd w:val="clear" w:color="auto" w:fill="FFFFFF"/>
              <w:lang w:val="en-US"/>
            </w:rPr>
          </w:rPrChange>
        </w:rPr>
        <w:t xml:space="preserve">. </w:t>
      </w:r>
      <w:r w:rsidR="00E7357E" w:rsidRPr="00E7357E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 xml:space="preserve">Trees or grids? indexing moving objects in main memory. </w:t>
      </w:r>
      <w:r w:rsidR="00FD597B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 xml:space="preserve">// </w:t>
      </w:r>
      <w:r w:rsidR="00E7357E" w:rsidRPr="00E7357E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>In Proceedings of the 17th ACM SIGSPATIAL International Conference on Advances in Geographic Information Systems (GIS '09). Association for Computing Machinery, New York, NY, USA, 236–245.</w:t>
      </w:r>
      <w:r w:rsidR="00FD597B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 xml:space="preserve"> 2009.</w:t>
      </w:r>
    </w:p>
    <w:p w14:paraId="5BE2C219" w14:textId="202B9B9D" w:rsidR="00E807F1" w:rsidRPr="00A824E7" w:rsidRDefault="00E807F1" w:rsidP="00A824E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824E7">
        <w:rPr>
          <w:rFonts w:ascii="Times New Roman" w:hAnsi="Times New Roman" w:cs="Times New Roman"/>
          <w:sz w:val="28"/>
          <w:szCs w:val="28"/>
          <w:lang w:val="en-US"/>
        </w:rPr>
        <w:t xml:space="preserve">11. </w:t>
      </w:r>
      <w:r w:rsidR="00942716" w:rsidRPr="009427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Geospatial Grid System // Microsoft Learn URL: https://learn.microsoft.com/ru-ru/kusto/query/geospatial-grid-systems?view=azure-data-explorer (</w:t>
      </w:r>
      <w:proofErr w:type="spellStart"/>
      <w:r w:rsidR="00942716" w:rsidRPr="009427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дата</w:t>
      </w:r>
      <w:proofErr w:type="spellEnd"/>
      <w:r w:rsidR="00942716" w:rsidRPr="009427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="00942716" w:rsidRPr="009427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обращения</w:t>
      </w:r>
      <w:proofErr w:type="spellEnd"/>
      <w:r w:rsidR="00942716" w:rsidRPr="00942716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 03.05.2026).</w:t>
      </w:r>
    </w:p>
    <w:p w14:paraId="15714272" w14:textId="04BB54F4" w:rsidR="00036FF8" w:rsidRPr="005A2557" w:rsidRDefault="00036FF8" w:rsidP="00A824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4E7">
        <w:rPr>
          <w:rFonts w:ascii="Times New Roman" w:hAnsi="Times New Roman" w:cs="Times New Roman"/>
          <w:color w:val="1B1B1B"/>
          <w:sz w:val="28"/>
          <w:szCs w:val="28"/>
          <w:shd w:val="clear" w:color="auto" w:fill="FFFFFF"/>
          <w:lang w:val="en-US"/>
        </w:rPr>
        <w:t xml:space="preserve">12. </w:t>
      </w:r>
      <w:r w:rsidR="005B56D6" w:rsidRPr="005B56D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Al-</w:t>
      </w:r>
      <w:proofErr w:type="spellStart"/>
      <w:r w:rsidR="005B56D6" w:rsidRPr="005B56D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Nsour</w:t>
      </w:r>
      <w:proofErr w:type="spellEnd"/>
      <w:r w:rsidR="005B56D6" w:rsidRPr="005B56D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, Esam &amp; </w:t>
      </w:r>
      <w:proofErr w:type="spellStart"/>
      <w:r w:rsidR="005B56D6" w:rsidRPr="005B56D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Sleit</w:t>
      </w:r>
      <w:proofErr w:type="spellEnd"/>
      <w:r w:rsidR="005B56D6" w:rsidRPr="005B56D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, Azzam &amp; </w:t>
      </w:r>
      <w:proofErr w:type="spellStart"/>
      <w:r w:rsidR="005B56D6" w:rsidRPr="005B56D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Alshraideh</w:t>
      </w:r>
      <w:proofErr w:type="spellEnd"/>
      <w:r w:rsidR="005B56D6" w:rsidRPr="005B56D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, Mohammad. A Pictorial Performance Comparison of Spatial Indexes.</w:t>
      </w:r>
      <w:r w:rsidR="005B56D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 // </w:t>
      </w:r>
      <w:r w:rsidR="005B56D6" w:rsidRPr="005B56D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11th International Conference on Information and Communication Systems (ICICS) 042-047. </w:t>
      </w:r>
      <w:r w:rsidR="005B56D6" w:rsidRPr="005A255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2020.</w:t>
      </w:r>
    </w:p>
    <w:p w14:paraId="5578F6B3" w14:textId="7611200F" w:rsidR="00036FF8" w:rsidRPr="007A5FEE" w:rsidRDefault="004664B1" w:rsidP="00A824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2557">
        <w:rPr>
          <w:rFonts w:ascii="Times New Roman" w:hAnsi="Times New Roman" w:cs="Times New Roman"/>
          <w:sz w:val="28"/>
          <w:szCs w:val="28"/>
        </w:rPr>
        <w:t xml:space="preserve">13. </w:t>
      </w:r>
      <w:r w:rsidRPr="00A824E7">
        <w:rPr>
          <w:rFonts w:ascii="Times New Roman" w:hAnsi="Times New Roman" w:cs="Times New Roman"/>
          <w:sz w:val="28"/>
          <w:szCs w:val="28"/>
        </w:rPr>
        <w:t>Толмачев</w:t>
      </w:r>
      <w:r w:rsidRPr="005A2557">
        <w:rPr>
          <w:rFonts w:ascii="Times New Roman" w:hAnsi="Times New Roman" w:cs="Times New Roman"/>
          <w:sz w:val="28"/>
          <w:szCs w:val="28"/>
        </w:rPr>
        <w:t xml:space="preserve"> </w:t>
      </w:r>
      <w:r w:rsidRPr="00A824E7">
        <w:rPr>
          <w:rFonts w:ascii="Times New Roman" w:hAnsi="Times New Roman" w:cs="Times New Roman"/>
          <w:sz w:val="28"/>
          <w:szCs w:val="28"/>
        </w:rPr>
        <w:t>Павел</w:t>
      </w:r>
      <w:r w:rsidRPr="005A2557">
        <w:rPr>
          <w:rFonts w:ascii="Times New Roman" w:hAnsi="Times New Roman" w:cs="Times New Roman"/>
          <w:sz w:val="28"/>
          <w:szCs w:val="28"/>
        </w:rPr>
        <w:t xml:space="preserve"> </w:t>
      </w:r>
      <w:r w:rsidRPr="00A824E7">
        <w:rPr>
          <w:rFonts w:ascii="Times New Roman" w:hAnsi="Times New Roman" w:cs="Times New Roman"/>
          <w:sz w:val="28"/>
          <w:szCs w:val="28"/>
        </w:rPr>
        <w:t>Владимирович</w:t>
      </w:r>
      <w:r w:rsidRPr="005A2557">
        <w:rPr>
          <w:rFonts w:ascii="Times New Roman" w:hAnsi="Times New Roman" w:cs="Times New Roman"/>
          <w:sz w:val="28"/>
          <w:szCs w:val="28"/>
        </w:rPr>
        <w:t xml:space="preserve"> </w:t>
      </w:r>
      <w:r w:rsidRPr="00A824E7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5A2557">
        <w:rPr>
          <w:rFonts w:ascii="Times New Roman" w:hAnsi="Times New Roman" w:cs="Times New Roman"/>
          <w:sz w:val="28"/>
          <w:szCs w:val="28"/>
        </w:rPr>
        <w:t xml:space="preserve"> 16. </w:t>
      </w:r>
      <w:r w:rsidRPr="00A824E7">
        <w:rPr>
          <w:rFonts w:ascii="Times New Roman" w:hAnsi="Times New Roman" w:cs="Times New Roman"/>
          <w:sz w:val="28"/>
          <w:szCs w:val="28"/>
        </w:rPr>
        <w:t>Оптимизация запросов //</w:t>
      </w:r>
      <w:r w:rsidR="00CD6DE7" w:rsidRPr="00CD6DE7">
        <w:rPr>
          <w:rFonts w:ascii="Times New Roman" w:hAnsi="Times New Roman" w:cs="Times New Roman"/>
          <w:sz w:val="28"/>
          <w:szCs w:val="28"/>
        </w:rPr>
        <w:t xml:space="preserve"> </w:t>
      </w:r>
      <w:r w:rsidRPr="00A824E7">
        <w:rPr>
          <w:rFonts w:ascii="Times New Roman" w:hAnsi="Times New Roman" w:cs="Times New Roman"/>
          <w:sz w:val="28"/>
          <w:szCs w:val="28"/>
        </w:rPr>
        <w:t xml:space="preserve">Москва, </w:t>
      </w:r>
      <w:proofErr w:type="spellStart"/>
      <w:r w:rsidRPr="00A824E7">
        <w:rPr>
          <w:rFonts w:ascii="Times New Roman" w:hAnsi="Times New Roman" w:cs="Times New Roman"/>
          <w:sz w:val="28"/>
          <w:szCs w:val="28"/>
        </w:rPr>
        <w:t>Постгрес</w:t>
      </w:r>
      <w:proofErr w:type="spellEnd"/>
      <w:r w:rsidRPr="00A824E7">
        <w:rPr>
          <w:rFonts w:ascii="Times New Roman" w:hAnsi="Times New Roman" w:cs="Times New Roman"/>
          <w:sz w:val="28"/>
          <w:szCs w:val="28"/>
        </w:rPr>
        <w:t xml:space="preserve"> Профессиональный, 2026</w:t>
      </w:r>
      <w:r w:rsidR="007A5FEE" w:rsidRPr="007A5FEE">
        <w:rPr>
          <w:rFonts w:ascii="Times New Roman" w:hAnsi="Times New Roman" w:cs="Times New Roman"/>
          <w:sz w:val="28"/>
          <w:szCs w:val="28"/>
        </w:rPr>
        <w:t>.</w:t>
      </w:r>
    </w:p>
    <w:p w14:paraId="204ABF16" w14:textId="2B779C0C" w:rsidR="00E567AA" w:rsidRPr="00A824E7" w:rsidRDefault="00E567AA" w:rsidP="00A824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4E7">
        <w:rPr>
          <w:rFonts w:ascii="Times New Roman" w:hAnsi="Times New Roman" w:cs="Times New Roman"/>
          <w:sz w:val="28"/>
          <w:szCs w:val="28"/>
        </w:rPr>
        <w:t xml:space="preserve">14. </w:t>
      </w:r>
      <w:r w:rsidR="00576319" w:rsidRPr="004161CA">
        <w:rPr>
          <w:rFonts w:ascii="Times New Roman" w:hAnsi="Times New Roman" w:cs="Times New Roman"/>
          <w:sz w:val="28"/>
          <w:szCs w:val="28"/>
          <w:shd w:val="clear" w:color="auto" w:fill="FFFFFF"/>
        </w:rPr>
        <w:t>П. И. Смирнов, М. Ю. Карелина, Б. С. Субботин</w:t>
      </w:r>
      <w:r w:rsidRPr="004161CA">
        <w:rPr>
          <w:rFonts w:ascii="Times New Roman" w:hAnsi="Times New Roman" w:cs="Times New Roman"/>
          <w:sz w:val="28"/>
          <w:szCs w:val="28"/>
          <w:shd w:val="clear" w:color="auto" w:fill="FFFFFF"/>
        </w:rPr>
        <w:t>. Применение систем транспортной телематики для повышения эффективности эксплуатации техники /</w:t>
      </w:r>
      <w:r w:rsidR="003A71FD" w:rsidRPr="003A71FD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r w:rsidRPr="004161C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Министерство науки и высшего образования Российской Федерации, Вологодский государственный университет. – </w:t>
      </w:r>
      <w:r w:rsidR="00C84186" w:rsidRPr="004161CA">
        <w:rPr>
          <w:rFonts w:ascii="Times New Roman" w:hAnsi="Times New Roman" w:cs="Times New Roman"/>
          <w:sz w:val="28"/>
          <w:szCs w:val="28"/>
          <w:shd w:val="clear" w:color="auto" w:fill="FFFFFF"/>
        </w:rPr>
        <w:t>Вологда:</w:t>
      </w:r>
      <w:r w:rsidRPr="004161C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4161CA">
        <w:rPr>
          <w:rFonts w:ascii="Times New Roman" w:hAnsi="Times New Roman" w:cs="Times New Roman"/>
          <w:sz w:val="28"/>
          <w:szCs w:val="28"/>
          <w:shd w:val="clear" w:color="auto" w:fill="FFFFFF"/>
        </w:rPr>
        <w:t>ВоГУ</w:t>
      </w:r>
      <w:proofErr w:type="spellEnd"/>
      <w:r w:rsidRPr="004161CA">
        <w:rPr>
          <w:rFonts w:ascii="Times New Roman" w:hAnsi="Times New Roman" w:cs="Times New Roman"/>
          <w:sz w:val="28"/>
          <w:szCs w:val="28"/>
          <w:shd w:val="clear" w:color="auto" w:fill="FFFFFF"/>
        </w:rPr>
        <w:t>, 2023</w:t>
      </w:r>
      <w:r w:rsidR="003A71FD" w:rsidRPr="003A71F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  <w:r w:rsidRPr="004161CA">
        <w:rPr>
          <w:rFonts w:ascii="Times New Roman" w:hAnsi="Times New Roman" w:cs="Times New Roman"/>
          <w:sz w:val="28"/>
          <w:szCs w:val="28"/>
          <w:shd w:val="clear" w:color="auto" w:fill="FFFFFF"/>
        </w:rPr>
        <w:t>с. 123-124</w:t>
      </w:r>
    </w:p>
    <w:p w14:paraId="4E60A7B6" w14:textId="5A54E84C" w:rsidR="00036FF8" w:rsidRPr="00A824E7" w:rsidRDefault="00363529" w:rsidP="00A824E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B20AC">
        <w:rPr>
          <w:rFonts w:ascii="Times New Roman" w:hAnsi="Times New Roman" w:cs="Times New Roman"/>
          <w:sz w:val="28"/>
          <w:szCs w:val="28"/>
          <w:lang w:val="en-US"/>
        </w:rPr>
        <w:lastRenderedPageBreak/>
        <w:t>1</w:t>
      </w:r>
      <w:r w:rsidR="00E567AA" w:rsidRPr="002B20AC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2B20A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9C07EA" w:rsidRPr="009C07EA">
        <w:rPr>
          <w:rFonts w:ascii="Times New Roman" w:hAnsi="Times New Roman" w:cs="Times New Roman"/>
          <w:sz w:val="28"/>
          <w:szCs w:val="28"/>
          <w:lang w:val="en-US"/>
        </w:rPr>
        <w:t xml:space="preserve">JIANG Bohui, ZHOU </w:t>
      </w:r>
      <w:proofErr w:type="spellStart"/>
      <w:r w:rsidR="009C07EA" w:rsidRPr="009C07EA">
        <w:rPr>
          <w:rFonts w:ascii="Times New Roman" w:hAnsi="Times New Roman" w:cs="Times New Roman"/>
          <w:sz w:val="28"/>
          <w:szCs w:val="28"/>
          <w:lang w:val="en-US"/>
        </w:rPr>
        <w:t>Weifeng</w:t>
      </w:r>
      <w:proofErr w:type="spellEnd"/>
      <w:r w:rsidR="009328A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C07EA" w:rsidRPr="009C07EA">
        <w:rPr>
          <w:rFonts w:ascii="Times New Roman" w:hAnsi="Times New Roman" w:cs="Times New Roman"/>
          <w:sz w:val="28"/>
          <w:szCs w:val="28"/>
          <w:lang w:val="en-US"/>
        </w:rPr>
        <w:t xml:space="preserve"> Comparative Analysis of </w:t>
      </w:r>
      <w:proofErr w:type="spellStart"/>
      <w:r w:rsidR="009C07EA" w:rsidRPr="009C07EA">
        <w:rPr>
          <w:rFonts w:ascii="Times New Roman" w:hAnsi="Times New Roman" w:cs="Times New Roman"/>
          <w:sz w:val="28"/>
          <w:szCs w:val="28"/>
          <w:lang w:val="en-US"/>
        </w:rPr>
        <w:t>GeoHash</w:t>
      </w:r>
      <w:proofErr w:type="spellEnd"/>
      <w:r w:rsidR="009C07EA" w:rsidRPr="009C07EA">
        <w:rPr>
          <w:rFonts w:ascii="Times New Roman" w:hAnsi="Times New Roman" w:cs="Times New Roman"/>
          <w:sz w:val="28"/>
          <w:szCs w:val="28"/>
          <w:lang w:val="en-US"/>
        </w:rPr>
        <w:t>, Google S2 and Uber H3 as Global Geographic Grid Coding Methods // Geography &amp; Geographic Information Science. 2024. №40.</w:t>
      </w:r>
    </w:p>
    <w:p w14:paraId="6A3C99CE" w14:textId="72A96D3B" w:rsidR="00036FF8" w:rsidRPr="009C1464" w:rsidRDefault="00D631C8" w:rsidP="00A824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4E7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E567AA" w:rsidRPr="00A824E7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A824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934727" w:rsidRPr="00934727">
        <w:rPr>
          <w:rFonts w:ascii="Times New Roman" w:hAnsi="Times New Roman" w:cs="Times New Roman"/>
          <w:sz w:val="28"/>
          <w:szCs w:val="28"/>
          <w:lang w:val="en-US"/>
        </w:rPr>
        <w:t xml:space="preserve">Marcin </w:t>
      </w:r>
      <w:proofErr w:type="spellStart"/>
      <w:r w:rsidR="00934727" w:rsidRPr="00934727">
        <w:rPr>
          <w:rFonts w:ascii="Times New Roman" w:hAnsi="Times New Roman" w:cs="Times New Roman"/>
          <w:sz w:val="28"/>
          <w:szCs w:val="28"/>
          <w:lang w:val="en-US"/>
        </w:rPr>
        <w:t>Gorawski</w:t>
      </w:r>
      <w:proofErr w:type="spellEnd"/>
      <w:r w:rsidR="00934727" w:rsidRPr="00934727">
        <w:rPr>
          <w:rFonts w:ascii="Times New Roman" w:hAnsi="Times New Roman" w:cs="Times New Roman"/>
          <w:sz w:val="28"/>
          <w:szCs w:val="28"/>
          <w:lang w:val="en-US"/>
        </w:rPr>
        <w:t xml:space="preserve">, Adam </w:t>
      </w:r>
      <w:proofErr w:type="spellStart"/>
      <w:r w:rsidR="00934727" w:rsidRPr="00934727">
        <w:rPr>
          <w:rFonts w:ascii="Times New Roman" w:hAnsi="Times New Roman" w:cs="Times New Roman"/>
          <w:sz w:val="28"/>
          <w:szCs w:val="28"/>
          <w:lang w:val="en-US"/>
        </w:rPr>
        <w:t>Dyga</w:t>
      </w:r>
      <w:proofErr w:type="spellEnd"/>
      <w:r w:rsidR="00496C3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34727" w:rsidRPr="00934727">
        <w:rPr>
          <w:rFonts w:ascii="Times New Roman" w:hAnsi="Times New Roman" w:cs="Times New Roman"/>
          <w:sz w:val="28"/>
          <w:szCs w:val="28"/>
          <w:lang w:val="en-US"/>
        </w:rPr>
        <w:t xml:space="preserve"> Indexing of </w:t>
      </w:r>
      <w:proofErr w:type="spellStart"/>
      <w:r w:rsidR="00934727" w:rsidRPr="00934727">
        <w:rPr>
          <w:rFonts w:ascii="Times New Roman" w:hAnsi="Times New Roman" w:cs="Times New Roman"/>
          <w:sz w:val="28"/>
          <w:szCs w:val="28"/>
          <w:lang w:val="en-US"/>
        </w:rPr>
        <w:t>spatio</w:t>
      </w:r>
      <w:proofErr w:type="spellEnd"/>
      <w:r w:rsidR="00934727" w:rsidRPr="00934727">
        <w:rPr>
          <w:rFonts w:ascii="Times New Roman" w:hAnsi="Times New Roman" w:cs="Times New Roman"/>
          <w:sz w:val="28"/>
          <w:szCs w:val="28"/>
          <w:lang w:val="en-US"/>
        </w:rPr>
        <w:t xml:space="preserve">-temporal telemetric data based on distributed mobile bucket index // Proceedings of the 24th IASTED international conference on Parallel and distributed computing and networks. </w:t>
      </w:r>
      <w:r w:rsidR="00934727" w:rsidRPr="009C1464">
        <w:rPr>
          <w:rFonts w:ascii="Times New Roman" w:hAnsi="Times New Roman" w:cs="Times New Roman"/>
          <w:sz w:val="28"/>
          <w:szCs w:val="28"/>
        </w:rPr>
        <w:t>2006. С. 292-297.</w:t>
      </w:r>
    </w:p>
    <w:p w14:paraId="69D5EE40" w14:textId="69FDAF5E" w:rsidR="00D631C8" w:rsidRPr="005A2557" w:rsidRDefault="00F612AE" w:rsidP="00A824E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824E7">
        <w:rPr>
          <w:rFonts w:ascii="Times New Roman" w:hAnsi="Times New Roman" w:cs="Times New Roman"/>
          <w:sz w:val="28"/>
          <w:szCs w:val="28"/>
        </w:rPr>
        <w:t xml:space="preserve">17. </w:t>
      </w:r>
      <w:r w:rsidR="009C1464" w:rsidRPr="009C1464">
        <w:rPr>
          <w:rFonts w:ascii="Times New Roman" w:hAnsi="Times New Roman" w:cs="Times New Roman"/>
          <w:sz w:val="28"/>
          <w:szCs w:val="28"/>
        </w:rPr>
        <w:t>ГОСТ 33465-2015</w:t>
      </w:r>
      <w:r w:rsidR="009C1464">
        <w:rPr>
          <w:rFonts w:ascii="Times New Roman" w:hAnsi="Times New Roman" w:cs="Times New Roman"/>
          <w:sz w:val="28"/>
          <w:szCs w:val="28"/>
        </w:rPr>
        <w:t xml:space="preserve">. </w:t>
      </w:r>
      <w:r w:rsidR="009C1464" w:rsidRPr="009C1464">
        <w:rPr>
          <w:rFonts w:ascii="Times New Roman" w:hAnsi="Times New Roman" w:cs="Times New Roman"/>
          <w:sz w:val="28"/>
          <w:szCs w:val="28"/>
        </w:rPr>
        <w:t>Глобальная навигационная спутниковая система. Система экстренного реагирования при авариях. Протокол обмена данными устройства/системы вызова экстренных оперативных служб с инфраструктурой системы экстренного реагирования при авариях</w:t>
      </w:r>
      <w:r w:rsidR="009C1464">
        <w:rPr>
          <w:rFonts w:ascii="Times New Roman" w:hAnsi="Times New Roman" w:cs="Times New Roman"/>
          <w:sz w:val="28"/>
          <w:szCs w:val="28"/>
        </w:rPr>
        <w:t xml:space="preserve"> </w:t>
      </w:r>
      <w:r w:rsidR="009C1464" w:rsidRPr="009C1464">
        <w:rPr>
          <w:rFonts w:ascii="Times New Roman" w:hAnsi="Times New Roman" w:cs="Times New Roman"/>
          <w:sz w:val="28"/>
          <w:szCs w:val="28"/>
        </w:rPr>
        <w:t xml:space="preserve">// </w:t>
      </w:r>
      <w:r w:rsidR="009C1464">
        <w:rPr>
          <w:rFonts w:ascii="Times New Roman" w:hAnsi="Times New Roman" w:cs="Times New Roman"/>
          <w:sz w:val="28"/>
          <w:szCs w:val="28"/>
        </w:rPr>
        <w:t xml:space="preserve">Москва: </w:t>
      </w:r>
      <w:proofErr w:type="spellStart"/>
      <w:r w:rsidR="009C1464" w:rsidRPr="009C1464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="009C1464" w:rsidRPr="009C1464">
        <w:rPr>
          <w:rFonts w:ascii="Times New Roman" w:hAnsi="Times New Roman" w:cs="Times New Roman"/>
          <w:sz w:val="28"/>
          <w:szCs w:val="28"/>
        </w:rPr>
        <w:t xml:space="preserve">, 2017. </w:t>
      </w:r>
      <w:r w:rsidR="009C1464" w:rsidRPr="005A2557">
        <w:rPr>
          <w:rFonts w:ascii="Times New Roman" w:hAnsi="Times New Roman" w:cs="Times New Roman"/>
          <w:sz w:val="28"/>
          <w:szCs w:val="28"/>
          <w:lang w:val="en-US"/>
        </w:rPr>
        <w:t xml:space="preserve">65 </w:t>
      </w:r>
      <w:r w:rsidR="009C1464">
        <w:rPr>
          <w:rFonts w:ascii="Times New Roman" w:hAnsi="Times New Roman" w:cs="Times New Roman"/>
          <w:sz w:val="28"/>
          <w:szCs w:val="28"/>
        </w:rPr>
        <w:t>с</w:t>
      </w:r>
      <w:r w:rsidR="009C1464" w:rsidRPr="005A255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B5F8F1A" w14:textId="3346FDFF" w:rsidR="00652B33" w:rsidRPr="00372576" w:rsidRDefault="00652B33" w:rsidP="00A824E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72576">
        <w:rPr>
          <w:rFonts w:ascii="Times New Roman" w:hAnsi="Times New Roman" w:cs="Times New Roman"/>
          <w:sz w:val="28"/>
          <w:szCs w:val="28"/>
          <w:lang w:val="en-US"/>
        </w:rPr>
        <w:t xml:space="preserve">18. </w:t>
      </w:r>
      <w:r w:rsidR="00372576" w:rsidRPr="00372576">
        <w:rPr>
          <w:rFonts w:ascii="Times New Roman" w:hAnsi="Times New Roman" w:cs="Times New Roman"/>
          <w:sz w:val="28"/>
          <w:szCs w:val="28"/>
          <w:lang w:val="en-US"/>
        </w:rPr>
        <w:t xml:space="preserve">Performance Impact of 10,000+ Geofences in </w:t>
      </w:r>
      <w:proofErr w:type="spellStart"/>
      <w:r w:rsidR="00372576" w:rsidRPr="00372576">
        <w:rPr>
          <w:rFonts w:ascii="Times New Roman" w:hAnsi="Times New Roman" w:cs="Times New Roman"/>
          <w:sz w:val="28"/>
          <w:szCs w:val="28"/>
          <w:lang w:val="en-US"/>
        </w:rPr>
        <w:t>Traccar</w:t>
      </w:r>
      <w:proofErr w:type="spellEnd"/>
      <w:r w:rsidR="00372576" w:rsidRPr="00372576">
        <w:rPr>
          <w:rFonts w:ascii="Times New Roman" w:hAnsi="Times New Roman" w:cs="Times New Roman"/>
          <w:sz w:val="28"/>
          <w:szCs w:val="28"/>
          <w:lang w:val="en-US"/>
        </w:rPr>
        <w:t xml:space="preserve"> // </w:t>
      </w:r>
      <w:proofErr w:type="spellStart"/>
      <w:r w:rsidR="00372576" w:rsidRPr="00372576">
        <w:rPr>
          <w:rFonts w:ascii="Times New Roman" w:hAnsi="Times New Roman" w:cs="Times New Roman"/>
          <w:sz w:val="28"/>
          <w:szCs w:val="28"/>
          <w:lang w:val="en-US"/>
        </w:rPr>
        <w:t>Traccar</w:t>
      </w:r>
      <w:proofErr w:type="spellEnd"/>
      <w:r w:rsidR="00372576" w:rsidRPr="00372576">
        <w:rPr>
          <w:rFonts w:ascii="Times New Roman" w:hAnsi="Times New Roman" w:cs="Times New Roman"/>
          <w:sz w:val="28"/>
          <w:szCs w:val="28"/>
          <w:lang w:val="en-US"/>
        </w:rPr>
        <w:t xml:space="preserve"> URL: https://www.traccar.org/forums/topic/performance-impact-of-10000-geofences-in-traccar/ (</w:t>
      </w:r>
      <w:proofErr w:type="spellStart"/>
      <w:r w:rsidR="00372576" w:rsidRPr="00372576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="00372576" w:rsidRPr="003725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72576" w:rsidRPr="00372576">
        <w:rPr>
          <w:rFonts w:ascii="Times New Roman" w:hAnsi="Times New Roman" w:cs="Times New Roman"/>
          <w:sz w:val="28"/>
          <w:szCs w:val="28"/>
          <w:lang w:val="en-US"/>
        </w:rPr>
        <w:t>обращения</w:t>
      </w:r>
      <w:proofErr w:type="spellEnd"/>
      <w:r w:rsidR="00372576" w:rsidRPr="00372576">
        <w:rPr>
          <w:rFonts w:ascii="Times New Roman" w:hAnsi="Times New Roman" w:cs="Times New Roman"/>
          <w:sz w:val="28"/>
          <w:szCs w:val="28"/>
          <w:lang w:val="en-US"/>
        </w:rPr>
        <w:t>: 03.05.2026).</w:t>
      </w:r>
    </w:p>
    <w:p w14:paraId="48BD5220" w14:textId="77777777" w:rsidR="00E3184C" w:rsidRDefault="006D57C0" w:rsidP="00A824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24E7">
        <w:rPr>
          <w:rFonts w:ascii="Times New Roman" w:hAnsi="Times New Roman" w:cs="Times New Roman"/>
          <w:sz w:val="28"/>
          <w:szCs w:val="28"/>
        </w:rPr>
        <w:t xml:space="preserve">19. </w:t>
      </w:r>
      <w:r w:rsidR="00F7168C" w:rsidRPr="00F7168C">
        <w:rPr>
          <w:rFonts w:ascii="Times New Roman" w:hAnsi="Times New Roman" w:cs="Times New Roman"/>
          <w:sz w:val="28"/>
          <w:szCs w:val="28"/>
        </w:rPr>
        <w:t xml:space="preserve">Ограничения // </w:t>
      </w:r>
      <w:proofErr w:type="spellStart"/>
      <w:r w:rsidR="00F7168C" w:rsidRPr="00F7168C">
        <w:rPr>
          <w:rFonts w:ascii="Times New Roman" w:hAnsi="Times New Roman" w:cs="Times New Roman"/>
          <w:sz w:val="28"/>
          <w:szCs w:val="28"/>
          <w:lang w:val="en-US"/>
        </w:rPr>
        <w:t>Wialon</w:t>
      </w:r>
      <w:proofErr w:type="spellEnd"/>
      <w:r w:rsidR="00F7168C" w:rsidRPr="00F7168C">
        <w:rPr>
          <w:rFonts w:ascii="Times New Roman" w:hAnsi="Times New Roman" w:cs="Times New Roman"/>
          <w:sz w:val="28"/>
          <w:szCs w:val="28"/>
        </w:rPr>
        <w:t xml:space="preserve"> Справочный центр </w:t>
      </w:r>
      <w:r w:rsidR="00F7168C" w:rsidRPr="00F7168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F7168C" w:rsidRPr="00F7168C">
        <w:rPr>
          <w:rFonts w:ascii="Times New Roman" w:hAnsi="Times New Roman" w:cs="Times New Roman"/>
          <w:sz w:val="28"/>
          <w:szCs w:val="28"/>
        </w:rPr>
        <w:t xml:space="preserve">: </w:t>
      </w:r>
      <w:r w:rsidR="00F7168C" w:rsidRPr="00F7168C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F7168C" w:rsidRPr="00F7168C">
        <w:rPr>
          <w:rFonts w:ascii="Times New Roman" w:hAnsi="Times New Roman" w:cs="Times New Roman"/>
          <w:sz w:val="28"/>
          <w:szCs w:val="28"/>
        </w:rPr>
        <w:t>://</w:t>
      </w:r>
      <w:r w:rsidR="00F7168C" w:rsidRPr="00F7168C">
        <w:rPr>
          <w:rFonts w:ascii="Times New Roman" w:hAnsi="Times New Roman" w:cs="Times New Roman"/>
          <w:sz w:val="28"/>
          <w:szCs w:val="28"/>
          <w:lang w:val="en-US"/>
        </w:rPr>
        <w:t>help</w:t>
      </w:r>
      <w:r w:rsidR="00F7168C" w:rsidRPr="00F7168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F7168C" w:rsidRPr="00F7168C">
        <w:rPr>
          <w:rFonts w:ascii="Times New Roman" w:hAnsi="Times New Roman" w:cs="Times New Roman"/>
          <w:sz w:val="28"/>
          <w:szCs w:val="28"/>
          <w:lang w:val="en-US"/>
        </w:rPr>
        <w:t>wialon</w:t>
      </w:r>
      <w:proofErr w:type="spellEnd"/>
      <w:r w:rsidR="00F7168C" w:rsidRPr="00F7168C">
        <w:rPr>
          <w:rFonts w:ascii="Times New Roman" w:hAnsi="Times New Roman" w:cs="Times New Roman"/>
          <w:sz w:val="28"/>
          <w:szCs w:val="28"/>
        </w:rPr>
        <w:t>.</w:t>
      </w:r>
      <w:r w:rsidR="00F7168C" w:rsidRPr="00F7168C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F7168C" w:rsidRPr="00F7168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F7168C" w:rsidRPr="00F7168C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="00F7168C" w:rsidRPr="00F7168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F7168C" w:rsidRPr="00F7168C">
        <w:rPr>
          <w:rFonts w:ascii="Times New Roman" w:hAnsi="Times New Roman" w:cs="Times New Roman"/>
          <w:sz w:val="28"/>
          <w:szCs w:val="28"/>
          <w:lang w:val="en-US"/>
        </w:rPr>
        <w:t>wialon</w:t>
      </w:r>
      <w:proofErr w:type="spellEnd"/>
      <w:r w:rsidR="00F7168C" w:rsidRPr="00F7168C">
        <w:rPr>
          <w:rFonts w:ascii="Times New Roman" w:hAnsi="Times New Roman" w:cs="Times New Roman"/>
          <w:sz w:val="28"/>
          <w:szCs w:val="28"/>
        </w:rPr>
        <w:t>-</w:t>
      </w:r>
      <w:r w:rsidR="00F7168C" w:rsidRPr="00F7168C">
        <w:rPr>
          <w:rFonts w:ascii="Times New Roman" w:hAnsi="Times New Roman" w:cs="Times New Roman"/>
          <w:sz w:val="28"/>
          <w:szCs w:val="28"/>
          <w:lang w:val="en-US"/>
        </w:rPr>
        <w:t>local</w:t>
      </w:r>
      <w:r w:rsidR="00F7168C" w:rsidRPr="00F7168C">
        <w:rPr>
          <w:rFonts w:ascii="Times New Roman" w:hAnsi="Times New Roman" w:cs="Times New Roman"/>
          <w:sz w:val="28"/>
          <w:szCs w:val="28"/>
        </w:rPr>
        <w:t>/2304/</w:t>
      </w:r>
      <w:r w:rsidR="00F7168C" w:rsidRPr="00F7168C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F7168C" w:rsidRPr="00F7168C">
        <w:rPr>
          <w:rFonts w:ascii="Times New Roman" w:hAnsi="Times New Roman" w:cs="Times New Roman"/>
          <w:sz w:val="28"/>
          <w:szCs w:val="28"/>
        </w:rPr>
        <w:t>-</w:t>
      </w:r>
      <w:r w:rsidR="00F7168C" w:rsidRPr="00F7168C">
        <w:rPr>
          <w:rFonts w:ascii="Times New Roman" w:hAnsi="Times New Roman" w:cs="Times New Roman"/>
          <w:sz w:val="28"/>
          <w:szCs w:val="28"/>
          <w:lang w:val="en-US"/>
        </w:rPr>
        <w:t>guide</w:t>
      </w:r>
      <w:r w:rsidR="00F7168C" w:rsidRPr="00F7168C">
        <w:rPr>
          <w:rFonts w:ascii="Times New Roman" w:hAnsi="Times New Roman" w:cs="Times New Roman"/>
          <w:sz w:val="28"/>
          <w:szCs w:val="28"/>
        </w:rPr>
        <w:t>/</w:t>
      </w:r>
      <w:r w:rsidR="00F7168C" w:rsidRPr="00F7168C">
        <w:rPr>
          <w:rFonts w:ascii="Times New Roman" w:hAnsi="Times New Roman" w:cs="Times New Roman"/>
          <w:sz w:val="28"/>
          <w:szCs w:val="28"/>
          <w:lang w:val="en-US"/>
        </w:rPr>
        <w:t>monitoring</w:t>
      </w:r>
      <w:r w:rsidR="00F7168C" w:rsidRPr="00F7168C">
        <w:rPr>
          <w:rFonts w:ascii="Times New Roman" w:hAnsi="Times New Roman" w:cs="Times New Roman"/>
          <w:sz w:val="28"/>
          <w:szCs w:val="28"/>
        </w:rPr>
        <w:t>-</w:t>
      </w:r>
      <w:r w:rsidR="00F7168C" w:rsidRPr="00F7168C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="00F7168C" w:rsidRPr="00F7168C">
        <w:rPr>
          <w:rFonts w:ascii="Times New Roman" w:hAnsi="Times New Roman" w:cs="Times New Roman"/>
          <w:sz w:val="28"/>
          <w:szCs w:val="28"/>
        </w:rPr>
        <w:t>/</w:t>
      </w:r>
      <w:r w:rsidR="00F7168C" w:rsidRPr="00F7168C">
        <w:rPr>
          <w:rFonts w:ascii="Times New Roman" w:hAnsi="Times New Roman" w:cs="Times New Roman"/>
          <w:sz w:val="28"/>
          <w:szCs w:val="28"/>
          <w:lang w:val="en-US"/>
        </w:rPr>
        <w:t>limitations</w:t>
      </w:r>
      <w:r w:rsidR="00F7168C" w:rsidRPr="00F7168C">
        <w:rPr>
          <w:rFonts w:ascii="Times New Roman" w:hAnsi="Times New Roman" w:cs="Times New Roman"/>
          <w:sz w:val="28"/>
          <w:szCs w:val="28"/>
        </w:rPr>
        <w:t xml:space="preserve"> (дата обращения: 03.05.2026).</w:t>
      </w:r>
    </w:p>
    <w:p w14:paraId="64FD8675" w14:textId="55FE8442" w:rsidR="00F21212" w:rsidRDefault="0002397E" w:rsidP="00A824E7">
      <w:pPr>
        <w:spacing w:line="360" w:lineRule="auto"/>
        <w:rPr>
          <w:ins w:id="4559" w:author="Maxim Bystrov" w:date="2026-05-20T22:17:00Z"/>
          <w:rFonts w:ascii="Times New Roman" w:hAnsi="Times New Roman" w:cs="Times New Roman"/>
          <w:sz w:val="28"/>
          <w:szCs w:val="28"/>
        </w:rPr>
      </w:pPr>
      <w:r w:rsidRPr="00A824E7">
        <w:rPr>
          <w:rFonts w:ascii="Times New Roman" w:hAnsi="Times New Roman" w:cs="Times New Roman"/>
          <w:sz w:val="28"/>
          <w:szCs w:val="28"/>
        </w:rPr>
        <w:t xml:space="preserve">20. </w:t>
      </w:r>
      <w:r w:rsidR="00583190" w:rsidRPr="00583190">
        <w:rPr>
          <w:rFonts w:ascii="Times New Roman" w:hAnsi="Times New Roman" w:cs="Times New Roman"/>
          <w:sz w:val="28"/>
          <w:szCs w:val="28"/>
        </w:rPr>
        <w:t xml:space="preserve">Системные требования // </w:t>
      </w:r>
      <w:r w:rsidR="00583190" w:rsidRPr="00583190">
        <w:rPr>
          <w:rFonts w:ascii="Times New Roman" w:hAnsi="Times New Roman" w:cs="Times New Roman"/>
          <w:sz w:val="28"/>
          <w:szCs w:val="28"/>
          <w:lang w:val="en-US"/>
        </w:rPr>
        <w:t>Fort</w:t>
      </w:r>
      <w:r w:rsidR="00583190" w:rsidRPr="00583190">
        <w:rPr>
          <w:rFonts w:ascii="Times New Roman" w:hAnsi="Times New Roman" w:cs="Times New Roman"/>
          <w:sz w:val="28"/>
          <w:szCs w:val="28"/>
        </w:rPr>
        <w:t xml:space="preserve"> </w:t>
      </w:r>
      <w:r w:rsidR="00583190" w:rsidRPr="00583190">
        <w:rPr>
          <w:rFonts w:ascii="Times New Roman" w:hAnsi="Times New Roman" w:cs="Times New Roman"/>
          <w:sz w:val="28"/>
          <w:szCs w:val="28"/>
          <w:lang w:val="en-US"/>
        </w:rPr>
        <w:t>Monitor</w:t>
      </w:r>
      <w:r w:rsidR="00583190" w:rsidRPr="00583190">
        <w:rPr>
          <w:rFonts w:ascii="Times New Roman" w:hAnsi="Times New Roman" w:cs="Times New Roman"/>
          <w:sz w:val="28"/>
          <w:szCs w:val="28"/>
        </w:rPr>
        <w:t xml:space="preserve"> </w:t>
      </w:r>
      <w:r w:rsidR="00583190" w:rsidRPr="00583190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583190" w:rsidRPr="00583190">
        <w:rPr>
          <w:rFonts w:ascii="Times New Roman" w:hAnsi="Times New Roman" w:cs="Times New Roman"/>
          <w:sz w:val="28"/>
          <w:szCs w:val="28"/>
        </w:rPr>
        <w:t xml:space="preserve">: </w:t>
      </w:r>
      <w:r w:rsidR="00583190" w:rsidRPr="00583190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583190" w:rsidRPr="00583190">
        <w:rPr>
          <w:rFonts w:ascii="Times New Roman" w:hAnsi="Times New Roman" w:cs="Times New Roman"/>
          <w:sz w:val="28"/>
          <w:szCs w:val="28"/>
        </w:rPr>
        <w:t>://</w:t>
      </w:r>
      <w:r w:rsidR="00583190" w:rsidRPr="00583190">
        <w:rPr>
          <w:rFonts w:ascii="Times New Roman" w:hAnsi="Times New Roman" w:cs="Times New Roman"/>
          <w:sz w:val="28"/>
          <w:szCs w:val="28"/>
          <w:lang w:val="en-US"/>
        </w:rPr>
        <w:t>support</w:t>
      </w:r>
      <w:r w:rsidR="00583190" w:rsidRPr="00583190">
        <w:rPr>
          <w:rFonts w:ascii="Times New Roman" w:hAnsi="Times New Roman" w:cs="Times New Roman"/>
          <w:sz w:val="28"/>
          <w:szCs w:val="28"/>
        </w:rPr>
        <w:t>.</w:t>
      </w:r>
      <w:r w:rsidR="00583190" w:rsidRPr="00583190">
        <w:rPr>
          <w:rFonts w:ascii="Times New Roman" w:hAnsi="Times New Roman" w:cs="Times New Roman"/>
          <w:sz w:val="28"/>
          <w:szCs w:val="28"/>
          <w:lang w:val="en-US"/>
        </w:rPr>
        <w:t>fort</w:t>
      </w:r>
      <w:r w:rsidR="00583190" w:rsidRPr="00583190">
        <w:rPr>
          <w:rFonts w:ascii="Times New Roman" w:hAnsi="Times New Roman" w:cs="Times New Roman"/>
          <w:sz w:val="28"/>
          <w:szCs w:val="28"/>
        </w:rPr>
        <w:t>-</w:t>
      </w:r>
      <w:r w:rsidR="00583190" w:rsidRPr="00583190">
        <w:rPr>
          <w:rFonts w:ascii="Times New Roman" w:hAnsi="Times New Roman" w:cs="Times New Roman"/>
          <w:sz w:val="28"/>
          <w:szCs w:val="28"/>
          <w:lang w:val="en-US"/>
        </w:rPr>
        <w:t>monitor</w:t>
      </w:r>
      <w:r w:rsidR="00583190" w:rsidRPr="0058319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583190" w:rsidRPr="00583190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="00583190" w:rsidRPr="00583190">
        <w:rPr>
          <w:rFonts w:ascii="Times New Roman" w:hAnsi="Times New Roman" w:cs="Times New Roman"/>
          <w:sz w:val="28"/>
          <w:szCs w:val="28"/>
        </w:rPr>
        <w:t>/</w:t>
      </w:r>
      <w:r w:rsidR="00583190" w:rsidRPr="00583190"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="00583190" w:rsidRPr="00583190">
        <w:rPr>
          <w:rFonts w:ascii="Times New Roman" w:hAnsi="Times New Roman" w:cs="Times New Roman"/>
          <w:sz w:val="28"/>
          <w:szCs w:val="28"/>
        </w:rPr>
        <w:t>/30936 (дата обращения: 03.05.2026).</w:t>
      </w:r>
    </w:p>
    <w:p w14:paraId="628C4677" w14:textId="25946B09" w:rsidR="007F0332" w:rsidRDefault="007F0332" w:rsidP="007F0332">
      <w:pPr>
        <w:spacing w:line="360" w:lineRule="auto"/>
        <w:rPr>
          <w:ins w:id="4560" w:author="Maxim Bystrov" w:date="2026-05-23T22:47:00Z"/>
          <w:rFonts w:ascii="Times New Roman" w:hAnsi="Times New Roman" w:cs="Times New Roman"/>
          <w:sz w:val="28"/>
          <w:szCs w:val="28"/>
        </w:rPr>
      </w:pPr>
      <w:ins w:id="4561" w:author="Maxim Bystrov" w:date="2026-05-23T22:47:00Z">
        <w:r>
          <w:rPr>
            <w:rFonts w:ascii="Times New Roman" w:hAnsi="Times New Roman" w:cs="Times New Roman"/>
            <w:sz w:val="28"/>
            <w:szCs w:val="28"/>
          </w:rPr>
          <w:t xml:space="preserve">21. </w:t>
        </w:r>
        <w:proofErr w:type="spellStart"/>
        <w:r w:rsidRPr="003F1A2C">
          <w:rPr>
            <w:rFonts w:ascii="Times New Roman" w:hAnsi="Times New Roman" w:cs="Times New Roman"/>
            <w:sz w:val="28"/>
            <w:szCs w:val="28"/>
          </w:rPr>
          <w:t>Кусепова</w:t>
        </w:r>
        <w:proofErr w:type="spellEnd"/>
        <w:r w:rsidRPr="003F1A2C">
          <w:rPr>
            <w:rFonts w:ascii="Times New Roman" w:hAnsi="Times New Roman" w:cs="Times New Roman"/>
            <w:sz w:val="28"/>
            <w:szCs w:val="28"/>
          </w:rPr>
          <w:t xml:space="preserve"> Л.Т., </w:t>
        </w:r>
        <w:proofErr w:type="spellStart"/>
        <w:r w:rsidRPr="003F1A2C">
          <w:rPr>
            <w:rFonts w:ascii="Times New Roman" w:hAnsi="Times New Roman" w:cs="Times New Roman"/>
            <w:sz w:val="28"/>
            <w:szCs w:val="28"/>
          </w:rPr>
          <w:t>Кусепова</w:t>
        </w:r>
        <w:proofErr w:type="spellEnd"/>
        <w:r w:rsidRPr="003F1A2C">
          <w:rPr>
            <w:rFonts w:ascii="Times New Roman" w:hAnsi="Times New Roman" w:cs="Times New Roman"/>
            <w:sz w:val="28"/>
            <w:szCs w:val="28"/>
          </w:rPr>
          <w:t xml:space="preserve"> Г.Т. АНАЛИЗ И СРАВНЕНИЕ ИНСТРУМЕНТОВ ОРКЕСТРАЦИИ КОНТЕЙНЕРОВ В ЛОКАЛЬНОЙ И ОБЛАЧНОЙ ИНФРАСТРУКТУРЕ. Вестник Казахстанско-Британского технического университета. 2026;23(1):22-36.</w:t>
        </w:r>
      </w:ins>
    </w:p>
    <w:p w14:paraId="7A56C8FE" w14:textId="6DFEA9BB" w:rsidR="00B50EFC" w:rsidRDefault="00B50EFC" w:rsidP="00B50EFC">
      <w:pPr>
        <w:spacing w:line="360" w:lineRule="auto"/>
        <w:rPr>
          <w:ins w:id="4562" w:author="Maxim Bystrov" w:date="2026-05-23T22:52:00Z"/>
          <w:rFonts w:ascii="Times New Roman" w:hAnsi="Times New Roman" w:cs="Times New Roman"/>
          <w:sz w:val="28"/>
          <w:szCs w:val="28"/>
        </w:rPr>
      </w:pPr>
      <w:ins w:id="4563" w:author="Maxim Bystrov" w:date="2026-05-23T22:48:00Z">
        <w:r w:rsidRPr="00B50EFC">
          <w:rPr>
            <w:rFonts w:ascii="Times New Roman" w:hAnsi="Times New Roman" w:cs="Times New Roman"/>
            <w:sz w:val="28"/>
            <w:szCs w:val="28"/>
            <w:rPrChange w:id="4564" w:author="Maxim Bystrov" w:date="2026-05-23T22:48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 xml:space="preserve">22. </w:t>
        </w:r>
        <w:r w:rsidRPr="00151A87">
          <w:rPr>
            <w:rFonts w:ascii="Times New Roman" w:hAnsi="Times New Roman" w:cs="Times New Roman"/>
            <w:sz w:val="28"/>
            <w:szCs w:val="28"/>
          </w:rPr>
          <w:t xml:space="preserve">Баланов А.Н. Построение </w:t>
        </w:r>
        <w:proofErr w:type="spellStart"/>
        <w:r w:rsidRPr="00151A87">
          <w:rPr>
            <w:rFonts w:ascii="Times New Roman" w:hAnsi="Times New Roman" w:cs="Times New Roman"/>
            <w:sz w:val="28"/>
            <w:szCs w:val="28"/>
          </w:rPr>
          <w:t>микросервисной</w:t>
        </w:r>
        <w:proofErr w:type="spellEnd"/>
        <w:r w:rsidRPr="00151A87">
          <w:rPr>
            <w:rFonts w:ascii="Times New Roman" w:hAnsi="Times New Roman" w:cs="Times New Roman"/>
            <w:sz w:val="28"/>
            <w:szCs w:val="28"/>
          </w:rPr>
          <w:t xml:space="preserve"> архитектуры и разработка высоконагруженных приложений. Учебное пособие. М. СПб. Краснодар: Лань, 2024.</w:t>
        </w:r>
      </w:ins>
    </w:p>
    <w:p w14:paraId="5DC24F1C" w14:textId="5D6F3B43" w:rsidR="00AF32BE" w:rsidRDefault="00AF32BE" w:rsidP="00B50EFC">
      <w:pPr>
        <w:spacing w:line="360" w:lineRule="auto"/>
        <w:rPr>
          <w:ins w:id="4565" w:author="Maxim Bystrov" w:date="2026-05-23T23:12:00Z"/>
          <w:rFonts w:ascii="Times New Roman" w:hAnsi="Times New Roman" w:cs="Times New Roman"/>
          <w:sz w:val="28"/>
          <w:szCs w:val="28"/>
        </w:rPr>
      </w:pPr>
      <w:ins w:id="4566" w:author="Maxim Bystrov" w:date="2026-05-23T22:52:00Z">
        <w:r w:rsidRPr="00AF32BE">
          <w:rPr>
            <w:rFonts w:ascii="Times New Roman" w:hAnsi="Times New Roman" w:cs="Times New Roman"/>
            <w:sz w:val="28"/>
            <w:szCs w:val="28"/>
            <w:rPrChange w:id="4567" w:author="Maxim Bystrov" w:date="2026-05-23T22:52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lastRenderedPageBreak/>
          <w:t xml:space="preserve">23. </w:t>
        </w:r>
        <w:r w:rsidRPr="00AF32BE">
          <w:rPr>
            <w:rFonts w:ascii="Times New Roman" w:hAnsi="Times New Roman" w:cs="Times New Roman"/>
            <w:sz w:val="28"/>
            <w:szCs w:val="28"/>
            <w:rPrChange w:id="4568" w:author="Maxim Bystrov" w:date="2026-05-23T22:52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 xml:space="preserve">Оптимизация </w:t>
        </w:r>
        <w:r w:rsidRPr="00AF32BE">
          <w:rPr>
            <w:rFonts w:ascii="Times New Roman" w:hAnsi="Times New Roman" w:cs="Times New Roman"/>
            <w:sz w:val="28"/>
            <w:szCs w:val="28"/>
            <w:lang w:val="en-US"/>
          </w:rPr>
          <w:t>Redis</w:t>
        </w:r>
        <w:r w:rsidRPr="00AF32BE">
          <w:rPr>
            <w:rFonts w:ascii="Times New Roman" w:hAnsi="Times New Roman" w:cs="Times New Roman"/>
            <w:sz w:val="28"/>
            <w:szCs w:val="28"/>
            <w:rPrChange w:id="4569" w:author="Maxim Bystrov" w:date="2026-05-23T22:52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 xml:space="preserve"> для высоких нагрузок: полное руководство // </w:t>
        </w:r>
        <w:r w:rsidRPr="00AF32BE">
          <w:rPr>
            <w:rFonts w:ascii="Times New Roman" w:hAnsi="Times New Roman" w:cs="Times New Roman"/>
            <w:sz w:val="28"/>
            <w:szCs w:val="28"/>
            <w:lang w:val="en-US"/>
          </w:rPr>
          <w:t>Habr</w:t>
        </w:r>
        <w:r w:rsidRPr="00AF32BE">
          <w:rPr>
            <w:rFonts w:ascii="Times New Roman" w:hAnsi="Times New Roman" w:cs="Times New Roman"/>
            <w:sz w:val="28"/>
            <w:szCs w:val="28"/>
            <w:rPrChange w:id="4570" w:author="Maxim Bystrov" w:date="2026-05-23T22:52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 xml:space="preserve"> </w:t>
        </w:r>
        <w:r w:rsidRPr="00AF32BE">
          <w:rPr>
            <w:rFonts w:ascii="Times New Roman" w:hAnsi="Times New Roman" w:cs="Times New Roman"/>
            <w:sz w:val="28"/>
            <w:szCs w:val="28"/>
            <w:lang w:val="en-US"/>
          </w:rPr>
          <w:t>URL</w:t>
        </w:r>
        <w:r w:rsidRPr="00AF32BE">
          <w:rPr>
            <w:rFonts w:ascii="Times New Roman" w:hAnsi="Times New Roman" w:cs="Times New Roman"/>
            <w:sz w:val="28"/>
            <w:szCs w:val="28"/>
            <w:rPrChange w:id="4571" w:author="Maxim Bystrov" w:date="2026-05-23T22:52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 xml:space="preserve">: </w:t>
        </w:r>
        <w:r w:rsidRPr="00AF32BE">
          <w:rPr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AF32BE">
          <w:rPr>
            <w:rFonts w:ascii="Times New Roman" w:hAnsi="Times New Roman" w:cs="Times New Roman"/>
            <w:sz w:val="28"/>
            <w:szCs w:val="28"/>
            <w:rPrChange w:id="4572" w:author="Maxim Bystrov" w:date="2026-05-23T22:52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>://</w:t>
        </w:r>
        <w:proofErr w:type="spellStart"/>
        <w:r w:rsidRPr="00AF32BE">
          <w:rPr>
            <w:rFonts w:ascii="Times New Roman" w:hAnsi="Times New Roman" w:cs="Times New Roman"/>
            <w:sz w:val="28"/>
            <w:szCs w:val="28"/>
            <w:lang w:val="en-US"/>
          </w:rPr>
          <w:t>habr</w:t>
        </w:r>
        <w:proofErr w:type="spellEnd"/>
        <w:r w:rsidRPr="00AF32BE">
          <w:rPr>
            <w:rFonts w:ascii="Times New Roman" w:hAnsi="Times New Roman" w:cs="Times New Roman"/>
            <w:sz w:val="28"/>
            <w:szCs w:val="28"/>
            <w:rPrChange w:id="4573" w:author="Maxim Bystrov" w:date="2026-05-23T22:52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>.</w:t>
        </w:r>
        <w:r w:rsidRPr="00AF32BE">
          <w:rPr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AF32BE">
          <w:rPr>
            <w:rFonts w:ascii="Times New Roman" w:hAnsi="Times New Roman" w:cs="Times New Roman"/>
            <w:sz w:val="28"/>
            <w:szCs w:val="28"/>
            <w:rPrChange w:id="4574" w:author="Maxim Bystrov" w:date="2026-05-23T22:52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>/</w:t>
        </w:r>
        <w:proofErr w:type="spellStart"/>
        <w:r w:rsidRPr="00AF32BE">
          <w:rPr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AF32BE">
          <w:rPr>
            <w:rFonts w:ascii="Times New Roman" w:hAnsi="Times New Roman" w:cs="Times New Roman"/>
            <w:sz w:val="28"/>
            <w:szCs w:val="28"/>
            <w:rPrChange w:id="4575" w:author="Maxim Bystrov" w:date="2026-05-23T22:52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>/</w:t>
        </w:r>
        <w:r w:rsidRPr="00AF32BE">
          <w:rPr>
            <w:rFonts w:ascii="Times New Roman" w:hAnsi="Times New Roman" w:cs="Times New Roman"/>
            <w:sz w:val="28"/>
            <w:szCs w:val="28"/>
            <w:lang w:val="en-US"/>
          </w:rPr>
          <w:t>companies</w:t>
        </w:r>
        <w:r w:rsidRPr="00AF32BE">
          <w:rPr>
            <w:rFonts w:ascii="Times New Roman" w:hAnsi="Times New Roman" w:cs="Times New Roman"/>
            <w:sz w:val="28"/>
            <w:szCs w:val="28"/>
            <w:rPrChange w:id="4576" w:author="Maxim Bystrov" w:date="2026-05-23T22:52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>/</w:t>
        </w:r>
        <w:proofErr w:type="spellStart"/>
        <w:r w:rsidRPr="00AF32BE">
          <w:rPr>
            <w:rFonts w:ascii="Times New Roman" w:hAnsi="Times New Roman" w:cs="Times New Roman"/>
            <w:sz w:val="28"/>
            <w:szCs w:val="28"/>
            <w:lang w:val="en-US"/>
          </w:rPr>
          <w:t>selectel</w:t>
        </w:r>
        <w:proofErr w:type="spellEnd"/>
        <w:r w:rsidRPr="00AF32BE">
          <w:rPr>
            <w:rFonts w:ascii="Times New Roman" w:hAnsi="Times New Roman" w:cs="Times New Roman"/>
            <w:sz w:val="28"/>
            <w:szCs w:val="28"/>
            <w:rPrChange w:id="4577" w:author="Maxim Bystrov" w:date="2026-05-23T22:52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>/</w:t>
        </w:r>
        <w:r w:rsidRPr="00AF32BE">
          <w:rPr>
            <w:rFonts w:ascii="Times New Roman" w:hAnsi="Times New Roman" w:cs="Times New Roman"/>
            <w:sz w:val="28"/>
            <w:szCs w:val="28"/>
            <w:lang w:val="en-US"/>
          </w:rPr>
          <w:t>articles</w:t>
        </w:r>
        <w:r w:rsidRPr="00AF32BE">
          <w:rPr>
            <w:rFonts w:ascii="Times New Roman" w:hAnsi="Times New Roman" w:cs="Times New Roman"/>
            <w:sz w:val="28"/>
            <w:szCs w:val="28"/>
            <w:rPrChange w:id="4578" w:author="Maxim Bystrov" w:date="2026-05-23T22:52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>/931760/ (дата обращения: 23.05.2026).</w:t>
        </w:r>
      </w:ins>
    </w:p>
    <w:p w14:paraId="0F415A73" w14:textId="36BBF54E" w:rsidR="009A5DEC" w:rsidRPr="009A5DEC" w:rsidRDefault="009A5DEC" w:rsidP="00B50EFC">
      <w:pPr>
        <w:spacing w:line="360" w:lineRule="auto"/>
        <w:rPr>
          <w:ins w:id="4579" w:author="Maxim Bystrov" w:date="2026-05-23T22:48:00Z"/>
          <w:rFonts w:ascii="Times New Roman" w:hAnsi="Times New Roman" w:cs="Times New Roman"/>
          <w:sz w:val="28"/>
          <w:szCs w:val="28"/>
          <w:rPrChange w:id="4580" w:author="Maxim Bystrov" w:date="2026-05-23T23:12:00Z">
            <w:rPr>
              <w:ins w:id="4581" w:author="Maxim Bystrov" w:date="2026-05-23T22:48:00Z"/>
              <w:rFonts w:ascii="Times New Roman" w:hAnsi="Times New Roman" w:cs="Times New Roman"/>
              <w:sz w:val="28"/>
              <w:szCs w:val="28"/>
            </w:rPr>
          </w:rPrChange>
        </w:rPr>
      </w:pPr>
      <w:ins w:id="4582" w:author="Maxim Bystrov" w:date="2026-05-23T23:12:00Z">
        <w:r w:rsidRPr="009A5DEC">
          <w:rPr>
            <w:rFonts w:ascii="Times New Roman" w:hAnsi="Times New Roman" w:cs="Times New Roman"/>
            <w:sz w:val="28"/>
            <w:szCs w:val="28"/>
            <w:rPrChange w:id="4583" w:author="Maxim Bystrov" w:date="2026-05-23T23:12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 xml:space="preserve">24. </w:t>
        </w:r>
        <w:r w:rsidRPr="009A5DEC">
          <w:rPr>
            <w:rFonts w:ascii="Times New Roman" w:hAnsi="Times New Roman" w:cs="Times New Roman"/>
            <w:sz w:val="28"/>
            <w:szCs w:val="28"/>
            <w:rPrChange w:id="4584" w:author="Maxim Bystrov" w:date="2026-05-23T23:12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 xml:space="preserve">Чакон Скотт, </w:t>
        </w:r>
        <w:proofErr w:type="spellStart"/>
        <w:r w:rsidRPr="009A5DEC">
          <w:rPr>
            <w:rFonts w:ascii="Times New Roman" w:hAnsi="Times New Roman" w:cs="Times New Roman"/>
            <w:sz w:val="28"/>
            <w:szCs w:val="28"/>
            <w:rPrChange w:id="4585" w:author="Maxim Bystrov" w:date="2026-05-23T23:12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>Штрауб</w:t>
        </w:r>
        <w:proofErr w:type="spellEnd"/>
        <w:r w:rsidRPr="009A5DEC">
          <w:rPr>
            <w:rFonts w:ascii="Times New Roman" w:hAnsi="Times New Roman" w:cs="Times New Roman"/>
            <w:sz w:val="28"/>
            <w:szCs w:val="28"/>
            <w:rPrChange w:id="4586" w:author="Maxim Bystrov" w:date="2026-05-23T23:12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 xml:space="preserve"> Бен </w:t>
        </w:r>
        <w:r w:rsidRPr="009A5DEC">
          <w:rPr>
            <w:rFonts w:ascii="Times New Roman" w:hAnsi="Times New Roman" w:cs="Times New Roman"/>
            <w:sz w:val="28"/>
            <w:szCs w:val="28"/>
            <w:lang w:val="en-US"/>
          </w:rPr>
          <w:t>Pro</w:t>
        </w:r>
        <w:r w:rsidRPr="009A5DEC">
          <w:rPr>
            <w:rFonts w:ascii="Times New Roman" w:hAnsi="Times New Roman" w:cs="Times New Roman"/>
            <w:sz w:val="28"/>
            <w:szCs w:val="28"/>
            <w:rPrChange w:id="4587" w:author="Maxim Bystrov" w:date="2026-05-23T23:12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 xml:space="preserve"> </w:t>
        </w:r>
        <w:r w:rsidRPr="009A5DEC">
          <w:rPr>
            <w:rFonts w:ascii="Times New Roman" w:hAnsi="Times New Roman" w:cs="Times New Roman"/>
            <w:sz w:val="28"/>
            <w:szCs w:val="28"/>
            <w:lang w:val="en-US"/>
          </w:rPr>
          <w:t>Git</w:t>
        </w:r>
        <w:r w:rsidRPr="009A5DEC">
          <w:rPr>
            <w:rFonts w:ascii="Times New Roman" w:hAnsi="Times New Roman" w:cs="Times New Roman"/>
            <w:sz w:val="28"/>
            <w:szCs w:val="28"/>
            <w:rPrChange w:id="4588" w:author="Maxim Bystrov" w:date="2026-05-23T23:12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 xml:space="preserve"> на русском. Всё, что нужно знать о </w:t>
        </w:r>
        <w:r w:rsidRPr="009A5DEC">
          <w:rPr>
            <w:rFonts w:ascii="Times New Roman" w:hAnsi="Times New Roman" w:cs="Times New Roman"/>
            <w:sz w:val="28"/>
            <w:szCs w:val="28"/>
            <w:lang w:val="en-US"/>
          </w:rPr>
          <w:t>Git</w:t>
        </w:r>
        <w:r w:rsidRPr="009A5DEC">
          <w:rPr>
            <w:rFonts w:ascii="Times New Roman" w:hAnsi="Times New Roman" w:cs="Times New Roman"/>
            <w:sz w:val="28"/>
            <w:szCs w:val="28"/>
            <w:rPrChange w:id="4589" w:author="Maxim Bystrov" w:date="2026-05-23T23:12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>. 2026.</w:t>
        </w:r>
        <w:r w:rsidRPr="009A5DEC">
          <w:rPr>
            <w:rFonts w:ascii="Times New Roman" w:hAnsi="Times New Roman" w:cs="Times New Roman"/>
            <w:sz w:val="28"/>
            <w:szCs w:val="28"/>
            <w:rPrChange w:id="4590" w:author="Maxim Bystrov" w:date="2026-05-23T23:12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 xml:space="preserve"> 541 </w:t>
        </w:r>
        <w:r>
          <w:rPr>
            <w:rFonts w:ascii="Times New Roman" w:hAnsi="Times New Roman" w:cs="Times New Roman"/>
            <w:sz w:val="28"/>
            <w:szCs w:val="28"/>
            <w:lang w:val="en-US"/>
          </w:rPr>
          <w:t>c</w:t>
        </w:r>
        <w:r w:rsidRPr="009A5DEC">
          <w:rPr>
            <w:rFonts w:ascii="Times New Roman" w:hAnsi="Times New Roman" w:cs="Times New Roman"/>
            <w:sz w:val="28"/>
            <w:szCs w:val="28"/>
            <w:rPrChange w:id="4591" w:author="Maxim Bystrov" w:date="2026-05-23T23:12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>.</w:t>
        </w:r>
      </w:ins>
    </w:p>
    <w:p w14:paraId="2024CA8B" w14:textId="20DA15B9" w:rsidR="00F95AB2" w:rsidRDefault="00836F33" w:rsidP="00A824E7">
      <w:pPr>
        <w:spacing w:line="360" w:lineRule="auto"/>
        <w:rPr>
          <w:ins w:id="4592" w:author="Maxim Bystrov" w:date="2026-05-23T23:14:00Z"/>
          <w:rFonts w:ascii="Times New Roman" w:hAnsi="Times New Roman" w:cs="Times New Roman"/>
          <w:sz w:val="28"/>
          <w:szCs w:val="28"/>
        </w:rPr>
      </w:pPr>
      <w:ins w:id="4593" w:author="Maxim Bystrov" w:date="2026-05-23T22:59:00Z">
        <w:r w:rsidRPr="00836F33">
          <w:rPr>
            <w:rFonts w:ascii="Times New Roman" w:hAnsi="Times New Roman" w:cs="Times New Roman"/>
            <w:sz w:val="28"/>
            <w:szCs w:val="28"/>
            <w:rPrChange w:id="4594" w:author="Maxim Bystrov" w:date="2026-05-23T22:59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>2</w:t>
        </w:r>
      </w:ins>
      <w:ins w:id="4595" w:author="Maxim Bystrov" w:date="2026-05-23T23:12:00Z">
        <w:r w:rsidR="00DC0B9D" w:rsidRPr="00DC0B9D">
          <w:rPr>
            <w:rFonts w:ascii="Times New Roman" w:hAnsi="Times New Roman" w:cs="Times New Roman"/>
            <w:sz w:val="28"/>
            <w:szCs w:val="28"/>
            <w:rPrChange w:id="4596" w:author="Maxim Bystrov" w:date="2026-05-23T23:12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>5</w:t>
        </w:r>
      </w:ins>
      <w:ins w:id="4597" w:author="Maxim Bystrov" w:date="2026-05-23T22:59:00Z">
        <w:r w:rsidRPr="00836F33">
          <w:rPr>
            <w:rFonts w:ascii="Times New Roman" w:hAnsi="Times New Roman" w:cs="Times New Roman"/>
            <w:sz w:val="28"/>
            <w:szCs w:val="28"/>
            <w:rPrChange w:id="4598" w:author="Maxim Bystrov" w:date="2026-05-23T22:59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 xml:space="preserve">. </w:t>
        </w:r>
        <w:r w:rsidRPr="00836F33">
          <w:rPr>
            <w:rFonts w:ascii="Times New Roman" w:hAnsi="Times New Roman" w:cs="Times New Roman"/>
            <w:sz w:val="28"/>
            <w:szCs w:val="28"/>
            <w:lang w:val="en-US"/>
          </w:rPr>
          <w:t>Webpack</w:t>
        </w:r>
        <w:r w:rsidRPr="00836F33">
          <w:rPr>
            <w:rFonts w:ascii="Times New Roman" w:hAnsi="Times New Roman" w:cs="Times New Roman"/>
            <w:sz w:val="28"/>
            <w:szCs w:val="28"/>
            <w:rPrChange w:id="4599" w:author="Maxim Bystrov" w:date="2026-05-23T22:59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 xml:space="preserve">, </w:t>
        </w:r>
        <w:r w:rsidRPr="00836F33">
          <w:rPr>
            <w:rFonts w:ascii="Times New Roman" w:hAnsi="Times New Roman" w:cs="Times New Roman"/>
            <w:sz w:val="28"/>
            <w:szCs w:val="28"/>
            <w:lang w:val="en-US"/>
          </w:rPr>
          <w:t>Vite</w:t>
        </w:r>
        <w:r w:rsidRPr="00836F33">
          <w:rPr>
            <w:rFonts w:ascii="Times New Roman" w:hAnsi="Times New Roman" w:cs="Times New Roman"/>
            <w:sz w:val="28"/>
            <w:szCs w:val="28"/>
            <w:rPrChange w:id="4600" w:author="Maxim Bystrov" w:date="2026-05-23T22:59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 xml:space="preserve"> или </w:t>
        </w:r>
        <w:proofErr w:type="spellStart"/>
        <w:r w:rsidRPr="00836F33">
          <w:rPr>
            <w:rFonts w:ascii="Times New Roman" w:hAnsi="Times New Roman" w:cs="Times New Roman"/>
            <w:sz w:val="28"/>
            <w:szCs w:val="28"/>
            <w:lang w:val="en-US"/>
          </w:rPr>
          <w:t>Rspack</w:t>
        </w:r>
        <w:proofErr w:type="spellEnd"/>
        <w:r w:rsidRPr="00836F33">
          <w:rPr>
            <w:rFonts w:ascii="Times New Roman" w:hAnsi="Times New Roman" w:cs="Times New Roman"/>
            <w:sz w:val="28"/>
            <w:szCs w:val="28"/>
            <w:rPrChange w:id="4601" w:author="Maxim Bystrov" w:date="2026-05-23T22:59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 xml:space="preserve">: что это за зоопарк или чем собирать </w:t>
        </w:r>
        <w:proofErr w:type="spellStart"/>
        <w:r w:rsidRPr="00836F33">
          <w:rPr>
            <w:rFonts w:ascii="Times New Roman" w:hAnsi="Times New Roman" w:cs="Times New Roman"/>
            <w:sz w:val="28"/>
            <w:szCs w:val="28"/>
            <w:rPrChange w:id="4602" w:author="Maxim Bystrov" w:date="2026-05-23T22:59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>микрофронтенды</w:t>
        </w:r>
        <w:proofErr w:type="spellEnd"/>
        <w:r w:rsidRPr="00836F33">
          <w:rPr>
            <w:rFonts w:ascii="Times New Roman" w:hAnsi="Times New Roman" w:cs="Times New Roman"/>
            <w:sz w:val="28"/>
            <w:szCs w:val="28"/>
            <w:rPrChange w:id="4603" w:author="Maxim Bystrov" w:date="2026-05-23T22:59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 xml:space="preserve"> в 2025? // </w:t>
        </w:r>
        <w:r w:rsidRPr="00836F33">
          <w:rPr>
            <w:rFonts w:ascii="Times New Roman" w:hAnsi="Times New Roman" w:cs="Times New Roman"/>
            <w:sz w:val="28"/>
            <w:szCs w:val="28"/>
            <w:lang w:val="en-US"/>
          </w:rPr>
          <w:t>Habr</w:t>
        </w:r>
        <w:r w:rsidRPr="00836F33">
          <w:rPr>
            <w:rFonts w:ascii="Times New Roman" w:hAnsi="Times New Roman" w:cs="Times New Roman"/>
            <w:sz w:val="28"/>
            <w:szCs w:val="28"/>
            <w:rPrChange w:id="4604" w:author="Maxim Bystrov" w:date="2026-05-23T22:59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 xml:space="preserve"> </w:t>
        </w:r>
        <w:r w:rsidRPr="00836F33">
          <w:rPr>
            <w:rFonts w:ascii="Times New Roman" w:hAnsi="Times New Roman" w:cs="Times New Roman"/>
            <w:sz w:val="28"/>
            <w:szCs w:val="28"/>
            <w:lang w:val="en-US"/>
          </w:rPr>
          <w:t>URL</w:t>
        </w:r>
        <w:r w:rsidRPr="00836F33">
          <w:rPr>
            <w:rFonts w:ascii="Times New Roman" w:hAnsi="Times New Roman" w:cs="Times New Roman"/>
            <w:sz w:val="28"/>
            <w:szCs w:val="28"/>
            <w:rPrChange w:id="4605" w:author="Maxim Bystrov" w:date="2026-05-23T22:59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 xml:space="preserve">: </w:t>
        </w:r>
        <w:r w:rsidRPr="00836F33">
          <w:rPr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836F33">
          <w:rPr>
            <w:rFonts w:ascii="Times New Roman" w:hAnsi="Times New Roman" w:cs="Times New Roman"/>
            <w:sz w:val="28"/>
            <w:szCs w:val="28"/>
            <w:rPrChange w:id="4606" w:author="Maxim Bystrov" w:date="2026-05-23T22:59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>://</w:t>
        </w:r>
        <w:proofErr w:type="spellStart"/>
        <w:r w:rsidRPr="00836F33">
          <w:rPr>
            <w:rFonts w:ascii="Times New Roman" w:hAnsi="Times New Roman" w:cs="Times New Roman"/>
            <w:sz w:val="28"/>
            <w:szCs w:val="28"/>
            <w:lang w:val="en-US"/>
          </w:rPr>
          <w:t>habr</w:t>
        </w:r>
        <w:proofErr w:type="spellEnd"/>
        <w:r w:rsidRPr="00836F33">
          <w:rPr>
            <w:rFonts w:ascii="Times New Roman" w:hAnsi="Times New Roman" w:cs="Times New Roman"/>
            <w:sz w:val="28"/>
            <w:szCs w:val="28"/>
            <w:rPrChange w:id="4607" w:author="Maxim Bystrov" w:date="2026-05-23T22:59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>.</w:t>
        </w:r>
        <w:r w:rsidRPr="00836F33">
          <w:rPr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836F33">
          <w:rPr>
            <w:rFonts w:ascii="Times New Roman" w:hAnsi="Times New Roman" w:cs="Times New Roman"/>
            <w:sz w:val="28"/>
            <w:szCs w:val="28"/>
            <w:rPrChange w:id="4608" w:author="Maxim Bystrov" w:date="2026-05-23T22:59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>/</w:t>
        </w:r>
        <w:proofErr w:type="spellStart"/>
        <w:r w:rsidRPr="00836F33">
          <w:rPr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836F33">
          <w:rPr>
            <w:rFonts w:ascii="Times New Roman" w:hAnsi="Times New Roman" w:cs="Times New Roman"/>
            <w:sz w:val="28"/>
            <w:szCs w:val="28"/>
            <w:rPrChange w:id="4609" w:author="Maxim Bystrov" w:date="2026-05-23T22:59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>/</w:t>
        </w:r>
        <w:r w:rsidRPr="00836F33">
          <w:rPr>
            <w:rFonts w:ascii="Times New Roman" w:hAnsi="Times New Roman" w:cs="Times New Roman"/>
            <w:sz w:val="28"/>
            <w:szCs w:val="28"/>
            <w:lang w:val="en-US"/>
          </w:rPr>
          <w:t>articles</w:t>
        </w:r>
        <w:r w:rsidRPr="00836F33">
          <w:rPr>
            <w:rFonts w:ascii="Times New Roman" w:hAnsi="Times New Roman" w:cs="Times New Roman"/>
            <w:sz w:val="28"/>
            <w:szCs w:val="28"/>
            <w:rPrChange w:id="4610" w:author="Maxim Bystrov" w:date="2026-05-23T22:59:00Z">
              <w:rPr>
                <w:rFonts w:ascii="Times New Roman" w:hAnsi="Times New Roman" w:cs="Times New Roman"/>
                <w:sz w:val="28"/>
                <w:szCs w:val="28"/>
                <w:lang w:val="en-US"/>
              </w:rPr>
            </w:rPrChange>
          </w:rPr>
          <w:t>/888478/ (дата обращения: 23.05.2026).</w:t>
        </w:r>
      </w:ins>
    </w:p>
    <w:p w14:paraId="698020F0" w14:textId="36F62ECF" w:rsidR="00C113D2" w:rsidRPr="00836F33" w:rsidRDefault="00C113D2" w:rsidP="00C113D2">
      <w:pPr>
        <w:spacing w:line="360" w:lineRule="auto"/>
        <w:rPr>
          <w:ins w:id="4611" w:author="Maxim Bystrov" w:date="2026-05-20T22:17:00Z"/>
          <w:rFonts w:ascii="Times New Roman" w:hAnsi="Times New Roman" w:cs="Times New Roman"/>
          <w:sz w:val="28"/>
          <w:szCs w:val="28"/>
          <w:rPrChange w:id="4612" w:author="Maxim Bystrov" w:date="2026-05-23T22:59:00Z">
            <w:rPr>
              <w:ins w:id="4613" w:author="Maxim Bystrov" w:date="2026-05-20T22:17:00Z"/>
              <w:rFonts w:ascii="Times New Roman" w:hAnsi="Times New Roman" w:cs="Times New Roman"/>
              <w:sz w:val="28"/>
              <w:szCs w:val="28"/>
            </w:rPr>
          </w:rPrChange>
        </w:rPr>
      </w:pPr>
      <w:ins w:id="4614" w:author="Maxim Bystrov" w:date="2026-05-23T23:14:00Z">
        <w:r>
          <w:rPr>
            <w:rFonts w:ascii="Times New Roman" w:hAnsi="Times New Roman" w:cs="Times New Roman"/>
            <w:sz w:val="28"/>
            <w:szCs w:val="28"/>
          </w:rPr>
          <w:t xml:space="preserve">26. </w:t>
        </w:r>
        <w:proofErr w:type="spellStart"/>
        <w:r w:rsidRPr="00C113D2">
          <w:rPr>
            <w:rFonts w:ascii="Times New Roman" w:hAnsi="Times New Roman" w:cs="Times New Roman"/>
            <w:sz w:val="28"/>
            <w:szCs w:val="28"/>
          </w:rPr>
          <w:t>Пышкин</w:t>
        </w:r>
        <w:proofErr w:type="spellEnd"/>
        <w:r w:rsidRPr="00C113D2">
          <w:rPr>
            <w:rFonts w:ascii="Times New Roman" w:hAnsi="Times New Roman" w:cs="Times New Roman"/>
            <w:sz w:val="28"/>
            <w:szCs w:val="28"/>
          </w:rPr>
          <w:t>, Евгений Валерьевич.</w:t>
        </w:r>
        <w:r>
          <w:rPr>
            <w:rFonts w:ascii="Times New Roman" w:hAnsi="Times New Roman" w:cs="Times New Roman"/>
            <w:sz w:val="28"/>
            <w:szCs w:val="28"/>
          </w:rPr>
          <w:t xml:space="preserve"> </w:t>
        </w:r>
        <w:r w:rsidRPr="00C113D2">
          <w:rPr>
            <w:rFonts w:ascii="Times New Roman" w:hAnsi="Times New Roman" w:cs="Times New Roman"/>
            <w:sz w:val="28"/>
            <w:szCs w:val="28"/>
          </w:rPr>
          <w:t>Модульное тестирование программного обеспечения [Текст</w:t>
        </w:r>
        <w:proofErr w:type="gramStart"/>
        <w:r w:rsidRPr="00C113D2">
          <w:rPr>
            <w:rFonts w:ascii="Times New Roman" w:hAnsi="Times New Roman" w:cs="Times New Roman"/>
            <w:sz w:val="28"/>
            <w:szCs w:val="28"/>
          </w:rPr>
          <w:t>] :</w:t>
        </w:r>
        <w:proofErr w:type="gramEnd"/>
        <w:r w:rsidRPr="00C113D2">
          <w:rPr>
            <w:rFonts w:ascii="Times New Roman" w:hAnsi="Times New Roman" w:cs="Times New Roman"/>
            <w:sz w:val="28"/>
            <w:szCs w:val="28"/>
          </w:rPr>
          <w:t xml:space="preserve"> профессиональный базовый курс с практикой на </w:t>
        </w:r>
        <w:proofErr w:type="spellStart"/>
        <w:r w:rsidRPr="00C113D2">
          <w:rPr>
            <w:rFonts w:ascii="Times New Roman" w:hAnsi="Times New Roman" w:cs="Times New Roman"/>
            <w:sz w:val="28"/>
            <w:szCs w:val="28"/>
          </w:rPr>
          <w:t>JUnit</w:t>
        </w:r>
        <w:proofErr w:type="spellEnd"/>
        <w:r w:rsidRPr="00C113D2">
          <w:rPr>
            <w:rFonts w:ascii="Times New Roman" w:hAnsi="Times New Roman" w:cs="Times New Roman"/>
            <w:sz w:val="28"/>
            <w:szCs w:val="28"/>
          </w:rPr>
          <w:t xml:space="preserve"> </w:t>
        </w:r>
      </w:ins>
      <w:ins w:id="4615" w:author="Maxim Bystrov" w:date="2026-05-23T23:15:00Z">
        <w:r w:rsidR="00553F99">
          <w:rPr>
            <w:rFonts w:ascii="Times New Roman" w:hAnsi="Times New Roman" w:cs="Times New Roman"/>
            <w:sz w:val="28"/>
            <w:szCs w:val="28"/>
          </w:rPr>
          <w:t>/</w:t>
        </w:r>
      </w:ins>
      <w:ins w:id="4616" w:author="Maxim Bystrov" w:date="2026-05-23T23:14:00Z">
        <w:r w:rsidRPr="00C113D2">
          <w:rPr>
            <w:rFonts w:ascii="Times New Roman" w:hAnsi="Times New Roman" w:cs="Times New Roman"/>
            <w:sz w:val="28"/>
            <w:szCs w:val="28"/>
          </w:rPr>
          <w:t xml:space="preserve"> </w:t>
        </w:r>
      </w:ins>
      <w:ins w:id="4617" w:author="Maxim Bystrov" w:date="2026-05-23T23:15:00Z">
        <w:r w:rsidR="00553F99">
          <w:rPr>
            <w:rFonts w:ascii="Times New Roman" w:hAnsi="Times New Roman" w:cs="Times New Roman"/>
            <w:sz w:val="28"/>
            <w:szCs w:val="28"/>
          </w:rPr>
          <w:t xml:space="preserve">СПб., </w:t>
        </w:r>
      </w:ins>
      <w:proofErr w:type="spellStart"/>
      <w:ins w:id="4618" w:author="Maxim Bystrov" w:date="2026-05-23T23:14:00Z">
        <w:r w:rsidRPr="00C113D2">
          <w:rPr>
            <w:rFonts w:ascii="Times New Roman" w:hAnsi="Times New Roman" w:cs="Times New Roman"/>
            <w:sz w:val="28"/>
            <w:szCs w:val="28"/>
          </w:rPr>
          <w:t>АйТи</w:t>
        </w:r>
        <w:proofErr w:type="spellEnd"/>
        <w:r w:rsidRPr="00C113D2">
          <w:rPr>
            <w:rFonts w:ascii="Times New Roman" w:hAnsi="Times New Roman" w:cs="Times New Roman"/>
            <w:sz w:val="28"/>
            <w:szCs w:val="28"/>
          </w:rPr>
          <w:t xml:space="preserve">-Подготовка, 2015. </w:t>
        </w:r>
        <w:r w:rsidR="00553F99">
          <w:rPr>
            <w:rFonts w:ascii="Times New Roman" w:hAnsi="Times New Roman" w:cs="Times New Roman"/>
            <w:sz w:val="28"/>
            <w:szCs w:val="28"/>
          </w:rPr>
          <w:t>–</w:t>
        </w:r>
        <w:r w:rsidRPr="00C113D2">
          <w:rPr>
            <w:rFonts w:ascii="Times New Roman" w:hAnsi="Times New Roman" w:cs="Times New Roman"/>
            <w:sz w:val="28"/>
            <w:szCs w:val="28"/>
          </w:rPr>
          <w:t xml:space="preserve"> 239</w:t>
        </w:r>
        <w:r w:rsidR="00553F99">
          <w:rPr>
            <w:rFonts w:ascii="Times New Roman" w:hAnsi="Times New Roman" w:cs="Times New Roman"/>
            <w:sz w:val="28"/>
            <w:szCs w:val="28"/>
          </w:rPr>
          <w:t xml:space="preserve"> </w:t>
        </w:r>
        <w:r w:rsidRPr="00C113D2">
          <w:rPr>
            <w:rFonts w:ascii="Times New Roman" w:hAnsi="Times New Roman" w:cs="Times New Roman"/>
            <w:sz w:val="28"/>
            <w:szCs w:val="28"/>
          </w:rPr>
          <w:t>с.</w:t>
        </w:r>
      </w:ins>
    </w:p>
    <w:p w14:paraId="0A6E80D4" w14:textId="795FA01F" w:rsidR="003F1A2C" w:rsidRPr="00BF74EA" w:rsidDel="00BF74EA" w:rsidRDefault="00BF74EA">
      <w:pPr>
        <w:rPr>
          <w:del w:id="4619" w:author="Maxim Bystrov" w:date="2026-05-23T22:48:00Z"/>
          <w:rFonts w:ascii="Times New Roman" w:hAnsi="Times New Roman" w:cs="Times New Roman"/>
          <w:sz w:val="28"/>
          <w:szCs w:val="28"/>
          <w:lang w:val="en-US"/>
          <w:rPrChange w:id="4620" w:author="Maxim Bystrov" w:date="2026-05-24T11:53:00Z">
            <w:rPr>
              <w:del w:id="4621" w:author="Maxim Bystrov" w:date="2026-05-23T22:48:00Z"/>
              <w:rFonts w:ascii="Times New Roman" w:hAnsi="Times New Roman" w:cs="Times New Roman"/>
              <w:sz w:val="28"/>
              <w:szCs w:val="28"/>
            </w:rPr>
          </w:rPrChange>
        </w:rPr>
      </w:pPr>
      <w:ins w:id="4622" w:author="Maxim Bystrov" w:date="2026-05-24T11:53:00Z">
        <w:r>
          <w:rPr>
            <w:rFonts w:ascii="Times New Roman" w:hAnsi="Times New Roman" w:cs="Times New Roman"/>
            <w:sz w:val="28"/>
            <w:szCs w:val="28"/>
            <w:lang w:val="en-US"/>
          </w:rPr>
          <w:t xml:space="preserve">27. </w:t>
        </w:r>
        <w:r w:rsidRPr="00BF74EA">
          <w:rPr>
            <w:rFonts w:ascii="Times New Roman" w:hAnsi="Times New Roman" w:cs="Times New Roman"/>
            <w:sz w:val="28"/>
            <w:szCs w:val="28"/>
            <w:lang w:val="en-US"/>
          </w:rPr>
          <w:t>How to make sense of Code Coverage metrics // Microsoft Learn URL: https://learn.microsoft.com/sr-cyrl-rs/archive/blogs/jamesnewkirk/how-to-make-sense-of-code-coverage-metrics (</w:t>
        </w:r>
        <w:proofErr w:type="spellStart"/>
        <w:r w:rsidRPr="00BF74EA">
          <w:rPr>
            <w:rFonts w:ascii="Times New Roman" w:hAnsi="Times New Roman" w:cs="Times New Roman"/>
            <w:sz w:val="28"/>
            <w:szCs w:val="28"/>
            <w:lang w:val="en-US"/>
          </w:rPr>
          <w:t>дата</w:t>
        </w:r>
        <w:proofErr w:type="spellEnd"/>
        <w:r w:rsidRPr="00BF74EA">
          <w:rPr>
            <w:rFonts w:ascii="Times New Roman" w:hAnsi="Times New Roman" w:cs="Times New Roman"/>
            <w:sz w:val="28"/>
            <w:szCs w:val="28"/>
            <w:lang w:val="en-US"/>
          </w:rPr>
          <w:t xml:space="preserve"> </w:t>
        </w:r>
        <w:proofErr w:type="spellStart"/>
        <w:r w:rsidRPr="00BF74EA">
          <w:rPr>
            <w:rFonts w:ascii="Times New Roman" w:hAnsi="Times New Roman" w:cs="Times New Roman"/>
            <w:sz w:val="28"/>
            <w:szCs w:val="28"/>
            <w:lang w:val="en-US"/>
          </w:rPr>
          <w:t>обращения</w:t>
        </w:r>
        <w:proofErr w:type="spellEnd"/>
        <w:r w:rsidRPr="00BF74EA">
          <w:rPr>
            <w:rFonts w:ascii="Times New Roman" w:hAnsi="Times New Roman" w:cs="Times New Roman"/>
            <w:sz w:val="28"/>
            <w:szCs w:val="28"/>
            <w:lang w:val="en-US"/>
          </w:rPr>
          <w:t>: 24.05.2026).</w:t>
        </w:r>
      </w:ins>
    </w:p>
    <w:p w14:paraId="04E2568B" w14:textId="77777777" w:rsidR="00BF74EA" w:rsidRPr="00BF74EA" w:rsidRDefault="00BF74EA" w:rsidP="00BF74EA">
      <w:pPr>
        <w:spacing w:line="360" w:lineRule="auto"/>
        <w:rPr>
          <w:ins w:id="4623" w:author="Maxim Bystrov" w:date="2026-05-24T11:49:00Z"/>
          <w:rFonts w:ascii="Times New Roman" w:hAnsi="Times New Roman" w:cs="Times New Roman"/>
          <w:sz w:val="28"/>
          <w:szCs w:val="28"/>
          <w:lang w:val="en-US"/>
          <w:rPrChange w:id="4624" w:author="Maxim Bystrov" w:date="2026-05-24T11:53:00Z">
            <w:rPr>
              <w:ins w:id="4625" w:author="Maxim Bystrov" w:date="2026-05-24T11:49:00Z"/>
              <w:rFonts w:ascii="Times New Roman" w:hAnsi="Times New Roman" w:cs="Times New Roman"/>
              <w:sz w:val="28"/>
              <w:szCs w:val="28"/>
            </w:rPr>
          </w:rPrChange>
        </w:rPr>
        <w:pPrChange w:id="4626" w:author="Maxim Bystrov" w:date="2026-05-24T11:49:00Z">
          <w:pPr>
            <w:spacing w:line="360" w:lineRule="auto"/>
          </w:pPr>
        </w:pPrChange>
      </w:pPr>
    </w:p>
    <w:p w14:paraId="5494A225" w14:textId="77777777" w:rsidR="00F21212" w:rsidRPr="00BF74EA" w:rsidRDefault="00F21212">
      <w:pPr>
        <w:rPr>
          <w:rFonts w:ascii="Times New Roman" w:hAnsi="Times New Roman" w:cs="Times New Roman"/>
          <w:sz w:val="28"/>
          <w:szCs w:val="28"/>
          <w:lang w:val="en-US"/>
          <w:rPrChange w:id="4627" w:author="Maxim Bystrov" w:date="2026-05-24T11:53:00Z">
            <w:rPr>
              <w:rFonts w:ascii="Times New Roman" w:hAnsi="Times New Roman" w:cs="Times New Roman"/>
              <w:sz w:val="28"/>
              <w:szCs w:val="28"/>
            </w:rPr>
          </w:rPrChange>
        </w:rPr>
      </w:pPr>
      <w:r w:rsidRPr="00BF74EA">
        <w:rPr>
          <w:rFonts w:ascii="Times New Roman" w:hAnsi="Times New Roman" w:cs="Times New Roman"/>
          <w:sz w:val="28"/>
          <w:szCs w:val="28"/>
          <w:lang w:val="en-US"/>
          <w:rPrChange w:id="4628" w:author="Maxim Bystrov" w:date="2026-05-24T11:53:00Z">
            <w:rPr>
              <w:rFonts w:ascii="Times New Roman" w:hAnsi="Times New Roman" w:cs="Times New Roman"/>
              <w:sz w:val="28"/>
              <w:szCs w:val="28"/>
            </w:rPr>
          </w:rPrChange>
        </w:rPr>
        <w:br w:type="page"/>
      </w:r>
    </w:p>
    <w:p w14:paraId="5802D3AC" w14:textId="126248AA" w:rsidR="00D631C8" w:rsidRPr="00EB5617" w:rsidRDefault="005F14A9">
      <w:pPr>
        <w:pStyle w:val="1"/>
        <w:rPr>
          <w:rPrChange w:id="4629" w:author="Maxim Bystrov" w:date="2026-05-07T00:31:00Z">
            <w:rPr>
              <w:sz w:val="28"/>
              <w:szCs w:val="28"/>
            </w:rPr>
          </w:rPrChange>
        </w:rPr>
        <w:pPrChange w:id="4630" w:author="Maxim Bystrov" w:date="2026-05-07T00:31:00Z">
          <w:pPr>
            <w:pStyle w:val="1"/>
            <w:jc w:val="right"/>
          </w:pPr>
        </w:pPrChange>
      </w:pPr>
      <w:bookmarkStart w:id="4631" w:name="_Toc230527406"/>
      <w:r w:rsidRPr="00EB5617">
        <w:rPr>
          <w:rPrChange w:id="4632" w:author="Maxim Bystrov" w:date="2026-05-07T00:31:00Z">
            <w:rPr>
              <w:sz w:val="28"/>
              <w:szCs w:val="28"/>
            </w:rPr>
          </w:rPrChange>
        </w:rPr>
        <w:lastRenderedPageBreak/>
        <w:t xml:space="preserve">ПРИЛОЖЕНИЕ </w:t>
      </w:r>
      <w:r w:rsidR="00F25861" w:rsidRPr="00EB5617">
        <w:rPr>
          <w:rPrChange w:id="4633" w:author="Maxim Bystrov" w:date="2026-05-07T00:31:00Z">
            <w:rPr>
              <w:sz w:val="28"/>
              <w:szCs w:val="28"/>
            </w:rPr>
          </w:rPrChange>
        </w:rPr>
        <w:t>А</w:t>
      </w:r>
      <w:ins w:id="4634" w:author="Maxim Bystrov" w:date="2026-05-07T00:31:00Z">
        <w:r w:rsidR="006204C4">
          <w:t xml:space="preserve"> Системные требования</w:t>
        </w:r>
      </w:ins>
      <w:bookmarkEnd w:id="4631"/>
    </w:p>
    <w:p w14:paraId="789C5270" w14:textId="2E0AA0B2" w:rsidR="00F21212" w:rsidRDefault="005D1740" w:rsidP="00F21212">
      <w:pPr>
        <w:pStyle w:val="default1"/>
      </w:pPr>
      <w:r>
        <w:t>Минимальные системные требования для развертывания всех модулей системы при нагрузке, не превышающей 2000 сообщений в секунду:</w:t>
      </w:r>
    </w:p>
    <w:p w14:paraId="4A7E4EA4" w14:textId="249F3314" w:rsidR="00B74C62" w:rsidRDefault="00B74C62" w:rsidP="005201B7">
      <w:pPr>
        <w:pStyle w:val="default1"/>
        <w:numPr>
          <w:ilvl w:val="0"/>
          <w:numId w:val="40"/>
        </w:numPr>
      </w:pPr>
      <w:r w:rsidRPr="00B74C62">
        <w:t>Процессор (CPU): Intel Core i7 (3-го поколения) или аналог, частота от 3.4 ГГц (4 ядра / 8 потоков)</w:t>
      </w:r>
      <w:r w:rsidR="00D03A18">
        <w:t>;</w:t>
      </w:r>
    </w:p>
    <w:p w14:paraId="73E41A34" w14:textId="328F408A" w:rsidR="00B74C62" w:rsidRDefault="00B74C62" w:rsidP="005201B7">
      <w:pPr>
        <w:pStyle w:val="default1"/>
        <w:numPr>
          <w:ilvl w:val="0"/>
          <w:numId w:val="40"/>
        </w:numPr>
      </w:pPr>
      <w:r w:rsidRPr="00B74C62">
        <w:t xml:space="preserve">Оперативная память (RAM): от </w:t>
      </w:r>
      <w:r w:rsidR="005201B7">
        <w:t>8</w:t>
      </w:r>
      <w:r w:rsidRPr="00B74C62">
        <w:t xml:space="preserve"> ГБ (DDR3 и выше)</w:t>
      </w:r>
      <w:r w:rsidR="00D03A18">
        <w:t>;</w:t>
      </w:r>
    </w:p>
    <w:p w14:paraId="541BA741" w14:textId="3986DEB2" w:rsidR="00B74C62" w:rsidRDefault="00B74C62" w:rsidP="005201B7">
      <w:pPr>
        <w:pStyle w:val="default1"/>
        <w:numPr>
          <w:ilvl w:val="0"/>
          <w:numId w:val="40"/>
        </w:numPr>
      </w:pPr>
      <w:r w:rsidRPr="00B74C62">
        <w:t>Диск: SSD от 100 ГБ свободного места</w:t>
      </w:r>
      <w:r w:rsidR="00D03A18">
        <w:t>;</w:t>
      </w:r>
    </w:p>
    <w:p w14:paraId="5A95C41D" w14:textId="20474223" w:rsidR="00B74C62" w:rsidRDefault="00B74C62" w:rsidP="005201B7">
      <w:pPr>
        <w:pStyle w:val="default1"/>
        <w:numPr>
          <w:ilvl w:val="0"/>
          <w:numId w:val="40"/>
        </w:numPr>
      </w:pPr>
      <w:r w:rsidRPr="00B74C62">
        <w:t xml:space="preserve">Система: Linux (Ubuntu 22.04 LTS / </w:t>
      </w:r>
      <w:proofErr w:type="spellStart"/>
      <w:r w:rsidRPr="00B74C62">
        <w:t>Debian</w:t>
      </w:r>
      <w:proofErr w:type="spellEnd"/>
      <w:r w:rsidRPr="00B74C62">
        <w:t xml:space="preserve"> 11</w:t>
      </w:r>
      <w:r w:rsidR="006A2ED0">
        <w:t xml:space="preserve"> / другая с поддержкой </w:t>
      </w:r>
      <w:r w:rsidR="006A2ED0">
        <w:rPr>
          <w:lang w:val="en-US"/>
        </w:rPr>
        <w:t>Docker</w:t>
      </w:r>
      <w:r w:rsidRPr="00B74C62">
        <w:t>) или Windows 10/11 с WSL2</w:t>
      </w:r>
      <w:r w:rsidR="00D03A18">
        <w:t>;</w:t>
      </w:r>
    </w:p>
    <w:p w14:paraId="68C3AAFF" w14:textId="00592257" w:rsidR="005D1740" w:rsidRDefault="00B74C62" w:rsidP="005201B7">
      <w:pPr>
        <w:pStyle w:val="default1"/>
        <w:numPr>
          <w:ilvl w:val="0"/>
          <w:numId w:val="40"/>
        </w:numPr>
        <w:rPr>
          <w:ins w:id="4635" w:author="Maxim Bystrov" w:date="2026-05-23T00:13:00Z"/>
        </w:rPr>
      </w:pPr>
      <w:r w:rsidRPr="00B74C62">
        <w:t>Интернет: от 100 Мбит/с (</w:t>
      </w:r>
      <w:ins w:id="4636" w:author="Maxim Bystrov" w:date="2026-05-05T23:40:00Z">
        <w:r w:rsidR="00590D33">
          <w:t>получение телеметрических данных</w:t>
        </w:r>
      </w:ins>
      <w:del w:id="4637" w:author="Maxim Bystrov" w:date="2026-05-05T23:40:00Z">
        <w:r w:rsidRPr="00B74C62" w:rsidDel="00590D33">
          <w:delText>для загрузки образов и обновлений</w:delText>
        </w:r>
      </w:del>
      <w:r w:rsidRPr="00B74C62">
        <w:t>).</w:t>
      </w:r>
    </w:p>
    <w:p w14:paraId="76870B9D" w14:textId="35D58617" w:rsidR="002A487A" w:rsidRDefault="002A487A">
      <w:pPr>
        <w:rPr>
          <w:ins w:id="4638" w:author="Maxim Bystrov" w:date="2026-05-23T00:13:00Z"/>
          <w:rFonts w:ascii="Times New Roman" w:hAnsi="Times New Roman"/>
          <w:sz w:val="28"/>
        </w:rPr>
      </w:pPr>
      <w:ins w:id="4639" w:author="Maxim Bystrov" w:date="2026-05-23T00:13:00Z">
        <w:r>
          <w:br w:type="page"/>
        </w:r>
      </w:ins>
    </w:p>
    <w:p w14:paraId="5B85F28D" w14:textId="71469DFC" w:rsidR="002A487A" w:rsidRDefault="002A487A" w:rsidP="002A487A">
      <w:pPr>
        <w:pStyle w:val="1"/>
        <w:rPr>
          <w:ins w:id="4640" w:author="Maxim Bystrov" w:date="2026-05-23T00:13:00Z"/>
        </w:rPr>
      </w:pPr>
      <w:bookmarkStart w:id="4641" w:name="_Toc230527407"/>
      <w:ins w:id="4642" w:author="Maxim Bystrov" w:date="2026-05-23T00:13:00Z">
        <w:r>
          <w:lastRenderedPageBreak/>
          <w:t>ПРИЛОЖЕНИЕ Б Пространственный индекс</w:t>
        </w:r>
        <w:bookmarkEnd w:id="4641"/>
      </w:ins>
    </w:p>
    <w:p w14:paraId="3D27BF7D" w14:textId="21D19794" w:rsidR="002A487A" w:rsidRDefault="008536E6" w:rsidP="002354A8">
      <w:pPr>
        <w:pStyle w:val="default1"/>
        <w:rPr>
          <w:ins w:id="4643" w:author="Maxim Bystrov" w:date="2026-05-23T00:16:00Z"/>
        </w:rPr>
      </w:pPr>
      <w:ins w:id="4644" w:author="Maxim Bystrov" w:date="2026-05-23T00:13:00Z">
        <w:r>
          <w:t>В ходе проектирования</w:t>
        </w:r>
      </w:ins>
      <w:ins w:id="4645" w:author="Maxim Bystrov" w:date="2026-05-23T00:14:00Z">
        <w:r>
          <w:t xml:space="preserve"> программного продукта был разработан индекс пространственного поиска</w:t>
        </w:r>
      </w:ins>
      <w:ins w:id="4646" w:author="Maxim Bystrov" w:date="2026-05-23T00:15:00Z">
        <w:r>
          <w:t xml:space="preserve">. </w:t>
        </w:r>
      </w:ins>
      <w:ins w:id="4647" w:author="Maxim Bystrov" w:date="2026-05-23T00:26:00Z">
        <w:r w:rsidR="00F847DC">
          <w:t>И</w:t>
        </w:r>
      </w:ins>
      <w:ins w:id="4648" w:author="Maxim Bystrov" w:date="2026-05-23T00:15:00Z">
        <w:r>
          <w:t xml:space="preserve">ндекс работает с помощью </w:t>
        </w:r>
      </w:ins>
      <w:ins w:id="4649" w:author="Maxim Bystrov" w:date="2026-05-23T00:26:00Z">
        <w:r w:rsidR="00F847DC">
          <w:t xml:space="preserve">системы </w:t>
        </w:r>
        <w:proofErr w:type="spellStart"/>
        <w:r w:rsidR="00F847DC">
          <w:t>геохеширования</w:t>
        </w:r>
        <w:proofErr w:type="spellEnd"/>
        <w:r w:rsidR="00F847DC">
          <w:t xml:space="preserve"> </w:t>
        </w:r>
      </w:ins>
      <w:ins w:id="4650" w:author="Maxim Bystrov" w:date="2026-05-23T00:15:00Z">
        <w:r>
          <w:rPr>
            <w:lang w:val="en-US"/>
          </w:rPr>
          <w:t>S</w:t>
        </w:r>
        <w:r w:rsidRPr="008536E6">
          <w:rPr>
            <w:rPrChange w:id="4651" w:author="Maxim Bystrov" w:date="2026-05-23T00:15:00Z">
              <w:rPr>
                <w:lang w:val="en-US"/>
              </w:rPr>
            </w:rPrChange>
          </w:rPr>
          <w:t>2</w:t>
        </w:r>
        <w:r>
          <w:t>. Работу с индексом можно разделить на д</w:t>
        </w:r>
      </w:ins>
      <w:ins w:id="4652" w:author="Maxim Bystrov" w:date="2026-05-23T00:16:00Z">
        <w:r>
          <w:t>ва этапа:</w:t>
        </w:r>
      </w:ins>
    </w:p>
    <w:p w14:paraId="38181A89" w14:textId="6477DDA8" w:rsidR="008536E6" w:rsidRDefault="008536E6" w:rsidP="008536E6">
      <w:pPr>
        <w:pStyle w:val="default1"/>
        <w:numPr>
          <w:ilvl w:val="0"/>
          <w:numId w:val="48"/>
        </w:numPr>
        <w:rPr>
          <w:ins w:id="4653" w:author="Maxim Bystrov" w:date="2026-05-23T00:16:00Z"/>
        </w:rPr>
      </w:pPr>
      <w:ins w:id="4654" w:author="Maxim Bystrov" w:date="2026-05-23T00:16:00Z">
        <w:r>
          <w:t xml:space="preserve">построение индекса для списка регионов </w:t>
        </w:r>
      </w:ins>
      <w:ins w:id="4655" w:author="Maxim Bystrov" w:date="2026-05-23T00:27:00Z">
        <w:r w:rsidR="00F70197">
          <w:rPr>
            <w:lang w:val="en-US"/>
          </w:rPr>
          <w:t>S</w:t>
        </w:r>
        <w:r w:rsidR="00F70197" w:rsidRPr="00F70197">
          <w:rPr>
            <w:rPrChange w:id="4656" w:author="Maxim Bystrov" w:date="2026-05-23T00:27:00Z">
              <w:rPr>
                <w:lang w:val="en-US"/>
              </w:rPr>
            </w:rPrChange>
          </w:rPr>
          <w:t>2</w:t>
        </w:r>
      </w:ins>
      <w:ins w:id="4657" w:author="Maxim Bystrov" w:date="2026-05-23T00:16:00Z">
        <w:r>
          <w:t>;</w:t>
        </w:r>
      </w:ins>
    </w:p>
    <w:p w14:paraId="3296681E" w14:textId="00B8F380" w:rsidR="008536E6" w:rsidRDefault="008536E6" w:rsidP="008536E6">
      <w:pPr>
        <w:pStyle w:val="default1"/>
        <w:numPr>
          <w:ilvl w:val="0"/>
          <w:numId w:val="48"/>
        </w:numPr>
        <w:rPr>
          <w:ins w:id="4658" w:author="Maxim Bystrov" w:date="2026-05-23T00:27:00Z"/>
        </w:rPr>
      </w:pPr>
      <w:ins w:id="4659" w:author="Maxim Bystrov" w:date="2026-05-23T00:16:00Z">
        <w:r>
          <w:t>использование индек</w:t>
        </w:r>
      </w:ins>
      <w:ins w:id="4660" w:author="Maxim Bystrov" w:date="2026-05-23T00:17:00Z">
        <w:r>
          <w:t>са для поиска регионов</w:t>
        </w:r>
      </w:ins>
      <w:ins w:id="4661" w:author="Maxim Bystrov" w:date="2026-05-23T00:27:00Z">
        <w:r w:rsidR="00F70197">
          <w:t>, содержащих заданную точку.</w:t>
        </w:r>
      </w:ins>
    </w:p>
    <w:p w14:paraId="526231D1" w14:textId="7EF48C72" w:rsidR="00F70197" w:rsidRDefault="00F70197" w:rsidP="00F70197">
      <w:pPr>
        <w:pStyle w:val="default1"/>
        <w:rPr>
          <w:ins w:id="4662" w:author="Maxim Bystrov" w:date="2026-05-23T00:31:00Z"/>
        </w:rPr>
      </w:pPr>
      <w:ins w:id="4663" w:author="Maxim Bystrov" w:date="2026-05-23T00:27:00Z">
        <w:r>
          <w:t xml:space="preserve">Регион </w:t>
        </w:r>
        <w:r>
          <w:rPr>
            <w:lang w:val="en-US"/>
          </w:rPr>
          <w:t>S</w:t>
        </w:r>
        <w:r w:rsidRPr="00F70197">
          <w:rPr>
            <w:rPrChange w:id="4664" w:author="Maxim Bystrov" w:date="2026-05-23T00:27:00Z">
              <w:rPr>
                <w:lang w:val="en-US"/>
              </w:rPr>
            </w:rPrChange>
          </w:rPr>
          <w:t xml:space="preserve">2 – </w:t>
        </w:r>
        <w:r>
          <w:t xml:space="preserve">область на поверхности земли, которая может быть </w:t>
        </w:r>
      </w:ins>
      <w:ins w:id="4665" w:author="Maxim Bystrov" w:date="2026-05-23T00:30:00Z">
        <w:r>
          <w:t>заполнена</w:t>
        </w:r>
      </w:ins>
      <w:ins w:id="4666" w:author="Maxim Bystrov" w:date="2026-05-23T00:27:00Z">
        <w:r>
          <w:t xml:space="preserve"> ячейками </w:t>
        </w:r>
        <w:r>
          <w:rPr>
            <w:lang w:val="en-US"/>
          </w:rPr>
          <w:t>S</w:t>
        </w:r>
        <w:r w:rsidRPr="00F70197">
          <w:rPr>
            <w:rPrChange w:id="4667" w:author="Maxim Bystrov" w:date="2026-05-23T00:27:00Z">
              <w:rPr>
                <w:lang w:val="en-US"/>
              </w:rPr>
            </w:rPrChange>
          </w:rPr>
          <w:t>2</w:t>
        </w:r>
      </w:ins>
      <w:ins w:id="4668" w:author="Maxim Bystrov" w:date="2026-05-23T00:30:00Z">
        <w:r>
          <w:t xml:space="preserve">. Для покрытия региона </w:t>
        </w:r>
      </w:ins>
      <w:ins w:id="4669" w:author="Maxim Bystrov" w:date="2026-05-23T00:31:00Z">
        <w:r>
          <w:t xml:space="preserve">в библиотеке </w:t>
        </w:r>
        <w:r>
          <w:rPr>
            <w:lang w:val="en-US"/>
          </w:rPr>
          <w:t>S</w:t>
        </w:r>
        <w:r w:rsidRPr="00F70197">
          <w:rPr>
            <w:rPrChange w:id="4670" w:author="Maxim Bystrov" w:date="2026-05-23T00:31:00Z">
              <w:rPr>
                <w:lang w:val="en-US"/>
              </w:rPr>
            </w:rPrChange>
          </w:rPr>
          <w:t xml:space="preserve">2 </w:t>
        </w:r>
        <w:r>
          <w:t xml:space="preserve">присутствует класс </w:t>
        </w:r>
        <w:r>
          <w:rPr>
            <w:lang w:val="en-US"/>
          </w:rPr>
          <w:t>S</w:t>
        </w:r>
        <w:r w:rsidRPr="00F70197">
          <w:rPr>
            <w:rPrChange w:id="4671" w:author="Maxim Bystrov" w:date="2026-05-23T00:31:00Z">
              <w:rPr>
                <w:lang w:val="en-US"/>
              </w:rPr>
            </w:rPrChange>
          </w:rPr>
          <w:t>2</w:t>
        </w:r>
        <w:proofErr w:type="spellStart"/>
        <w:r>
          <w:rPr>
            <w:lang w:val="en-US"/>
          </w:rPr>
          <w:t>RegionCoverer</w:t>
        </w:r>
        <w:proofErr w:type="spellEnd"/>
        <w:r w:rsidRPr="00F70197">
          <w:rPr>
            <w:rPrChange w:id="4672" w:author="Maxim Bystrov" w:date="2026-05-23T00:31:00Z">
              <w:rPr>
                <w:lang w:val="en-US"/>
              </w:rPr>
            </w:rPrChange>
          </w:rPr>
          <w:t xml:space="preserve">. </w:t>
        </w:r>
        <w:r>
          <w:t>Процесс покрытия настраивается параметрами:</w:t>
        </w:r>
      </w:ins>
    </w:p>
    <w:p w14:paraId="06BCFD02" w14:textId="7CF71CAE" w:rsidR="00F70197" w:rsidRDefault="00F70197" w:rsidP="00F70197">
      <w:pPr>
        <w:pStyle w:val="default1"/>
        <w:numPr>
          <w:ilvl w:val="0"/>
          <w:numId w:val="49"/>
        </w:numPr>
        <w:rPr>
          <w:ins w:id="4673" w:author="Maxim Bystrov" w:date="2026-05-23T00:31:00Z"/>
        </w:rPr>
      </w:pPr>
      <w:ins w:id="4674" w:author="Maxim Bystrov" w:date="2026-05-23T00:31:00Z">
        <w:r>
          <w:t>максимальный уровень зон заполнения;</w:t>
        </w:r>
      </w:ins>
    </w:p>
    <w:p w14:paraId="0536F818" w14:textId="346F1F19" w:rsidR="00F70197" w:rsidRDefault="00F70197" w:rsidP="00F70197">
      <w:pPr>
        <w:pStyle w:val="default1"/>
        <w:numPr>
          <w:ilvl w:val="0"/>
          <w:numId w:val="49"/>
        </w:numPr>
        <w:rPr>
          <w:ins w:id="4675" w:author="Maxim Bystrov" w:date="2026-05-23T00:32:00Z"/>
        </w:rPr>
      </w:pPr>
      <w:ins w:id="4676" w:author="Maxim Bystrov" w:date="2026-05-23T00:31:00Z">
        <w:r>
          <w:t>минимальный уровень зон заполнения</w:t>
        </w:r>
      </w:ins>
      <w:ins w:id="4677" w:author="Maxim Bystrov" w:date="2026-05-23T00:32:00Z">
        <w:r>
          <w:t>;</w:t>
        </w:r>
      </w:ins>
    </w:p>
    <w:p w14:paraId="2608D6C1" w14:textId="1AE8A616" w:rsidR="00F70197" w:rsidRDefault="00F70197" w:rsidP="00F70197">
      <w:pPr>
        <w:pStyle w:val="default1"/>
        <w:numPr>
          <w:ilvl w:val="0"/>
          <w:numId w:val="49"/>
        </w:numPr>
        <w:rPr>
          <w:ins w:id="4678" w:author="Maxim Bystrov" w:date="2026-05-23T00:32:00Z"/>
        </w:rPr>
      </w:pPr>
      <w:ins w:id="4679" w:author="Maxim Bystrov" w:date="2026-05-23T00:32:00Z">
        <w:r>
          <w:t>максимальное количество зон заполнения;</w:t>
        </w:r>
      </w:ins>
    </w:p>
    <w:p w14:paraId="6A38515D" w14:textId="79C40D26" w:rsidR="00F70197" w:rsidRDefault="00F70197" w:rsidP="00F70197">
      <w:pPr>
        <w:pStyle w:val="default1"/>
        <w:numPr>
          <w:ilvl w:val="0"/>
          <w:numId w:val="49"/>
        </w:numPr>
        <w:rPr>
          <w:ins w:id="4680" w:author="Maxim Bystrov" w:date="2026-05-23T00:32:00Z"/>
        </w:rPr>
      </w:pPr>
      <w:ins w:id="4681" w:author="Maxim Bystrov" w:date="2026-05-23T00:32:00Z">
        <w:r>
          <w:t>тип заполнения – избыточный/внутренний.</w:t>
        </w:r>
      </w:ins>
    </w:p>
    <w:p w14:paraId="713962C3" w14:textId="4CF739C6" w:rsidR="00F70197" w:rsidRDefault="00F70197" w:rsidP="00F70197">
      <w:pPr>
        <w:pStyle w:val="default1"/>
        <w:rPr>
          <w:ins w:id="4682" w:author="Maxim Bystrov" w:date="2026-05-23T00:36:00Z"/>
        </w:rPr>
      </w:pPr>
      <w:ins w:id="4683" w:author="Maxim Bystrov" w:date="2026-05-23T00:32:00Z">
        <w:r>
          <w:t>Алгоритм заполнения с учетом параметров заполняет задан</w:t>
        </w:r>
      </w:ins>
      <w:ins w:id="4684" w:author="Maxim Bystrov" w:date="2026-05-23T00:33:00Z">
        <w:r>
          <w:t xml:space="preserve">ный регион зонами так, чтобы покрыть максимальное количество площади региона и при этом задействовать минимально возможное количество </w:t>
        </w:r>
      </w:ins>
      <w:ins w:id="4685" w:author="Maxim Bystrov" w:date="2026-05-23T00:34:00Z">
        <w:r>
          <w:t>пространства, не относящегося к региону. В зависимости от типа заполнения зоны либо размещаются только внутри региона, оставляя м</w:t>
        </w:r>
      </w:ins>
      <w:ins w:id="4686" w:author="Maxim Bystrov" w:date="2026-05-23T00:35:00Z">
        <w:r>
          <w:t>инимально возможное незаполненное место, либо, если выбрано избыточное кодирование, могут быть размещены снаружи региона, занимая минимально возможное избыточное</w:t>
        </w:r>
      </w:ins>
      <w:ins w:id="4687" w:author="Maxim Bystrov" w:date="2026-05-23T00:36:00Z">
        <w:r>
          <w:t xml:space="preserve"> пространство.</w:t>
        </w:r>
      </w:ins>
    </w:p>
    <w:p w14:paraId="4370379F" w14:textId="22CF0D93" w:rsidR="00F70197" w:rsidRPr="00563C6F" w:rsidRDefault="00563C6F" w:rsidP="00F70197">
      <w:pPr>
        <w:pStyle w:val="default1"/>
        <w:rPr>
          <w:ins w:id="4688" w:author="Maxim Bystrov" w:date="2026-05-23T00:36:00Z"/>
          <w:rPrChange w:id="4689" w:author="Maxim Bystrov" w:date="2026-05-23T00:40:00Z">
            <w:rPr>
              <w:ins w:id="4690" w:author="Maxim Bystrov" w:date="2026-05-23T00:36:00Z"/>
              <w:lang w:val="en-US"/>
            </w:rPr>
          </w:rPrChange>
        </w:rPr>
      </w:pPr>
      <w:ins w:id="4691" w:author="Maxim Bystrov" w:date="2026-05-23T00:40:00Z">
        <w:r>
          <w:t xml:space="preserve">На рисунке Б.1 представлен пример заполнения </w:t>
        </w:r>
      </w:ins>
      <w:ins w:id="4692" w:author="Maxim Bystrov" w:date="2026-05-23T00:43:00Z">
        <w:r w:rsidR="00C142A3">
          <w:t>рег</w:t>
        </w:r>
        <w:r w:rsidR="00B32B29">
          <w:t>иона</w:t>
        </w:r>
      </w:ins>
      <w:ins w:id="4693" w:author="Maxim Bystrov" w:date="2026-05-23T00:41:00Z">
        <w:r>
          <w:t xml:space="preserve"> сложной геометрии при различных параметрах алгоритма</w:t>
        </w:r>
        <w:r w:rsidR="00295C89">
          <w:t xml:space="preserve"> избыточного</w:t>
        </w:r>
        <w:r>
          <w:t xml:space="preserve"> заполнения</w:t>
        </w:r>
        <w:r w:rsidR="00295C89">
          <w:t xml:space="preserve">. </w:t>
        </w:r>
      </w:ins>
      <w:ins w:id="4694" w:author="Maxim Bystrov" w:date="2026-05-23T00:42:00Z">
        <w:r w:rsidR="00295C89">
          <w:t xml:space="preserve">Максимальное количество зон последовательно возрастает от первого примера </w:t>
        </w:r>
      </w:ins>
      <w:ins w:id="4695" w:author="Maxim Bystrov" w:date="2026-05-23T00:43:00Z">
        <w:r w:rsidR="00295C89">
          <w:t xml:space="preserve">к третьему, что позволяет заполнить </w:t>
        </w:r>
        <w:r w:rsidR="00C142A3">
          <w:t>регион</w:t>
        </w:r>
        <w:r w:rsidR="00295C89">
          <w:t xml:space="preserve"> с гораздо более высокой точностью.</w:t>
        </w:r>
      </w:ins>
    </w:p>
    <w:p w14:paraId="732F0F6E" w14:textId="1DAFF16D" w:rsidR="001F4B98" w:rsidRDefault="001F4B98" w:rsidP="00F70197">
      <w:pPr>
        <w:pStyle w:val="default1"/>
        <w:rPr>
          <w:ins w:id="4696" w:author="Maxim Bystrov" w:date="2026-05-23T00:43:00Z"/>
        </w:rPr>
      </w:pPr>
      <w:ins w:id="4697" w:author="Maxim Bystrov" w:date="2026-05-23T00:36:00Z">
        <w:r>
          <w:rPr>
            <w:noProof/>
          </w:rPr>
          <w:lastRenderedPageBreak/>
          <w:drawing>
            <wp:inline distT="0" distB="0" distL="0" distR="0" wp14:anchorId="5AD6C050" wp14:editId="29DD61BD">
              <wp:extent cx="1744830" cy="1729274"/>
              <wp:effectExtent l="0" t="0" r="8255" b="4445"/>
              <wp:docPr id="22" name="Рисунок 2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3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53464" cy="173783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1F4B98">
          <w:t xml:space="preserve"> </w:t>
        </w:r>
        <w:r>
          <w:rPr>
            <w:noProof/>
          </w:rPr>
          <w:drawing>
            <wp:inline distT="0" distB="0" distL="0" distR="0" wp14:anchorId="0C5D08AD" wp14:editId="26A3320C">
              <wp:extent cx="1904073" cy="1760375"/>
              <wp:effectExtent l="0" t="0" r="1270" b="0"/>
              <wp:docPr id="23" name="Рисунок 2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>
                      <a:blip r:embed="rId3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15040" cy="17705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  <w:ins w:id="4698" w:author="Maxim Bystrov" w:date="2026-05-23T00:37:00Z">
        <w:r w:rsidR="00563C6F" w:rsidRPr="00563C6F">
          <w:t xml:space="preserve"> </w:t>
        </w:r>
        <w:r w:rsidR="00563C6F">
          <w:rPr>
            <w:noProof/>
          </w:rPr>
          <w:drawing>
            <wp:inline distT="0" distB="0" distL="0" distR="0" wp14:anchorId="2612B735" wp14:editId="17914AB9">
              <wp:extent cx="1835101" cy="1654629"/>
              <wp:effectExtent l="0" t="0" r="0" b="3175"/>
              <wp:docPr id="24" name="Рисунок 2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"/>
                      <pic:cNvPicPr>
                        <a:picLocks noChangeAspect="1" noChangeArrowheads="1"/>
                      </pic:cNvPicPr>
                    </pic:nvPicPr>
                    <pic:blipFill>
                      <a:blip r:embed="rId3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850269" cy="1668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01CD9DF2" w14:textId="61D3E79D" w:rsidR="00B73F75" w:rsidRDefault="00B73F75" w:rsidP="00B73F75">
      <w:pPr>
        <w:pStyle w:val="default1"/>
        <w:jc w:val="center"/>
        <w:rPr>
          <w:ins w:id="4699" w:author="Maxim Bystrov" w:date="2026-05-23T00:44:00Z"/>
          <w:i/>
          <w:iCs/>
        </w:rPr>
      </w:pPr>
      <w:ins w:id="4700" w:author="Maxim Bystrov" w:date="2026-05-23T00:43:00Z">
        <w:r>
          <w:rPr>
            <w:i/>
            <w:iCs/>
          </w:rPr>
          <w:t xml:space="preserve">Рисунок Б.1 </w:t>
        </w:r>
        <w:r>
          <w:t xml:space="preserve">— </w:t>
        </w:r>
        <w:r>
          <w:rPr>
            <w:i/>
            <w:iCs/>
          </w:rPr>
          <w:t xml:space="preserve">Заполнение </w:t>
        </w:r>
      </w:ins>
      <w:ins w:id="4701" w:author="Maxim Bystrov" w:date="2026-05-23T00:44:00Z">
        <w:r>
          <w:rPr>
            <w:i/>
            <w:iCs/>
          </w:rPr>
          <w:t>региона при различных параметрах</w:t>
        </w:r>
      </w:ins>
    </w:p>
    <w:p w14:paraId="6D652933" w14:textId="7676F291" w:rsidR="00B70C8D" w:rsidRDefault="00E10217" w:rsidP="00E10217">
      <w:pPr>
        <w:pStyle w:val="default1"/>
        <w:rPr>
          <w:ins w:id="4702" w:author="Maxim Bystrov" w:date="2026-05-23T00:50:00Z"/>
        </w:rPr>
      </w:pPr>
      <w:ins w:id="4703" w:author="Maxim Bystrov" w:date="2026-05-23T00:44:00Z">
        <w:r>
          <w:t xml:space="preserve">Каждая из </w:t>
        </w:r>
        <w:r>
          <w:rPr>
            <w:lang w:val="en-US"/>
          </w:rPr>
          <w:t>S</w:t>
        </w:r>
        <w:r w:rsidRPr="00E10217">
          <w:rPr>
            <w:rPrChange w:id="4704" w:author="Maxim Bystrov" w:date="2026-05-23T00:44:00Z">
              <w:rPr>
                <w:lang w:val="en-US"/>
              </w:rPr>
            </w:rPrChange>
          </w:rPr>
          <w:t>2-</w:t>
        </w:r>
        <w:r>
          <w:t>зон обладает следующим свойств</w:t>
        </w:r>
      </w:ins>
      <w:ins w:id="4705" w:author="Maxim Bystrov" w:date="2026-05-23T00:45:00Z">
        <w:r>
          <w:t>ом: её можно описать как интервал</w:t>
        </w:r>
      </w:ins>
      <w:ins w:id="4706" w:author="Maxim Bystrov" w:date="2026-05-23T00:48:00Z">
        <w:r w:rsidR="00B70C8D">
          <w:t xml:space="preserve"> </w:t>
        </w:r>
        <w:r w:rsidR="00B70C8D" w:rsidRPr="00B70C8D">
          <w:rPr>
            <w:rPrChange w:id="4707" w:author="Maxim Bystrov" w:date="2026-05-23T00:48:00Z">
              <w:rPr>
                <w:lang w:val="en-US"/>
              </w:rPr>
            </w:rPrChange>
          </w:rPr>
          <w:t>[</w:t>
        </w:r>
        <w:r w:rsidR="00B70C8D">
          <w:rPr>
            <w:lang w:val="en-US"/>
          </w:rPr>
          <w:t>c</w:t>
        </w:r>
        <w:r w:rsidR="00B70C8D" w:rsidRPr="00B70C8D">
          <w:rPr>
            <w:rPrChange w:id="4708" w:author="Maxim Bystrov" w:date="2026-05-23T00:48:00Z">
              <w:rPr>
                <w:lang w:val="en-US"/>
              </w:rPr>
            </w:rPrChange>
          </w:rPr>
          <w:t>;</w:t>
        </w:r>
        <w:r w:rsidR="00B70C8D">
          <w:t xml:space="preserve"> по)</w:t>
        </w:r>
      </w:ins>
      <w:ins w:id="4709" w:author="Maxim Bystrov" w:date="2026-05-23T00:45:00Z">
        <w:r>
          <w:t xml:space="preserve"> последовательных значений</w:t>
        </w:r>
      </w:ins>
      <w:ins w:id="4710" w:author="Maxim Bystrov" w:date="2026-05-23T00:46:00Z">
        <w:r>
          <w:t>-ключей зон более мелкого (дочернего уровня), причем сколь угодно м</w:t>
        </w:r>
      </w:ins>
      <w:ins w:id="4711" w:author="Maxim Bystrov" w:date="2026-05-23T00:47:00Z">
        <w:r>
          <w:t>елкого.</w:t>
        </w:r>
        <w:r w:rsidR="006A5F82">
          <w:t xml:space="preserve"> </w:t>
        </w:r>
        <w:r w:rsidR="00B70C8D">
          <w:t>Если какая-либо зона</w:t>
        </w:r>
      </w:ins>
      <w:ins w:id="4712" w:author="Maxim Bystrov" w:date="2026-05-23T00:48:00Z">
        <w:r w:rsidR="00B70C8D">
          <w:t xml:space="preserve"> </w:t>
        </w:r>
        <w:r w:rsidR="00B70C8D">
          <w:rPr>
            <w:lang w:val="en-US"/>
          </w:rPr>
          <w:t>A</w:t>
        </w:r>
      </w:ins>
      <w:ins w:id="4713" w:author="Maxim Bystrov" w:date="2026-05-23T00:47:00Z">
        <w:r w:rsidR="00B70C8D">
          <w:t xml:space="preserve"> определенного уровня попадает в интервал</w:t>
        </w:r>
      </w:ins>
      <w:ins w:id="4714" w:author="Maxim Bystrov" w:date="2026-05-23T00:48:00Z">
        <w:r w:rsidR="00B70C8D">
          <w:t xml:space="preserve"> </w:t>
        </w:r>
      </w:ins>
      <w:ins w:id="4715" w:author="Maxim Bystrov" w:date="2026-05-23T14:58:00Z">
        <w:r w:rsidR="000F7BA5">
          <w:rPr>
            <w:lang w:val="en-US"/>
          </w:rPr>
          <w:t>BC</w:t>
        </w:r>
      </w:ins>
      <w:ins w:id="4716" w:author="Maxim Bystrov" w:date="2026-05-23T00:47:00Z">
        <w:r w:rsidR="00B70C8D">
          <w:t xml:space="preserve"> </w:t>
        </w:r>
        <w:r w:rsidR="00B70C8D" w:rsidRPr="00B70C8D">
          <w:rPr>
            <w:rPrChange w:id="4717" w:author="Maxim Bystrov" w:date="2026-05-23T00:47:00Z">
              <w:rPr>
                <w:lang w:val="en-US"/>
              </w:rPr>
            </w:rPrChange>
          </w:rPr>
          <w:t>[</w:t>
        </w:r>
        <w:r w:rsidR="00B70C8D">
          <w:rPr>
            <w:lang w:val="en-US"/>
          </w:rPr>
          <w:t>c</w:t>
        </w:r>
        <w:r w:rsidR="00B70C8D" w:rsidRPr="00B70C8D">
          <w:rPr>
            <w:rPrChange w:id="4718" w:author="Maxim Bystrov" w:date="2026-05-23T00:47:00Z">
              <w:rPr>
                <w:lang w:val="en-US"/>
              </w:rPr>
            </w:rPrChange>
          </w:rPr>
          <w:t>;</w:t>
        </w:r>
      </w:ins>
      <w:ins w:id="4719" w:author="Maxim Bystrov" w:date="2026-05-23T00:48:00Z">
        <w:r w:rsidR="00B70C8D">
          <w:t xml:space="preserve"> по</w:t>
        </w:r>
        <w:r w:rsidR="00B70C8D" w:rsidRPr="00B70C8D">
          <w:rPr>
            <w:rPrChange w:id="4720" w:author="Maxim Bystrov" w:date="2026-05-23T00:48:00Z">
              <w:rPr>
                <w:lang w:val="en-US"/>
              </w:rPr>
            </w:rPrChange>
          </w:rPr>
          <w:t xml:space="preserve">) </w:t>
        </w:r>
        <w:r w:rsidR="00B70C8D">
          <w:t>соответствующего уровня, то</w:t>
        </w:r>
      </w:ins>
      <w:ins w:id="4721" w:author="Maxim Bystrov" w:date="2026-05-23T00:49:00Z">
        <w:r w:rsidR="00B70C8D">
          <w:t xml:space="preserve"> благодаря свойствам </w:t>
        </w:r>
        <w:r w:rsidR="00B70C8D">
          <w:rPr>
            <w:lang w:val="en-US"/>
          </w:rPr>
          <w:t>S</w:t>
        </w:r>
        <w:r w:rsidR="00B70C8D" w:rsidRPr="00B70C8D">
          <w:rPr>
            <w:rPrChange w:id="4722" w:author="Maxim Bystrov" w:date="2026-05-23T00:49:00Z">
              <w:rPr>
                <w:lang w:val="en-US"/>
              </w:rPr>
            </w:rPrChange>
          </w:rPr>
          <w:t>2-</w:t>
        </w:r>
        <w:r w:rsidR="00B70C8D">
          <w:t>индексации</w:t>
        </w:r>
      </w:ins>
      <w:ins w:id="4723" w:author="Maxim Bystrov" w:date="2026-05-23T00:48:00Z">
        <w:r w:rsidR="00B70C8D">
          <w:t xml:space="preserve"> можно с уверенностью сказать, что зона</w:t>
        </w:r>
        <w:r w:rsidR="00B70C8D" w:rsidRPr="00B70C8D">
          <w:rPr>
            <w:rPrChange w:id="4724" w:author="Maxim Bystrov" w:date="2026-05-23T00:48:00Z">
              <w:rPr>
                <w:lang w:val="en-US"/>
              </w:rPr>
            </w:rPrChange>
          </w:rPr>
          <w:t xml:space="preserve"> </w:t>
        </w:r>
      </w:ins>
      <w:ins w:id="4725" w:author="Maxim Bystrov" w:date="2026-05-23T00:49:00Z">
        <w:r w:rsidR="00B70C8D">
          <w:rPr>
            <w:lang w:val="en-US"/>
          </w:rPr>
          <w:t>A</w:t>
        </w:r>
        <w:r w:rsidR="00B70C8D" w:rsidRPr="00B70C8D">
          <w:rPr>
            <w:rPrChange w:id="4726" w:author="Maxim Bystrov" w:date="2026-05-23T00:49:00Z">
              <w:rPr>
                <w:lang w:val="en-US"/>
              </w:rPr>
            </w:rPrChange>
          </w:rPr>
          <w:t xml:space="preserve"> </w:t>
        </w:r>
      </w:ins>
      <w:ins w:id="4727" w:author="Maxim Bystrov" w:date="2026-05-23T00:48:00Z">
        <w:r w:rsidR="00B70C8D">
          <w:t xml:space="preserve">входит внутрь </w:t>
        </w:r>
        <w:r w:rsidR="00B70C8D">
          <w:rPr>
            <w:lang w:val="en-US"/>
          </w:rPr>
          <w:t>S</w:t>
        </w:r>
        <w:r w:rsidR="00B70C8D" w:rsidRPr="00B70C8D">
          <w:rPr>
            <w:rPrChange w:id="4728" w:author="Maxim Bystrov" w:date="2026-05-23T00:48:00Z">
              <w:rPr>
                <w:lang w:val="en-US"/>
              </w:rPr>
            </w:rPrChange>
          </w:rPr>
          <w:t>2-</w:t>
        </w:r>
        <w:r w:rsidR="00B70C8D">
          <w:t>зоны</w:t>
        </w:r>
      </w:ins>
      <w:ins w:id="4729" w:author="Maxim Bystrov" w:date="2026-05-23T00:49:00Z">
        <w:r w:rsidR="00B70C8D" w:rsidRPr="00B70C8D">
          <w:rPr>
            <w:rPrChange w:id="4730" w:author="Maxim Bystrov" w:date="2026-05-23T00:49:00Z">
              <w:rPr>
                <w:lang w:val="en-US"/>
              </w:rPr>
            </w:rPrChange>
          </w:rPr>
          <w:t xml:space="preserve">, </w:t>
        </w:r>
        <w:r w:rsidR="00B70C8D">
          <w:t xml:space="preserve">описываемой интервалов </w:t>
        </w:r>
      </w:ins>
      <w:ins w:id="4731" w:author="Maxim Bystrov" w:date="2026-05-23T14:59:00Z">
        <w:r w:rsidR="000F7BA5">
          <w:rPr>
            <w:lang w:val="en-US"/>
          </w:rPr>
          <w:t>BC</w:t>
        </w:r>
      </w:ins>
      <w:ins w:id="4732" w:author="Maxim Bystrov" w:date="2026-05-23T00:49:00Z">
        <w:r w:rsidR="00B70C8D">
          <w:t xml:space="preserve">. </w:t>
        </w:r>
      </w:ins>
    </w:p>
    <w:p w14:paraId="10827BE2" w14:textId="3D05FC27" w:rsidR="00E10217" w:rsidRDefault="00B70C8D" w:rsidP="00E10217">
      <w:pPr>
        <w:pStyle w:val="default1"/>
        <w:rPr>
          <w:ins w:id="4733" w:author="Maxim Bystrov" w:date="2026-05-23T00:51:00Z"/>
        </w:rPr>
      </w:pPr>
      <w:ins w:id="4734" w:author="Maxim Bystrov" w:date="2026-05-23T00:49:00Z">
        <w:r>
          <w:t>Более того</w:t>
        </w:r>
      </w:ins>
      <w:ins w:id="4735" w:author="Maxim Bystrov" w:date="2026-05-23T00:50:00Z">
        <w:r>
          <w:t xml:space="preserve">, соседние интервалы </w:t>
        </w:r>
        <w:r>
          <w:rPr>
            <w:lang w:val="en-US"/>
          </w:rPr>
          <w:t>AB</w:t>
        </w:r>
        <w:r w:rsidRPr="00B70C8D">
          <w:rPr>
            <w:rPrChange w:id="4736" w:author="Maxim Bystrov" w:date="2026-05-23T00:51:00Z">
              <w:rPr>
                <w:lang w:val="en-US"/>
              </w:rPr>
            </w:rPrChange>
          </w:rPr>
          <w:t xml:space="preserve"> </w:t>
        </w:r>
        <w:r>
          <w:t xml:space="preserve">и </w:t>
        </w:r>
      </w:ins>
      <w:ins w:id="4737" w:author="Maxim Bystrov" w:date="2026-05-23T00:51:00Z">
        <w:r>
          <w:rPr>
            <w:lang w:val="en-US"/>
          </w:rPr>
          <w:t>BC</w:t>
        </w:r>
      </w:ins>
      <w:ins w:id="4738" w:author="Maxim Bystrov" w:date="2026-05-23T00:50:00Z">
        <w:r>
          <w:t xml:space="preserve"> можно объединить</w:t>
        </w:r>
      </w:ins>
      <w:ins w:id="4739" w:author="Maxim Bystrov" w:date="2026-05-23T00:51:00Z">
        <w:r w:rsidRPr="00B70C8D">
          <w:rPr>
            <w:rPrChange w:id="4740" w:author="Maxim Bystrov" w:date="2026-05-23T00:51:00Z">
              <w:rPr>
                <w:lang w:val="en-US"/>
              </w:rPr>
            </w:rPrChange>
          </w:rPr>
          <w:t xml:space="preserve"> </w:t>
        </w:r>
        <w:r>
          <w:t xml:space="preserve">в один большой интервал </w:t>
        </w:r>
        <w:r>
          <w:rPr>
            <w:lang w:val="en-US"/>
          </w:rPr>
          <w:t>AC</w:t>
        </w:r>
        <w:r w:rsidRPr="00B70C8D">
          <w:rPr>
            <w:rPrChange w:id="4741" w:author="Maxim Bystrov" w:date="2026-05-23T00:51:00Z">
              <w:rPr>
                <w:lang w:val="en-US"/>
              </w:rPr>
            </w:rPrChange>
          </w:rPr>
          <w:t xml:space="preserve">, </w:t>
        </w:r>
        <w:r>
          <w:t>что позволит сократить количество интервалов и ускорить поиск.</w:t>
        </w:r>
      </w:ins>
    </w:p>
    <w:p w14:paraId="29A73FF5" w14:textId="32F659F1" w:rsidR="00B70C8D" w:rsidRDefault="00A437E2" w:rsidP="00E10217">
      <w:pPr>
        <w:pStyle w:val="default1"/>
        <w:rPr>
          <w:ins w:id="4742" w:author="Maxim Bystrov" w:date="2026-05-23T00:55:00Z"/>
        </w:rPr>
      </w:pPr>
      <w:ins w:id="4743" w:author="Maxim Bystrov" w:date="2026-05-23T00:52:00Z">
        <w:r>
          <w:t xml:space="preserve">Из вышеперечисленных фактов можно заметить, что задача определения вхождения точки в один или несколько регионов может быть сведена к </w:t>
        </w:r>
      </w:ins>
      <w:ins w:id="4744" w:author="Maxim Bystrov" w:date="2026-05-23T00:53:00Z">
        <w:r>
          <w:t xml:space="preserve">определению вхождения </w:t>
        </w:r>
        <w:r>
          <w:rPr>
            <w:lang w:val="en-US"/>
          </w:rPr>
          <w:t>S</w:t>
        </w:r>
        <w:r w:rsidRPr="00A437E2">
          <w:rPr>
            <w:rPrChange w:id="4745" w:author="Maxim Bystrov" w:date="2026-05-23T00:53:00Z">
              <w:rPr>
                <w:lang w:val="en-US"/>
              </w:rPr>
            </w:rPrChange>
          </w:rPr>
          <w:t>2-</w:t>
        </w:r>
        <w:r>
          <w:t xml:space="preserve">ключа этой точки в один из интервалов, описывающих </w:t>
        </w:r>
        <w:r>
          <w:rPr>
            <w:lang w:val="en-US"/>
          </w:rPr>
          <w:t>S</w:t>
        </w:r>
        <w:r w:rsidRPr="00A437E2">
          <w:rPr>
            <w:rPrChange w:id="4746" w:author="Maxim Bystrov" w:date="2026-05-23T00:53:00Z">
              <w:rPr>
                <w:lang w:val="en-US"/>
              </w:rPr>
            </w:rPrChange>
          </w:rPr>
          <w:t>2</w:t>
        </w:r>
        <w:r>
          <w:t xml:space="preserve">-зоны, заполняющие </w:t>
        </w:r>
      </w:ins>
      <w:ins w:id="4747" w:author="Maxim Bystrov" w:date="2026-05-23T00:54:00Z">
        <w:r>
          <w:t>один или несколько регионов, после чего с некоторой точностью</w:t>
        </w:r>
      </w:ins>
      <w:ins w:id="4748" w:author="Maxim Bystrov" w:date="2026-05-23T00:55:00Z">
        <w:r>
          <w:t xml:space="preserve"> (соответствующей выбранному уровню </w:t>
        </w:r>
        <w:r>
          <w:rPr>
            <w:lang w:val="en-US"/>
          </w:rPr>
          <w:t>S</w:t>
        </w:r>
        <w:r w:rsidRPr="00A437E2">
          <w:rPr>
            <w:rPrChange w:id="4749" w:author="Maxim Bystrov" w:date="2026-05-23T00:55:00Z">
              <w:rPr>
                <w:lang w:val="en-US"/>
              </w:rPr>
            </w:rPrChange>
          </w:rPr>
          <w:t>2-</w:t>
        </w:r>
        <w:r>
          <w:t>клю</w:t>
        </w:r>
      </w:ins>
      <w:ins w:id="4750" w:author="Maxim Bystrov" w:date="2026-05-23T00:56:00Z">
        <w:r>
          <w:t>чей интервалов)</w:t>
        </w:r>
      </w:ins>
      <w:ins w:id="4751" w:author="Maxim Bystrov" w:date="2026-05-23T00:54:00Z">
        <w:r>
          <w:t xml:space="preserve"> можно сделать вывод о вхождении этой точки в соответствующие регионы. Если из регионов составить отсортированный список непересекающихся интервалов, то поиск в нем по</w:t>
        </w:r>
      </w:ins>
      <w:ins w:id="4752" w:author="Maxim Bystrov" w:date="2026-05-23T00:55:00Z">
        <w:r>
          <w:t xml:space="preserve"> значению будет иметь временную сложность </w:t>
        </w:r>
        <w:r>
          <w:rPr>
            <w:lang w:val="en-US"/>
          </w:rPr>
          <w:t>O</w:t>
        </w:r>
        <w:r w:rsidRPr="00A437E2">
          <w:rPr>
            <w:rPrChange w:id="4753" w:author="Maxim Bystrov" w:date="2026-05-23T00:55:00Z">
              <w:rPr>
                <w:lang w:val="en-US"/>
              </w:rPr>
            </w:rPrChange>
          </w:rPr>
          <w:t>(</w:t>
        </w:r>
        <w:proofErr w:type="spellStart"/>
        <w:r>
          <w:rPr>
            <w:lang w:val="en-US"/>
          </w:rPr>
          <w:t>logN</w:t>
        </w:r>
        <w:proofErr w:type="spellEnd"/>
        <w:r w:rsidRPr="00A437E2">
          <w:rPr>
            <w:rPrChange w:id="4754" w:author="Maxim Bystrov" w:date="2026-05-23T00:55:00Z">
              <w:rPr>
                <w:lang w:val="en-US"/>
              </w:rPr>
            </w:rPrChange>
          </w:rPr>
          <w:t xml:space="preserve">), </w:t>
        </w:r>
        <w:r>
          <w:t xml:space="preserve">где </w:t>
        </w:r>
        <w:r>
          <w:rPr>
            <w:lang w:val="en-US"/>
          </w:rPr>
          <w:t>N</w:t>
        </w:r>
        <w:r w:rsidRPr="00A437E2">
          <w:rPr>
            <w:rPrChange w:id="4755" w:author="Maxim Bystrov" w:date="2026-05-23T00:55:00Z">
              <w:rPr>
                <w:lang w:val="en-US"/>
              </w:rPr>
            </w:rPrChange>
          </w:rPr>
          <w:t xml:space="preserve"> </w:t>
        </w:r>
        <w:r>
          <w:t>–</w:t>
        </w:r>
        <w:r w:rsidRPr="00A437E2">
          <w:rPr>
            <w:rPrChange w:id="4756" w:author="Maxim Bystrov" w:date="2026-05-23T00:55:00Z">
              <w:rPr>
                <w:lang w:val="en-US"/>
              </w:rPr>
            </w:rPrChange>
          </w:rPr>
          <w:t xml:space="preserve"> </w:t>
        </w:r>
        <w:r>
          <w:t>количество интервалов в отсортированном списке.</w:t>
        </w:r>
      </w:ins>
    </w:p>
    <w:p w14:paraId="374E0681" w14:textId="41D91C60" w:rsidR="00A437E2" w:rsidRDefault="00A437E2" w:rsidP="00E10217">
      <w:pPr>
        <w:pStyle w:val="default1"/>
        <w:rPr>
          <w:ins w:id="4757" w:author="Maxim Bystrov" w:date="2026-05-23T15:59:00Z"/>
        </w:rPr>
      </w:pPr>
      <w:ins w:id="4758" w:author="Maxim Bystrov" w:date="2026-05-23T00:55:00Z">
        <w:r>
          <w:t xml:space="preserve">Для дополнительной точности </w:t>
        </w:r>
      </w:ins>
      <w:ins w:id="4759" w:author="Maxim Bystrov" w:date="2026-05-23T00:56:00Z">
        <w:r>
          <w:t xml:space="preserve">на последнем этапе поиска можно выполнить геометрическую проверку на вхождение точки в каждый из найденных регионов, чтобы исключить </w:t>
        </w:r>
      </w:ins>
      <w:ins w:id="4760" w:author="Maxim Bystrov" w:date="2026-05-23T14:58:00Z">
        <w:r w:rsidR="00616DC1">
          <w:t xml:space="preserve">ложноположительные срабатывания </w:t>
        </w:r>
        <w:r w:rsidR="00616DC1">
          <w:lastRenderedPageBreak/>
          <w:t>вхождения на границах регионов</w:t>
        </w:r>
      </w:ins>
      <w:ins w:id="4761" w:author="Maxim Bystrov" w:date="2026-05-23T00:57:00Z">
        <w:r>
          <w:t>.</w:t>
        </w:r>
      </w:ins>
      <w:ins w:id="4762" w:author="Maxim Bystrov" w:date="2026-05-23T14:58:00Z">
        <w:r w:rsidR="00616DC1">
          <w:t xml:space="preserve"> Это наиболее актуально в тех случаях, если для составления индекса выбирается достаточно крупный уровень </w:t>
        </w:r>
        <w:r w:rsidR="00616DC1">
          <w:rPr>
            <w:lang w:val="en-US"/>
          </w:rPr>
          <w:t>S</w:t>
        </w:r>
        <w:r w:rsidR="00616DC1" w:rsidRPr="00616DC1">
          <w:rPr>
            <w:rPrChange w:id="4763" w:author="Maxim Bystrov" w:date="2026-05-23T14:58:00Z">
              <w:rPr>
                <w:lang w:val="en-US"/>
              </w:rPr>
            </w:rPrChange>
          </w:rPr>
          <w:t>2.</w:t>
        </w:r>
      </w:ins>
    </w:p>
    <w:p w14:paraId="41225E73" w14:textId="490A7E91" w:rsidR="007103BE" w:rsidRPr="007103BE" w:rsidRDefault="007103BE" w:rsidP="00E10217">
      <w:pPr>
        <w:pStyle w:val="default1"/>
        <w:rPr>
          <w:ins w:id="4764" w:author="Maxim Bystrov" w:date="2026-05-23T15:58:00Z"/>
        </w:rPr>
      </w:pPr>
      <w:ins w:id="4765" w:author="Maxim Bystrov" w:date="2026-05-23T15:59:00Z">
        <w:r>
          <w:t xml:space="preserve">На рисунках </w:t>
        </w:r>
      </w:ins>
      <w:ins w:id="4766" w:author="Maxim Bystrov" w:date="2026-05-23T16:00:00Z">
        <w:r>
          <w:t>Б.2, Б.3, Б.4 показана блок схема инициализации и использования индекса.</w:t>
        </w:r>
      </w:ins>
    </w:p>
    <w:p w14:paraId="341D7BAD" w14:textId="36EE9313" w:rsidR="00BA2C28" w:rsidRDefault="00BA2C28">
      <w:pPr>
        <w:pStyle w:val="default1"/>
        <w:ind w:left="-426" w:firstLine="0"/>
        <w:jc w:val="center"/>
        <w:rPr>
          <w:ins w:id="4767" w:author="Maxim Bystrov" w:date="2026-05-23T15:04:00Z"/>
        </w:rPr>
        <w:pPrChange w:id="4768" w:author="Maxim Bystrov" w:date="2026-05-23T15:59:00Z">
          <w:pPr>
            <w:pStyle w:val="default1"/>
          </w:pPr>
        </w:pPrChange>
      </w:pPr>
      <w:ins w:id="4769" w:author="Maxim Bystrov" w:date="2026-05-23T15:58:00Z">
        <w:r>
          <w:rPr>
            <w:noProof/>
          </w:rPr>
          <w:drawing>
            <wp:inline distT="0" distB="0" distL="0" distR="0" wp14:anchorId="673C209D" wp14:editId="39F1192D">
              <wp:extent cx="6467646" cy="7274257"/>
              <wp:effectExtent l="0" t="0" r="0" b="3175"/>
              <wp:docPr id="26" name="Рисунок 2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9"/>
                      <pic:cNvPicPr>
                        <a:picLocks noChangeAspect="1" noChangeArrowheads="1"/>
                      </pic:cNvPicPr>
                    </pic:nvPicPr>
                    <pic:blipFill>
                      <a:blip r:embed="rId33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475805" cy="72834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4169F31D" w14:textId="4CD4D412" w:rsidR="00642600" w:rsidRPr="00BA2C28" w:rsidRDefault="00BA2C28">
      <w:pPr>
        <w:pStyle w:val="default1"/>
        <w:jc w:val="center"/>
        <w:rPr>
          <w:ins w:id="4770" w:author="Maxim Bystrov" w:date="2026-05-23T15:44:00Z"/>
          <w:rPrChange w:id="4771" w:author="Maxim Bystrov" w:date="2026-05-23T15:59:00Z">
            <w:rPr>
              <w:ins w:id="4772" w:author="Maxim Bystrov" w:date="2026-05-23T15:44:00Z"/>
              <w:lang w:val="en-US"/>
            </w:rPr>
          </w:rPrChange>
        </w:rPr>
        <w:pPrChange w:id="4773" w:author="Maxim Bystrov" w:date="2026-05-23T16:26:00Z">
          <w:pPr>
            <w:pStyle w:val="default1"/>
          </w:pPr>
        </w:pPrChange>
      </w:pPr>
      <w:ins w:id="4774" w:author="Maxim Bystrov" w:date="2026-05-23T15:59:00Z">
        <w:r>
          <w:rPr>
            <w:i/>
            <w:iCs/>
          </w:rPr>
          <w:t>Рисунок Б.</w:t>
        </w:r>
        <w:r w:rsidRPr="00BA2C28">
          <w:rPr>
            <w:i/>
            <w:iCs/>
            <w:rPrChange w:id="4775" w:author="Maxim Bystrov" w:date="2026-05-23T15:59:00Z">
              <w:rPr>
                <w:i/>
                <w:iCs/>
                <w:lang w:val="en-US"/>
              </w:rPr>
            </w:rPrChange>
          </w:rPr>
          <w:t>2</w:t>
        </w:r>
        <w:r>
          <w:rPr>
            <w:i/>
            <w:iCs/>
          </w:rPr>
          <w:t xml:space="preserve"> </w:t>
        </w:r>
        <w:r>
          <w:t xml:space="preserve">— </w:t>
        </w:r>
        <w:r>
          <w:rPr>
            <w:i/>
            <w:iCs/>
          </w:rPr>
          <w:t>Блок-схема</w:t>
        </w:r>
        <w:r w:rsidRPr="00BA2C28">
          <w:rPr>
            <w:i/>
            <w:iCs/>
            <w:rPrChange w:id="4776" w:author="Maxim Bystrov" w:date="2026-05-23T15:59:00Z">
              <w:rPr>
                <w:i/>
                <w:iCs/>
                <w:lang w:val="en-US"/>
              </w:rPr>
            </w:rPrChange>
          </w:rPr>
          <w:t xml:space="preserve"> </w:t>
        </w:r>
        <w:r>
          <w:rPr>
            <w:i/>
            <w:iCs/>
          </w:rPr>
          <w:t>инициализации индекса (ч.1)</w:t>
        </w:r>
      </w:ins>
    </w:p>
    <w:p w14:paraId="382E4E29" w14:textId="2A4B2775" w:rsidR="006B2113" w:rsidRDefault="003175A3">
      <w:pPr>
        <w:pStyle w:val="default1"/>
        <w:ind w:firstLine="0"/>
        <w:jc w:val="center"/>
        <w:rPr>
          <w:ins w:id="4777" w:author="Maxim Bystrov" w:date="2026-05-23T16:01:00Z"/>
        </w:rPr>
        <w:pPrChange w:id="4778" w:author="Maxim Bystrov" w:date="2026-05-23T16:07:00Z">
          <w:pPr>
            <w:pStyle w:val="default1"/>
          </w:pPr>
        </w:pPrChange>
      </w:pPr>
      <w:ins w:id="4779" w:author="Maxim Bystrov" w:date="2026-05-23T16:07:00Z">
        <w:r>
          <w:rPr>
            <w:noProof/>
          </w:rPr>
          <w:lastRenderedPageBreak/>
          <w:drawing>
            <wp:inline distT="0" distB="0" distL="0" distR="0" wp14:anchorId="3DB9BB33" wp14:editId="2D630776">
              <wp:extent cx="6050331" cy="7888406"/>
              <wp:effectExtent l="0" t="0" r="7620" b="0"/>
              <wp:docPr id="27" name="Рисунок 2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1"/>
                      <pic:cNvPicPr>
                        <a:picLocks noChangeAspect="1" noChangeArrowheads="1"/>
                      </pic:cNvPicPr>
                    </pic:nvPicPr>
                    <pic:blipFill>
                      <a:blip r:embed="rId34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051286" cy="788965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6AA7E1DE" w14:textId="337B1661" w:rsidR="003175A3" w:rsidRPr="00BA2C28" w:rsidRDefault="003175A3">
      <w:pPr>
        <w:pStyle w:val="default1"/>
        <w:jc w:val="center"/>
        <w:rPr>
          <w:ins w:id="4780" w:author="Maxim Bystrov" w:date="2026-05-23T15:44:00Z"/>
          <w:rPrChange w:id="4781" w:author="Maxim Bystrov" w:date="2026-05-23T15:59:00Z">
            <w:rPr>
              <w:ins w:id="4782" w:author="Maxim Bystrov" w:date="2026-05-23T15:44:00Z"/>
              <w:lang w:val="en-US"/>
            </w:rPr>
          </w:rPrChange>
        </w:rPr>
        <w:pPrChange w:id="4783" w:author="Maxim Bystrov" w:date="2026-05-23T16:26:00Z">
          <w:pPr>
            <w:pStyle w:val="default1"/>
          </w:pPr>
        </w:pPrChange>
      </w:pPr>
      <w:ins w:id="4784" w:author="Maxim Bystrov" w:date="2026-05-23T16:07:00Z">
        <w:r>
          <w:rPr>
            <w:i/>
            <w:iCs/>
          </w:rPr>
          <w:t xml:space="preserve">Рисунок Б.3 </w:t>
        </w:r>
        <w:r>
          <w:t xml:space="preserve">— </w:t>
        </w:r>
      </w:ins>
      <w:ins w:id="4785" w:author="Maxim Bystrov" w:date="2026-05-23T16:08:00Z">
        <w:r w:rsidR="00581145">
          <w:rPr>
            <w:i/>
            <w:iCs/>
          </w:rPr>
          <w:t>Блок-схема</w:t>
        </w:r>
        <w:r w:rsidR="00581145" w:rsidRPr="0072084F">
          <w:rPr>
            <w:i/>
            <w:iCs/>
          </w:rPr>
          <w:t xml:space="preserve"> </w:t>
        </w:r>
        <w:r w:rsidR="00581145">
          <w:rPr>
            <w:i/>
            <w:iCs/>
          </w:rPr>
          <w:t>инициализации индекса (ч.2)</w:t>
        </w:r>
      </w:ins>
    </w:p>
    <w:p w14:paraId="085DDEF8" w14:textId="5E283983" w:rsidR="006B2113" w:rsidRDefault="006B2113" w:rsidP="006B2113">
      <w:pPr>
        <w:pStyle w:val="af4"/>
        <w:jc w:val="center"/>
        <w:rPr>
          <w:ins w:id="4786" w:author="Maxim Bystrov" w:date="2026-05-23T15:45:00Z"/>
        </w:rPr>
      </w:pPr>
      <w:ins w:id="4787" w:author="Maxim Bystrov" w:date="2026-05-23T15:44:00Z">
        <w:r>
          <w:rPr>
            <w:noProof/>
          </w:rPr>
          <w:lastRenderedPageBreak/>
          <w:drawing>
            <wp:inline distT="0" distB="0" distL="0" distR="0" wp14:anchorId="6E608868" wp14:editId="4B1ACC9B">
              <wp:extent cx="4147971" cy="7933327"/>
              <wp:effectExtent l="0" t="0" r="5080" b="0"/>
              <wp:docPr id="25" name="Рисунок 2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"/>
                      <pic:cNvPicPr>
                        <a:picLocks noChangeAspect="1" noChangeArrowheads="1"/>
                      </pic:cNvPicPr>
                    </pic:nvPicPr>
                    <pic:blipFill>
                      <a:blip r:embed="rId35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150419" cy="793800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48334350" w14:textId="439A9EA7" w:rsidR="006B2113" w:rsidRPr="00637709" w:rsidRDefault="006B2113">
      <w:pPr>
        <w:pStyle w:val="af4"/>
        <w:jc w:val="center"/>
        <w:rPr>
          <w:ins w:id="4788" w:author="Maxim Bystrov" w:date="2026-05-23T15:44:00Z"/>
          <w:i/>
          <w:iCs/>
          <w:sz w:val="28"/>
          <w:szCs w:val="28"/>
          <w:rPrChange w:id="4789" w:author="Maxim Bystrov" w:date="2026-05-23T16:27:00Z">
            <w:rPr>
              <w:ins w:id="4790" w:author="Maxim Bystrov" w:date="2026-05-23T15:44:00Z"/>
            </w:rPr>
          </w:rPrChange>
        </w:rPr>
        <w:pPrChange w:id="4791" w:author="Maxim Bystrov" w:date="2026-05-23T15:44:00Z">
          <w:pPr>
            <w:pStyle w:val="af4"/>
          </w:pPr>
        </w:pPrChange>
      </w:pPr>
      <w:ins w:id="4792" w:author="Maxim Bystrov" w:date="2026-05-23T15:45:00Z">
        <w:r w:rsidRPr="00637709">
          <w:rPr>
            <w:i/>
            <w:iCs/>
            <w:sz w:val="28"/>
            <w:szCs w:val="28"/>
            <w:rPrChange w:id="4793" w:author="Maxim Bystrov" w:date="2026-05-23T16:27:00Z">
              <w:rPr>
                <w:i/>
                <w:iCs/>
              </w:rPr>
            </w:rPrChange>
          </w:rPr>
          <w:t>Рисунок Б.</w:t>
        </w:r>
      </w:ins>
      <w:ins w:id="4794" w:author="Maxim Bystrov" w:date="2026-05-23T15:58:00Z">
        <w:r w:rsidR="00BA2C28" w:rsidRPr="00637709">
          <w:rPr>
            <w:i/>
            <w:iCs/>
            <w:sz w:val="28"/>
            <w:szCs w:val="28"/>
            <w:rPrChange w:id="4795" w:author="Maxim Bystrov" w:date="2026-05-23T16:27:00Z">
              <w:rPr>
                <w:i/>
                <w:iCs/>
                <w:lang w:val="en-US"/>
              </w:rPr>
            </w:rPrChange>
          </w:rPr>
          <w:t>4</w:t>
        </w:r>
      </w:ins>
      <w:ins w:id="4796" w:author="Maxim Bystrov" w:date="2026-05-23T15:45:00Z">
        <w:r w:rsidRPr="00637709">
          <w:rPr>
            <w:i/>
            <w:iCs/>
            <w:sz w:val="28"/>
            <w:szCs w:val="28"/>
            <w:rPrChange w:id="4797" w:author="Maxim Bystrov" w:date="2026-05-23T16:27:00Z">
              <w:rPr>
                <w:i/>
                <w:iCs/>
              </w:rPr>
            </w:rPrChange>
          </w:rPr>
          <w:t xml:space="preserve"> </w:t>
        </w:r>
        <w:r w:rsidRPr="00637709">
          <w:rPr>
            <w:sz w:val="28"/>
            <w:szCs w:val="28"/>
            <w:rPrChange w:id="4798" w:author="Maxim Bystrov" w:date="2026-05-23T16:27:00Z">
              <w:rPr/>
            </w:rPrChange>
          </w:rPr>
          <w:t xml:space="preserve">— </w:t>
        </w:r>
        <w:r w:rsidR="006F6455" w:rsidRPr="00637709">
          <w:rPr>
            <w:i/>
            <w:iCs/>
            <w:sz w:val="28"/>
            <w:szCs w:val="28"/>
            <w:rPrChange w:id="4799" w:author="Maxim Bystrov" w:date="2026-05-23T16:27:00Z">
              <w:rPr>
                <w:i/>
                <w:iCs/>
              </w:rPr>
            </w:rPrChange>
          </w:rPr>
          <w:t>Блок-схема в</w:t>
        </w:r>
        <w:r w:rsidRPr="00637709">
          <w:rPr>
            <w:i/>
            <w:iCs/>
            <w:sz w:val="28"/>
            <w:szCs w:val="28"/>
            <w:rPrChange w:id="4800" w:author="Maxim Bystrov" w:date="2026-05-23T16:27:00Z">
              <w:rPr>
                <w:i/>
                <w:iCs/>
              </w:rPr>
            </w:rPrChange>
          </w:rPr>
          <w:t>ыполнени</w:t>
        </w:r>
      </w:ins>
      <w:ins w:id="4801" w:author="Maxim Bystrov" w:date="2026-05-23T15:46:00Z">
        <w:r w:rsidR="006F6455" w:rsidRPr="00637709">
          <w:rPr>
            <w:i/>
            <w:iCs/>
            <w:sz w:val="28"/>
            <w:szCs w:val="28"/>
            <w:rPrChange w:id="4802" w:author="Maxim Bystrov" w:date="2026-05-23T16:27:00Z">
              <w:rPr>
                <w:i/>
                <w:iCs/>
              </w:rPr>
            </w:rPrChange>
          </w:rPr>
          <w:t>я</w:t>
        </w:r>
      </w:ins>
      <w:ins w:id="4803" w:author="Maxim Bystrov" w:date="2026-05-23T15:45:00Z">
        <w:r w:rsidRPr="00637709">
          <w:rPr>
            <w:i/>
            <w:iCs/>
            <w:sz w:val="28"/>
            <w:szCs w:val="28"/>
            <w:rPrChange w:id="4804" w:author="Maxim Bystrov" w:date="2026-05-23T16:27:00Z">
              <w:rPr>
                <w:i/>
                <w:iCs/>
              </w:rPr>
            </w:rPrChange>
          </w:rPr>
          <w:t xml:space="preserve"> поиска регионов в индексе</w:t>
        </w:r>
      </w:ins>
    </w:p>
    <w:p w14:paraId="1E19B4C2" w14:textId="77777777" w:rsidR="0049163E" w:rsidRDefault="0049163E" w:rsidP="00E10217">
      <w:pPr>
        <w:pStyle w:val="default1"/>
        <w:rPr>
          <w:ins w:id="4805" w:author="Maxim Bystrov" w:date="2026-05-23T16:23:00Z"/>
        </w:rPr>
      </w:pPr>
      <w:ins w:id="4806" w:author="Maxim Bystrov" w:date="2026-05-23T16:18:00Z">
        <w:r>
          <w:lastRenderedPageBreak/>
          <w:t>В результате построения индекса формируется</w:t>
        </w:r>
      </w:ins>
      <w:ins w:id="4807" w:author="Maxim Bystrov" w:date="2026-05-23T16:19:00Z">
        <w:r>
          <w:t xml:space="preserve"> три списка: отсортированный список с началами интервалов, список с концами интервалов</w:t>
        </w:r>
      </w:ins>
      <w:ins w:id="4808" w:author="Maxim Bystrov" w:date="2026-05-23T16:21:00Z">
        <w:r>
          <w:t>, список со списками индексов регионов, в которы</w:t>
        </w:r>
      </w:ins>
      <w:ins w:id="4809" w:author="Maxim Bystrov" w:date="2026-05-23T16:22:00Z">
        <w:r>
          <w:t xml:space="preserve">х содержится соответствующий интервал. Каждый из списков представляет из себя массив со сложностью произвольного доступа по индексу за </w:t>
        </w:r>
        <w:proofErr w:type="gramStart"/>
        <w:r>
          <w:rPr>
            <w:lang w:val="en-US"/>
          </w:rPr>
          <w:t>O</w:t>
        </w:r>
        <w:r w:rsidRPr="0049163E">
          <w:rPr>
            <w:rPrChange w:id="4810" w:author="Maxim Bystrov" w:date="2026-05-23T16:22:00Z">
              <w:rPr>
                <w:lang w:val="en-US"/>
              </w:rPr>
            </w:rPrChange>
          </w:rPr>
          <w:t>(</w:t>
        </w:r>
        <w:proofErr w:type="gramEnd"/>
        <w:r w:rsidRPr="0049163E">
          <w:rPr>
            <w:rPrChange w:id="4811" w:author="Maxim Bystrov" w:date="2026-05-23T16:22:00Z">
              <w:rPr>
                <w:lang w:val="en-US"/>
              </w:rPr>
            </w:rPrChange>
          </w:rPr>
          <w:t xml:space="preserve">1) </w:t>
        </w:r>
        <w:r>
          <w:t>по времени. Логически структуру данных можно отобразить в виде схемы</w:t>
        </w:r>
      </w:ins>
      <w:ins w:id="4812" w:author="Maxim Bystrov" w:date="2026-05-23T16:23:00Z">
        <w:r>
          <w:t xml:space="preserve"> (рис. Б.5).</w:t>
        </w:r>
      </w:ins>
    </w:p>
    <w:p w14:paraId="709312A5" w14:textId="4B8875C9" w:rsidR="0049163E" w:rsidRDefault="0049163E" w:rsidP="0049163E">
      <w:pPr>
        <w:pStyle w:val="default1"/>
        <w:jc w:val="center"/>
        <w:rPr>
          <w:ins w:id="4813" w:author="Maxim Bystrov" w:date="2026-05-23T16:23:00Z"/>
        </w:rPr>
      </w:pPr>
      <w:ins w:id="4814" w:author="Maxim Bystrov" w:date="2026-05-23T16:23:00Z">
        <w:r w:rsidRPr="0049163E">
          <w:rPr>
            <w:noProof/>
          </w:rPr>
          <w:drawing>
            <wp:inline distT="0" distB="0" distL="0" distR="0" wp14:anchorId="51A30CE4" wp14:editId="77325E44">
              <wp:extent cx="4220164" cy="1895740"/>
              <wp:effectExtent l="0" t="0" r="0" b="9525"/>
              <wp:docPr id="28" name="Рисунок 2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3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0164" cy="18957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D1B7031" w14:textId="4CF9B6C7" w:rsidR="0049163E" w:rsidRDefault="0049163E">
      <w:pPr>
        <w:pStyle w:val="default1"/>
        <w:jc w:val="center"/>
        <w:rPr>
          <w:ins w:id="4815" w:author="Maxim Bystrov" w:date="2026-05-23T16:18:00Z"/>
        </w:rPr>
        <w:pPrChange w:id="4816" w:author="Maxim Bystrov" w:date="2026-05-23T16:23:00Z">
          <w:pPr>
            <w:pStyle w:val="default1"/>
          </w:pPr>
        </w:pPrChange>
      </w:pPr>
      <w:ins w:id="4817" w:author="Maxim Bystrov" w:date="2026-05-23T16:23:00Z">
        <w:r>
          <w:rPr>
            <w:i/>
            <w:iCs/>
          </w:rPr>
          <w:t xml:space="preserve">Рисунок Б.5 </w:t>
        </w:r>
        <w:r>
          <w:t xml:space="preserve">— </w:t>
        </w:r>
        <w:r>
          <w:rPr>
            <w:i/>
            <w:iCs/>
          </w:rPr>
          <w:t>Логическая структура пространственного индекса</w:t>
        </w:r>
      </w:ins>
    </w:p>
    <w:p w14:paraId="593E7B70" w14:textId="6EDB4934" w:rsidR="004D6755" w:rsidRPr="004D6755" w:rsidRDefault="004D6755" w:rsidP="00E10217">
      <w:pPr>
        <w:pStyle w:val="default1"/>
        <w:rPr>
          <w:ins w:id="4818" w:author="Maxim Bystrov" w:date="2026-05-23T16:24:00Z"/>
        </w:rPr>
      </w:pPr>
      <w:ins w:id="4819" w:author="Maxim Bystrov" w:date="2026-05-23T16:24:00Z">
        <w:r>
          <w:t xml:space="preserve">При поиске для точки в пространстве рассчитывается </w:t>
        </w:r>
        <w:r>
          <w:rPr>
            <w:lang w:val="en-US"/>
          </w:rPr>
          <w:t>S</w:t>
        </w:r>
        <w:r w:rsidRPr="004D6755">
          <w:rPr>
            <w:rPrChange w:id="4820" w:author="Maxim Bystrov" w:date="2026-05-23T16:24:00Z">
              <w:rPr>
                <w:lang w:val="en-US"/>
              </w:rPr>
            </w:rPrChange>
          </w:rPr>
          <w:t>2-</w:t>
        </w:r>
        <w:r>
          <w:t xml:space="preserve">номер </w:t>
        </w:r>
        <w:r w:rsidRPr="004D6755">
          <w:rPr>
            <w:rPrChange w:id="4821" w:author="Maxim Bystrov" w:date="2026-05-23T16:24:00Z">
              <w:rPr>
                <w:lang w:val="en-US"/>
              </w:rPr>
            </w:rPrChange>
          </w:rPr>
          <w:t>(</w:t>
        </w:r>
        <w:r>
          <w:rPr>
            <w:lang w:val="en-US"/>
          </w:rPr>
          <w:t>id</w:t>
        </w:r>
        <w:r w:rsidRPr="004D6755">
          <w:rPr>
            <w:rPrChange w:id="4822" w:author="Maxim Bystrov" w:date="2026-05-23T16:24:00Z">
              <w:rPr>
                <w:lang w:val="en-US"/>
              </w:rPr>
            </w:rPrChange>
          </w:rPr>
          <w:t>)</w:t>
        </w:r>
        <w:r>
          <w:t xml:space="preserve"> соответствующего уровня</w:t>
        </w:r>
        <w:r w:rsidRPr="004D6755">
          <w:rPr>
            <w:rPrChange w:id="4823" w:author="Maxim Bystrov" w:date="2026-05-23T16:24:00Z">
              <w:rPr>
                <w:lang w:val="en-US"/>
              </w:rPr>
            </w:rPrChange>
          </w:rPr>
          <w:t xml:space="preserve">, </w:t>
        </w:r>
        <w:r>
          <w:t xml:space="preserve">после чего производится бинарный поиск в массиве. Если найден интервал – </w:t>
        </w:r>
      </w:ins>
      <w:ins w:id="4824" w:author="Maxim Bystrov" w:date="2026-05-23T16:26:00Z">
        <w:r>
          <w:t xml:space="preserve">соответствующий список регионов берется как стартовый для </w:t>
        </w:r>
        <w:r w:rsidR="00226B5A">
          <w:t xml:space="preserve">этапа </w:t>
        </w:r>
        <w:r>
          <w:t>геометрической проверки вхождения.</w:t>
        </w:r>
      </w:ins>
    </w:p>
    <w:p w14:paraId="3EE896A9" w14:textId="66B56DB4" w:rsidR="006B2113" w:rsidRDefault="00CC3433" w:rsidP="00E10217">
      <w:pPr>
        <w:pStyle w:val="default1"/>
        <w:rPr>
          <w:ins w:id="4825" w:author="Maxim Bystrov" w:date="2026-05-23T16:15:00Z"/>
        </w:rPr>
      </w:pPr>
      <w:ins w:id="4826" w:author="Maxim Bystrov" w:date="2026-05-23T16:11:00Z">
        <w:r>
          <w:t xml:space="preserve">В составе библиотеки </w:t>
        </w:r>
        <w:r>
          <w:rPr>
            <w:lang w:val="en-US"/>
          </w:rPr>
          <w:t>S</w:t>
        </w:r>
        <w:r w:rsidRPr="00CC3433">
          <w:rPr>
            <w:rPrChange w:id="4827" w:author="Maxim Bystrov" w:date="2026-05-23T16:11:00Z">
              <w:rPr>
                <w:lang w:val="en-US"/>
              </w:rPr>
            </w:rPrChange>
          </w:rPr>
          <w:t xml:space="preserve">2 </w:t>
        </w:r>
        <w:r>
          <w:t xml:space="preserve">для </w:t>
        </w:r>
        <w:r>
          <w:rPr>
            <w:lang w:val="en-US"/>
          </w:rPr>
          <w:t>Java</w:t>
        </w:r>
        <w:r w:rsidRPr="00CC3433">
          <w:rPr>
            <w:rPrChange w:id="4828" w:author="Maxim Bystrov" w:date="2026-05-23T16:11:00Z">
              <w:rPr>
                <w:lang w:val="en-US"/>
              </w:rPr>
            </w:rPrChange>
          </w:rPr>
          <w:t xml:space="preserve"> </w:t>
        </w:r>
        <w:r>
          <w:t xml:space="preserve">присутствует </w:t>
        </w:r>
      </w:ins>
      <w:ins w:id="4829" w:author="Maxim Bystrov" w:date="2026-05-23T16:12:00Z">
        <w:r>
          <w:t xml:space="preserve">пространственный индекс </w:t>
        </w:r>
        <w:r w:rsidRPr="00CC3433">
          <w:t>S2ShapeIndex</w:t>
        </w:r>
      </w:ins>
      <w:ins w:id="4830" w:author="Maxim Bystrov" w:date="2026-05-23T16:13:00Z">
        <w:r>
          <w:t xml:space="preserve">, который может решить аналогичную задачу с помощью запроса </w:t>
        </w:r>
        <w:r w:rsidRPr="00CC3433">
          <w:t>S2ContainsPointQuery</w:t>
        </w:r>
        <w:r>
          <w:t xml:space="preserve">. В ходе тестирования </w:t>
        </w:r>
      </w:ins>
      <w:ins w:id="4831" w:author="Maxim Bystrov" w:date="2026-05-23T16:14:00Z">
        <w:r>
          <w:t>производительности индексов было выявлено, что разработанный в ходе данной работы индекс</w:t>
        </w:r>
      </w:ins>
      <w:ins w:id="4832" w:author="Maxim Bystrov" w:date="2026-05-23T16:16:00Z">
        <w:r w:rsidR="00046E3F">
          <w:t xml:space="preserve"> </w:t>
        </w:r>
        <w:r w:rsidR="00046E3F">
          <w:rPr>
            <w:lang w:val="en-US"/>
          </w:rPr>
          <w:t>S</w:t>
        </w:r>
        <w:r w:rsidR="00046E3F" w:rsidRPr="00046E3F">
          <w:rPr>
            <w:rPrChange w:id="4833" w:author="Maxim Bystrov" w:date="2026-05-23T16:16:00Z">
              <w:rPr>
                <w:lang w:val="en-US"/>
              </w:rPr>
            </w:rPrChange>
          </w:rPr>
          <w:t>2</w:t>
        </w:r>
        <w:proofErr w:type="spellStart"/>
        <w:r w:rsidR="00046E3F">
          <w:rPr>
            <w:lang w:val="en-US"/>
          </w:rPr>
          <w:t>ZoneQuery</w:t>
        </w:r>
      </w:ins>
      <w:proofErr w:type="spellEnd"/>
      <w:ins w:id="4834" w:author="Maxim Bystrov" w:date="2026-05-23T16:14:00Z">
        <w:r>
          <w:t xml:space="preserve"> превосходит встроенный индекс по производительности примерно на 30%</w:t>
        </w:r>
        <w:r w:rsidR="009B1399">
          <w:t xml:space="preserve"> при параметрах </w:t>
        </w:r>
      </w:ins>
      <w:ins w:id="4835" w:author="Maxim Bystrov" w:date="2026-05-23T16:15:00Z">
        <w:r w:rsidR="009B1399">
          <w:t xml:space="preserve">покрытия </w:t>
        </w:r>
        <w:r w:rsidR="00122E09">
          <w:t>регионов</w:t>
        </w:r>
        <w:r w:rsidR="009B1399">
          <w:t xml:space="preserve">: </w:t>
        </w:r>
      </w:ins>
    </w:p>
    <w:p w14:paraId="0F07EDB6" w14:textId="03821782" w:rsidR="009B1399" w:rsidRDefault="009B1399" w:rsidP="009B1399">
      <w:pPr>
        <w:pStyle w:val="default1"/>
        <w:numPr>
          <w:ilvl w:val="0"/>
          <w:numId w:val="51"/>
        </w:numPr>
        <w:rPr>
          <w:ins w:id="4836" w:author="Maxim Bystrov" w:date="2026-05-23T16:15:00Z"/>
        </w:rPr>
      </w:pPr>
      <w:ins w:id="4837" w:author="Maxim Bystrov" w:date="2026-05-23T16:15:00Z">
        <w:r>
          <w:t>минимальный уровень = 1;</w:t>
        </w:r>
      </w:ins>
    </w:p>
    <w:p w14:paraId="30CC8535" w14:textId="06449227" w:rsidR="009B1399" w:rsidRDefault="009B1399" w:rsidP="009B1399">
      <w:pPr>
        <w:pStyle w:val="default1"/>
        <w:numPr>
          <w:ilvl w:val="0"/>
          <w:numId w:val="51"/>
        </w:numPr>
        <w:rPr>
          <w:ins w:id="4838" w:author="Maxim Bystrov" w:date="2026-05-23T16:15:00Z"/>
        </w:rPr>
      </w:pPr>
      <w:ins w:id="4839" w:author="Maxim Bystrov" w:date="2026-05-23T16:15:00Z">
        <w:r>
          <w:t>максимальный уровень =24;</w:t>
        </w:r>
      </w:ins>
    </w:p>
    <w:p w14:paraId="0FA79592" w14:textId="2D8FDBEE" w:rsidR="009B1399" w:rsidRDefault="009B1399" w:rsidP="009B1399">
      <w:pPr>
        <w:pStyle w:val="default1"/>
        <w:numPr>
          <w:ilvl w:val="0"/>
          <w:numId w:val="51"/>
        </w:numPr>
        <w:rPr>
          <w:ins w:id="4840" w:author="Maxim Bystrov" w:date="2026-05-23T16:16:00Z"/>
        </w:rPr>
      </w:pPr>
      <w:ins w:id="4841" w:author="Maxim Bystrov" w:date="2026-05-23T16:15:00Z">
        <w:r>
          <w:t>максимальное количество зон для покрытия</w:t>
        </w:r>
        <w:r w:rsidR="00122E09">
          <w:t xml:space="preserve"> региона</w:t>
        </w:r>
        <w:r>
          <w:t xml:space="preserve"> – 200.</w:t>
        </w:r>
      </w:ins>
    </w:p>
    <w:p w14:paraId="02F505F7" w14:textId="6C46CAFF" w:rsidR="007F7DEC" w:rsidRPr="007F7DEC" w:rsidRDefault="007F7DEC">
      <w:pPr>
        <w:pStyle w:val="default1"/>
        <w:ind w:firstLine="0"/>
        <w:rPr>
          <w:ins w:id="4842" w:author="Maxim Bystrov" w:date="2026-05-23T00:43:00Z"/>
        </w:rPr>
        <w:pPrChange w:id="4843" w:author="Maxim Bystrov" w:date="2026-05-23T16:16:00Z">
          <w:pPr>
            <w:pStyle w:val="default1"/>
          </w:pPr>
        </w:pPrChange>
      </w:pPr>
      <w:ins w:id="4844" w:author="Maxim Bystrov" w:date="2026-05-23T16:16:00Z">
        <w:r>
          <w:t>Исходный код индекса</w:t>
        </w:r>
      </w:ins>
      <w:ins w:id="4845" w:author="Maxim Bystrov" w:date="2026-05-23T16:17:00Z">
        <w:r>
          <w:t xml:space="preserve"> приведен в составе Приложения В.</w:t>
        </w:r>
      </w:ins>
    </w:p>
    <w:p w14:paraId="1A19D751" w14:textId="77777777" w:rsidR="00B73F75" w:rsidRPr="00563C6F" w:rsidRDefault="00B73F75">
      <w:pPr>
        <w:pStyle w:val="default1"/>
        <w:rPr>
          <w:ins w:id="4846" w:author="Maxim Bystrov" w:date="2026-05-23T00:13:00Z"/>
        </w:rPr>
      </w:pPr>
    </w:p>
    <w:p w14:paraId="50FCB749" w14:textId="54D25174" w:rsidR="002A487A" w:rsidRDefault="00F82D28" w:rsidP="00F82D28">
      <w:pPr>
        <w:pStyle w:val="1"/>
        <w:rPr>
          <w:ins w:id="4847" w:author="Maxim Bystrov" w:date="2026-05-24T12:15:00Z"/>
        </w:rPr>
      </w:pPr>
      <w:bookmarkStart w:id="4848" w:name="_Toc230527408"/>
      <w:ins w:id="4849" w:author="Maxim Bystrov" w:date="2026-05-24T12:14:00Z">
        <w:r>
          <w:lastRenderedPageBreak/>
          <w:t>ПРИЛОЖЕНИЕ</w:t>
        </w:r>
      </w:ins>
      <w:ins w:id="4850" w:author="Maxim Bystrov" w:date="2026-05-24T12:15:00Z">
        <w:r>
          <w:t xml:space="preserve"> В Исходный код</w:t>
        </w:r>
        <w:bookmarkEnd w:id="4848"/>
      </w:ins>
    </w:p>
    <w:p w14:paraId="238BB63E" w14:textId="74CF9ABC" w:rsidR="00F82D28" w:rsidRPr="00FE7FEF" w:rsidRDefault="00FE7FEF" w:rsidP="001C6F4B">
      <w:pPr>
        <w:pStyle w:val="default1"/>
        <w:rPr>
          <w:ins w:id="4851" w:author="Maxim Bystrov" w:date="2026-05-24T12:16:00Z"/>
          <w:rPrChange w:id="4852" w:author="Maxim Bystrov" w:date="2026-05-24T12:21:00Z">
            <w:rPr>
              <w:ins w:id="4853" w:author="Maxim Bystrov" w:date="2026-05-24T12:16:00Z"/>
            </w:rPr>
          </w:rPrChange>
        </w:rPr>
      </w:pPr>
      <w:ins w:id="4854" w:author="Maxim Bystrov" w:date="2026-05-24T12:15:00Z">
        <w:r w:rsidRPr="00FE7FEF">
          <w:rPr>
            <w:rPrChange w:id="4855" w:author="Maxim Bystrov" w:date="2026-05-24T12:21:00Z">
              <w:rPr/>
            </w:rPrChange>
          </w:rPr>
          <w:t xml:space="preserve">1. </w:t>
        </w:r>
      </w:ins>
      <w:ins w:id="4856" w:author="Maxim Bystrov" w:date="2026-05-24T12:21:00Z">
        <w:r>
          <w:t>Исходный</w:t>
        </w:r>
        <w:r w:rsidRPr="00FE7FEF">
          <w:rPr>
            <w:rPrChange w:id="4857" w:author="Maxim Bystrov" w:date="2026-05-24T12:21:00Z">
              <w:rPr/>
            </w:rPrChange>
          </w:rPr>
          <w:t xml:space="preserve"> </w:t>
        </w:r>
        <w:r>
          <w:t>код</w:t>
        </w:r>
        <w:r w:rsidRPr="00FE7FEF">
          <w:rPr>
            <w:rPrChange w:id="4858" w:author="Maxim Bystrov" w:date="2026-05-24T12:21:00Z">
              <w:rPr/>
            </w:rPrChange>
          </w:rPr>
          <w:t xml:space="preserve"> </w:t>
        </w:r>
        <w:r>
          <w:t>пространственного</w:t>
        </w:r>
        <w:r w:rsidRPr="00FE7FEF">
          <w:rPr>
            <w:rPrChange w:id="4859" w:author="Maxim Bystrov" w:date="2026-05-24T12:21:00Z">
              <w:rPr/>
            </w:rPrChange>
          </w:rPr>
          <w:t xml:space="preserve"> </w:t>
        </w:r>
        <w:r>
          <w:t>индекса</w:t>
        </w:r>
        <w:r w:rsidRPr="00FE7FEF">
          <w:rPr>
            <w:rPrChange w:id="4860" w:author="Maxim Bystrov" w:date="2026-05-24T12:21:00Z">
              <w:rPr/>
            </w:rPrChange>
          </w:rPr>
          <w:t>:</w:t>
        </w:r>
        <w:r>
          <w:t xml:space="preserve"> </w:t>
        </w:r>
        <w:r>
          <w:rPr>
            <w:lang w:val="en-US"/>
          </w:rPr>
          <w:t>S</w:t>
        </w:r>
        <w:r w:rsidRPr="00FE7FEF">
          <w:rPr>
            <w:rPrChange w:id="4861" w:author="Maxim Bystrov" w:date="2026-05-24T12:21:00Z">
              <w:rPr>
                <w:lang w:val="en-US"/>
              </w:rPr>
            </w:rPrChange>
          </w:rPr>
          <w:t>2</w:t>
        </w:r>
        <w:proofErr w:type="spellStart"/>
        <w:r>
          <w:rPr>
            <w:lang w:val="en-US"/>
          </w:rPr>
          <w:t>ZoneIndex</w:t>
        </w:r>
        <w:proofErr w:type="spellEnd"/>
        <w:r w:rsidRPr="00FE7FEF">
          <w:rPr>
            <w:rPrChange w:id="4862" w:author="Maxim Bystrov" w:date="2026-05-24T12:21:00Z">
              <w:rPr>
                <w:lang w:val="en-US"/>
              </w:rPr>
            </w:rPrChange>
          </w:rPr>
          <w:t>.</w:t>
        </w:r>
        <w:r>
          <w:rPr>
            <w:lang w:val="en-US"/>
          </w:rPr>
          <w:t>kt</w:t>
        </w:r>
      </w:ins>
    </w:p>
    <w:p w14:paraId="750BC63B" w14:textId="77777777" w:rsidR="00FE7FEF" w:rsidRPr="00FE7FEF" w:rsidRDefault="00FE7FEF" w:rsidP="00FE7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ins w:id="4863" w:author="Maxim Bystrov" w:date="2026-05-24T12:18:00Z"/>
          <w:rFonts w:ascii="Courier New" w:eastAsia="Times New Roman" w:hAnsi="Courier New" w:cs="Courier New"/>
          <w:color w:val="080808"/>
          <w:sz w:val="20"/>
          <w:szCs w:val="20"/>
          <w:lang w:val="en-US" w:eastAsia="ru-RU"/>
          <w:rPrChange w:id="4864" w:author="Maxim Bystrov" w:date="2026-05-24T12:18:00Z">
            <w:rPr>
              <w:ins w:id="4865" w:author="Maxim Bystrov" w:date="2026-05-24T12:18:00Z"/>
              <w:rFonts w:ascii="Courier New" w:eastAsia="Times New Roman" w:hAnsi="Courier New" w:cs="Courier New"/>
              <w:color w:val="080808"/>
              <w:sz w:val="20"/>
              <w:szCs w:val="20"/>
              <w:lang w:eastAsia="ru-RU"/>
            </w:rPr>
          </w:rPrChange>
        </w:rPr>
      </w:pPr>
      <w:ins w:id="4866" w:author="Maxim Bystrov" w:date="2026-05-24T12:18:00Z"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4867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package </w:t>
        </w:r>
        <w:proofErr w:type="spellStart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868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com.lynceus.telemetry_processor.processor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86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870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4871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import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872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com.google.common.geometry.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4873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S2CellId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4874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br/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4875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import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876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com.google.common.geometry.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4877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S2Point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4878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br/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4879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import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880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com.google.common.geometry.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4881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S2Region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4882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br/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4883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import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88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com.google.common.geometry.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4885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S2RegionCoverer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4886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br/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4887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import </w:t>
        </w:r>
        <w:proofErr w:type="spellStart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888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com.google.common.geometry.primitives.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4889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IntVector</w:t>
        </w:r>
        <w:proofErr w:type="spellEnd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4890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br/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4891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br/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4892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class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4893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S2ZoneIndex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89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895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</w:t>
        </w:r>
        <w:proofErr w:type="spellStart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4896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>val</w:t>
        </w:r>
        <w:proofErr w:type="spellEnd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4897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4898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regions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89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: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4900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List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901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&lt;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4902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S2Region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903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&gt;,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90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4905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coverer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906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: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4907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S2RegionCoverer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908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,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90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4910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private </w:t>
        </w:r>
        <w:proofErr w:type="spellStart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4911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>val</w:t>
        </w:r>
        <w:proofErr w:type="spellEnd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4912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 </w:t>
        </w:r>
        <w:proofErr w:type="spellStart"/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4913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targetLevel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91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: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4915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Int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4916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br/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917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) {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918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4919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private </w:t>
        </w:r>
        <w:proofErr w:type="spellStart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4920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>val</w:t>
        </w:r>
        <w:proofErr w:type="spellEnd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4921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 </w:t>
        </w:r>
        <w:proofErr w:type="spellStart"/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4922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intervalStarts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923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: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4924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LongArray</w:t>
        </w:r>
        <w:proofErr w:type="spellEnd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4925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br/>
          <w:t xml:space="preserve">   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4926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private </w:t>
        </w:r>
        <w:proofErr w:type="spellStart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4927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>val</w:t>
        </w:r>
        <w:proofErr w:type="spellEnd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4928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 </w:t>
        </w:r>
        <w:proofErr w:type="spellStart"/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4929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intervalEnds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930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: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4931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LongArray</w:t>
        </w:r>
        <w:proofErr w:type="spellEnd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4932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br/>
          <w:t xml:space="preserve">   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4933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private </w:t>
        </w:r>
        <w:proofErr w:type="spellStart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4934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>val</w:t>
        </w:r>
        <w:proofErr w:type="spellEnd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4935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 </w:t>
        </w:r>
        <w:proofErr w:type="spellStart"/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4936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regionIndicesPerInterval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937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: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4938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Array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93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&lt;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4940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IntArray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941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&gt;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942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943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4944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//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Вспомогательный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4945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класс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4946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для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4947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событий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4948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заметания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4949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br/>
          <w:t xml:space="preserve">   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4950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private class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4951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SweepEvent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952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953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</w:t>
        </w:r>
        <w:proofErr w:type="spellStart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4954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>val</w:t>
        </w:r>
        <w:proofErr w:type="spellEnd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4955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4956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point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957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: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4958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Long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95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,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960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</w:t>
        </w:r>
        <w:proofErr w:type="spellStart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4961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>val</w:t>
        </w:r>
        <w:proofErr w:type="spellEnd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4962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 </w:t>
        </w:r>
        <w:proofErr w:type="spellStart"/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4963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regionIdx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96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: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4965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Int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966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,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967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</w:t>
        </w:r>
        <w:proofErr w:type="spellStart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4968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>val</w:t>
        </w:r>
        <w:proofErr w:type="spellEnd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4969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 </w:t>
        </w:r>
        <w:proofErr w:type="spellStart"/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4970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isStart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971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: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4972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Boolean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4973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br/>
          <w:t xml:space="preserve">   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97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)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975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976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</w:t>
        </w:r>
        <w:proofErr w:type="spellStart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4977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>init</w:t>
        </w:r>
        <w:proofErr w:type="spellEnd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4978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97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{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980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</w:t>
        </w:r>
        <w:proofErr w:type="spellStart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4981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>val</w:t>
        </w:r>
        <w:proofErr w:type="spellEnd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4982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4983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localCoverer</w:t>
        </w:r>
        <w:proofErr w:type="spellEnd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4984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985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=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4986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S2RegionCoverer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987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.builder()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988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.</w:t>
        </w:r>
        <w:proofErr w:type="spellStart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98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setMaxCells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990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4991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coverer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992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.maxCells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993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())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99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.</w:t>
        </w:r>
        <w:proofErr w:type="spellStart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995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setMinLevel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996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4997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coverer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998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.minLevel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499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())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000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.</w:t>
        </w:r>
        <w:proofErr w:type="spellStart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001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setMaxLevel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002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</w:t>
        </w:r>
        <w:proofErr w:type="spellStart"/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003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targetLevel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00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)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005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.</w:t>
        </w:r>
        <w:proofErr w:type="spellStart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006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setLevelMod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007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008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coverer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00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.levelMod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010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())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011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.build()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012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013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014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//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Сырые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015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сегменты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016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одного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017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региона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018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(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для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019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локального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020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сжатия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021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>)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022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br/>
          <w:t xml:space="preserve">       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023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class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024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RawSegment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025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</w:t>
        </w:r>
        <w:proofErr w:type="spellStart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026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>val</w:t>
        </w:r>
        <w:proofErr w:type="spellEnd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027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028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start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02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: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030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Long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031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,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032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var </w:t>
        </w:r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033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end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03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: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035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Long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036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, </w:t>
        </w:r>
        <w:proofErr w:type="spellStart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037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>val</w:t>
        </w:r>
        <w:proofErr w:type="spellEnd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038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 </w:t>
        </w:r>
        <w:proofErr w:type="spellStart"/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039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regionIdx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040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: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041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Int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042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)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043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</w:t>
        </w:r>
        <w:proofErr w:type="spellStart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044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>val</w:t>
        </w:r>
        <w:proofErr w:type="spellEnd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045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046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initialSegments</w:t>
        </w:r>
        <w:proofErr w:type="spellEnd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047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048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= </w:t>
        </w:r>
        <w:proofErr w:type="spellStart"/>
        <w:r w:rsidRPr="00FE7FEF">
          <w:rPr>
            <w:rFonts w:ascii="Courier New" w:eastAsia="Times New Roman" w:hAnsi="Courier New" w:cs="Courier New"/>
            <w:i/>
            <w:iCs/>
            <w:color w:val="00627A"/>
            <w:sz w:val="20"/>
            <w:szCs w:val="20"/>
            <w:lang w:val="en-US" w:eastAsia="ru-RU"/>
            <w:rPrChange w:id="5049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00627A"/>
                <w:sz w:val="20"/>
                <w:szCs w:val="20"/>
                <w:lang w:eastAsia="ru-RU"/>
              </w:rPr>
            </w:rPrChange>
          </w:rPr>
          <w:t>mutableListOf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050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&lt;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051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RawSegment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052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&gt;()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053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05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055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//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ШАГ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056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1: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Получение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057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покрытий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058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и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059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локальное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060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слияние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061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смежных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062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ячеек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063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для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064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каждого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065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региона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066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отдельно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067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br/>
          <w:t xml:space="preserve">       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068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for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06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((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070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idx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071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,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072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region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073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)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074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in </w:t>
        </w:r>
        <w:proofErr w:type="spellStart"/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075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regions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076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</w:t>
        </w:r>
        <w:r w:rsidRPr="00FE7FEF">
          <w:rPr>
            <w:rFonts w:ascii="Courier New" w:eastAsia="Times New Roman" w:hAnsi="Courier New" w:cs="Courier New"/>
            <w:i/>
            <w:iCs/>
            <w:color w:val="00627A"/>
            <w:sz w:val="20"/>
            <w:szCs w:val="20"/>
            <w:lang w:val="en-US" w:eastAsia="ru-RU"/>
            <w:rPrChange w:id="5077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00627A"/>
                <w:sz w:val="20"/>
                <w:szCs w:val="20"/>
                <w:lang w:eastAsia="ru-RU"/>
              </w:rPr>
            </w:rPrChange>
          </w:rPr>
          <w:t>withIndex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078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()) {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07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</w:t>
        </w:r>
        <w:proofErr w:type="spellStart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080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>val</w:t>
        </w:r>
        <w:proofErr w:type="spellEnd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081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082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covering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083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=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084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localCoverer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085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.getCovering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086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087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region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088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)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08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090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var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091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prevSeg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092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: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093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RawSegment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09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? =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095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>null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096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br/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097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br/>
          <w:t xml:space="preserve">            for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098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099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cellId</w:t>
        </w:r>
        <w:proofErr w:type="spellEnd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100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101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in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102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covering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03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.cellIds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0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()) {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05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    </w:t>
        </w:r>
        <w:proofErr w:type="spellStart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106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>val</w:t>
        </w:r>
        <w:proofErr w:type="spellEnd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107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108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start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0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=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110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cellId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11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.childBegin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12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</w:t>
        </w:r>
        <w:proofErr w:type="spellStart"/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113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targetLevel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1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).id()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15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    </w:t>
        </w:r>
        <w:proofErr w:type="spellStart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116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>val</w:t>
        </w:r>
        <w:proofErr w:type="spellEnd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117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118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end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1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=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120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cellId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21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.childEnd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22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</w:t>
        </w:r>
        <w:proofErr w:type="spellStart"/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123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targetLevel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2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).id()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25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26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   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127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if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28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129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prevSeg</w:t>
        </w:r>
        <w:proofErr w:type="spellEnd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130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31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!=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132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null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33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&amp;&amp;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134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prevSeg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35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</w:t>
        </w:r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136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end</w:t>
        </w:r>
        <w:proofErr w:type="spellEnd"/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137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38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==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139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start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40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) {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41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       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142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prevSeg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43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</w:t>
        </w:r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144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end</w:t>
        </w:r>
        <w:proofErr w:type="spellEnd"/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145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46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=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147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end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148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//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Сливаем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149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смежные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150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участки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151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br/>
          <w:t xml:space="preserve">               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52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}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153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else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5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{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55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        </w:t>
        </w:r>
        <w:proofErr w:type="spellStart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156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>val</w:t>
        </w:r>
        <w:proofErr w:type="spellEnd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157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158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newSeg</w:t>
        </w:r>
        <w:proofErr w:type="spellEnd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159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60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= </w:t>
        </w:r>
        <w:proofErr w:type="spellStart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61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RawSegment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62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163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start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6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,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165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end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66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,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167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idx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68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)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6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       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170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initialSegments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71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.add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72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173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newSeg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7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)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75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       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176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prevSeg</w:t>
        </w:r>
        <w:proofErr w:type="spellEnd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177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78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=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179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newSeg</w:t>
        </w:r>
        <w:proofErr w:type="spellEnd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180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br/>
          <w:t xml:space="preserve">               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81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}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82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}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83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}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8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85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186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//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ШАГ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187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2: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Создание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188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списка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189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событий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190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для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191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Sweep-line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192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br/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193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lastRenderedPageBreak/>
          <w:t xml:space="preserve">        </w:t>
        </w:r>
        <w:proofErr w:type="spellStart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194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>val</w:t>
        </w:r>
        <w:proofErr w:type="spellEnd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195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196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events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97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= </w:t>
        </w:r>
        <w:proofErr w:type="spellStart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98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ArrayList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19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&lt;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200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SweepEvent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01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&gt;(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202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initialSegments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03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</w:t>
        </w:r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204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size</w:t>
        </w:r>
        <w:proofErr w:type="spellEnd"/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205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06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* </w:t>
        </w:r>
        <w:r w:rsidRPr="00FE7FEF">
          <w:rPr>
            <w:rFonts w:ascii="Courier New" w:eastAsia="Times New Roman" w:hAnsi="Courier New" w:cs="Courier New"/>
            <w:color w:val="1750EB"/>
            <w:sz w:val="20"/>
            <w:szCs w:val="20"/>
            <w:lang w:val="en-US" w:eastAsia="ru-RU"/>
            <w:rPrChange w:id="5207" w:author="Maxim Bystrov" w:date="2026-05-24T12:18:00Z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</w:rPrChange>
          </w:rPr>
          <w:t>2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08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)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0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210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for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11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212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seg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213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in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214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initialSegments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15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) {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16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217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events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18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.add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1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</w:t>
        </w:r>
        <w:proofErr w:type="spellStart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20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SweepEvent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21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222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seg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23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</w:t>
        </w:r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224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start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25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,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226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seg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27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</w:t>
        </w:r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228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regionIdx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2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,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230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>true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31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))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32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233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events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3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.add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35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</w:t>
        </w:r>
        <w:proofErr w:type="spellStart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36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SweepEvent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37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238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seg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3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</w:t>
        </w:r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240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end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41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,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242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seg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43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</w:t>
        </w:r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244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regionIdx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45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,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246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>false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47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))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48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}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4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250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//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Сортировка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251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>: O(M log M)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252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br/>
          <w:t xml:space="preserve">       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253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events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5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</w:t>
        </w:r>
        <w:r w:rsidRPr="00FE7FEF">
          <w:rPr>
            <w:rFonts w:ascii="Courier New" w:eastAsia="Times New Roman" w:hAnsi="Courier New" w:cs="Courier New"/>
            <w:i/>
            <w:iCs/>
            <w:color w:val="00627A"/>
            <w:sz w:val="20"/>
            <w:szCs w:val="20"/>
            <w:lang w:val="en-US" w:eastAsia="ru-RU"/>
            <w:rPrChange w:id="5255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00627A"/>
                <w:sz w:val="20"/>
                <w:szCs w:val="20"/>
                <w:lang w:eastAsia="ru-RU"/>
              </w:rPr>
            </w:rPrChange>
          </w:rPr>
          <w:t>sortWith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56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57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</w:t>
        </w:r>
        <w:proofErr w:type="spellStart"/>
        <w:r w:rsidRPr="00FE7FEF">
          <w:rPr>
            <w:rFonts w:ascii="Courier New" w:eastAsia="Times New Roman" w:hAnsi="Courier New" w:cs="Courier New"/>
            <w:i/>
            <w:iCs/>
            <w:color w:val="00627A"/>
            <w:sz w:val="20"/>
            <w:szCs w:val="20"/>
            <w:lang w:val="en-US" w:eastAsia="ru-RU"/>
            <w:rPrChange w:id="5258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00627A"/>
                <w:sz w:val="20"/>
                <w:szCs w:val="20"/>
                <w:lang w:eastAsia="ru-RU"/>
              </w:rPr>
            </w:rPrChange>
          </w:rPr>
          <w:t>compareBy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5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&lt;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260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SweepEvent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61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&gt; </w:t>
        </w:r>
        <w:r w:rsidRPr="00FE7FEF">
          <w:rPr>
            <w:rFonts w:ascii="Courier New" w:eastAsia="Times New Roman" w:hAnsi="Courier New" w:cs="Courier New"/>
            <w:b/>
            <w:bCs/>
            <w:color w:val="080808"/>
            <w:sz w:val="20"/>
            <w:szCs w:val="20"/>
            <w:lang w:val="en-US" w:eastAsia="ru-RU"/>
            <w:rPrChange w:id="5262" w:author="Maxim Bystrov" w:date="2026-05-24T12:18:00Z">
              <w:rPr>
                <w:rFonts w:ascii="Courier New" w:eastAsia="Times New Roman" w:hAnsi="Courier New" w:cs="Courier New"/>
                <w:b/>
                <w:bCs/>
                <w:color w:val="080808"/>
                <w:sz w:val="20"/>
                <w:szCs w:val="20"/>
                <w:lang w:eastAsia="ru-RU"/>
              </w:rPr>
            </w:rPrChange>
          </w:rPr>
          <w:t xml:space="preserve">{ </w:t>
        </w:r>
        <w:proofErr w:type="spellStart"/>
        <w:r w:rsidRPr="00FE7FEF">
          <w:rPr>
            <w:rFonts w:ascii="Courier New" w:eastAsia="Times New Roman" w:hAnsi="Courier New" w:cs="Courier New"/>
            <w:b/>
            <w:bCs/>
            <w:color w:val="080808"/>
            <w:sz w:val="20"/>
            <w:szCs w:val="20"/>
            <w:lang w:val="en-US" w:eastAsia="ru-RU"/>
            <w:rPrChange w:id="5263" w:author="Maxim Bystrov" w:date="2026-05-24T12:18:00Z">
              <w:rPr>
                <w:rFonts w:ascii="Courier New" w:eastAsia="Times New Roman" w:hAnsi="Courier New" w:cs="Courier New"/>
                <w:b/>
                <w:bCs/>
                <w:color w:val="080808"/>
                <w:sz w:val="20"/>
                <w:szCs w:val="20"/>
                <w:lang w:eastAsia="ru-RU"/>
              </w:rPr>
            </w:rPrChange>
          </w:rPr>
          <w:t>it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6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</w:t>
        </w:r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265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point</w:t>
        </w:r>
        <w:proofErr w:type="spellEnd"/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266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b/>
            <w:bCs/>
            <w:color w:val="080808"/>
            <w:sz w:val="20"/>
            <w:szCs w:val="20"/>
            <w:lang w:val="en-US" w:eastAsia="ru-RU"/>
            <w:rPrChange w:id="5267" w:author="Maxim Bystrov" w:date="2026-05-24T12:18:00Z">
              <w:rPr>
                <w:rFonts w:ascii="Courier New" w:eastAsia="Times New Roman" w:hAnsi="Courier New" w:cs="Courier New"/>
                <w:b/>
                <w:bCs/>
                <w:color w:val="080808"/>
                <w:sz w:val="20"/>
                <w:szCs w:val="20"/>
                <w:lang w:eastAsia="ru-RU"/>
              </w:rPr>
            </w:rPrChange>
          </w:rPr>
          <w:t>}</w:t>
        </w:r>
        <w:r w:rsidRPr="00FE7FEF">
          <w:rPr>
            <w:rFonts w:ascii="Courier New" w:eastAsia="Times New Roman" w:hAnsi="Courier New" w:cs="Courier New"/>
            <w:b/>
            <w:bCs/>
            <w:color w:val="080808"/>
            <w:sz w:val="20"/>
            <w:szCs w:val="20"/>
            <w:lang w:val="en-US" w:eastAsia="ru-RU"/>
            <w:rPrChange w:id="5268" w:author="Maxim Bystrov" w:date="2026-05-24T12:18:00Z">
              <w:rPr>
                <w:rFonts w:ascii="Courier New" w:eastAsia="Times New Roman" w:hAnsi="Courier New" w:cs="Courier New"/>
                <w:b/>
                <w:bCs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   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6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</w:t>
        </w:r>
        <w:proofErr w:type="spellStart"/>
        <w:r w:rsidRPr="00FE7FEF">
          <w:rPr>
            <w:rFonts w:ascii="Courier New" w:eastAsia="Times New Roman" w:hAnsi="Courier New" w:cs="Courier New"/>
            <w:i/>
            <w:iCs/>
            <w:color w:val="00627A"/>
            <w:sz w:val="20"/>
            <w:szCs w:val="20"/>
            <w:lang w:val="en-US" w:eastAsia="ru-RU"/>
            <w:rPrChange w:id="5270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00627A"/>
                <w:sz w:val="20"/>
                <w:szCs w:val="20"/>
                <w:lang w:eastAsia="ru-RU"/>
              </w:rPr>
            </w:rPrChange>
          </w:rPr>
          <w:t>thenByDescending</w:t>
        </w:r>
        <w:proofErr w:type="spellEnd"/>
        <w:r w:rsidRPr="00FE7FEF">
          <w:rPr>
            <w:rFonts w:ascii="Courier New" w:eastAsia="Times New Roman" w:hAnsi="Courier New" w:cs="Courier New"/>
            <w:i/>
            <w:iCs/>
            <w:color w:val="00627A"/>
            <w:sz w:val="20"/>
            <w:szCs w:val="20"/>
            <w:lang w:val="en-US" w:eastAsia="ru-RU"/>
            <w:rPrChange w:id="5271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00627A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b/>
            <w:bCs/>
            <w:color w:val="080808"/>
            <w:sz w:val="20"/>
            <w:szCs w:val="20"/>
            <w:lang w:val="en-US" w:eastAsia="ru-RU"/>
            <w:rPrChange w:id="5272" w:author="Maxim Bystrov" w:date="2026-05-24T12:18:00Z">
              <w:rPr>
                <w:rFonts w:ascii="Courier New" w:eastAsia="Times New Roman" w:hAnsi="Courier New" w:cs="Courier New"/>
                <w:b/>
                <w:bCs/>
                <w:color w:val="080808"/>
                <w:sz w:val="20"/>
                <w:szCs w:val="20"/>
                <w:lang w:eastAsia="ru-RU"/>
              </w:rPr>
            </w:rPrChange>
          </w:rPr>
          <w:t xml:space="preserve">{ </w:t>
        </w:r>
        <w:proofErr w:type="spellStart"/>
        <w:r w:rsidRPr="00FE7FEF">
          <w:rPr>
            <w:rFonts w:ascii="Courier New" w:eastAsia="Times New Roman" w:hAnsi="Courier New" w:cs="Courier New"/>
            <w:b/>
            <w:bCs/>
            <w:color w:val="080808"/>
            <w:sz w:val="20"/>
            <w:szCs w:val="20"/>
            <w:lang w:val="en-US" w:eastAsia="ru-RU"/>
            <w:rPrChange w:id="5273" w:author="Maxim Bystrov" w:date="2026-05-24T12:18:00Z">
              <w:rPr>
                <w:rFonts w:ascii="Courier New" w:eastAsia="Times New Roman" w:hAnsi="Courier New" w:cs="Courier New"/>
                <w:b/>
                <w:bCs/>
                <w:color w:val="080808"/>
                <w:sz w:val="20"/>
                <w:szCs w:val="20"/>
                <w:lang w:eastAsia="ru-RU"/>
              </w:rPr>
            </w:rPrChange>
          </w:rPr>
          <w:t>it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7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</w:t>
        </w:r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275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isStart</w:t>
        </w:r>
        <w:proofErr w:type="spellEnd"/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276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b/>
            <w:bCs/>
            <w:color w:val="080808"/>
            <w:sz w:val="20"/>
            <w:szCs w:val="20"/>
            <w:lang w:val="en-US" w:eastAsia="ru-RU"/>
            <w:rPrChange w:id="5277" w:author="Maxim Bystrov" w:date="2026-05-24T12:18:00Z">
              <w:rPr>
                <w:rFonts w:ascii="Courier New" w:eastAsia="Times New Roman" w:hAnsi="Courier New" w:cs="Courier New"/>
                <w:b/>
                <w:bCs/>
                <w:color w:val="080808"/>
                <w:sz w:val="20"/>
                <w:szCs w:val="20"/>
                <w:lang w:eastAsia="ru-RU"/>
              </w:rPr>
            </w:rPrChange>
          </w:rPr>
          <w:t>}</w:t>
        </w:r>
        <w:r w:rsidRPr="00FE7FEF">
          <w:rPr>
            <w:rFonts w:ascii="Courier New" w:eastAsia="Times New Roman" w:hAnsi="Courier New" w:cs="Courier New"/>
            <w:b/>
            <w:bCs/>
            <w:color w:val="080808"/>
            <w:sz w:val="20"/>
            <w:szCs w:val="20"/>
            <w:lang w:val="en-US" w:eastAsia="ru-RU"/>
            <w:rPrChange w:id="5278" w:author="Maxim Bystrov" w:date="2026-05-24T12:18:00Z">
              <w:rPr>
                <w:rFonts w:ascii="Courier New" w:eastAsia="Times New Roman" w:hAnsi="Courier New" w:cs="Courier New"/>
                <w:b/>
                <w:bCs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7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)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80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81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</w:t>
        </w:r>
        <w:proofErr w:type="spellStart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282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>val</w:t>
        </w:r>
        <w:proofErr w:type="spellEnd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283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284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groupedEvents</w:t>
        </w:r>
        <w:proofErr w:type="spellEnd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285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86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=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287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events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88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</w:t>
        </w:r>
        <w:r w:rsidRPr="00FE7FEF">
          <w:rPr>
            <w:rFonts w:ascii="Courier New" w:eastAsia="Times New Roman" w:hAnsi="Courier New" w:cs="Courier New"/>
            <w:i/>
            <w:iCs/>
            <w:color w:val="00627A"/>
            <w:sz w:val="20"/>
            <w:szCs w:val="20"/>
            <w:lang w:val="en-US" w:eastAsia="ru-RU"/>
            <w:rPrChange w:id="5289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00627A"/>
                <w:sz w:val="20"/>
                <w:szCs w:val="20"/>
                <w:lang w:eastAsia="ru-RU"/>
              </w:rPr>
            </w:rPrChange>
          </w:rPr>
          <w:t>groupBy</w:t>
        </w:r>
        <w:proofErr w:type="spellEnd"/>
        <w:r w:rsidRPr="00FE7FEF">
          <w:rPr>
            <w:rFonts w:ascii="Courier New" w:eastAsia="Times New Roman" w:hAnsi="Courier New" w:cs="Courier New"/>
            <w:i/>
            <w:iCs/>
            <w:color w:val="00627A"/>
            <w:sz w:val="20"/>
            <w:szCs w:val="20"/>
            <w:lang w:val="en-US" w:eastAsia="ru-RU"/>
            <w:rPrChange w:id="5290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00627A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b/>
            <w:bCs/>
            <w:color w:val="080808"/>
            <w:sz w:val="20"/>
            <w:szCs w:val="20"/>
            <w:lang w:val="en-US" w:eastAsia="ru-RU"/>
            <w:rPrChange w:id="5291" w:author="Maxim Bystrov" w:date="2026-05-24T12:18:00Z">
              <w:rPr>
                <w:rFonts w:ascii="Courier New" w:eastAsia="Times New Roman" w:hAnsi="Courier New" w:cs="Courier New"/>
                <w:b/>
                <w:bCs/>
                <w:color w:val="080808"/>
                <w:sz w:val="20"/>
                <w:szCs w:val="20"/>
                <w:lang w:eastAsia="ru-RU"/>
              </w:rPr>
            </w:rPrChange>
          </w:rPr>
          <w:t xml:space="preserve">{ </w:t>
        </w:r>
        <w:proofErr w:type="spellStart"/>
        <w:r w:rsidRPr="00FE7FEF">
          <w:rPr>
            <w:rFonts w:ascii="Courier New" w:eastAsia="Times New Roman" w:hAnsi="Courier New" w:cs="Courier New"/>
            <w:b/>
            <w:bCs/>
            <w:color w:val="080808"/>
            <w:sz w:val="20"/>
            <w:szCs w:val="20"/>
            <w:lang w:val="en-US" w:eastAsia="ru-RU"/>
            <w:rPrChange w:id="5292" w:author="Maxim Bystrov" w:date="2026-05-24T12:18:00Z">
              <w:rPr>
                <w:rFonts w:ascii="Courier New" w:eastAsia="Times New Roman" w:hAnsi="Courier New" w:cs="Courier New"/>
                <w:b/>
                <w:bCs/>
                <w:color w:val="080808"/>
                <w:sz w:val="20"/>
                <w:szCs w:val="20"/>
                <w:lang w:eastAsia="ru-RU"/>
              </w:rPr>
            </w:rPrChange>
          </w:rPr>
          <w:t>it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293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</w:t>
        </w:r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294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point</w:t>
        </w:r>
        <w:proofErr w:type="spellEnd"/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295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b/>
            <w:bCs/>
            <w:color w:val="080808"/>
            <w:sz w:val="20"/>
            <w:szCs w:val="20"/>
            <w:lang w:val="en-US" w:eastAsia="ru-RU"/>
            <w:rPrChange w:id="5296" w:author="Maxim Bystrov" w:date="2026-05-24T12:18:00Z">
              <w:rPr>
                <w:rFonts w:ascii="Courier New" w:eastAsia="Times New Roman" w:hAnsi="Courier New" w:cs="Courier New"/>
                <w:b/>
                <w:bCs/>
                <w:color w:val="080808"/>
                <w:sz w:val="20"/>
                <w:szCs w:val="20"/>
                <w:lang w:eastAsia="ru-RU"/>
              </w:rPr>
            </w:rPrChange>
          </w:rPr>
          <w:t>}</w:t>
        </w:r>
        <w:r w:rsidRPr="00FE7FEF">
          <w:rPr>
            <w:rFonts w:ascii="Courier New" w:eastAsia="Times New Roman" w:hAnsi="Courier New" w:cs="Courier New"/>
            <w:b/>
            <w:bCs/>
            <w:color w:val="080808"/>
            <w:sz w:val="20"/>
            <w:szCs w:val="20"/>
            <w:lang w:val="en-US" w:eastAsia="ru-RU"/>
            <w:rPrChange w:id="5297" w:author="Maxim Bystrov" w:date="2026-05-24T12:18:00Z">
              <w:rPr>
                <w:rFonts w:ascii="Courier New" w:eastAsia="Times New Roman" w:hAnsi="Courier New" w:cs="Courier New"/>
                <w:b/>
                <w:bCs/>
                <w:color w:val="080808"/>
                <w:sz w:val="20"/>
                <w:szCs w:val="20"/>
                <w:lang w:eastAsia="ru-RU"/>
              </w:rPr>
            </w:rPrChange>
          </w:rPr>
          <w:br/>
        </w:r>
        <w:r w:rsidRPr="00FE7FEF">
          <w:rPr>
            <w:rFonts w:ascii="Courier New" w:eastAsia="Times New Roman" w:hAnsi="Courier New" w:cs="Courier New"/>
            <w:b/>
            <w:bCs/>
            <w:color w:val="080808"/>
            <w:sz w:val="20"/>
            <w:szCs w:val="20"/>
            <w:lang w:val="en-US" w:eastAsia="ru-RU"/>
            <w:rPrChange w:id="5298" w:author="Maxim Bystrov" w:date="2026-05-24T12:18:00Z">
              <w:rPr>
                <w:rFonts w:ascii="Courier New" w:eastAsia="Times New Roman" w:hAnsi="Courier New" w:cs="Courier New"/>
                <w:b/>
                <w:bCs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299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//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Списки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300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для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301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сборки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302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финальных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303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интервалов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304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br/>
          <w:t xml:space="preserve">        </w:t>
        </w:r>
        <w:proofErr w:type="spellStart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305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>val</w:t>
        </w:r>
        <w:proofErr w:type="spellEnd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306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307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startsList</w:t>
        </w:r>
        <w:proofErr w:type="spellEnd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308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30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= </w:t>
        </w:r>
        <w:proofErr w:type="spellStart"/>
        <w:r w:rsidRPr="00FE7FEF">
          <w:rPr>
            <w:rFonts w:ascii="Courier New" w:eastAsia="Times New Roman" w:hAnsi="Courier New" w:cs="Courier New"/>
            <w:i/>
            <w:iCs/>
            <w:color w:val="00627A"/>
            <w:sz w:val="20"/>
            <w:szCs w:val="20"/>
            <w:lang w:val="en-US" w:eastAsia="ru-RU"/>
            <w:rPrChange w:id="5310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00627A"/>
                <w:sz w:val="20"/>
                <w:szCs w:val="20"/>
                <w:lang w:eastAsia="ru-RU"/>
              </w:rPr>
            </w:rPrChange>
          </w:rPr>
          <w:t>mutableListOf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311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&lt;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312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Long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313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&gt;()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31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</w:t>
        </w:r>
        <w:proofErr w:type="spellStart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315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>val</w:t>
        </w:r>
        <w:proofErr w:type="spellEnd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316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317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endsList</w:t>
        </w:r>
        <w:proofErr w:type="spellEnd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318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31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= </w:t>
        </w:r>
        <w:proofErr w:type="spellStart"/>
        <w:r w:rsidRPr="00FE7FEF">
          <w:rPr>
            <w:rFonts w:ascii="Courier New" w:eastAsia="Times New Roman" w:hAnsi="Courier New" w:cs="Courier New"/>
            <w:i/>
            <w:iCs/>
            <w:color w:val="00627A"/>
            <w:sz w:val="20"/>
            <w:szCs w:val="20"/>
            <w:lang w:val="en-US" w:eastAsia="ru-RU"/>
            <w:rPrChange w:id="5320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00627A"/>
                <w:sz w:val="20"/>
                <w:szCs w:val="20"/>
                <w:lang w:eastAsia="ru-RU"/>
              </w:rPr>
            </w:rPrChange>
          </w:rPr>
          <w:t>mutableListOf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321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&lt;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322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Long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323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&gt;()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32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</w:t>
        </w:r>
        <w:proofErr w:type="spellStart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325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>val</w:t>
        </w:r>
        <w:proofErr w:type="spellEnd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326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327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regionsList</w:t>
        </w:r>
        <w:proofErr w:type="spellEnd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328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32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= </w:t>
        </w:r>
        <w:proofErr w:type="spellStart"/>
        <w:r w:rsidRPr="00FE7FEF">
          <w:rPr>
            <w:rFonts w:ascii="Courier New" w:eastAsia="Times New Roman" w:hAnsi="Courier New" w:cs="Courier New"/>
            <w:i/>
            <w:iCs/>
            <w:color w:val="00627A"/>
            <w:sz w:val="20"/>
            <w:szCs w:val="20"/>
            <w:lang w:val="en-US" w:eastAsia="ru-RU"/>
            <w:rPrChange w:id="5330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00627A"/>
                <w:sz w:val="20"/>
                <w:szCs w:val="20"/>
                <w:lang w:eastAsia="ru-RU"/>
              </w:rPr>
            </w:rPrChange>
          </w:rPr>
          <w:t>mutableListOf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331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&lt;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332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IntArray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333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&gt;()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33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335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336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//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Эффективный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337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трекинг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338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активных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339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регионов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340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через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341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proofErr w:type="spellStart"/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342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>BitSet</w:t>
        </w:r>
        <w:proofErr w:type="spellEnd"/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343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br/>
          <w:t xml:space="preserve">        </w:t>
        </w:r>
        <w:proofErr w:type="spellStart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344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>val</w:t>
        </w:r>
        <w:proofErr w:type="spellEnd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345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346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activeRegions</w:t>
        </w:r>
        <w:proofErr w:type="spellEnd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347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348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= </w:t>
        </w:r>
        <w:proofErr w:type="spellStart"/>
        <w:r w:rsidRPr="00FE7FEF">
          <w:rPr>
            <w:rFonts w:ascii="Courier New" w:eastAsia="Times New Roman" w:hAnsi="Courier New" w:cs="Courier New"/>
            <w:i/>
            <w:iCs/>
            <w:color w:val="00627A"/>
            <w:sz w:val="20"/>
            <w:szCs w:val="20"/>
            <w:lang w:val="en-US" w:eastAsia="ru-RU"/>
            <w:rPrChange w:id="5349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00627A"/>
                <w:sz w:val="20"/>
                <w:szCs w:val="20"/>
                <w:lang w:eastAsia="ru-RU"/>
              </w:rPr>
            </w:rPrChange>
          </w:rPr>
          <w:t>hashSetOf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350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&lt;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351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Int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352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&gt;()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353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354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var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355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lastPoint</w:t>
        </w:r>
        <w:proofErr w:type="spellEnd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356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357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= -</w:t>
        </w:r>
        <w:r w:rsidRPr="00FE7FEF">
          <w:rPr>
            <w:rFonts w:ascii="Courier New" w:eastAsia="Times New Roman" w:hAnsi="Courier New" w:cs="Courier New"/>
            <w:color w:val="1750EB"/>
            <w:sz w:val="20"/>
            <w:szCs w:val="20"/>
            <w:lang w:val="en-US" w:eastAsia="ru-RU"/>
            <w:rPrChange w:id="5358" w:author="Maxim Bystrov" w:date="2026-05-24T12:18:00Z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</w:rPrChange>
          </w:rPr>
          <w:t>1L</w:t>
        </w:r>
        <w:r w:rsidRPr="00FE7FEF">
          <w:rPr>
            <w:rFonts w:ascii="Courier New" w:eastAsia="Times New Roman" w:hAnsi="Courier New" w:cs="Courier New"/>
            <w:color w:val="1750EB"/>
            <w:sz w:val="20"/>
            <w:szCs w:val="20"/>
            <w:lang w:val="en-US" w:eastAsia="ru-RU"/>
            <w:rPrChange w:id="5359" w:author="Maxim Bystrov" w:date="2026-05-24T12:18:00Z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</w:rPrChange>
          </w:rPr>
          <w:br/>
          <w:t xml:space="preserve">       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360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//var </w:t>
        </w:r>
        <w:proofErr w:type="spellStart"/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361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>activeRegionsNum</w:t>
        </w:r>
        <w:proofErr w:type="spellEnd"/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362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= 0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363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br/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364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br/>
          <w:t xml:space="preserve">        //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идем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365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по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366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точкам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367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пространства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368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br/>
          <w:t xml:space="preserve">       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369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for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370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((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371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point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372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,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373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events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37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)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375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in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376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groupedEvents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377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) {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378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37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380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//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добавляем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381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участок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382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,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если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383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на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384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нем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385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есть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386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интервалы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387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br/>
          <w:t xml:space="preserve">           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388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if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38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390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lastPoint</w:t>
        </w:r>
        <w:proofErr w:type="spellEnd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391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392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!= -</w:t>
        </w:r>
        <w:r w:rsidRPr="00FE7FEF">
          <w:rPr>
            <w:rFonts w:ascii="Courier New" w:eastAsia="Times New Roman" w:hAnsi="Courier New" w:cs="Courier New"/>
            <w:color w:val="1750EB"/>
            <w:sz w:val="20"/>
            <w:szCs w:val="20"/>
            <w:lang w:val="en-US" w:eastAsia="ru-RU"/>
            <w:rPrChange w:id="5393" w:author="Maxim Bystrov" w:date="2026-05-24T12:18:00Z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</w:rPrChange>
          </w:rPr>
          <w:t xml:space="preserve">1L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39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&amp;&amp;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395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   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396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activeRegions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397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</w:t>
        </w:r>
        <w:r w:rsidRPr="00FE7FEF">
          <w:rPr>
            <w:rFonts w:ascii="Courier New" w:eastAsia="Times New Roman" w:hAnsi="Courier New" w:cs="Courier New"/>
            <w:i/>
            <w:iCs/>
            <w:color w:val="00627A"/>
            <w:sz w:val="20"/>
            <w:szCs w:val="20"/>
            <w:lang w:val="en-US" w:eastAsia="ru-RU"/>
            <w:rPrChange w:id="5398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00627A"/>
                <w:sz w:val="20"/>
                <w:szCs w:val="20"/>
                <w:lang w:eastAsia="ru-RU"/>
              </w:rPr>
            </w:rPrChange>
          </w:rPr>
          <w:t>isNotEmpty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39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()) {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00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   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401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startsList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02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.add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03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404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lastPoint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05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)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06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   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407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endsList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08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.add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0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410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point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11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)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12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   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413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regionsList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1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.add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15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416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activeRegions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17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</w:t>
        </w:r>
        <w:r w:rsidRPr="00FE7FEF">
          <w:rPr>
            <w:rFonts w:ascii="Courier New" w:eastAsia="Times New Roman" w:hAnsi="Courier New" w:cs="Courier New"/>
            <w:i/>
            <w:iCs/>
            <w:color w:val="00627A"/>
            <w:sz w:val="20"/>
            <w:szCs w:val="20"/>
            <w:lang w:val="en-US" w:eastAsia="ru-RU"/>
            <w:rPrChange w:id="5418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00627A"/>
                <w:sz w:val="20"/>
                <w:szCs w:val="20"/>
                <w:lang w:eastAsia="ru-RU"/>
              </w:rPr>
            </w:rPrChange>
          </w:rPr>
          <w:t>sorted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1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().</w:t>
        </w:r>
        <w:proofErr w:type="spellStart"/>
        <w:r w:rsidRPr="00FE7FEF">
          <w:rPr>
            <w:rFonts w:ascii="Courier New" w:eastAsia="Times New Roman" w:hAnsi="Courier New" w:cs="Courier New"/>
            <w:i/>
            <w:iCs/>
            <w:color w:val="00627A"/>
            <w:sz w:val="20"/>
            <w:szCs w:val="20"/>
            <w:lang w:val="en-US" w:eastAsia="ru-RU"/>
            <w:rPrChange w:id="5420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00627A"/>
                <w:sz w:val="20"/>
                <w:szCs w:val="20"/>
                <w:lang w:eastAsia="ru-RU"/>
              </w:rPr>
            </w:rPrChange>
          </w:rPr>
          <w:t>toIntArray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21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())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22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}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23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2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425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//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помечаем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426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новые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427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активные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428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зоны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429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br/>
          <w:t xml:space="preserve">           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430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for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31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432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event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433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in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434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events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35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) {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36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   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437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if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38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439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event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40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</w:t>
        </w:r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441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isStart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42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) {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43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       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444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activeRegions</w:t>
        </w:r>
        <w:proofErr w:type="spellEnd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445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46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+=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447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event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48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</w:t>
        </w:r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449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regionIdx</w:t>
        </w:r>
        <w:proofErr w:type="spellEnd"/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450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br/>
          <w:t xml:space="preserve">               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51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}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52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   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453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else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5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{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55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       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456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activeRegions</w:t>
        </w:r>
        <w:proofErr w:type="spellEnd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457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58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-=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459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event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60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</w:t>
        </w:r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461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regionIdx</w:t>
        </w:r>
        <w:proofErr w:type="spellEnd"/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462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br/>
          <w:t xml:space="preserve">               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63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}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6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}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65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66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467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lastPoint</w:t>
        </w:r>
        <w:proofErr w:type="spellEnd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468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6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=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470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point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471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br/>
          <w:t xml:space="preserve">       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72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}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73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7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475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//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Переносим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476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результат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477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в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478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финальные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479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плоские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480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массивы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481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br/>
          <w:t xml:space="preserve">        </w:t>
        </w:r>
        <w:proofErr w:type="spellStart"/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482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intervalStarts</w:t>
        </w:r>
        <w:proofErr w:type="spellEnd"/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483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8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=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485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startsList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86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</w:t>
        </w:r>
        <w:r w:rsidRPr="00FE7FEF">
          <w:rPr>
            <w:rFonts w:ascii="Courier New" w:eastAsia="Times New Roman" w:hAnsi="Courier New" w:cs="Courier New"/>
            <w:i/>
            <w:iCs/>
            <w:color w:val="00627A"/>
            <w:sz w:val="20"/>
            <w:szCs w:val="20"/>
            <w:lang w:val="en-US" w:eastAsia="ru-RU"/>
            <w:rPrChange w:id="5487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00627A"/>
                <w:sz w:val="20"/>
                <w:szCs w:val="20"/>
                <w:lang w:eastAsia="ru-RU"/>
              </w:rPr>
            </w:rPrChange>
          </w:rPr>
          <w:t>toLongArray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88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()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8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</w:t>
        </w:r>
        <w:proofErr w:type="spellStart"/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490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intervalEnds</w:t>
        </w:r>
        <w:proofErr w:type="spellEnd"/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491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92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=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493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endsList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9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</w:t>
        </w:r>
        <w:r w:rsidRPr="00FE7FEF">
          <w:rPr>
            <w:rFonts w:ascii="Courier New" w:eastAsia="Times New Roman" w:hAnsi="Courier New" w:cs="Courier New"/>
            <w:i/>
            <w:iCs/>
            <w:color w:val="00627A"/>
            <w:sz w:val="20"/>
            <w:szCs w:val="20"/>
            <w:lang w:val="en-US" w:eastAsia="ru-RU"/>
            <w:rPrChange w:id="5495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00627A"/>
                <w:sz w:val="20"/>
                <w:szCs w:val="20"/>
                <w:lang w:eastAsia="ru-RU"/>
              </w:rPr>
            </w:rPrChange>
          </w:rPr>
          <w:t>toLongArray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96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()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497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</w:t>
        </w:r>
        <w:proofErr w:type="spellStart"/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498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regionIndicesPerInterval</w:t>
        </w:r>
        <w:proofErr w:type="spellEnd"/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499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500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=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501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regionsList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502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</w:t>
        </w:r>
        <w:r w:rsidRPr="00FE7FEF">
          <w:rPr>
            <w:rFonts w:ascii="Courier New" w:eastAsia="Times New Roman" w:hAnsi="Courier New" w:cs="Courier New"/>
            <w:i/>
            <w:iCs/>
            <w:color w:val="00627A"/>
            <w:sz w:val="20"/>
            <w:szCs w:val="20"/>
            <w:lang w:val="en-US" w:eastAsia="ru-RU"/>
            <w:rPrChange w:id="5503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00627A"/>
                <w:sz w:val="20"/>
                <w:szCs w:val="20"/>
                <w:lang w:eastAsia="ru-RU"/>
              </w:rPr>
            </w:rPrChange>
          </w:rPr>
          <w:t>toTypedArray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50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()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505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}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506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507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508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//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вектор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509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для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510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хранения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511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результатов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512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при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513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поиске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514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регионов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515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>,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516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br/>
          <w:t xml:space="preserve">    //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чтобы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517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избежать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518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proofErr w:type="spellStart"/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аллокации</w:t>
        </w:r>
        <w:proofErr w:type="spellEnd"/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519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массива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520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при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521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каждом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522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вызове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523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метода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524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br/>
          <w:t xml:space="preserve">   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525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private </w:t>
        </w:r>
        <w:proofErr w:type="spellStart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526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>val</w:t>
        </w:r>
        <w:proofErr w:type="spellEnd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527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 </w:t>
        </w:r>
        <w:proofErr w:type="spellStart"/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528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resultVector</w:t>
        </w:r>
        <w:proofErr w:type="spellEnd"/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529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530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= </w:t>
        </w:r>
        <w:proofErr w:type="spellStart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531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IntVector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532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()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533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53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535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fun </w:t>
        </w:r>
        <w:proofErr w:type="spellStart"/>
        <w:r w:rsidRPr="00FE7FEF">
          <w:rPr>
            <w:rFonts w:ascii="Courier New" w:eastAsia="Times New Roman" w:hAnsi="Courier New" w:cs="Courier New"/>
            <w:color w:val="00627A"/>
            <w:sz w:val="20"/>
            <w:szCs w:val="20"/>
            <w:lang w:val="en-US" w:eastAsia="ru-RU"/>
            <w:rPrChange w:id="5536" w:author="Maxim Bystrov" w:date="2026-05-24T12:18:00Z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eastAsia="ru-RU"/>
              </w:rPr>
            </w:rPrChange>
          </w:rPr>
          <w:t>findRegions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537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538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p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53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: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540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S2Point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541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):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542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IntArray</w:t>
        </w:r>
        <w:proofErr w:type="spellEnd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543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54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{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545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</w:t>
        </w:r>
        <w:proofErr w:type="spellStart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546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>val</w:t>
        </w:r>
        <w:proofErr w:type="spellEnd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547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548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id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54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=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550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S2CellId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551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.fromPoint(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552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p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553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)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55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.parent(</w:t>
        </w:r>
        <w:proofErr w:type="spellStart"/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555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targetLevel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556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).id()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557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558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55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lastRenderedPageBreak/>
          <w:t xml:space="preserve">       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560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//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инициализация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561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окна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562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бинарного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563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поиска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564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br/>
          <w:t xml:space="preserve">       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565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var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566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low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567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= </w:t>
        </w:r>
        <w:r w:rsidRPr="00FE7FEF">
          <w:rPr>
            <w:rFonts w:ascii="Courier New" w:eastAsia="Times New Roman" w:hAnsi="Courier New" w:cs="Courier New"/>
            <w:color w:val="1750EB"/>
            <w:sz w:val="20"/>
            <w:szCs w:val="20"/>
            <w:lang w:val="en-US" w:eastAsia="ru-RU"/>
            <w:rPrChange w:id="5568" w:author="Maxim Bystrov" w:date="2026-05-24T12:18:00Z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</w:rPrChange>
          </w:rPr>
          <w:t>0</w:t>
        </w:r>
        <w:r w:rsidRPr="00FE7FEF">
          <w:rPr>
            <w:rFonts w:ascii="Courier New" w:eastAsia="Times New Roman" w:hAnsi="Courier New" w:cs="Courier New"/>
            <w:color w:val="1750EB"/>
            <w:sz w:val="20"/>
            <w:szCs w:val="20"/>
            <w:lang w:val="en-US" w:eastAsia="ru-RU"/>
            <w:rPrChange w:id="5569" w:author="Maxim Bystrov" w:date="2026-05-24T12:18:00Z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</w:rPrChange>
          </w:rPr>
          <w:br/>
          <w:t xml:space="preserve">       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570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var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571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high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572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= </w:t>
        </w:r>
        <w:proofErr w:type="spellStart"/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573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intervalStarts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57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</w:t>
        </w:r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575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size</w:t>
        </w:r>
        <w:proofErr w:type="spellEnd"/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576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577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- </w:t>
        </w:r>
        <w:r w:rsidRPr="00FE7FEF">
          <w:rPr>
            <w:rFonts w:ascii="Courier New" w:eastAsia="Times New Roman" w:hAnsi="Courier New" w:cs="Courier New"/>
            <w:color w:val="1750EB"/>
            <w:sz w:val="20"/>
            <w:szCs w:val="20"/>
            <w:lang w:val="en-US" w:eastAsia="ru-RU"/>
            <w:rPrChange w:id="5578" w:author="Maxim Bystrov" w:date="2026-05-24T12:18:00Z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</w:rPrChange>
          </w:rPr>
          <w:t>1</w:t>
        </w:r>
        <w:r w:rsidRPr="00FE7FEF">
          <w:rPr>
            <w:rFonts w:ascii="Courier New" w:eastAsia="Times New Roman" w:hAnsi="Courier New" w:cs="Courier New"/>
            <w:color w:val="1750EB"/>
            <w:sz w:val="20"/>
            <w:szCs w:val="20"/>
            <w:lang w:val="en-US" w:eastAsia="ru-RU"/>
            <w:rPrChange w:id="5579" w:author="Maxim Bystrov" w:date="2026-05-24T12:18:00Z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</w:rPrChange>
          </w:rPr>
          <w:br/>
          <w:t xml:space="preserve">       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580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var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581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idx</w:t>
        </w:r>
        <w:proofErr w:type="spellEnd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582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583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= -</w:t>
        </w:r>
        <w:r w:rsidRPr="00FE7FEF">
          <w:rPr>
            <w:rFonts w:ascii="Courier New" w:eastAsia="Times New Roman" w:hAnsi="Courier New" w:cs="Courier New"/>
            <w:color w:val="1750EB"/>
            <w:sz w:val="20"/>
            <w:szCs w:val="20"/>
            <w:lang w:val="en-US" w:eastAsia="ru-RU"/>
            <w:rPrChange w:id="5584" w:author="Maxim Bystrov" w:date="2026-05-24T12:18:00Z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</w:rPrChange>
          </w:rPr>
          <w:t>1</w:t>
        </w:r>
        <w:r w:rsidRPr="00FE7FEF">
          <w:rPr>
            <w:rFonts w:ascii="Courier New" w:eastAsia="Times New Roman" w:hAnsi="Courier New" w:cs="Courier New"/>
            <w:color w:val="1750EB"/>
            <w:sz w:val="20"/>
            <w:szCs w:val="20"/>
            <w:lang w:val="en-US" w:eastAsia="ru-RU"/>
            <w:rPrChange w:id="5585" w:author="Maxim Bystrov" w:date="2026-05-24T12:18:00Z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</w:rPrChange>
          </w:rPr>
          <w:br/>
        </w:r>
        <w:r w:rsidRPr="00FE7FEF">
          <w:rPr>
            <w:rFonts w:ascii="Courier New" w:eastAsia="Times New Roman" w:hAnsi="Courier New" w:cs="Courier New"/>
            <w:color w:val="1750EB"/>
            <w:sz w:val="20"/>
            <w:szCs w:val="20"/>
            <w:lang w:val="en-US" w:eastAsia="ru-RU"/>
            <w:rPrChange w:id="5586" w:author="Maxim Bystrov" w:date="2026-05-24T12:18:00Z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</w:rPrChange>
          </w:rPr>
          <w:br/>
          <w:t xml:space="preserve">       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587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//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бинарный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588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поиск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589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br/>
          <w:t xml:space="preserve">       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590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while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591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592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low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593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&lt;=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594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high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595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) {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596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597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//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серединное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598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значение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599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окна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600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поиска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601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= (start + end) / 2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602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br/>
          <w:t xml:space="preserve">            </w:t>
        </w:r>
        <w:proofErr w:type="spellStart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603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>val</w:t>
        </w:r>
        <w:proofErr w:type="spellEnd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604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605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mid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606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= (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607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low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608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+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609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high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610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) </w:t>
        </w:r>
        <w:proofErr w:type="spellStart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611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ushr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612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1750EB"/>
            <w:sz w:val="20"/>
            <w:szCs w:val="20"/>
            <w:lang w:val="en-US" w:eastAsia="ru-RU"/>
            <w:rPrChange w:id="5613" w:author="Maxim Bystrov" w:date="2026-05-24T12:18:00Z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</w:rPrChange>
          </w:rPr>
          <w:t>1</w:t>
        </w:r>
        <w:r w:rsidRPr="00FE7FEF">
          <w:rPr>
            <w:rFonts w:ascii="Courier New" w:eastAsia="Times New Roman" w:hAnsi="Courier New" w:cs="Courier New"/>
            <w:color w:val="1750EB"/>
            <w:sz w:val="20"/>
            <w:szCs w:val="20"/>
            <w:lang w:val="en-US" w:eastAsia="ru-RU"/>
            <w:rPrChange w:id="5614" w:author="Maxim Bystrov" w:date="2026-05-24T12:18:00Z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</w:rPrChange>
          </w:rPr>
          <w:br/>
        </w:r>
        <w:r w:rsidRPr="00FE7FEF">
          <w:rPr>
            <w:rFonts w:ascii="Courier New" w:eastAsia="Times New Roman" w:hAnsi="Courier New" w:cs="Courier New"/>
            <w:color w:val="1750EB"/>
            <w:sz w:val="20"/>
            <w:szCs w:val="20"/>
            <w:lang w:val="en-US" w:eastAsia="ru-RU"/>
            <w:rPrChange w:id="5615" w:author="Maxim Bystrov" w:date="2026-05-24T12:18:00Z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</w:rPrChange>
          </w:rPr>
          <w:br/>
          <w:t xml:space="preserve">           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616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//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достаем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617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начало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618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и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619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конец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620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br/>
          <w:t xml:space="preserve">            </w:t>
        </w:r>
        <w:proofErr w:type="spellStart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621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>val</w:t>
        </w:r>
        <w:proofErr w:type="spellEnd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622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623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start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62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= </w:t>
        </w:r>
        <w:proofErr w:type="spellStart"/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625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intervalStarts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626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[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627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mid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628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]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62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</w:t>
        </w:r>
        <w:proofErr w:type="spellStart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630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>val</w:t>
        </w:r>
        <w:proofErr w:type="spellEnd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631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632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end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633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= </w:t>
        </w:r>
        <w:proofErr w:type="spellStart"/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634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intervalEnds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635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[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636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mid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637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]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638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63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640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when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641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{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642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   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643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id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64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&lt;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645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start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646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-&gt;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647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high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648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=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649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mid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650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- </w:t>
        </w:r>
        <w:r w:rsidRPr="00FE7FEF">
          <w:rPr>
            <w:rFonts w:ascii="Courier New" w:eastAsia="Times New Roman" w:hAnsi="Courier New" w:cs="Courier New"/>
            <w:color w:val="1750EB"/>
            <w:sz w:val="20"/>
            <w:szCs w:val="20"/>
            <w:lang w:val="en-US" w:eastAsia="ru-RU"/>
            <w:rPrChange w:id="5651" w:author="Maxim Bystrov" w:date="2026-05-24T12:18:00Z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</w:rPrChange>
          </w:rPr>
          <w:t xml:space="preserve">1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652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// id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до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653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середины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654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-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берем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655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меньшую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656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половину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657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br/>
          <w:t xml:space="preserve">               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658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id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65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&gt;=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660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end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661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-&gt;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662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low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663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=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664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mid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665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+ </w:t>
        </w:r>
        <w:r w:rsidRPr="00FE7FEF">
          <w:rPr>
            <w:rFonts w:ascii="Courier New" w:eastAsia="Times New Roman" w:hAnsi="Courier New" w:cs="Courier New"/>
            <w:color w:val="1750EB"/>
            <w:sz w:val="20"/>
            <w:szCs w:val="20"/>
            <w:lang w:val="en-US" w:eastAsia="ru-RU"/>
            <w:rPrChange w:id="5666" w:author="Maxim Bystrov" w:date="2026-05-24T12:18:00Z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</w:rPrChange>
          </w:rPr>
          <w:t xml:space="preserve">1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667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// id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после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668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середины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669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-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берем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670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большую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671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половину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672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br/>
          <w:t xml:space="preserve">               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673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else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67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-&gt; {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675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       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676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idx</w:t>
        </w:r>
        <w:proofErr w:type="spellEnd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677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678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=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679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mid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680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//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нашли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681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eastAsia="ru-RU"/>
          </w:rPr>
          <w:t>результат</w:t>
        </w:r>
        <w:r w:rsidRPr="00FE7FEF">
          <w:rPr>
            <w:rFonts w:ascii="Courier New" w:eastAsia="Times New Roman" w:hAnsi="Courier New" w:cs="Courier New"/>
            <w:i/>
            <w:iCs/>
            <w:color w:val="8C8C8C"/>
            <w:sz w:val="20"/>
            <w:szCs w:val="20"/>
            <w:lang w:val="en-US" w:eastAsia="ru-RU"/>
            <w:rPrChange w:id="5682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ru-RU"/>
              </w:rPr>
            </w:rPrChange>
          </w:rPr>
          <w:br/>
          <w:t xml:space="preserve">                   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683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>break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684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br/>
          <w:t xml:space="preserve">               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685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}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686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}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687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}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688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68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690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if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691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692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idx</w:t>
        </w:r>
        <w:proofErr w:type="spellEnd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693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69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== -</w:t>
        </w:r>
        <w:r w:rsidRPr="00FE7FEF">
          <w:rPr>
            <w:rFonts w:ascii="Courier New" w:eastAsia="Times New Roman" w:hAnsi="Courier New" w:cs="Courier New"/>
            <w:color w:val="1750EB"/>
            <w:sz w:val="20"/>
            <w:szCs w:val="20"/>
            <w:lang w:val="en-US" w:eastAsia="ru-RU"/>
            <w:rPrChange w:id="5695" w:author="Maxim Bystrov" w:date="2026-05-24T12:18:00Z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</w:rPrChange>
          </w:rPr>
          <w:t>1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696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)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697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return </w:t>
        </w:r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698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EMPTY_INT_ARRAY</w:t>
        </w:r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699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br/>
        </w:r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700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br/>
          <w:t xml:space="preserve">        </w:t>
        </w:r>
        <w:proofErr w:type="spellStart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701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>val</w:t>
        </w:r>
        <w:proofErr w:type="spellEnd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702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703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candidates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0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= </w:t>
        </w:r>
        <w:proofErr w:type="spellStart"/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705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regionIndicesPerInterval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06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[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707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idx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08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]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0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10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</w:t>
        </w:r>
        <w:proofErr w:type="spellStart"/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711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resultVector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12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.clear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13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()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1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15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716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for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17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718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i</w:t>
        </w:r>
        <w:proofErr w:type="spellEnd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719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720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in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721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candidates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22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</w:t>
        </w:r>
        <w:r w:rsidRPr="00FE7FEF">
          <w:rPr>
            <w:rFonts w:ascii="Courier New" w:eastAsia="Times New Roman" w:hAnsi="Courier New" w:cs="Courier New"/>
            <w:i/>
            <w:iCs/>
            <w:color w:val="871094"/>
            <w:sz w:val="20"/>
            <w:szCs w:val="20"/>
            <w:lang w:val="en-US" w:eastAsia="ru-RU"/>
            <w:rPrChange w:id="5723" w:author="Maxim Bystrov" w:date="2026-05-24T12:18:00Z">
              <w:rPr>
                <w:rFonts w:ascii="Courier New" w:eastAsia="Times New Roman" w:hAnsi="Courier New" w:cs="Courier New"/>
                <w:i/>
                <w:iCs/>
                <w:color w:val="871094"/>
                <w:sz w:val="20"/>
                <w:szCs w:val="20"/>
                <w:lang w:eastAsia="ru-RU"/>
              </w:rPr>
            </w:rPrChange>
          </w:rPr>
          <w:t>indices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2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) {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25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</w:t>
        </w:r>
        <w:proofErr w:type="spellStart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726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>val</w:t>
        </w:r>
        <w:proofErr w:type="spellEnd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727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728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rIdx</w:t>
        </w:r>
        <w:proofErr w:type="spellEnd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729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30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=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731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candidates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32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[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733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i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3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]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35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736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if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37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</w:t>
        </w:r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738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regions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3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[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740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rIdx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41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].contains(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742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p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43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)) {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44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    </w:t>
        </w:r>
        <w:proofErr w:type="spellStart"/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745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resultVector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46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.add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47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748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rIdx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4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)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50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}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51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}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52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53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754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return if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55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</w:t>
        </w:r>
        <w:proofErr w:type="spellStart"/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756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resultVector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57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.size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58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() == </w:t>
        </w:r>
        <w:proofErr w:type="spellStart"/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759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candidates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60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</w:t>
        </w:r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761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size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62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)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63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    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764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t>candidates</w:t>
        </w:r>
        <w:r w:rsidRPr="00FE7FEF">
          <w:rPr>
            <w:rFonts w:ascii="Courier New" w:eastAsia="Times New Roman" w:hAnsi="Courier New" w:cs="Courier New"/>
            <w:color w:val="000000"/>
            <w:sz w:val="20"/>
            <w:szCs w:val="20"/>
            <w:lang w:val="en-US" w:eastAsia="ru-RU"/>
            <w:rPrChange w:id="5765" w:author="Maxim Bystrov" w:date="2026-05-24T12:18:00Z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rPrChange>
          </w:rPr>
          <w:br/>
          <w:t xml:space="preserve">       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766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>else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767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br/>
          <w:t xml:space="preserve">            </w:t>
        </w:r>
        <w:proofErr w:type="spellStart"/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768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>resultVector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69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.toArray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70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()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71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}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72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73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774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companion object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75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{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76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    </w:t>
        </w:r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777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private </w:t>
        </w:r>
        <w:proofErr w:type="spellStart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778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>val</w:t>
        </w:r>
        <w:proofErr w:type="spellEnd"/>
        <w:r w:rsidRPr="00FE7FEF">
          <w:rPr>
            <w:rFonts w:ascii="Courier New" w:eastAsia="Times New Roman" w:hAnsi="Courier New" w:cs="Courier New"/>
            <w:color w:val="0033B3"/>
            <w:sz w:val="20"/>
            <w:szCs w:val="20"/>
            <w:lang w:val="en-US" w:eastAsia="ru-RU"/>
            <w:rPrChange w:id="5779" w:author="Maxim Bystrov" w:date="2026-05-24T12:18:00Z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ru-RU"/>
              </w:rPr>
            </w:rPrChange>
          </w:rPr>
          <w:t xml:space="preserve"> </w:t>
        </w:r>
        <w:r w:rsidRPr="00FE7FEF">
          <w:rPr>
            <w:rFonts w:ascii="Courier New" w:eastAsia="Times New Roman" w:hAnsi="Courier New" w:cs="Courier New"/>
            <w:color w:val="871094"/>
            <w:sz w:val="20"/>
            <w:szCs w:val="20"/>
            <w:lang w:val="en-US" w:eastAsia="ru-RU"/>
            <w:rPrChange w:id="5780" w:author="Maxim Bystrov" w:date="2026-05-24T12:18:00Z">
              <w:rPr>
                <w:rFonts w:ascii="Courier New" w:eastAsia="Times New Roman" w:hAnsi="Courier New" w:cs="Courier New"/>
                <w:color w:val="871094"/>
                <w:sz w:val="20"/>
                <w:szCs w:val="20"/>
                <w:lang w:eastAsia="ru-RU"/>
              </w:rPr>
            </w:rPrChange>
          </w:rPr>
          <w:t xml:space="preserve">EMPTY_INT_ARRAY 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81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 xml:space="preserve">= </w:t>
        </w:r>
        <w:proofErr w:type="spellStart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82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IntArray</w:t>
        </w:r>
        <w:proofErr w:type="spellEnd"/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83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(</w:t>
        </w:r>
        <w:r w:rsidRPr="00FE7FEF">
          <w:rPr>
            <w:rFonts w:ascii="Courier New" w:eastAsia="Times New Roman" w:hAnsi="Courier New" w:cs="Courier New"/>
            <w:color w:val="1750EB"/>
            <w:sz w:val="20"/>
            <w:szCs w:val="20"/>
            <w:lang w:val="en-US" w:eastAsia="ru-RU"/>
            <w:rPrChange w:id="5784" w:author="Maxim Bystrov" w:date="2026-05-24T12:18:00Z">
              <w:rPr>
                <w:rFonts w:ascii="Courier New" w:eastAsia="Times New Roman" w:hAnsi="Courier New" w:cs="Courier New"/>
                <w:color w:val="1750EB"/>
                <w:sz w:val="20"/>
                <w:szCs w:val="20"/>
                <w:lang w:eastAsia="ru-RU"/>
              </w:rPr>
            </w:rPrChange>
          </w:rPr>
          <w:t>0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85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t>)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86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 xml:space="preserve">    }</w:t>
        </w:r>
        <w:r w:rsidRPr="00FE7FEF">
          <w:rPr>
            <w:rFonts w:ascii="Courier New" w:eastAsia="Times New Roman" w:hAnsi="Courier New" w:cs="Courier New"/>
            <w:color w:val="080808"/>
            <w:sz w:val="20"/>
            <w:szCs w:val="20"/>
            <w:lang w:val="en-US" w:eastAsia="ru-RU"/>
            <w:rPrChange w:id="5787" w:author="Maxim Bystrov" w:date="2026-05-24T12:18:00Z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ru-RU"/>
              </w:rPr>
            </w:rPrChange>
          </w:rPr>
          <w:br/>
          <w:t>}</w:t>
        </w:r>
      </w:ins>
    </w:p>
    <w:p w14:paraId="463C847F" w14:textId="466008DC" w:rsidR="00FE7FEF" w:rsidRPr="00E6239C" w:rsidRDefault="00FE7FEF" w:rsidP="001C6F4B">
      <w:pPr>
        <w:pStyle w:val="default1"/>
        <w:rPr>
          <w:ins w:id="5788" w:author="Maxim Bystrov" w:date="2026-05-24T12:16:00Z"/>
          <w:lang w:val="en-US"/>
          <w:rPrChange w:id="5789" w:author="Maxim Bystrov" w:date="2026-05-24T15:03:00Z">
            <w:rPr>
              <w:ins w:id="5790" w:author="Maxim Bystrov" w:date="2026-05-24T12:16:00Z"/>
            </w:rPr>
          </w:rPrChange>
        </w:rPr>
      </w:pPr>
      <w:ins w:id="5791" w:author="Maxim Bystrov" w:date="2026-05-24T12:21:00Z">
        <w:r w:rsidRPr="00E6239C">
          <w:rPr>
            <w:lang w:val="en-US"/>
            <w:rPrChange w:id="5792" w:author="Maxim Bystrov" w:date="2026-05-24T15:03:00Z">
              <w:rPr/>
            </w:rPrChange>
          </w:rPr>
          <w:t xml:space="preserve">2. </w:t>
        </w:r>
      </w:ins>
      <w:ins w:id="5793" w:author="Maxim Bystrov" w:date="2026-05-24T12:51:00Z">
        <w:r w:rsidR="00763B8E">
          <w:t>Обработчик</w:t>
        </w:r>
        <w:r w:rsidR="00763B8E" w:rsidRPr="00E6239C">
          <w:rPr>
            <w:lang w:val="en-US"/>
            <w:rPrChange w:id="5794" w:author="Maxim Bystrov" w:date="2026-05-24T15:03:00Z">
              <w:rPr/>
            </w:rPrChange>
          </w:rPr>
          <w:t xml:space="preserve"> </w:t>
        </w:r>
        <w:r w:rsidR="00763B8E">
          <w:t>собы</w:t>
        </w:r>
      </w:ins>
      <w:ins w:id="5795" w:author="Maxim Bystrov" w:date="2026-05-24T12:52:00Z">
        <w:r w:rsidR="00763B8E">
          <w:t>тий</w:t>
        </w:r>
        <w:r w:rsidR="00763B8E" w:rsidRPr="00E6239C">
          <w:rPr>
            <w:lang w:val="en-US"/>
            <w:rPrChange w:id="5796" w:author="Maxim Bystrov" w:date="2026-05-24T15:03:00Z">
              <w:rPr/>
            </w:rPrChange>
          </w:rPr>
          <w:t xml:space="preserve"> </w:t>
        </w:r>
        <w:r w:rsidR="00763B8E">
          <w:t>входа</w:t>
        </w:r>
        <w:r w:rsidR="00763B8E" w:rsidRPr="00E6239C">
          <w:rPr>
            <w:lang w:val="en-US"/>
            <w:rPrChange w:id="5797" w:author="Maxim Bystrov" w:date="2026-05-24T15:03:00Z">
              <w:rPr/>
            </w:rPrChange>
          </w:rPr>
          <w:t>/</w:t>
        </w:r>
        <w:r w:rsidR="00763B8E">
          <w:t>выхода</w:t>
        </w:r>
        <w:r w:rsidR="00763B8E" w:rsidRPr="00E6239C">
          <w:rPr>
            <w:lang w:val="en-US"/>
            <w:rPrChange w:id="5798" w:author="Maxim Bystrov" w:date="2026-05-24T15:03:00Z">
              <w:rPr/>
            </w:rPrChange>
          </w:rPr>
          <w:t xml:space="preserve"> </w:t>
        </w:r>
        <w:r w:rsidR="00763B8E">
          <w:t>из</w:t>
        </w:r>
        <w:r w:rsidR="00763B8E" w:rsidRPr="00E6239C">
          <w:rPr>
            <w:lang w:val="en-US"/>
            <w:rPrChange w:id="5799" w:author="Maxim Bystrov" w:date="2026-05-24T15:03:00Z">
              <w:rPr/>
            </w:rPrChange>
          </w:rPr>
          <w:t xml:space="preserve"> </w:t>
        </w:r>
        <w:r w:rsidR="00763B8E">
          <w:t>географических</w:t>
        </w:r>
        <w:r w:rsidR="00763B8E" w:rsidRPr="00E6239C">
          <w:rPr>
            <w:lang w:val="en-US"/>
            <w:rPrChange w:id="5800" w:author="Maxim Bystrov" w:date="2026-05-24T15:03:00Z">
              <w:rPr/>
            </w:rPrChange>
          </w:rPr>
          <w:t xml:space="preserve"> </w:t>
        </w:r>
        <w:r w:rsidR="00763B8E">
          <w:t>зон</w:t>
        </w:r>
        <w:r w:rsidR="00BF6083" w:rsidRPr="00E6239C">
          <w:rPr>
            <w:lang w:val="en-US"/>
            <w:rPrChange w:id="5801" w:author="Maxim Bystrov" w:date="2026-05-24T15:03:00Z">
              <w:rPr/>
            </w:rPrChange>
          </w:rPr>
          <w:t xml:space="preserve"> </w:t>
        </w:r>
        <w:proofErr w:type="spellStart"/>
        <w:r w:rsidR="00BF6083" w:rsidRPr="00683612">
          <w:rPr>
            <w:lang w:val="en-US"/>
            <w:rPrChange w:id="5802" w:author="Maxim Bystrov" w:date="2026-05-24T14:43:00Z">
              <w:rPr/>
            </w:rPrChange>
          </w:rPr>
          <w:t>ZoneVisitEventProcessor</w:t>
        </w:r>
        <w:r w:rsidR="00BF6083" w:rsidRPr="00E6239C">
          <w:rPr>
            <w:lang w:val="en-US"/>
            <w:rPrChange w:id="5803" w:author="Maxim Bystrov" w:date="2026-05-24T15:03:00Z">
              <w:rPr/>
            </w:rPrChange>
          </w:rPr>
          <w:t>.</w:t>
        </w:r>
        <w:r w:rsidR="00BF6083">
          <w:rPr>
            <w:lang w:val="en-US"/>
          </w:rPr>
          <w:t>kt</w:t>
        </w:r>
      </w:ins>
      <w:proofErr w:type="spellEnd"/>
    </w:p>
    <w:p w14:paraId="019D68A3" w14:textId="41BA23ED" w:rsidR="00763B8E" w:rsidRDefault="00763B8E" w:rsidP="00763B8E">
      <w:pPr>
        <w:pStyle w:val="HTML0"/>
        <w:shd w:val="clear" w:color="auto" w:fill="FFFFFF"/>
        <w:rPr>
          <w:ins w:id="5804" w:author="Maxim Bystrov" w:date="2026-05-24T12:52:00Z"/>
          <w:color w:val="080808"/>
          <w:lang w:val="en-US"/>
        </w:rPr>
      </w:pPr>
      <w:ins w:id="5805" w:author="Maxim Bystrov" w:date="2026-05-24T12:52:00Z">
        <w:r w:rsidRPr="00763B8E">
          <w:rPr>
            <w:color w:val="0033B3"/>
            <w:lang w:val="en-US"/>
            <w:rPrChange w:id="5806" w:author="Maxim Bystrov" w:date="2026-05-24T12:52:00Z">
              <w:rPr>
                <w:color w:val="0033B3"/>
              </w:rPr>
            </w:rPrChange>
          </w:rPr>
          <w:t xml:space="preserve">package </w:t>
        </w:r>
        <w:proofErr w:type="spellStart"/>
        <w:r w:rsidRPr="00763B8E">
          <w:rPr>
            <w:color w:val="080808"/>
            <w:lang w:val="en-US"/>
            <w:rPrChange w:id="5807" w:author="Maxim Bystrov" w:date="2026-05-24T12:52:00Z">
              <w:rPr>
                <w:color w:val="080808"/>
              </w:rPr>
            </w:rPrChange>
          </w:rPr>
          <w:t>com.lynceus.telemetry_processor.processor</w:t>
        </w:r>
        <w:proofErr w:type="spellEnd"/>
        <w:r w:rsidRPr="00763B8E">
          <w:rPr>
            <w:color w:val="080808"/>
            <w:lang w:val="en-US"/>
            <w:rPrChange w:id="5808" w:author="Maxim Bystrov" w:date="2026-05-24T12:52:00Z">
              <w:rPr>
                <w:color w:val="080808"/>
              </w:rPr>
            </w:rPrChange>
          </w:rPr>
          <w:br/>
        </w:r>
        <w:r w:rsidRPr="00763B8E">
          <w:rPr>
            <w:color w:val="080808"/>
            <w:lang w:val="en-US"/>
            <w:rPrChange w:id="5809" w:author="Maxim Bystrov" w:date="2026-05-24T12:52:00Z">
              <w:rPr>
                <w:color w:val="080808"/>
              </w:rPr>
            </w:rPrChange>
          </w:rPr>
          <w:br/>
        </w:r>
        <w:r w:rsidRPr="00763B8E">
          <w:rPr>
            <w:color w:val="0033B3"/>
            <w:lang w:val="en-US"/>
            <w:rPrChange w:id="5810" w:author="Maxim Bystrov" w:date="2026-05-24T12:52:00Z">
              <w:rPr>
                <w:color w:val="0033B3"/>
              </w:rPr>
            </w:rPrChange>
          </w:rPr>
          <w:t xml:space="preserve">import </w:t>
        </w:r>
        <w:r w:rsidRPr="00763B8E">
          <w:rPr>
            <w:color w:val="080808"/>
            <w:lang w:val="en-US"/>
            <w:rPrChange w:id="5811" w:author="Maxim Bystrov" w:date="2026-05-24T12:52:00Z">
              <w:rPr>
                <w:color w:val="080808"/>
              </w:rPr>
            </w:rPrChange>
          </w:rPr>
          <w:t>com.google.common.geometry.*</w:t>
        </w:r>
        <w:r w:rsidRPr="00763B8E">
          <w:rPr>
            <w:color w:val="080808"/>
            <w:lang w:val="en-US"/>
            <w:rPrChange w:id="5812" w:author="Maxim Bystrov" w:date="2026-05-24T12:52:00Z">
              <w:rPr>
                <w:color w:val="080808"/>
              </w:rPr>
            </w:rPrChange>
          </w:rPr>
          <w:br/>
        </w:r>
        <w:r w:rsidRPr="00763B8E">
          <w:rPr>
            <w:color w:val="0033B3"/>
            <w:lang w:val="en-US"/>
            <w:rPrChange w:id="5813" w:author="Maxim Bystrov" w:date="2026-05-24T12:52:00Z">
              <w:rPr>
                <w:color w:val="0033B3"/>
              </w:rPr>
            </w:rPrChange>
          </w:rPr>
          <w:t xml:space="preserve">import </w:t>
        </w:r>
        <w:proofErr w:type="spellStart"/>
        <w:r w:rsidRPr="00763B8E">
          <w:rPr>
            <w:color w:val="080808"/>
            <w:lang w:val="en-US"/>
            <w:rPrChange w:id="5814" w:author="Maxim Bystrov" w:date="2026-05-24T12:52:00Z">
              <w:rPr>
                <w:color w:val="080808"/>
              </w:rPr>
            </w:rPrChange>
          </w:rPr>
          <w:t>com.lynceus.telemetry_processor.dto.</w:t>
        </w:r>
        <w:r w:rsidRPr="00763B8E">
          <w:rPr>
            <w:color w:val="000000"/>
            <w:lang w:val="en-US"/>
            <w:rPrChange w:id="5815" w:author="Maxim Bystrov" w:date="2026-05-24T12:52:00Z">
              <w:rPr>
                <w:color w:val="000000"/>
              </w:rPr>
            </w:rPrChange>
          </w:rPr>
          <w:t>GeozoneDto</w:t>
        </w:r>
        <w:proofErr w:type="spellEnd"/>
        <w:r w:rsidRPr="00763B8E">
          <w:rPr>
            <w:color w:val="000000"/>
            <w:lang w:val="en-US"/>
            <w:rPrChange w:id="5816" w:author="Maxim Bystrov" w:date="2026-05-24T12:52:00Z">
              <w:rPr>
                <w:color w:val="000000"/>
              </w:rPr>
            </w:rPrChange>
          </w:rPr>
          <w:br/>
        </w:r>
        <w:r w:rsidRPr="00763B8E">
          <w:rPr>
            <w:color w:val="0033B3"/>
            <w:lang w:val="en-US"/>
            <w:rPrChange w:id="5817" w:author="Maxim Bystrov" w:date="2026-05-24T12:52:00Z">
              <w:rPr>
                <w:color w:val="0033B3"/>
              </w:rPr>
            </w:rPrChange>
          </w:rPr>
          <w:t xml:space="preserve">import </w:t>
        </w:r>
        <w:proofErr w:type="spellStart"/>
        <w:r w:rsidRPr="00763B8E">
          <w:rPr>
            <w:color w:val="080808"/>
            <w:lang w:val="en-US"/>
            <w:rPrChange w:id="5818" w:author="Maxim Bystrov" w:date="2026-05-24T12:52:00Z">
              <w:rPr>
                <w:color w:val="080808"/>
              </w:rPr>
            </w:rPrChange>
          </w:rPr>
          <w:t>com.lynceus.telemetry_processor.entity.</w:t>
        </w:r>
        <w:r w:rsidRPr="00763B8E">
          <w:rPr>
            <w:color w:val="000000"/>
            <w:lang w:val="en-US"/>
            <w:rPrChange w:id="5819" w:author="Maxim Bystrov" w:date="2026-05-24T12:52:00Z">
              <w:rPr>
                <w:color w:val="000000"/>
              </w:rPr>
            </w:rPrChange>
          </w:rPr>
          <w:t>TelemetryPacket</w:t>
        </w:r>
        <w:proofErr w:type="spellEnd"/>
        <w:r w:rsidRPr="00763B8E">
          <w:rPr>
            <w:color w:val="000000"/>
            <w:lang w:val="en-US"/>
            <w:rPrChange w:id="5820" w:author="Maxim Bystrov" w:date="2026-05-24T12:52:00Z">
              <w:rPr>
                <w:color w:val="000000"/>
              </w:rPr>
            </w:rPrChange>
          </w:rPr>
          <w:br/>
        </w:r>
        <w:r w:rsidRPr="00763B8E">
          <w:rPr>
            <w:color w:val="0033B3"/>
            <w:lang w:val="en-US"/>
            <w:rPrChange w:id="5821" w:author="Maxim Bystrov" w:date="2026-05-24T12:52:00Z">
              <w:rPr>
                <w:color w:val="0033B3"/>
              </w:rPr>
            </w:rPrChange>
          </w:rPr>
          <w:t xml:space="preserve">import </w:t>
        </w:r>
        <w:proofErr w:type="spellStart"/>
        <w:r w:rsidRPr="00763B8E">
          <w:rPr>
            <w:color w:val="080808"/>
            <w:lang w:val="en-US"/>
            <w:rPrChange w:id="5822" w:author="Maxim Bystrov" w:date="2026-05-24T12:52:00Z">
              <w:rPr>
                <w:color w:val="080808"/>
              </w:rPr>
            </w:rPrChange>
          </w:rPr>
          <w:t>com.lynceus.telemetry_processor.event.</w:t>
        </w:r>
        <w:r w:rsidRPr="00763B8E">
          <w:rPr>
            <w:color w:val="000000"/>
            <w:lang w:val="en-US"/>
            <w:rPrChange w:id="5823" w:author="Maxim Bystrov" w:date="2026-05-24T12:52:00Z">
              <w:rPr>
                <w:color w:val="000000"/>
              </w:rPr>
            </w:rPrChange>
          </w:rPr>
          <w:t>InOut</w:t>
        </w:r>
        <w:proofErr w:type="spellEnd"/>
        <w:r w:rsidRPr="00763B8E">
          <w:rPr>
            <w:color w:val="000000"/>
            <w:lang w:val="en-US"/>
            <w:rPrChange w:id="5824" w:author="Maxim Bystrov" w:date="2026-05-24T12:52:00Z">
              <w:rPr>
                <w:color w:val="000000"/>
              </w:rPr>
            </w:rPrChange>
          </w:rPr>
          <w:br/>
        </w:r>
        <w:r w:rsidRPr="00763B8E">
          <w:rPr>
            <w:color w:val="0033B3"/>
            <w:lang w:val="en-US"/>
            <w:rPrChange w:id="5825" w:author="Maxim Bystrov" w:date="2026-05-24T12:52:00Z">
              <w:rPr>
                <w:color w:val="0033B3"/>
              </w:rPr>
            </w:rPrChange>
          </w:rPr>
          <w:t xml:space="preserve">import </w:t>
        </w:r>
        <w:proofErr w:type="spellStart"/>
        <w:r w:rsidRPr="00763B8E">
          <w:rPr>
            <w:color w:val="080808"/>
            <w:lang w:val="en-US"/>
            <w:rPrChange w:id="5826" w:author="Maxim Bystrov" w:date="2026-05-24T12:52:00Z">
              <w:rPr>
                <w:color w:val="080808"/>
              </w:rPr>
            </w:rPrChange>
          </w:rPr>
          <w:t>com.lynceus.telemetry_processor.event.</w:t>
        </w:r>
        <w:r w:rsidRPr="00763B8E">
          <w:rPr>
            <w:color w:val="000000"/>
            <w:lang w:val="en-US"/>
            <w:rPrChange w:id="5827" w:author="Maxim Bystrov" w:date="2026-05-24T12:52:00Z">
              <w:rPr>
                <w:color w:val="000000"/>
              </w:rPr>
            </w:rPrChange>
          </w:rPr>
          <w:t>ZoneVisitEvent</w:t>
        </w:r>
        <w:proofErr w:type="spellEnd"/>
        <w:r w:rsidRPr="00763B8E">
          <w:rPr>
            <w:color w:val="000000"/>
            <w:lang w:val="en-US"/>
            <w:rPrChange w:id="5828" w:author="Maxim Bystrov" w:date="2026-05-24T12:52:00Z">
              <w:rPr>
                <w:color w:val="000000"/>
              </w:rPr>
            </w:rPrChange>
          </w:rPr>
          <w:br/>
        </w:r>
        <w:r w:rsidRPr="00763B8E">
          <w:rPr>
            <w:color w:val="0033B3"/>
            <w:lang w:val="en-US"/>
            <w:rPrChange w:id="5829" w:author="Maxim Bystrov" w:date="2026-05-24T12:52:00Z">
              <w:rPr>
                <w:color w:val="0033B3"/>
              </w:rPr>
            </w:rPrChange>
          </w:rPr>
          <w:t xml:space="preserve">import </w:t>
        </w:r>
        <w:proofErr w:type="spellStart"/>
        <w:r w:rsidRPr="00763B8E">
          <w:rPr>
            <w:color w:val="080808"/>
            <w:lang w:val="en-US"/>
            <w:rPrChange w:id="5830" w:author="Maxim Bystrov" w:date="2026-05-24T12:52:00Z">
              <w:rPr>
                <w:color w:val="080808"/>
              </w:rPr>
            </w:rPrChange>
          </w:rPr>
          <w:t>com.lynceus.telemetry_processor.service.</w:t>
        </w:r>
        <w:r w:rsidRPr="00763B8E">
          <w:rPr>
            <w:color w:val="000000"/>
            <w:lang w:val="en-US"/>
            <w:rPrChange w:id="5831" w:author="Maxim Bystrov" w:date="2026-05-24T12:52:00Z">
              <w:rPr>
                <w:color w:val="000000"/>
              </w:rPr>
            </w:rPrChange>
          </w:rPr>
          <w:t>GeozoneService</w:t>
        </w:r>
        <w:proofErr w:type="spellEnd"/>
        <w:r w:rsidRPr="00763B8E">
          <w:rPr>
            <w:color w:val="000000"/>
            <w:lang w:val="en-US"/>
            <w:rPrChange w:id="5832" w:author="Maxim Bystrov" w:date="2026-05-24T12:52:00Z">
              <w:rPr>
                <w:color w:val="000000"/>
              </w:rPr>
            </w:rPrChange>
          </w:rPr>
          <w:br/>
        </w:r>
        <w:r w:rsidRPr="00763B8E">
          <w:rPr>
            <w:color w:val="0033B3"/>
            <w:lang w:val="en-US"/>
            <w:rPrChange w:id="5833" w:author="Maxim Bystrov" w:date="2026-05-24T12:52:00Z">
              <w:rPr>
                <w:color w:val="0033B3"/>
              </w:rPr>
            </w:rPrChange>
          </w:rPr>
          <w:lastRenderedPageBreak/>
          <w:t xml:space="preserve">import </w:t>
        </w:r>
        <w:proofErr w:type="spellStart"/>
        <w:r w:rsidRPr="00763B8E">
          <w:rPr>
            <w:color w:val="080808"/>
            <w:lang w:val="en-US"/>
            <w:rPrChange w:id="5834" w:author="Maxim Bystrov" w:date="2026-05-24T12:52:00Z">
              <w:rPr>
                <w:color w:val="080808"/>
              </w:rPr>
            </w:rPrChange>
          </w:rPr>
          <w:t>org.springframework.context.</w:t>
        </w:r>
        <w:r w:rsidRPr="00763B8E">
          <w:rPr>
            <w:color w:val="000000"/>
            <w:lang w:val="en-US"/>
            <w:rPrChange w:id="5835" w:author="Maxim Bystrov" w:date="2026-05-24T12:52:00Z">
              <w:rPr>
                <w:color w:val="000000"/>
              </w:rPr>
            </w:rPrChange>
          </w:rPr>
          <w:t>ApplicationEventPublisher</w:t>
        </w:r>
        <w:proofErr w:type="spellEnd"/>
        <w:r w:rsidRPr="00763B8E">
          <w:rPr>
            <w:color w:val="000000"/>
            <w:lang w:val="en-US"/>
            <w:rPrChange w:id="5836" w:author="Maxim Bystrov" w:date="2026-05-24T12:52:00Z">
              <w:rPr>
                <w:color w:val="000000"/>
              </w:rPr>
            </w:rPrChange>
          </w:rPr>
          <w:br/>
        </w:r>
        <w:r w:rsidRPr="00763B8E">
          <w:rPr>
            <w:color w:val="0033B3"/>
            <w:lang w:val="en-US"/>
            <w:rPrChange w:id="5837" w:author="Maxim Bystrov" w:date="2026-05-24T12:52:00Z">
              <w:rPr>
                <w:color w:val="0033B3"/>
              </w:rPr>
            </w:rPrChange>
          </w:rPr>
          <w:t xml:space="preserve">import </w:t>
        </w:r>
        <w:proofErr w:type="spellStart"/>
        <w:r w:rsidRPr="00763B8E">
          <w:rPr>
            <w:color w:val="080808"/>
            <w:lang w:val="en-US"/>
            <w:rPrChange w:id="5838" w:author="Maxim Bystrov" w:date="2026-05-24T12:52:00Z">
              <w:rPr>
                <w:color w:val="080808"/>
              </w:rPr>
            </w:rPrChange>
          </w:rPr>
          <w:t>org.springframework.stereotype.</w:t>
        </w:r>
        <w:r w:rsidRPr="00763B8E">
          <w:rPr>
            <w:color w:val="9E880D"/>
            <w:lang w:val="en-US"/>
            <w:rPrChange w:id="5839" w:author="Maxim Bystrov" w:date="2026-05-24T12:52:00Z">
              <w:rPr>
                <w:color w:val="9E880D"/>
              </w:rPr>
            </w:rPrChange>
          </w:rPr>
          <w:t>Component</w:t>
        </w:r>
        <w:proofErr w:type="spellEnd"/>
        <w:r w:rsidRPr="00763B8E">
          <w:rPr>
            <w:color w:val="9E880D"/>
            <w:lang w:val="en-US"/>
            <w:rPrChange w:id="5840" w:author="Maxim Bystrov" w:date="2026-05-24T12:52:00Z">
              <w:rPr>
                <w:color w:val="9E880D"/>
              </w:rPr>
            </w:rPrChange>
          </w:rPr>
          <w:br/>
        </w:r>
        <w:r w:rsidRPr="00763B8E">
          <w:rPr>
            <w:color w:val="9E880D"/>
            <w:lang w:val="en-US"/>
            <w:rPrChange w:id="5841" w:author="Maxim Bystrov" w:date="2026-05-24T12:52:00Z">
              <w:rPr>
                <w:color w:val="9E880D"/>
              </w:rPr>
            </w:rPrChange>
          </w:rPr>
          <w:br/>
          <w:t>@Component</w:t>
        </w:r>
        <w:r w:rsidRPr="00763B8E">
          <w:rPr>
            <w:color w:val="9E880D"/>
            <w:lang w:val="en-US"/>
            <w:rPrChange w:id="5842" w:author="Maxim Bystrov" w:date="2026-05-24T12:52:00Z">
              <w:rPr>
                <w:color w:val="9E880D"/>
              </w:rPr>
            </w:rPrChange>
          </w:rPr>
          <w:br/>
        </w:r>
        <w:r w:rsidRPr="00763B8E">
          <w:rPr>
            <w:color w:val="0033B3"/>
            <w:lang w:val="en-US"/>
            <w:rPrChange w:id="5843" w:author="Maxim Bystrov" w:date="2026-05-24T12:52:00Z">
              <w:rPr>
                <w:color w:val="0033B3"/>
              </w:rPr>
            </w:rPrChange>
          </w:rPr>
          <w:t xml:space="preserve">class </w:t>
        </w:r>
        <w:proofErr w:type="spellStart"/>
        <w:r w:rsidRPr="00763B8E">
          <w:rPr>
            <w:color w:val="000000"/>
            <w:lang w:val="en-US"/>
            <w:rPrChange w:id="5844" w:author="Maxim Bystrov" w:date="2026-05-24T12:52:00Z">
              <w:rPr>
                <w:color w:val="000000"/>
              </w:rPr>
            </w:rPrChange>
          </w:rPr>
          <w:t>ZoneVisitEventProcessor</w:t>
        </w:r>
        <w:proofErr w:type="spellEnd"/>
        <w:r w:rsidRPr="00763B8E">
          <w:rPr>
            <w:color w:val="080808"/>
            <w:lang w:val="en-US"/>
            <w:rPrChange w:id="5845" w:author="Maxim Bystrov" w:date="2026-05-24T12:52:00Z">
              <w:rPr>
                <w:color w:val="080808"/>
              </w:rPr>
            </w:rPrChange>
          </w:rPr>
          <w:t>(</w:t>
        </w:r>
        <w:r w:rsidRPr="00763B8E">
          <w:rPr>
            <w:color w:val="080808"/>
            <w:lang w:val="en-US"/>
            <w:rPrChange w:id="5846" w:author="Maxim Bystrov" w:date="2026-05-24T12:52:00Z">
              <w:rPr>
                <w:color w:val="080808"/>
              </w:rPr>
            </w:rPrChange>
          </w:rPr>
          <w:br/>
          <w:t xml:space="preserve">    </w:t>
        </w:r>
        <w:r w:rsidRPr="00763B8E">
          <w:rPr>
            <w:color w:val="0033B3"/>
            <w:lang w:val="en-US"/>
            <w:rPrChange w:id="5847" w:author="Maxim Bystrov" w:date="2026-05-24T12:52:00Z">
              <w:rPr>
                <w:color w:val="0033B3"/>
              </w:rPr>
            </w:rPrChange>
          </w:rPr>
          <w:t xml:space="preserve">private </w:t>
        </w:r>
        <w:proofErr w:type="spellStart"/>
        <w:r w:rsidRPr="00763B8E">
          <w:rPr>
            <w:color w:val="0033B3"/>
            <w:lang w:val="en-US"/>
            <w:rPrChange w:id="5848" w:author="Maxim Bystrov" w:date="2026-05-24T12:52:00Z">
              <w:rPr>
                <w:color w:val="0033B3"/>
              </w:rPr>
            </w:rPrChange>
          </w:rPr>
          <w:t>val</w:t>
        </w:r>
        <w:proofErr w:type="spellEnd"/>
        <w:r w:rsidRPr="00763B8E">
          <w:rPr>
            <w:color w:val="0033B3"/>
            <w:lang w:val="en-US"/>
            <w:rPrChange w:id="5849" w:author="Maxim Bystrov" w:date="2026-05-24T12:52:00Z">
              <w:rPr>
                <w:color w:val="0033B3"/>
              </w:rPr>
            </w:rPrChange>
          </w:rPr>
          <w:t xml:space="preserve"> </w:t>
        </w:r>
        <w:proofErr w:type="spellStart"/>
        <w:r w:rsidRPr="00763B8E">
          <w:rPr>
            <w:color w:val="871094"/>
            <w:lang w:val="en-US"/>
            <w:rPrChange w:id="5850" w:author="Maxim Bystrov" w:date="2026-05-24T12:52:00Z">
              <w:rPr>
                <w:color w:val="871094"/>
              </w:rPr>
            </w:rPrChange>
          </w:rPr>
          <w:t>geozoneService</w:t>
        </w:r>
        <w:proofErr w:type="spellEnd"/>
        <w:r w:rsidRPr="00763B8E">
          <w:rPr>
            <w:color w:val="080808"/>
            <w:lang w:val="en-US"/>
            <w:rPrChange w:id="5851" w:author="Maxim Bystrov" w:date="2026-05-24T12:52:00Z">
              <w:rPr>
                <w:color w:val="080808"/>
              </w:rPr>
            </w:rPrChange>
          </w:rPr>
          <w:t xml:space="preserve">: </w:t>
        </w:r>
        <w:proofErr w:type="spellStart"/>
        <w:r w:rsidRPr="00763B8E">
          <w:rPr>
            <w:color w:val="000000"/>
            <w:lang w:val="en-US"/>
            <w:rPrChange w:id="5852" w:author="Maxim Bystrov" w:date="2026-05-24T12:52:00Z">
              <w:rPr>
                <w:color w:val="000000"/>
              </w:rPr>
            </w:rPrChange>
          </w:rPr>
          <w:t>GeozoneService</w:t>
        </w:r>
        <w:proofErr w:type="spellEnd"/>
        <w:r w:rsidRPr="00763B8E">
          <w:rPr>
            <w:color w:val="080808"/>
            <w:lang w:val="en-US"/>
            <w:rPrChange w:id="5853" w:author="Maxim Bystrov" w:date="2026-05-24T12:52:00Z">
              <w:rPr>
                <w:color w:val="080808"/>
              </w:rPr>
            </w:rPrChange>
          </w:rPr>
          <w:t>,</w:t>
        </w:r>
        <w:r w:rsidRPr="00763B8E">
          <w:rPr>
            <w:color w:val="080808"/>
            <w:lang w:val="en-US"/>
            <w:rPrChange w:id="5854" w:author="Maxim Bystrov" w:date="2026-05-24T12:52:00Z">
              <w:rPr>
                <w:color w:val="080808"/>
              </w:rPr>
            </w:rPrChange>
          </w:rPr>
          <w:br/>
          <w:t xml:space="preserve">    </w:t>
        </w:r>
        <w:r w:rsidRPr="00763B8E">
          <w:rPr>
            <w:color w:val="0033B3"/>
            <w:lang w:val="en-US"/>
            <w:rPrChange w:id="5855" w:author="Maxim Bystrov" w:date="2026-05-24T12:52:00Z">
              <w:rPr>
                <w:color w:val="0033B3"/>
              </w:rPr>
            </w:rPrChange>
          </w:rPr>
          <w:t xml:space="preserve">private </w:t>
        </w:r>
        <w:proofErr w:type="spellStart"/>
        <w:r w:rsidRPr="00763B8E">
          <w:rPr>
            <w:color w:val="0033B3"/>
            <w:lang w:val="en-US"/>
            <w:rPrChange w:id="5856" w:author="Maxim Bystrov" w:date="2026-05-24T12:52:00Z">
              <w:rPr>
                <w:color w:val="0033B3"/>
              </w:rPr>
            </w:rPrChange>
          </w:rPr>
          <w:t>val</w:t>
        </w:r>
        <w:proofErr w:type="spellEnd"/>
        <w:r w:rsidRPr="00763B8E">
          <w:rPr>
            <w:color w:val="0033B3"/>
            <w:lang w:val="en-US"/>
            <w:rPrChange w:id="5857" w:author="Maxim Bystrov" w:date="2026-05-24T12:52:00Z">
              <w:rPr>
                <w:color w:val="0033B3"/>
              </w:rPr>
            </w:rPrChange>
          </w:rPr>
          <w:t xml:space="preserve"> </w:t>
        </w:r>
        <w:proofErr w:type="spellStart"/>
        <w:r w:rsidRPr="00763B8E">
          <w:rPr>
            <w:color w:val="871094"/>
            <w:lang w:val="en-US"/>
            <w:rPrChange w:id="5858" w:author="Maxim Bystrov" w:date="2026-05-24T12:52:00Z">
              <w:rPr>
                <w:color w:val="871094"/>
              </w:rPr>
            </w:rPrChange>
          </w:rPr>
          <w:t>applicationEventPublisher</w:t>
        </w:r>
        <w:proofErr w:type="spellEnd"/>
        <w:r w:rsidRPr="00763B8E">
          <w:rPr>
            <w:color w:val="080808"/>
            <w:lang w:val="en-US"/>
            <w:rPrChange w:id="5859" w:author="Maxim Bystrov" w:date="2026-05-24T12:52:00Z">
              <w:rPr>
                <w:color w:val="080808"/>
              </w:rPr>
            </w:rPrChange>
          </w:rPr>
          <w:t xml:space="preserve">: </w:t>
        </w:r>
        <w:proofErr w:type="spellStart"/>
        <w:r w:rsidRPr="00763B8E">
          <w:rPr>
            <w:color w:val="000000"/>
            <w:lang w:val="en-US"/>
            <w:rPrChange w:id="5860" w:author="Maxim Bystrov" w:date="2026-05-24T12:52:00Z">
              <w:rPr>
                <w:color w:val="000000"/>
              </w:rPr>
            </w:rPrChange>
          </w:rPr>
          <w:t>ApplicationEventPublisher</w:t>
        </w:r>
        <w:proofErr w:type="spellEnd"/>
        <w:r w:rsidRPr="00763B8E">
          <w:rPr>
            <w:color w:val="000000"/>
            <w:lang w:val="en-US"/>
            <w:rPrChange w:id="5861" w:author="Maxim Bystrov" w:date="2026-05-24T12:52:00Z">
              <w:rPr>
                <w:color w:val="000000"/>
              </w:rPr>
            </w:rPrChange>
          </w:rPr>
          <w:br/>
        </w:r>
        <w:r w:rsidRPr="00763B8E">
          <w:rPr>
            <w:color w:val="080808"/>
            <w:lang w:val="en-US"/>
            <w:rPrChange w:id="5862" w:author="Maxim Bystrov" w:date="2026-05-24T12:52:00Z">
              <w:rPr>
                <w:color w:val="080808"/>
              </w:rPr>
            </w:rPrChange>
          </w:rPr>
          <w:t>) {</w:t>
        </w:r>
        <w:r w:rsidRPr="00763B8E">
          <w:rPr>
            <w:color w:val="080808"/>
            <w:lang w:val="en-US"/>
            <w:rPrChange w:id="5863" w:author="Maxim Bystrov" w:date="2026-05-24T12:52:00Z">
              <w:rPr>
                <w:color w:val="080808"/>
              </w:rPr>
            </w:rPrChange>
          </w:rPr>
          <w:br/>
          <w:t xml:space="preserve">    </w:t>
        </w:r>
        <w:r w:rsidRPr="00763B8E">
          <w:rPr>
            <w:color w:val="0033B3"/>
            <w:lang w:val="en-US"/>
            <w:rPrChange w:id="5864" w:author="Maxim Bystrov" w:date="2026-05-24T12:52:00Z">
              <w:rPr>
                <w:color w:val="0033B3"/>
              </w:rPr>
            </w:rPrChange>
          </w:rPr>
          <w:t xml:space="preserve">private </w:t>
        </w:r>
        <w:proofErr w:type="spellStart"/>
        <w:r w:rsidRPr="00763B8E">
          <w:rPr>
            <w:color w:val="0033B3"/>
            <w:lang w:val="en-US"/>
            <w:rPrChange w:id="5865" w:author="Maxim Bystrov" w:date="2026-05-24T12:52:00Z">
              <w:rPr>
                <w:color w:val="0033B3"/>
              </w:rPr>
            </w:rPrChange>
          </w:rPr>
          <w:t>val</w:t>
        </w:r>
        <w:proofErr w:type="spellEnd"/>
        <w:r w:rsidRPr="00763B8E">
          <w:rPr>
            <w:color w:val="0033B3"/>
            <w:lang w:val="en-US"/>
            <w:rPrChange w:id="5866" w:author="Maxim Bystrov" w:date="2026-05-24T12:52:00Z">
              <w:rPr>
                <w:color w:val="0033B3"/>
              </w:rPr>
            </w:rPrChange>
          </w:rPr>
          <w:t xml:space="preserve"> </w:t>
        </w:r>
        <w:proofErr w:type="spellStart"/>
        <w:r w:rsidRPr="00763B8E">
          <w:rPr>
            <w:color w:val="871094"/>
            <w:lang w:val="en-US"/>
            <w:rPrChange w:id="5867" w:author="Maxim Bystrov" w:date="2026-05-24T12:52:00Z">
              <w:rPr>
                <w:color w:val="871094"/>
              </w:rPr>
            </w:rPrChange>
          </w:rPr>
          <w:t>zoneIdToZones</w:t>
        </w:r>
        <w:proofErr w:type="spellEnd"/>
        <w:r w:rsidRPr="00763B8E">
          <w:rPr>
            <w:color w:val="080808"/>
            <w:lang w:val="en-US"/>
            <w:rPrChange w:id="5868" w:author="Maxim Bystrov" w:date="2026-05-24T12:52:00Z">
              <w:rPr>
                <w:color w:val="080808"/>
              </w:rPr>
            </w:rPrChange>
          </w:rPr>
          <w:t xml:space="preserve">: </w:t>
        </w:r>
        <w:r w:rsidRPr="00763B8E">
          <w:rPr>
            <w:color w:val="000000"/>
            <w:lang w:val="en-US"/>
            <w:rPrChange w:id="5869" w:author="Maxim Bystrov" w:date="2026-05-24T12:52:00Z">
              <w:rPr>
                <w:color w:val="000000"/>
              </w:rPr>
            </w:rPrChange>
          </w:rPr>
          <w:t>Map</w:t>
        </w:r>
        <w:r w:rsidRPr="00763B8E">
          <w:rPr>
            <w:color w:val="080808"/>
            <w:lang w:val="en-US"/>
            <w:rPrChange w:id="5870" w:author="Maxim Bystrov" w:date="2026-05-24T12:52:00Z">
              <w:rPr>
                <w:color w:val="080808"/>
              </w:rPr>
            </w:rPrChange>
          </w:rPr>
          <w:t>&lt;</w:t>
        </w:r>
        <w:r w:rsidRPr="00763B8E">
          <w:rPr>
            <w:color w:val="000000"/>
            <w:lang w:val="en-US"/>
            <w:rPrChange w:id="5871" w:author="Maxim Bystrov" w:date="2026-05-24T12:52:00Z">
              <w:rPr>
                <w:color w:val="000000"/>
              </w:rPr>
            </w:rPrChange>
          </w:rPr>
          <w:t>Long</w:t>
        </w:r>
        <w:r w:rsidRPr="00763B8E">
          <w:rPr>
            <w:color w:val="080808"/>
            <w:lang w:val="en-US"/>
            <w:rPrChange w:id="5872" w:author="Maxim Bystrov" w:date="2026-05-24T12:52:00Z">
              <w:rPr>
                <w:color w:val="080808"/>
              </w:rPr>
            </w:rPrChange>
          </w:rPr>
          <w:t xml:space="preserve">, </w:t>
        </w:r>
        <w:proofErr w:type="spellStart"/>
        <w:r w:rsidRPr="00763B8E">
          <w:rPr>
            <w:color w:val="000000"/>
            <w:lang w:val="en-US"/>
            <w:rPrChange w:id="5873" w:author="Maxim Bystrov" w:date="2026-05-24T12:52:00Z">
              <w:rPr>
                <w:color w:val="000000"/>
              </w:rPr>
            </w:rPrChange>
          </w:rPr>
          <w:t>GeozoneDto</w:t>
        </w:r>
        <w:proofErr w:type="spellEnd"/>
        <w:r w:rsidRPr="00763B8E">
          <w:rPr>
            <w:color w:val="080808"/>
            <w:lang w:val="en-US"/>
            <w:rPrChange w:id="5874" w:author="Maxim Bystrov" w:date="2026-05-24T12:52:00Z">
              <w:rPr>
                <w:color w:val="080808"/>
              </w:rPr>
            </w:rPrChange>
          </w:rPr>
          <w:t>&gt;</w:t>
        </w:r>
        <w:r w:rsidRPr="00763B8E">
          <w:rPr>
            <w:color w:val="080808"/>
            <w:lang w:val="en-US"/>
            <w:rPrChange w:id="5875" w:author="Maxim Bystrov" w:date="2026-05-24T12:52:00Z">
              <w:rPr>
                <w:color w:val="080808"/>
              </w:rPr>
            </w:rPrChange>
          </w:rPr>
          <w:br/>
          <w:t xml:space="preserve">    </w:t>
        </w:r>
        <w:r w:rsidRPr="00763B8E">
          <w:rPr>
            <w:color w:val="0033B3"/>
            <w:lang w:val="en-US"/>
            <w:rPrChange w:id="5876" w:author="Maxim Bystrov" w:date="2026-05-24T12:52:00Z">
              <w:rPr>
                <w:color w:val="0033B3"/>
              </w:rPr>
            </w:rPrChange>
          </w:rPr>
          <w:t xml:space="preserve">private </w:t>
        </w:r>
        <w:proofErr w:type="spellStart"/>
        <w:r w:rsidRPr="00763B8E">
          <w:rPr>
            <w:color w:val="0033B3"/>
            <w:lang w:val="en-US"/>
            <w:rPrChange w:id="5877" w:author="Maxim Bystrov" w:date="2026-05-24T12:52:00Z">
              <w:rPr>
                <w:color w:val="0033B3"/>
              </w:rPr>
            </w:rPrChange>
          </w:rPr>
          <w:t>val</w:t>
        </w:r>
        <w:proofErr w:type="spellEnd"/>
        <w:r w:rsidRPr="00763B8E">
          <w:rPr>
            <w:color w:val="0033B3"/>
            <w:lang w:val="en-US"/>
            <w:rPrChange w:id="5878" w:author="Maxim Bystrov" w:date="2026-05-24T12:52:00Z">
              <w:rPr>
                <w:color w:val="0033B3"/>
              </w:rPr>
            </w:rPrChange>
          </w:rPr>
          <w:t xml:space="preserve"> </w:t>
        </w:r>
        <w:proofErr w:type="spellStart"/>
        <w:r w:rsidRPr="00763B8E">
          <w:rPr>
            <w:color w:val="871094"/>
            <w:lang w:val="en-US"/>
            <w:rPrChange w:id="5879" w:author="Maxim Bystrov" w:date="2026-05-24T12:52:00Z">
              <w:rPr>
                <w:color w:val="871094"/>
              </w:rPr>
            </w:rPrChange>
          </w:rPr>
          <w:t>deviceToCurrentZoneIdSet</w:t>
        </w:r>
        <w:proofErr w:type="spellEnd"/>
        <w:r w:rsidRPr="00763B8E">
          <w:rPr>
            <w:color w:val="871094"/>
            <w:lang w:val="en-US"/>
            <w:rPrChange w:id="5880" w:author="Maxim Bystrov" w:date="2026-05-24T12:52:00Z">
              <w:rPr>
                <w:color w:val="871094"/>
              </w:rPr>
            </w:rPrChange>
          </w:rPr>
          <w:t xml:space="preserve"> </w:t>
        </w:r>
        <w:r w:rsidRPr="00763B8E">
          <w:rPr>
            <w:color w:val="080808"/>
            <w:lang w:val="en-US"/>
            <w:rPrChange w:id="5881" w:author="Maxim Bystrov" w:date="2026-05-24T12:52:00Z">
              <w:rPr>
                <w:color w:val="080808"/>
              </w:rPr>
            </w:rPrChange>
          </w:rPr>
          <w:t xml:space="preserve">= </w:t>
        </w:r>
        <w:proofErr w:type="spellStart"/>
        <w:r w:rsidRPr="00763B8E">
          <w:rPr>
            <w:i/>
            <w:iCs/>
            <w:color w:val="00627A"/>
            <w:lang w:val="en-US"/>
            <w:rPrChange w:id="5882" w:author="Maxim Bystrov" w:date="2026-05-24T12:52:00Z">
              <w:rPr>
                <w:i/>
                <w:iCs/>
                <w:color w:val="00627A"/>
              </w:rPr>
            </w:rPrChange>
          </w:rPr>
          <w:t>hashMapOf</w:t>
        </w:r>
        <w:proofErr w:type="spellEnd"/>
        <w:r w:rsidRPr="00763B8E">
          <w:rPr>
            <w:color w:val="080808"/>
            <w:lang w:val="en-US"/>
            <w:rPrChange w:id="5883" w:author="Maxim Bystrov" w:date="2026-05-24T12:52:00Z">
              <w:rPr>
                <w:color w:val="080808"/>
              </w:rPr>
            </w:rPrChange>
          </w:rPr>
          <w:t>&lt;</w:t>
        </w:r>
        <w:r w:rsidRPr="00763B8E">
          <w:rPr>
            <w:color w:val="000000"/>
            <w:lang w:val="en-US"/>
            <w:rPrChange w:id="5884" w:author="Maxim Bystrov" w:date="2026-05-24T12:52:00Z">
              <w:rPr>
                <w:color w:val="000000"/>
              </w:rPr>
            </w:rPrChange>
          </w:rPr>
          <w:t>Long</w:t>
        </w:r>
        <w:r w:rsidRPr="00763B8E">
          <w:rPr>
            <w:color w:val="080808"/>
            <w:lang w:val="en-US"/>
            <w:rPrChange w:id="5885" w:author="Maxim Bystrov" w:date="2026-05-24T12:52:00Z">
              <w:rPr>
                <w:color w:val="080808"/>
              </w:rPr>
            </w:rPrChange>
          </w:rPr>
          <w:t xml:space="preserve">, </w:t>
        </w:r>
        <w:r w:rsidRPr="00763B8E">
          <w:rPr>
            <w:color w:val="000000"/>
            <w:lang w:val="en-US"/>
            <w:rPrChange w:id="5886" w:author="Maxim Bystrov" w:date="2026-05-24T12:52:00Z">
              <w:rPr>
                <w:color w:val="000000"/>
              </w:rPr>
            </w:rPrChange>
          </w:rPr>
          <w:t>HashSet</w:t>
        </w:r>
        <w:r w:rsidRPr="00763B8E">
          <w:rPr>
            <w:color w:val="080808"/>
            <w:lang w:val="en-US"/>
            <w:rPrChange w:id="5887" w:author="Maxim Bystrov" w:date="2026-05-24T12:52:00Z">
              <w:rPr>
                <w:color w:val="080808"/>
              </w:rPr>
            </w:rPrChange>
          </w:rPr>
          <w:t>&lt;</w:t>
        </w:r>
        <w:r w:rsidRPr="00763B8E">
          <w:rPr>
            <w:color w:val="000000"/>
            <w:lang w:val="en-US"/>
            <w:rPrChange w:id="5888" w:author="Maxim Bystrov" w:date="2026-05-24T12:52:00Z">
              <w:rPr>
                <w:color w:val="000000"/>
              </w:rPr>
            </w:rPrChange>
          </w:rPr>
          <w:t>Long</w:t>
        </w:r>
        <w:r w:rsidRPr="00763B8E">
          <w:rPr>
            <w:color w:val="080808"/>
            <w:lang w:val="en-US"/>
            <w:rPrChange w:id="5889" w:author="Maxim Bystrov" w:date="2026-05-24T12:52:00Z">
              <w:rPr>
                <w:color w:val="080808"/>
              </w:rPr>
            </w:rPrChange>
          </w:rPr>
          <w:t>&gt;&gt;()</w:t>
        </w:r>
        <w:r w:rsidRPr="00763B8E">
          <w:rPr>
            <w:color w:val="080808"/>
            <w:lang w:val="en-US"/>
            <w:rPrChange w:id="5890" w:author="Maxim Bystrov" w:date="2026-05-24T12:52:00Z">
              <w:rPr>
                <w:color w:val="080808"/>
              </w:rPr>
            </w:rPrChange>
          </w:rPr>
          <w:br/>
          <w:t xml:space="preserve">    </w:t>
        </w:r>
        <w:r w:rsidRPr="00763B8E">
          <w:rPr>
            <w:color w:val="0033B3"/>
            <w:lang w:val="en-US"/>
            <w:rPrChange w:id="5891" w:author="Maxim Bystrov" w:date="2026-05-24T12:52:00Z">
              <w:rPr>
                <w:color w:val="0033B3"/>
              </w:rPr>
            </w:rPrChange>
          </w:rPr>
          <w:t xml:space="preserve">private </w:t>
        </w:r>
        <w:proofErr w:type="spellStart"/>
        <w:r w:rsidRPr="00763B8E">
          <w:rPr>
            <w:color w:val="0033B3"/>
            <w:lang w:val="en-US"/>
            <w:rPrChange w:id="5892" w:author="Maxim Bystrov" w:date="2026-05-24T12:52:00Z">
              <w:rPr>
                <w:color w:val="0033B3"/>
              </w:rPr>
            </w:rPrChange>
          </w:rPr>
          <w:t>val</w:t>
        </w:r>
        <w:proofErr w:type="spellEnd"/>
        <w:r w:rsidRPr="00763B8E">
          <w:rPr>
            <w:color w:val="0033B3"/>
            <w:lang w:val="en-US"/>
            <w:rPrChange w:id="5893" w:author="Maxim Bystrov" w:date="2026-05-24T12:52:00Z">
              <w:rPr>
                <w:color w:val="0033B3"/>
              </w:rPr>
            </w:rPrChange>
          </w:rPr>
          <w:t xml:space="preserve"> </w:t>
        </w:r>
        <w:proofErr w:type="spellStart"/>
        <w:r w:rsidRPr="00763B8E">
          <w:rPr>
            <w:color w:val="871094"/>
            <w:lang w:val="en-US"/>
            <w:rPrChange w:id="5894" w:author="Maxim Bystrov" w:date="2026-05-24T12:52:00Z">
              <w:rPr>
                <w:color w:val="871094"/>
              </w:rPr>
            </w:rPrChange>
          </w:rPr>
          <w:t>zoneIndex</w:t>
        </w:r>
        <w:proofErr w:type="spellEnd"/>
        <w:r w:rsidRPr="00763B8E">
          <w:rPr>
            <w:color w:val="080808"/>
            <w:lang w:val="en-US"/>
            <w:rPrChange w:id="5895" w:author="Maxim Bystrov" w:date="2026-05-24T12:52:00Z">
              <w:rPr>
                <w:color w:val="080808"/>
              </w:rPr>
            </w:rPrChange>
          </w:rPr>
          <w:t xml:space="preserve">: </w:t>
        </w:r>
        <w:r w:rsidRPr="00763B8E">
          <w:rPr>
            <w:color w:val="000000"/>
            <w:lang w:val="en-US"/>
            <w:rPrChange w:id="5896" w:author="Maxim Bystrov" w:date="2026-05-24T12:52:00Z">
              <w:rPr>
                <w:color w:val="000000"/>
              </w:rPr>
            </w:rPrChange>
          </w:rPr>
          <w:t>S2ZoneIndex</w:t>
        </w:r>
        <w:r w:rsidRPr="00763B8E">
          <w:rPr>
            <w:color w:val="000000"/>
            <w:lang w:val="en-US"/>
            <w:rPrChange w:id="5897" w:author="Maxim Bystrov" w:date="2026-05-24T12:52:00Z">
              <w:rPr>
                <w:color w:val="000000"/>
              </w:rPr>
            </w:rPrChange>
          </w:rPr>
          <w:br/>
          <w:t xml:space="preserve">    </w:t>
        </w:r>
        <w:r w:rsidRPr="00763B8E">
          <w:rPr>
            <w:color w:val="0033B3"/>
            <w:lang w:val="en-US"/>
            <w:rPrChange w:id="5898" w:author="Maxim Bystrov" w:date="2026-05-24T12:52:00Z">
              <w:rPr>
                <w:color w:val="0033B3"/>
              </w:rPr>
            </w:rPrChange>
          </w:rPr>
          <w:t xml:space="preserve">private </w:t>
        </w:r>
        <w:proofErr w:type="spellStart"/>
        <w:r w:rsidRPr="00763B8E">
          <w:rPr>
            <w:color w:val="0033B3"/>
            <w:lang w:val="en-US"/>
            <w:rPrChange w:id="5899" w:author="Maxim Bystrov" w:date="2026-05-24T12:52:00Z">
              <w:rPr>
                <w:color w:val="0033B3"/>
              </w:rPr>
            </w:rPrChange>
          </w:rPr>
          <w:t>val</w:t>
        </w:r>
        <w:proofErr w:type="spellEnd"/>
        <w:r w:rsidRPr="00763B8E">
          <w:rPr>
            <w:color w:val="0033B3"/>
            <w:lang w:val="en-US"/>
            <w:rPrChange w:id="5900" w:author="Maxim Bystrov" w:date="2026-05-24T12:52:00Z">
              <w:rPr>
                <w:color w:val="0033B3"/>
              </w:rPr>
            </w:rPrChange>
          </w:rPr>
          <w:t xml:space="preserve"> </w:t>
        </w:r>
        <w:r w:rsidRPr="00763B8E">
          <w:rPr>
            <w:color w:val="871094"/>
            <w:lang w:val="en-US"/>
            <w:rPrChange w:id="5901" w:author="Maxim Bystrov" w:date="2026-05-24T12:52:00Z">
              <w:rPr>
                <w:color w:val="871094"/>
              </w:rPr>
            </w:rPrChange>
          </w:rPr>
          <w:t>zones</w:t>
        </w:r>
        <w:r w:rsidRPr="00763B8E">
          <w:rPr>
            <w:color w:val="080808"/>
            <w:lang w:val="en-US"/>
            <w:rPrChange w:id="5902" w:author="Maxim Bystrov" w:date="2026-05-24T12:52:00Z">
              <w:rPr>
                <w:color w:val="080808"/>
              </w:rPr>
            </w:rPrChange>
          </w:rPr>
          <w:t xml:space="preserve">: </w:t>
        </w:r>
        <w:r w:rsidRPr="00763B8E">
          <w:rPr>
            <w:color w:val="000000"/>
            <w:lang w:val="en-US"/>
            <w:rPrChange w:id="5903" w:author="Maxim Bystrov" w:date="2026-05-24T12:52:00Z">
              <w:rPr>
                <w:color w:val="000000"/>
              </w:rPr>
            </w:rPrChange>
          </w:rPr>
          <w:t>List</w:t>
        </w:r>
        <w:r w:rsidRPr="00763B8E">
          <w:rPr>
            <w:color w:val="080808"/>
            <w:lang w:val="en-US"/>
            <w:rPrChange w:id="5904" w:author="Maxim Bystrov" w:date="2026-05-24T12:52:00Z">
              <w:rPr>
                <w:color w:val="080808"/>
              </w:rPr>
            </w:rPrChange>
          </w:rPr>
          <w:t>&lt;</w:t>
        </w:r>
        <w:proofErr w:type="spellStart"/>
        <w:r w:rsidRPr="00763B8E">
          <w:rPr>
            <w:color w:val="000000"/>
            <w:lang w:val="en-US"/>
            <w:rPrChange w:id="5905" w:author="Maxim Bystrov" w:date="2026-05-24T12:52:00Z">
              <w:rPr>
                <w:color w:val="000000"/>
              </w:rPr>
            </w:rPrChange>
          </w:rPr>
          <w:t>GeozoneDto</w:t>
        </w:r>
        <w:proofErr w:type="spellEnd"/>
        <w:r w:rsidRPr="00763B8E">
          <w:rPr>
            <w:color w:val="080808"/>
            <w:lang w:val="en-US"/>
            <w:rPrChange w:id="5906" w:author="Maxim Bystrov" w:date="2026-05-24T12:52:00Z">
              <w:rPr>
                <w:color w:val="080808"/>
              </w:rPr>
            </w:rPrChange>
          </w:rPr>
          <w:t>&gt;</w:t>
        </w:r>
        <w:r w:rsidRPr="00763B8E">
          <w:rPr>
            <w:color w:val="080808"/>
            <w:lang w:val="en-US"/>
            <w:rPrChange w:id="5907" w:author="Maxim Bystrov" w:date="2026-05-24T12:52:00Z">
              <w:rPr>
                <w:color w:val="080808"/>
              </w:rPr>
            </w:rPrChange>
          </w:rPr>
          <w:br/>
        </w:r>
        <w:r w:rsidRPr="00763B8E">
          <w:rPr>
            <w:color w:val="080808"/>
            <w:lang w:val="en-US"/>
            <w:rPrChange w:id="5908" w:author="Maxim Bystrov" w:date="2026-05-24T12:52:00Z">
              <w:rPr>
                <w:color w:val="080808"/>
              </w:rPr>
            </w:rPrChange>
          </w:rPr>
          <w:br/>
          <w:t xml:space="preserve">    </w:t>
        </w:r>
        <w:proofErr w:type="spellStart"/>
        <w:r w:rsidRPr="00763B8E">
          <w:rPr>
            <w:color w:val="0033B3"/>
            <w:lang w:val="en-US"/>
            <w:rPrChange w:id="5909" w:author="Maxim Bystrov" w:date="2026-05-24T12:52:00Z">
              <w:rPr>
                <w:color w:val="0033B3"/>
              </w:rPr>
            </w:rPrChange>
          </w:rPr>
          <w:t>init</w:t>
        </w:r>
        <w:proofErr w:type="spellEnd"/>
        <w:r w:rsidRPr="00763B8E">
          <w:rPr>
            <w:color w:val="0033B3"/>
            <w:lang w:val="en-US"/>
            <w:rPrChange w:id="5910" w:author="Maxim Bystrov" w:date="2026-05-24T12:52:00Z">
              <w:rPr>
                <w:color w:val="0033B3"/>
              </w:rPr>
            </w:rPrChange>
          </w:rPr>
          <w:t xml:space="preserve"> </w:t>
        </w:r>
        <w:r w:rsidRPr="00763B8E">
          <w:rPr>
            <w:color w:val="080808"/>
            <w:lang w:val="en-US"/>
            <w:rPrChange w:id="5911" w:author="Maxim Bystrov" w:date="2026-05-24T12:52:00Z">
              <w:rPr>
                <w:color w:val="080808"/>
              </w:rPr>
            </w:rPrChange>
          </w:rPr>
          <w:t>{</w:t>
        </w:r>
        <w:r w:rsidRPr="00763B8E">
          <w:rPr>
            <w:color w:val="080808"/>
            <w:lang w:val="en-US"/>
            <w:rPrChange w:id="5912" w:author="Maxim Bystrov" w:date="2026-05-24T12:52:00Z">
              <w:rPr>
                <w:color w:val="080808"/>
              </w:rPr>
            </w:rPrChange>
          </w:rPr>
          <w:br/>
          <w:t xml:space="preserve">        </w:t>
        </w:r>
        <w:r w:rsidRPr="00763B8E">
          <w:rPr>
            <w:i/>
            <w:iCs/>
            <w:color w:val="8C8C8C"/>
            <w:lang w:val="en-US"/>
            <w:rPrChange w:id="5913" w:author="Maxim Bystrov" w:date="2026-05-24T12:52:00Z">
              <w:rPr>
                <w:i/>
                <w:iCs/>
                <w:color w:val="8C8C8C"/>
              </w:rPr>
            </w:rPrChange>
          </w:rPr>
          <w:t xml:space="preserve">// </w:t>
        </w:r>
        <w:r>
          <w:rPr>
            <w:i/>
            <w:iCs/>
            <w:color w:val="8C8C8C"/>
          </w:rPr>
          <w:t>все</w:t>
        </w:r>
        <w:r w:rsidRPr="00763B8E">
          <w:rPr>
            <w:i/>
            <w:iCs/>
            <w:color w:val="8C8C8C"/>
            <w:lang w:val="en-US"/>
            <w:rPrChange w:id="5914" w:author="Maxim Bystrov" w:date="2026-05-24T12:52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зоны</w:t>
        </w:r>
        <w:r w:rsidRPr="00763B8E">
          <w:rPr>
            <w:i/>
            <w:iCs/>
            <w:color w:val="8C8C8C"/>
            <w:lang w:val="en-US"/>
            <w:rPrChange w:id="5915" w:author="Maxim Bystrov" w:date="2026-05-24T12:52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грузим</w:t>
        </w:r>
        <w:r w:rsidRPr="00763B8E">
          <w:rPr>
            <w:i/>
            <w:iCs/>
            <w:color w:val="8C8C8C"/>
            <w:lang w:val="en-US"/>
            <w:rPrChange w:id="5916" w:author="Maxim Bystrov" w:date="2026-05-24T12:52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в</w:t>
        </w:r>
        <w:r w:rsidRPr="00763B8E">
          <w:rPr>
            <w:i/>
            <w:iCs/>
            <w:color w:val="8C8C8C"/>
            <w:lang w:val="en-US"/>
            <w:rPrChange w:id="5917" w:author="Maxim Bystrov" w:date="2026-05-24T12:52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пространственный</w:t>
        </w:r>
        <w:r w:rsidRPr="00763B8E">
          <w:rPr>
            <w:i/>
            <w:iCs/>
            <w:color w:val="8C8C8C"/>
            <w:lang w:val="en-US"/>
            <w:rPrChange w:id="5918" w:author="Maxim Bystrov" w:date="2026-05-24T12:52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индекс</w:t>
        </w:r>
        <w:r w:rsidRPr="00763B8E">
          <w:rPr>
            <w:i/>
            <w:iCs/>
            <w:color w:val="8C8C8C"/>
            <w:lang w:val="en-US"/>
            <w:rPrChange w:id="5919" w:author="Maxim Bystrov" w:date="2026-05-24T12:52:00Z">
              <w:rPr>
                <w:i/>
                <w:iCs/>
                <w:color w:val="8C8C8C"/>
              </w:rPr>
            </w:rPrChange>
          </w:rPr>
          <w:br/>
          <w:t xml:space="preserve">        </w:t>
        </w:r>
        <w:r w:rsidRPr="00763B8E">
          <w:rPr>
            <w:color w:val="871094"/>
            <w:lang w:val="en-US"/>
            <w:rPrChange w:id="5920" w:author="Maxim Bystrov" w:date="2026-05-24T12:52:00Z">
              <w:rPr>
                <w:color w:val="871094"/>
              </w:rPr>
            </w:rPrChange>
          </w:rPr>
          <w:t xml:space="preserve">zones </w:t>
        </w:r>
        <w:r w:rsidRPr="00763B8E">
          <w:rPr>
            <w:color w:val="080808"/>
            <w:lang w:val="en-US"/>
            <w:rPrChange w:id="5921" w:author="Maxim Bystrov" w:date="2026-05-24T12:52:00Z">
              <w:rPr>
                <w:color w:val="080808"/>
              </w:rPr>
            </w:rPrChange>
          </w:rPr>
          <w:t xml:space="preserve">= </w:t>
        </w:r>
        <w:proofErr w:type="spellStart"/>
        <w:r w:rsidRPr="00763B8E">
          <w:rPr>
            <w:color w:val="871094"/>
            <w:lang w:val="en-US"/>
            <w:rPrChange w:id="5922" w:author="Maxim Bystrov" w:date="2026-05-24T12:52:00Z">
              <w:rPr>
                <w:color w:val="871094"/>
              </w:rPr>
            </w:rPrChange>
          </w:rPr>
          <w:t>geozoneService</w:t>
        </w:r>
        <w:r w:rsidRPr="00763B8E">
          <w:rPr>
            <w:color w:val="080808"/>
            <w:lang w:val="en-US"/>
            <w:rPrChange w:id="5923" w:author="Maxim Bystrov" w:date="2026-05-24T12:52:00Z">
              <w:rPr>
                <w:color w:val="080808"/>
              </w:rPr>
            </w:rPrChange>
          </w:rPr>
          <w:t>.getAllGeozones</w:t>
        </w:r>
        <w:proofErr w:type="spellEnd"/>
        <w:r w:rsidRPr="00763B8E">
          <w:rPr>
            <w:color w:val="080808"/>
            <w:lang w:val="en-US"/>
            <w:rPrChange w:id="5924" w:author="Maxim Bystrov" w:date="2026-05-24T12:52:00Z">
              <w:rPr>
                <w:color w:val="080808"/>
              </w:rPr>
            </w:rPrChange>
          </w:rPr>
          <w:t>()</w:t>
        </w:r>
        <w:r w:rsidRPr="00763B8E">
          <w:rPr>
            <w:color w:val="080808"/>
            <w:lang w:val="en-US"/>
            <w:rPrChange w:id="5925" w:author="Maxim Bystrov" w:date="2026-05-24T12:52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763B8E">
          <w:rPr>
            <w:color w:val="0033B3"/>
            <w:lang w:val="en-US"/>
            <w:rPrChange w:id="5926" w:author="Maxim Bystrov" w:date="2026-05-24T12:52:00Z">
              <w:rPr>
                <w:color w:val="0033B3"/>
              </w:rPr>
            </w:rPrChange>
          </w:rPr>
          <w:t>val</w:t>
        </w:r>
        <w:proofErr w:type="spellEnd"/>
        <w:r w:rsidRPr="00763B8E">
          <w:rPr>
            <w:color w:val="0033B3"/>
            <w:lang w:val="en-US"/>
            <w:rPrChange w:id="5927" w:author="Maxim Bystrov" w:date="2026-05-24T12:52:00Z">
              <w:rPr>
                <w:color w:val="0033B3"/>
              </w:rPr>
            </w:rPrChange>
          </w:rPr>
          <w:t xml:space="preserve"> </w:t>
        </w:r>
        <w:proofErr w:type="spellStart"/>
        <w:r w:rsidRPr="00763B8E">
          <w:rPr>
            <w:color w:val="000000"/>
            <w:lang w:val="en-US"/>
            <w:rPrChange w:id="5928" w:author="Maxim Bystrov" w:date="2026-05-24T12:52:00Z">
              <w:rPr>
                <w:color w:val="000000"/>
              </w:rPr>
            </w:rPrChange>
          </w:rPr>
          <w:t>shapeToZones</w:t>
        </w:r>
        <w:proofErr w:type="spellEnd"/>
        <w:r w:rsidRPr="00763B8E">
          <w:rPr>
            <w:color w:val="000000"/>
            <w:lang w:val="en-US"/>
            <w:rPrChange w:id="5929" w:author="Maxim Bystrov" w:date="2026-05-24T12:52:00Z">
              <w:rPr>
                <w:color w:val="000000"/>
              </w:rPr>
            </w:rPrChange>
          </w:rPr>
          <w:t xml:space="preserve"> </w:t>
        </w:r>
        <w:r w:rsidRPr="00763B8E">
          <w:rPr>
            <w:color w:val="080808"/>
            <w:lang w:val="en-US"/>
            <w:rPrChange w:id="5930" w:author="Maxim Bystrov" w:date="2026-05-24T12:52:00Z">
              <w:rPr>
                <w:color w:val="080808"/>
              </w:rPr>
            </w:rPrChange>
          </w:rPr>
          <w:t xml:space="preserve">= </w:t>
        </w:r>
        <w:proofErr w:type="spellStart"/>
        <w:r w:rsidRPr="00763B8E">
          <w:rPr>
            <w:i/>
            <w:iCs/>
            <w:color w:val="00627A"/>
            <w:lang w:val="en-US"/>
            <w:rPrChange w:id="5931" w:author="Maxim Bystrov" w:date="2026-05-24T12:52:00Z">
              <w:rPr>
                <w:i/>
                <w:iCs/>
                <w:color w:val="00627A"/>
              </w:rPr>
            </w:rPrChange>
          </w:rPr>
          <w:t>hashMapOf</w:t>
        </w:r>
        <w:proofErr w:type="spellEnd"/>
        <w:r w:rsidRPr="00763B8E">
          <w:rPr>
            <w:color w:val="080808"/>
            <w:lang w:val="en-US"/>
            <w:rPrChange w:id="5932" w:author="Maxim Bystrov" w:date="2026-05-24T12:52:00Z">
              <w:rPr>
                <w:color w:val="080808"/>
              </w:rPr>
            </w:rPrChange>
          </w:rPr>
          <w:t>&lt;</w:t>
        </w:r>
        <w:r w:rsidRPr="00763B8E">
          <w:rPr>
            <w:color w:val="000000"/>
            <w:lang w:val="en-US"/>
            <w:rPrChange w:id="5933" w:author="Maxim Bystrov" w:date="2026-05-24T12:52:00Z">
              <w:rPr>
                <w:color w:val="000000"/>
              </w:rPr>
            </w:rPrChange>
          </w:rPr>
          <w:t>S2Shape</w:t>
        </w:r>
        <w:r w:rsidRPr="00763B8E">
          <w:rPr>
            <w:color w:val="080808"/>
            <w:lang w:val="en-US"/>
            <w:rPrChange w:id="5934" w:author="Maxim Bystrov" w:date="2026-05-24T12:52:00Z">
              <w:rPr>
                <w:color w:val="080808"/>
              </w:rPr>
            </w:rPrChange>
          </w:rPr>
          <w:t xml:space="preserve">, </w:t>
        </w:r>
        <w:proofErr w:type="spellStart"/>
        <w:r w:rsidRPr="00763B8E">
          <w:rPr>
            <w:color w:val="000000"/>
            <w:lang w:val="en-US"/>
            <w:rPrChange w:id="5935" w:author="Maxim Bystrov" w:date="2026-05-24T12:52:00Z">
              <w:rPr>
                <w:color w:val="000000"/>
              </w:rPr>
            </w:rPrChange>
          </w:rPr>
          <w:t>MutableList</w:t>
        </w:r>
        <w:proofErr w:type="spellEnd"/>
        <w:r w:rsidRPr="00763B8E">
          <w:rPr>
            <w:color w:val="080808"/>
            <w:lang w:val="en-US"/>
            <w:rPrChange w:id="5936" w:author="Maxim Bystrov" w:date="2026-05-24T12:52:00Z">
              <w:rPr>
                <w:color w:val="080808"/>
              </w:rPr>
            </w:rPrChange>
          </w:rPr>
          <w:t>&lt;</w:t>
        </w:r>
        <w:proofErr w:type="spellStart"/>
        <w:r w:rsidRPr="00763B8E">
          <w:rPr>
            <w:color w:val="000000"/>
            <w:lang w:val="en-US"/>
            <w:rPrChange w:id="5937" w:author="Maxim Bystrov" w:date="2026-05-24T12:52:00Z">
              <w:rPr>
                <w:color w:val="000000"/>
              </w:rPr>
            </w:rPrChange>
          </w:rPr>
          <w:t>GeozoneDto</w:t>
        </w:r>
        <w:proofErr w:type="spellEnd"/>
        <w:r w:rsidRPr="00763B8E">
          <w:rPr>
            <w:color w:val="080808"/>
            <w:lang w:val="en-US"/>
            <w:rPrChange w:id="5938" w:author="Maxim Bystrov" w:date="2026-05-24T12:52:00Z">
              <w:rPr>
                <w:color w:val="080808"/>
              </w:rPr>
            </w:rPrChange>
          </w:rPr>
          <w:t>&gt;&gt;()</w:t>
        </w:r>
        <w:r w:rsidRPr="00763B8E">
          <w:rPr>
            <w:color w:val="080808"/>
            <w:lang w:val="en-US"/>
            <w:rPrChange w:id="5939" w:author="Maxim Bystrov" w:date="2026-05-24T12:52:00Z">
              <w:rPr>
                <w:color w:val="080808"/>
              </w:rPr>
            </w:rPrChange>
          </w:rPr>
          <w:br/>
        </w:r>
        <w:r w:rsidRPr="00763B8E">
          <w:rPr>
            <w:color w:val="080808"/>
            <w:lang w:val="en-US"/>
            <w:rPrChange w:id="5940" w:author="Maxim Bystrov" w:date="2026-05-24T12:52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763B8E">
          <w:rPr>
            <w:color w:val="871094"/>
            <w:lang w:val="en-US"/>
            <w:rPrChange w:id="5941" w:author="Maxim Bystrov" w:date="2026-05-24T12:52:00Z">
              <w:rPr>
                <w:color w:val="871094"/>
              </w:rPr>
            </w:rPrChange>
          </w:rPr>
          <w:t>zoneIdToZones</w:t>
        </w:r>
        <w:proofErr w:type="spellEnd"/>
        <w:r w:rsidRPr="00763B8E">
          <w:rPr>
            <w:color w:val="871094"/>
            <w:lang w:val="en-US"/>
            <w:rPrChange w:id="5942" w:author="Maxim Bystrov" w:date="2026-05-24T12:52:00Z">
              <w:rPr>
                <w:color w:val="871094"/>
              </w:rPr>
            </w:rPrChange>
          </w:rPr>
          <w:t xml:space="preserve"> </w:t>
        </w:r>
        <w:r w:rsidRPr="00763B8E">
          <w:rPr>
            <w:color w:val="080808"/>
            <w:lang w:val="en-US"/>
            <w:rPrChange w:id="5943" w:author="Maxim Bystrov" w:date="2026-05-24T12:52:00Z">
              <w:rPr>
                <w:color w:val="080808"/>
              </w:rPr>
            </w:rPrChange>
          </w:rPr>
          <w:t xml:space="preserve">= </w:t>
        </w:r>
        <w:proofErr w:type="spellStart"/>
        <w:r w:rsidRPr="00763B8E">
          <w:rPr>
            <w:color w:val="871094"/>
            <w:lang w:val="en-US"/>
            <w:rPrChange w:id="5944" w:author="Maxim Bystrov" w:date="2026-05-24T12:52:00Z">
              <w:rPr>
                <w:color w:val="871094"/>
              </w:rPr>
            </w:rPrChange>
          </w:rPr>
          <w:t>zones</w:t>
        </w:r>
        <w:r w:rsidRPr="00763B8E">
          <w:rPr>
            <w:color w:val="080808"/>
            <w:lang w:val="en-US"/>
            <w:rPrChange w:id="5945" w:author="Maxim Bystrov" w:date="2026-05-24T12:52:00Z">
              <w:rPr>
                <w:color w:val="080808"/>
              </w:rPr>
            </w:rPrChange>
          </w:rPr>
          <w:t>.</w:t>
        </w:r>
        <w:r w:rsidRPr="00763B8E">
          <w:rPr>
            <w:i/>
            <w:iCs/>
            <w:color w:val="00627A"/>
            <w:lang w:val="en-US"/>
            <w:rPrChange w:id="5946" w:author="Maxim Bystrov" w:date="2026-05-24T12:52:00Z">
              <w:rPr>
                <w:i/>
                <w:iCs/>
                <w:color w:val="00627A"/>
              </w:rPr>
            </w:rPrChange>
          </w:rPr>
          <w:t>associateBy</w:t>
        </w:r>
        <w:proofErr w:type="spellEnd"/>
        <w:r w:rsidRPr="00763B8E">
          <w:rPr>
            <w:i/>
            <w:iCs/>
            <w:color w:val="00627A"/>
            <w:lang w:val="en-US"/>
            <w:rPrChange w:id="5947" w:author="Maxim Bystrov" w:date="2026-05-24T12:52:00Z">
              <w:rPr>
                <w:i/>
                <w:iCs/>
                <w:color w:val="00627A"/>
              </w:rPr>
            </w:rPrChange>
          </w:rPr>
          <w:t xml:space="preserve"> </w:t>
        </w:r>
        <w:r w:rsidRPr="00763B8E">
          <w:rPr>
            <w:b/>
            <w:bCs/>
            <w:color w:val="080808"/>
            <w:lang w:val="en-US"/>
            <w:rPrChange w:id="5948" w:author="Maxim Bystrov" w:date="2026-05-24T12:52:00Z">
              <w:rPr>
                <w:b/>
                <w:bCs/>
                <w:color w:val="080808"/>
              </w:rPr>
            </w:rPrChange>
          </w:rPr>
          <w:t>{ it</w:t>
        </w:r>
        <w:r w:rsidRPr="00763B8E">
          <w:rPr>
            <w:color w:val="080808"/>
            <w:lang w:val="en-US"/>
            <w:rPrChange w:id="5949" w:author="Maxim Bystrov" w:date="2026-05-24T12:52:00Z">
              <w:rPr>
                <w:color w:val="080808"/>
              </w:rPr>
            </w:rPrChange>
          </w:rPr>
          <w:t>.</w:t>
        </w:r>
        <w:r w:rsidRPr="00763B8E">
          <w:rPr>
            <w:color w:val="871094"/>
            <w:lang w:val="en-US"/>
            <w:rPrChange w:id="5950" w:author="Maxim Bystrov" w:date="2026-05-24T12:52:00Z">
              <w:rPr>
                <w:color w:val="871094"/>
              </w:rPr>
            </w:rPrChange>
          </w:rPr>
          <w:t xml:space="preserve">id </w:t>
        </w:r>
        <w:r w:rsidRPr="00763B8E">
          <w:rPr>
            <w:b/>
            <w:bCs/>
            <w:color w:val="080808"/>
            <w:lang w:val="en-US"/>
            <w:rPrChange w:id="5951" w:author="Maxim Bystrov" w:date="2026-05-24T12:52:00Z">
              <w:rPr>
                <w:b/>
                <w:bCs/>
                <w:color w:val="080808"/>
              </w:rPr>
            </w:rPrChange>
          </w:rPr>
          <w:t>}</w:t>
        </w:r>
        <w:r w:rsidRPr="00763B8E">
          <w:rPr>
            <w:b/>
            <w:bCs/>
            <w:color w:val="080808"/>
            <w:lang w:val="en-US"/>
            <w:rPrChange w:id="5952" w:author="Maxim Bystrov" w:date="2026-05-24T12:52:00Z">
              <w:rPr>
                <w:b/>
                <w:bCs/>
                <w:color w:val="080808"/>
              </w:rPr>
            </w:rPrChange>
          </w:rPr>
          <w:br/>
        </w:r>
        <w:r w:rsidRPr="00763B8E">
          <w:rPr>
            <w:b/>
            <w:bCs/>
            <w:color w:val="080808"/>
            <w:lang w:val="en-US"/>
            <w:rPrChange w:id="5953" w:author="Maxim Bystrov" w:date="2026-05-24T12:52:00Z">
              <w:rPr>
                <w:b/>
                <w:bCs/>
                <w:color w:val="080808"/>
              </w:rPr>
            </w:rPrChange>
          </w:rPr>
          <w:br/>
          <w:t xml:space="preserve">        </w:t>
        </w:r>
        <w:r w:rsidRPr="00763B8E">
          <w:rPr>
            <w:color w:val="0033B3"/>
            <w:lang w:val="en-US"/>
            <w:rPrChange w:id="5954" w:author="Maxim Bystrov" w:date="2026-05-24T12:52:00Z">
              <w:rPr>
                <w:color w:val="0033B3"/>
              </w:rPr>
            </w:rPrChange>
          </w:rPr>
          <w:t xml:space="preserve">var </w:t>
        </w:r>
        <w:proofErr w:type="spellStart"/>
        <w:r w:rsidRPr="00763B8E">
          <w:rPr>
            <w:color w:val="000000"/>
            <w:lang w:val="en-US"/>
            <w:rPrChange w:id="5955" w:author="Maxim Bystrov" w:date="2026-05-24T12:52:00Z">
              <w:rPr>
                <w:color w:val="000000"/>
              </w:rPr>
            </w:rPrChange>
          </w:rPr>
          <w:t>validCount</w:t>
        </w:r>
        <w:proofErr w:type="spellEnd"/>
        <w:r w:rsidRPr="00763B8E">
          <w:rPr>
            <w:color w:val="000000"/>
            <w:lang w:val="en-US"/>
            <w:rPrChange w:id="5956" w:author="Maxim Bystrov" w:date="2026-05-24T12:52:00Z">
              <w:rPr>
                <w:color w:val="000000"/>
              </w:rPr>
            </w:rPrChange>
          </w:rPr>
          <w:t xml:space="preserve"> </w:t>
        </w:r>
        <w:r w:rsidRPr="00763B8E">
          <w:rPr>
            <w:color w:val="080808"/>
            <w:lang w:val="en-US"/>
            <w:rPrChange w:id="5957" w:author="Maxim Bystrov" w:date="2026-05-24T12:52:00Z">
              <w:rPr>
                <w:color w:val="080808"/>
              </w:rPr>
            </w:rPrChange>
          </w:rPr>
          <w:t xml:space="preserve">= </w:t>
        </w:r>
        <w:r w:rsidRPr="00763B8E">
          <w:rPr>
            <w:color w:val="1750EB"/>
            <w:lang w:val="en-US"/>
            <w:rPrChange w:id="5958" w:author="Maxim Bystrov" w:date="2026-05-24T12:52:00Z">
              <w:rPr>
                <w:color w:val="1750EB"/>
              </w:rPr>
            </w:rPrChange>
          </w:rPr>
          <w:t>0</w:t>
        </w:r>
        <w:r w:rsidRPr="00763B8E">
          <w:rPr>
            <w:color w:val="1750EB"/>
            <w:lang w:val="en-US"/>
            <w:rPrChange w:id="5959" w:author="Maxim Bystrov" w:date="2026-05-24T12:52:00Z">
              <w:rPr>
                <w:color w:val="1750EB"/>
              </w:rPr>
            </w:rPrChange>
          </w:rPr>
          <w:br/>
          <w:t xml:space="preserve">        </w:t>
        </w:r>
        <w:r w:rsidRPr="00763B8E">
          <w:rPr>
            <w:color w:val="0033B3"/>
            <w:lang w:val="en-US"/>
            <w:rPrChange w:id="5960" w:author="Maxim Bystrov" w:date="2026-05-24T12:52:00Z">
              <w:rPr>
                <w:color w:val="0033B3"/>
              </w:rPr>
            </w:rPrChange>
          </w:rPr>
          <w:t xml:space="preserve">var </w:t>
        </w:r>
        <w:proofErr w:type="spellStart"/>
        <w:r w:rsidRPr="00763B8E">
          <w:rPr>
            <w:color w:val="000000"/>
            <w:lang w:val="en-US"/>
            <w:rPrChange w:id="5961" w:author="Maxim Bystrov" w:date="2026-05-24T12:52:00Z">
              <w:rPr>
                <w:color w:val="000000"/>
              </w:rPr>
            </w:rPrChange>
          </w:rPr>
          <w:t>totalCount</w:t>
        </w:r>
        <w:proofErr w:type="spellEnd"/>
        <w:r w:rsidRPr="00763B8E">
          <w:rPr>
            <w:color w:val="000000"/>
            <w:lang w:val="en-US"/>
            <w:rPrChange w:id="5962" w:author="Maxim Bystrov" w:date="2026-05-24T12:52:00Z">
              <w:rPr>
                <w:color w:val="000000"/>
              </w:rPr>
            </w:rPrChange>
          </w:rPr>
          <w:t xml:space="preserve"> </w:t>
        </w:r>
        <w:r w:rsidRPr="00763B8E">
          <w:rPr>
            <w:color w:val="080808"/>
            <w:lang w:val="en-US"/>
            <w:rPrChange w:id="5963" w:author="Maxim Bystrov" w:date="2026-05-24T12:52:00Z">
              <w:rPr>
                <w:color w:val="080808"/>
              </w:rPr>
            </w:rPrChange>
          </w:rPr>
          <w:t xml:space="preserve">= </w:t>
        </w:r>
        <w:r w:rsidRPr="00763B8E">
          <w:rPr>
            <w:color w:val="1750EB"/>
            <w:lang w:val="en-US"/>
            <w:rPrChange w:id="5964" w:author="Maxim Bystrov" w:date="2026-05-24T12:52:00Z">
              <w:rPr>
                <w:color w:val="1750EB"/>
              </w:rPr>
            </w:rPrChange>
          </w:rPr>
          <w:t>0</w:t>
        </w:r>
        <w:r w:rsidRPr="00763B8E">
          <w:rPr>
            <w:color w:val="1750EB"/>
            <w:lang w:val="en-US"/>
            <w:rPrChange w:id="5965" w:author="Maxim Bystrov" w:date="2026-05-24T12:52:00Z">
              <w:rPr>
                <w:color w:val="1750EB"/>
              </w:rPr>
            </w:rPrChange>
          </w:rPr>
          <w:br/>
          <w:t xml:space="preserve">        </w:t>
        </w:r>
        <w:proofErr w:type="spellStart"/>
        <w:r w:rsidRPr="00763B8E">
          <w:rPr>
            <w:color w:val="0033B3"/>
            <w:lang w:val="en-US"/>
            <w:rPrChange w:id="5966" w:author="Maxim Bystrov" w:date="2026-05-24T12:52:00Z">
              <w:rPr>
                <w:color w:val="0033B3"/>
              </w:rPr>
            </w:rPrChange>
          </w:rPr>
          <w:t>val</w:t>
        </w:r>
        <w:proofErr w:type="spellEnd"/>
        <w:r w:rsidRPr="00763B8E">
          <w:rPr>
            <w:color w:val="0033B3"/>
            <w:lang w:val="en-US"/>
            <w:rPrChange w:id="5967" w:author="Maxim Bystrov" w:date="2026-05-24T12:52:00Z">
              <w:rPr>
                <w:color w:val="0033B3"/>
              </w:rPr>
            </w:rPrChange>
          </w:rPr>
          <w:t xml:space="preserve"> </w:t>
        </w:r>
        <w:r w:rsidRPr="00763B8E">
          <w:rPr>
            <w:color w:val="000000"/>
            <w:lang w:val="en-US"/>
            <w:rPrChange w:id="5968" w:author="Maxim Bystrov" w:date="2026-05-24T12:52:00Z">
              <w:rPr>
                <w:color w:val="000000"/>
              </w:rPr>
            </w:rPrChange>
          </w:rPr>
          <w:t xml:space="preserve">regions </w:t>
        </w:r>
        <w:r w:rsidRPr="00763B8E">
          <w:rPr>
            <w:color w:val="080808"/>
            <w:lang w:val="en-US"/>
            <w:rPrChange w:id="5969" w:author="Maxim Bystrov" w:date="2026-05-24T12:52:00Z">
              <w:rPr>
                <w:color w:val="080808"/>
              </w:rPr>
            </w:rPrChange>
          </w:rPr>
          <w:t xml:space="preserve">= </w:t>
        </w:r>
        <w:proofErr w:type="spellStart"/>
        <w:r w:rsidRPr="00763B8E">
          <w:rPr>
            <w:i/>
            <w:iCs/>
            <w:color w:val="00627A"/>
            <w:lang w:val="en-US"/>
            <w:rPrChange w:id="5970" w:author="Maxim Bystrov" w:date="2026-05-24T12:52:00Z">
              <w:rPr>
                <w:i/>
                <w:iCs/>
                <w:color w:val="00627A"/>
              </w:rPr>
            </w:rPrChange>
          </w:rPr>
          <w:t>mutableListOf</w:t>
        </w:r>
        <w:proofErr w:type="spellEnd"/>
        <w:r w:rsidRPr="00763B8E">
          <w:rPr>
            <w:color w:val="080808"/>
            <w:lang w:val="en-US"/>
            <w:rPrChange w:id="5971" w:author="Maxim Bystrov" w:date="2026-05-24T12:52:00Z">
              <w:rPr>
                <w:color w:val="080808"/>
              </w:rPr>
            </w:rPrChange>
          </w:rPr>
          <w:t>&lt;</w:t>
        </w:r>
        <w:r w:rsidRPr="00763B8E">
          <w:rPr>
            <w:color w:val="000000"/>
            <w:lang w:val="en-US"/>
            <w:rPrChange w:id="5972" w:author="Maxim Bystrov" w:date="2026-05-24T12:52:00Z">
              <w:rPr>
                <w:color w:val="000000"/>
              </w:rPr>
            </w:rPrChange>
          </w:rPr>
          <w:t>S2Region</w:t>
        </w:r>
        <w:r w:rsidRPr="00763B8E">
          <w:rPr>
            <w:color w:val="080808"/>
            <w:lang w:val="en-US"/>
            <w:rPrChange w:id="5973" w:author="Maxim Bystrov" w:date="2026-05-24T12:52:00Z">
              <w:rPr>
                <w:color w:val="080808"/>
              </w:rPr>
            </w:rPrChange>
          </w:rPr>
          <w:t>&gt;()</w:t>
        </w:r>
        <w:r w:rsidRPr="00763B8E">
          <w:rPr>
            <w:color w:val="080808"/>
            <w:lang w:val="en-US"/>
            <w:rPrChange w:id="5974" w:author="Maxim Bystrov" w:date="2026-05-24T12:52:00Z">
              <w:rPr>
                <w:color w:val="080808"/>
              </w:rPr>
            </w:rPrChange>
          </w:rPr>
          <w:br/>
        </w:r>
        <w:r w:rsidRPr="00763B8E">
          <w:rPr>
            <w:color w:val="080808"/>
            <w:lang w:val="en-US"/>
            <w:rPrChange w:id="5975" w:author="Maxim Bystrov" w:date="2026-05-24T12:52:00Z">
              <w:rPr>
                <w:color w:val="080808"/>
              </w:rPr>
            </w:rPrChange>
          </w:rPr>
          <w:br/>
          <w:t xml:space="preserve">        </w:t>
        </w:r>
        <w:r w:rsidRPr="00763B8E">
          <w:rPr>
            <w:color w:val="0033B3"/>
            <w:lang w:val="en-US"/>
            <w:rPrChange w:id="5976" w:author="Maxim Bystrov" w:date="2026-05-24T12:52:00Z">
              <w:rPr>
                <w:color w:val="0033B3"/>
              </w:rPr>
            </w:rPrChange>
          </w:rPr>
          <w:t xml:space="preserve">for </w:t>
        </w:r>
        <w:r w:rsidRPr="00763B8E">
          <w:rPr>
            <w:color w:val="080808"/>
            <w:lang w:val="en-US"/>
            <w:rPrChange w:id="5977" w:author="Maxim Bystrov" w:date="2026-05-24T12:52:00Z">
              <w:rPr>
                <w:color w:val="080808"/>
              </w:rPr>
            </w:rPrChange>
          </w:rPr>
          <w:t>(</w:t>
        </w:r>
        <w:r w:rsidRPr="00763B8E">
          <w:rPr>
            <w:color w:val="000000"/>
            <w:lang w:val="en-US"/>
            <w:rPrChange w:id="5978" w:author="Maxim Bystrov" w:date="2026-05-24T12:52:00Z">
              <w:rPr>
                <w:color w:val="000000"/>
              </w:rPr>
            </w:rPrChange>
          </w:rPr>
          <w:t xml:space="preserve">zone </w:t>
        </w:r>
        <w:r w:rsidRPr="00763B8E">
          <w:rPr>
            <w:color w:val="0033B3"/>
            <w:lang w:val="en-US"/>
            <w:rPrChange w:id="5979" w:author="Maxim Bystrov" w:date="2026-05-24T12:52:00Z">
              <w:rPr>
                <w:color w:val="0033B3"/>
              </w:rPr>
            </w:rPrChange>
          </w:rPr>
          <w:t xml:space="preserve">in </w:t>
        </w:r>
        <w:r w:rsidRPr="00763B8E">
          <w:rPr>
            <w:color w:val="871094"/>
            <w:lang w:val="en-US"/>
            <w:rPrChange w:id="5980" w:author="Maxim Bystrov" w:date="2026-05-24T12:52:00Z">
              <w:rPr>
                <w:color w:val="871094"/>
              </w:rPr>
            </w:rPrChange>
          </w:rPr>
          <w:t>zones</w:t>
        </w:r>
        <w:r w:rsidRPr="00763B8E">
          <w:rPr>
            <w:color w:val="080808"/>
            <w:lang w:val="en-US"/>
            <w:rPrChange w:id="5981" w:author="Maxim Bystrov" w:date="2026-05-24T12:52:00Z">
              <w:rPr>
                <w:color w:val="080808"/>
              </w:rPr>
            </w:rPrChange>
          </w:rPr>
          <w:t>) {</w:t>
        </w:r>
        <w:r w:rsidRPr="00763B8E">
          <w:rPr>
            <w:color w:val="080808"/>
            <w:lang w:val="en-US"/>
            <w:rPrChange w:id="5982" w:author="Maxim Bystrov" w:date="2026-05-24T12:52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763B8E">
          <w:rPr>
            <w:color w:val="000000"/>
            <w:lang w:val="en-US"/>
            <w:rPrChange w:id="5983" w:author="Maxim Bystrov" w:date="2026-05-24T12:52:00Z">
              <w:rPr>
                <w:color w:val="000000"/>
              </w:rPr>
            </w:rPrChange>
          </w:rPr>
          <w:t>totalCount</w:t>
        </w:r>
        <w:proofErr w:type="spellEnd"/>
        <w:r w:rsidRPr="00763B8E">
          <w:rPr>
            <w:color w:val="080808"/>
            <w:lang w:val="en-US"/>
            <w:rPrChange w:id="5984" w:author="Maxim Bystrov" w:date="2026-05-24T12:52:00Z">
              <w:rPr>
                <w:color w:val="080808"/>
              </w:rPr>
            </w:rPrChange>
          </w:rPr>
          <w:t>++</w:t>
        </w:r>
        <w:r w:rsidRPr="00763B8E">
          <w:rPr>
            <w:color w:val="080808"/>
            <w:lang w:val="en-US"/>
            <w:rPrChange w:id="5985" w:author="Maxim Bystrov" w:date="2026-05-24T12:52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763B8E">
          <w:rPr>
            <w:color w:val="0033B3"/>
            <w:lang w:val="en-US"/>
            <w:rPrChange w:id="5986" w:author="Maxim Bystrov" w:date="2026-05-24T12:52:00Z">
              <w:rPr>
                <w:color w:val="0033B3"/>
              </w:rPr>
            </w:rPrChange>
          </w:rPr>
          <w:t>val</w:t>
        </w:r>
        <w:proofErr w:type="spellEnd"/>
        <w:r w:rsidRPr="00763B8E">
          <w:rPr>
            <w:color w:val="0033B3"/>
            <w:lang w:val="en-US"/>
            <w:rPrChange w:id="5987" w:author="Maxim Bystrov" w:date="2026-05-24T12:52:00Z">
              <w:rPr>
                <w:color w:val="0033B3"/>
              </w:rPr>
            </w:rPrChange>
          </w:rPr>
          <w:t xml:space="preserve"> </w:t>
        </w:r>
        <w:r w:rsidRPr="00763B8E">
          <w:rPr>
            <w:color w:val="000000"/>
            <w:lang w:val="en-US"/>
            <w:rPrChange w:id="5988" w:author="Maxim Bystrov" w:date="2026-05-24T12:52:00Z">
              <w:rPr>
                <w:color w:val="000000"/>
              </w:rPr>
            </w:rPrChange>
          </w:rPr>
          <w:t xml:space="preserve">points </w:t>
        </w:r>
        <w:r w:rsidRPr="00763B8E">
          <w:rPr>
            <w:color w:val="080808"/>
            <w:lang w:val="en-US"/>
            <w:rPrChange w:id="5989" w:author="Maxim Bystrov" w:date="2026-05-24T12:52:00Z">
              <w:rPr>
                <w:color w:val="080808"/>
              </w:rPr>
            </w:rPrChange>
          </w:rPr>
          <w:t xml:space="preserve">= </w:t>
        </w:r>
        <w:proofErr w:type="spellStart"/>
        <w:r w:rsidRPr="00763B8E">
          <w:rPr>
            <w:color w:val="000000"/>
            <w:lang w:val="en-US"/>
            <w:rPrChange w:id="5990" w:author="Maxim Bystrov" w:date="2026-05-24T12:52:00Z">
              <w:rPr>
                <w:color w:val="000000"/>
              </w:rPr>
            </w:rPrChange>
          </w:rPr>
          <w:t>zone</w:t>
        </w:r>
        <w:r w:rsidRPr="00763B8E">
          <w:rPr>
            <w:color w:val="080808"/>
            <w:lang w:val="en-US"/>
            <w:rPrChange w:id="5991" w:author="Maxim Bystrov" w:date="2026-05-24T12:52:00Z">
              <w:rPr>
                <w:color w:val="080808"/>
              </w:rPr>
            </w:rPrChange>
          </w:rPr>
          <w:t>.</w:t>
        </w:r>
        <w:r w:rsidRPr="00763B8E">
          <w:rPr>
            <w:color w:val="871094"/>
            <w:lang w:val="en-US"/>
            <w:rPrChange w:id="5992" w:author="Maxim Bystrov" w:date="2026-05-24T12:52:00Z">
              <w:rPr>
                <w:color w:val="871094"/>
              </w:rPr>
            </w:rPrChange>
          </w:rPr>
          <w:t>coordinates</w:t>
        </w:r>
        <w:r w:rsidRPr="00763B8E">
          <w:rPr>
            <w:color w:val="080808"/>
            <w:lang w:val="en-US"/>
            <w:rPrChange w:id="5993" w:author="Maxim Bystrov" w:date="2026-05-24T12:52:00Z">
              <w:rPr>
                <w:color w:val="080808"/>
              </w:rPr>
            </w:rPrChange>
          </w:rPr>
          <w:t>.</w:t>
        </w:r>
        <w:r w:rsidRPr="00763B8E">
          <w:rPr>
            <w:i/>
            <w:iCs/>
            <w:color w:val="00627A"/>
            <w:lang w:val="en-US"/>
            <w:rPrChange w:id="5994" w:author="Maxim Bystrov" w:date="2026-05-24T12:52:00Z">
              <w:rPr>
                <w:i/>
                <w:iCs/>
                <w:color w:val="00627A"/>
              </w:rPr>
            </w:rPrChange>
          </w:rPr>
          <w:t>map</w:t>
        </w:r>
        <w:proofErr w:type="spellEnd"/>
        <w:r w:rsidRPr="00763B8E">
          <w:rPr>
            <w:b/>
            <w:bCs/>
            <w:color w:val="080808"/>
            <w:lang w:val="en-US"/>
            <w:rPrChange w:id="5995" w:author="Maxim Bystrov" w:date="2026-05-24T12:52:00Z">
              <w:rPr>
                <w:b/>
                <w:bCs/>
                <w:color w:val="080808"/>
              </w:rPr>
            </w:rPrChange>
          </w:rPr>
          <w:t xml:space="preserve">{ </w:t>
        </w:r>
        <w:r w:rsidRPr="00763B8E">
          <w:rPr>
            <w:color w:val="000000"/>
            <w:lang w:val="en-US"/>
            <w:rPrChange w:id="5996" w:author="Maxim Bystrov" w:date="2026-05-24T12:52:00Z">
              <w:rPr>
                <w:color w:val="000000"/>
              </w:rPr>
            </w:rPrChange>
          </w:rPr>
          <w:t>S2LatLng</w:t>
        </w:r>
        <w:r w:rsidRPr="00763B8E">
          <w:rPr>
            <w:color w:val="080808"/>
            <w:lang w:val="en-US"/>
            <w:rPrChange w:id="5997" w:author="Maxim Bystrov" w:date="2026-05-24T12:52:00Z">
              <w:rPr>
                <w:color w:val="080808"/>
              </w:rPr>
            </w:rPrChange>
          </w:rPr>
          <w:t>.fromDegrees(</w:t>
        </w:r>
        <w:r w:rsidRPr="00763B8E">
          <w:rPr>
            <w:color w:val="080808"/>
            <w:lang w:val="en-US"/>
            <w:rPrChange w:id="5998" w:author="Maxim Bystrov" w:date="2026-05-24T12:52:00Z">
              <w:rPr>
                <w:color w:val="080808"/>
              </w:rPr>
            </w:rPrChange>
          </w:rPr>
          <w:br/>
          <w:t xml:space="preserve">                </w:t>
        </w:r>
        <w:r w:rsidRPr="00763B8E">
          <w:rPr>
            <w:b/>
            <w:bCs/>
            <w:color w:val="080808"/>
            <w:lang w:val="en-US"/>
            <w:rPrChange w:id="5999" w:author="Maxim Bystrov" w:date="2026-05-24T12:52:00Z">
              <w:rPr>
                <w:b/>
                <w:bCs/>
                <w:color w:val="080808"/>
              </w:rPr>
            </w:rPrChange>
          </w:rPr>
          <w:t>it</w:t>
        </w:r>
        <w:r w:rsidRPr="00763B8E">
          <w:rPr>
            <w:color w:val="080808"/>
            <w:lang w:val="en-US"/>
            <w:rPrChange w:id="6000" w:author="Maxim Bystrov" w:date="2026-05-24T12:52:00Z">
              <w:rPr>
                <w:color w:val="080808"/>
              </w:rPr>
            </w:rPrChange>
          </w:rPr>
          <w:t>[</w:t>
        </w:r>
        <w:r w:rsidRPr="00763B8E">
          <w:rPr>
            <w:color w:val="1750EB"/>
            <w:lang w:val="en-US"/>
            <w:rPrChange w:id="6001" w:author="Maxim Bystrov" w:date="2026-05-24T12:52:00Z">
              <w:rPr>
                <w:color w:val="1750EB"/>
              </w:rPr>
            </w:rPrChange>
          </w:rPr>
          <w:t>0</w:t>
        </w:r>
        <w:r w:rsidRPr="00763B8E">
          <w:rPr>
            <w:color w:val="080808"/>
            <w:lang w:val="en-US"/>
            <w:rPrChange w:id="6002" w:author="Maxim Bystrov" w:date="2026-05-24T12:52:00Z">
              <w:rPr>
                <w:color w:val="080808"/>
              </w:rPr>
            </w:rPrChange>
          </w:rPr>
          <w:t>],</w:t>
        </w:r>
        <w:r w:rsidRPr="00763B8E">
          <w:rPr>
            <w:color w:val="080808"/>
            <w:lang w:val="en-US"/>
            <w:rPrChange w:id="6003" w:author="Maxim Bystrov" w:date="2026-05-24T12:52:00Z">
              <w:rPr>
                <w:color w:val="080808"/>
              </w:rPr>
            </w:rPrChange>
          </w:rPr>
          <w:br/>
          <w:t xml:space="preserve">                </w:t>
        </w:r>
        <w:r w:rsidRPr="00763B8E">
          <w:rPr>
            <w:b/>
            <w:bCs/>
            <w:color w:val="080808"/>
            <w:lang w:val="en-US"/>
            <w:rPrChange w:id="6004" w:author="Maxim Bystrov" w:date="2026-05-24T12:52:00Z">
              <w:rPr>
                <w:b/>
                <w:bCs/>
                <w:color w:val="080808"/>
              </w:rPr>
            </w:rPrChange>
          </w:rPr>
          <w:t>it</w:t>
        </w:r>
        <w:r w:rsidRPr="00763B8E">
          <w:rPr>
            <w:color w:val="080808"/>
            <w:lang w:val="en-US"/>
            <w:rPrChange w:id="6005" w:author="Maxim Bystrov" w:date="2026-05-24T12:52:00Z">
              <w:rPr>
                <w:color w:val="080808"/>
              </w:rPr>
            </w:rPrChange>
          </w:rPr>
          <w:t>[</w:t>
        </w:r>
        <w:r w:rsidRPr="00763B8E">
          <w:rPr>
            <w:color w:val="1750EB"/>
            <w:lang w:val="en-US"/>
            <w:rPrChange w:id="6006" w:author="Maxim Bystrov" w:date="2026-05-24T12:52:00Z">
              <w:rPr>
                <w:color w:val="1750EB"/>
              </w:rPr>
            </w:rPrChange>
          </w:rPr>
          <w:t>1</w:t>
        </w:r>
        <w:r w:rsidRPr="00763B8E">
          <w:rPr>
            <w:color w:val="080808"/>
            <w:lang w:val="en-US"/>
            <w:rPrChange w:id="6007" w:author="Maxim Bystrov" w:date="2026-05-24T12:52:00Z">
              <w:rPr>
                <w:color w:val="080808"/>
              </w:rPr>
            </w:rPrChange>
          </w:rPr>
          <w:t>]</w:t>
        </w:r>
        <w:r w:rsidRPr="00763B8E">
          <w:rPr>
            <w:color w:val="080808"/>
            <w:lang w:val="en-US"/>
            <w:rPrChange w:id="6008" w:author="Maxim Bystrov" w:date="2026-05-24T12:52:00Z">
              <w:rPr>
                <w:color w:val="080808"/>
              </w:rPr>
            </w:rPrChange>
          </w:rPr>
          <w:br/>
          <w:t xml:space="preserve">            ).</w:t>
        </w:r>
        <w:proofErr w:type="spellStart"/>
        <w:r w:rsidRPr="00763B8E">
          <w:rPr>
            <w:color w:val="080808"/>
            <w:lang w:val="en-US"/>
            <w:rPrChange w:id="6009" w:author="Maxim Bystrov" w:date="2026-05-24T12:52:00Z">
              <w:rPr>
                <w:color w:val="080808"/>
              </w:rPr>
            </w:rPrChange>
          </w:rPr>
          <w:t>toPoint</w:t>
        </w:r>
        <w:proofErr w:type="spellEnd"/>
        <w:r w:rsidRPr="00763B8E">
          <w:rPr>
            <w:color w:val="080808"/>
            <w:lang w:val="en-US"/>
            <w:rPrChange w:id="6010" w:author="Maxim Bystrov" w:date="2026-05-24T12:52:00Z">
              <w:rPr>
                <w:color w:val="080808"/>
              </w:rPr>
            </w:rPrChange>
          </w:rPr>
          <w:t xml:space="preserve">() </w:t>
        </w:r>
        <w:r w:rsidRPr="00763B8E">
          <w:rPr>
            <w:b/>
            <w:bCs/>
            <w:color w:val="080808"/>
            <w:lang w:val="en-US"/>
            <w:rPrChange w:id="6011" w:author="Maxim Bystrov" w:date="2026-05-24T12:52:00Z">
              <w:rPr>
                <w:b/>
                <w:bCs/>
                <w:color w:val="080808"/>
              </w:rPr>
            </w:rPrChange>
          </w:rPr>
          <w:t>}</w:t>
        </w:r>
        <w:r w:rsidRPr="00763B8E">
          <w:rPr>
            <w:b/>
            <w:bCs/>
            <w:color w:val="080808"/>
            <w:lang w:val="en-US"/>
            <w:rPrChange w:id="6012" w:author="Maxim Bystrov" w:date="2026-05-24T12:52:00Z">
              <w:rPr>
                <w:b/>
                <w:bCs/>
                <w:color w:val="080808"/>
              </w:rPr>
            </w:rPrChange>
          </w:rPr>
          <w:br/>
        </w:r>
        <w:r w:rsidRPr="00763B8E">
          <w:rPr>
            <w:b/>
            <w:bCs/>
            <w:color w:val="080808"/>
            <w:lang w:val="en-US"/>
            <w:rPrChange w:id="6013" w:author="Maxim Bystrov" w:date="2026-05-24T12:52:00Z">
              <w:rPr>
                <w:b/>
                <w:bCs/>
                <w:color w:val="080808"/>
              </w:rPr>
            </w:rPrChange>
          </w:rPr>
          <w:br/>
          <w:t xml:space="preserve">            </w:t>
        </w:r>
        <w:proofErr w:type="spellStart"/>
        <w:r w:rsidRPr="00763B8E">
          <w:rPr>
            <w:color w:val="0033B3"/>
            <w:lang w:val="en-US"/>
            <w:rPrChange w:id="6014" w:author="Maxim Bystrov" w:date="2026-05-24T12:52:00Z">
              <w:rPr>
                <w:color w:val="0033B3"/>
              </w:rPr>
            </w:rPrChange>
          </w:rPr>
          <w:t>val</w:t>
        </w:r>
        <w:proofErr w:type="spellEnd"/>
        <w:r w:rsidRPr="00763B8E">
          <w:rPr>
            <w:color w:val="0033B3"/>
            <w:lang w:val="en-US"/>
            <w:rPrChange w:id="6015" w:author="Maxim Bystrov" w:date="2026-05-24T12:52:00Z">
              <w:rPr>
                <w:color w:val="0033B3"/>
              </w:rPr>
            </w:rPrChange>
          </w:rPr>
          <w:t xml:space="preserve"> </w:t>
        </w:r>
        <w:r w:rsidRPr="00763B8E">
          <w:rPr>
            <w:color w:val="000000"/>
            <w:lang w:val="en-US"/>
            <w:rPrChange w:id="6016" w:author="Maxim Bystrov" w:date="2026-05-24T12:52:00Z">
              <w:rPr>
                <w:color w:val="000000"/>
              </w:rPr>
            </w:rPrChange>
          </w:rPr>
          <w:t xml:space="preserve">loop </w:t>
        </w:r>
        <w:r w:rsidRPr="00763B8E">
          <w:rPr>
            <w:color w:val="080808"/>
            <w:lang w:val="en-US"/>
            <w:rPrChange w:id="6017" w:author="Maxim Bystrov" w:date="2026-05-24T12:52:00Z">
              <w:rPr>
                <w:color w:val="080808"/>
              </w:rPr>
            </w:rPrChange>
          </w:rPr>
          <w:t>= S2Loop(</w:t>
        </w:r>
        <w:r w:rsidRPr="00763B8E">
          <w:rPr>
            <w:color w:val="000000"/>
            <w:lang w:val="en-US"/>
            <w:rPrChange w:id="6018" w:author="Maxim Bystrov" w:date="2026-05-24T12:52:00Z">
              <w:rPr>
                <w:color w:val="000000"/>
              </w:rPr>
            </w:rPrChange>
          </w:rPr>
          <w:t>points</w:t>
        </w:r>
        <w:r w:rsidRPr="00763B8E">
          <w:rPr>
            <w:color w:val="080808"/>
            <w:lang w:val="en-US"/>
            <w:rPrChange w:id="6019" w:author="Maxim Bystrov" w:date="2026-05-24T12:52:00Z">
              <w:rPr>
                <w:color w:val="080808"/>
              </w:rPr>
            </w:rPrChange>
          </w:rPr>
          <w:t>)</w:t>
        </w:r>
        <w:r w:rsidRPr="00763B8E">
          <w:rPr>
            <w:color w:val="080808"/>
            <w:lang w:val="en-US"/>
            <w:rPrChange w:id="6020" w:author="Maxim Bystrov" w:date="2026-05-24T12:52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763B8E">
          <w:rPr>
            <w:color w:val="000000"/>
            <w:lang w:val="en-US"/>
            <w:rPrChange w:id="6021" w:author="Maxim Bystrov" w:date="2026-05-24T12:52:00Z">
              <w:rPr>
                <w:color w:val="000000"/>
              </w:rPr>
            </w:rPrChange>
          </w:rPr>
          <w:t>loop</w:t>
        </w:r>
        <w:r w:rsidRPr="00763B8E">
          <w:rPr>
            <w:color w:val="080808"/>
            <w:lang w:val="en-US"/>
            <w:rPrChange w:id="6022" w:author="Maxim Bystrov" w:date="2026-05-24T12:52:00Z">
              <w:rPr>
                <w:color w:val="080808"/>
              </w:rPr>
            </w:rPrChange>
          </w:rPr>
          <w:t>.normalize</w:t>
        </w:r>
        <w:proofErr w:type="spellEnd"/>
        <w:r w:rsidRPr="00763B8E">
          <w:rPr>
            <w:color w:val="080808"/>
            <w:lang w:val="en-US"/>
            <w:rPrChange w:id="6023" w:author="Maxim Bystrov" w:date="2026-05-24T12:52:00Z">
              <w:rPr>
                <w:color w:val="080808"/>
              </w:rPr>
            </w:rPrChange>
          </w:rPr>
          <w:t>()</w:t>
        </w:r>
        <w:r w:rsidRPr="00763B8E">
          <w:rPr>
            <w:color w:val="080808"/>
            <w:lang w:val="en-US"/>
            <w:rPrChange w:id="6024" w:author="Maxim Bystrov" w:date="2026-05-24T12:52:00Z">
              <w:rPr>
                <w:color w:val="080808"/>
              </w:rPr>
            </w:rPrChange>
          </w:rPr>
          <w:br/>
          <w:t xml:space="preserve">            </w:t>
        </w:r>
        <w:r w:rsidRPr="00763B8E">
          <w:rPr>
            <w:color w:val="080808"/>
            <w:lang w:val="en-US"/>
            <w:rPrChange w:id="6025" w:author="Maxim Bystrov" w:date="2026-05-24T12:52:00Z">
              <w:rPr>
                <w:color w:val="080808"/>
              </w:rPr>
            </w:rPrChange>
          </w:rPr>
          <w:br/>
          <w:t xml:space="preserve">            </w:t>
        </w:r>
        <w:r w:rsidRPr="00763B8E">
          <w:rPr>
            <w:i/>
            <w:iCs/>
            <w:color w:val="8C8C8C"/>
            <w:lang w:val="en-US"/>
            <w:rPrChange w:id="6026" w:author="Maxim Bystrov" w:date="2026-05-24T12:52:00Z">
              <w:rPr>
                <w:i/>
                <w:iCs/>
                <w:color w:val="8C8C8C"/>
              </w:rPr>
            </w:rPrChange>
          </w:rPr>
          <w:t>// Check loop validity</w:t>
        </w:r>
        <w:r w:rsidRPr="00763B8E">
          <w:rPr>
            <w:i/>
            <w:iCs/>
            <w:color w:val="8C8C8C"/>
            <w:lang w:val="en-US"/>
            <w:rPrChange w:id="6027" w:author="Maxim Bystrov" w:date="2026-05-24T12:52:00Z">
              <w:rPr>
                <w:i/>
                <w:iCs/>
                <w:color w:val="8C8C8C"/>
              </w:rPr>
            </w:rPrChange>
          </w:rPr>
          <w:br/>
          <w:t xml:space="preserve">            </w:t>
        </w:r>
        <w:r w:rsidRPr="00763B8E">
          <w:rPr>
            <w:color w:val="0033B3"/>
            <w:lang w:val="en-US"/>
            <w:rPrChange w:id="6028" w:author="Maxim Bystrov" w:date="2026-05-24T12:52:00Z">
              <w:rPr>
                <w:color w:val="0033B3"/>
              </w:rPr>
            </w:rPrChange>
          </w:rPr>
          <w:t xml:space="preserve">if </w:t>
        </w:r>
        <w:r w:rsidRPr="00763B8E">
          <w:rPr>
            <w:color w:val="080808"/>
            <w:lang w:val="en-US"/>
            <w:rPrChange w:id="6029" w:author="Maxim Bystrov" w:date="2026-05-24T12:52:00Z">
              <w:rPr>
                <w:color w:val="080808"/>
              </w:rPr>
            </w:rPrChange>
          </w:rPr>
          <w:t>(!</w:t>
        </w:r>
        <w:proofErr w:type="spellStart"/>
        <w:r w:rsidRPr="00763B8E">
          <w:rPr>
            <w:color w:val="000000"/>
            <w:lang w:val="en-US"/>
            <w:rPrChange w:id="6030" w:author="Maxim Bystrov" w:date="2026-05-24T12:52:00Z">
              <w:rPr>
                <w:color w:val="000000"/>
              </w:rPr>
            </w:rPrChange>
          </w:rPr>
          <w:t>loop</w:t>
        </w:r>
        <w:r w:rsidRPr="00763B8E">
          <w:rPr>
            <w:color w:val="080808"/>
            <w:lang w:val="en-US"/>
            <w:rPrChange w:id="6031" w:author="Maxim Bystrov" w:date="2026-05-24T12:52:00Z">
              <w:rPr>
                <w:color w:val="080808"/>
              </w:rPr>
            </w:rPrChange>
          </w:rPr>
          <w:t>.</w:t>
        </w:r>
        <w:r w:rsidRPr="00763B8E">
          <w:rPr>
            <w:i/>
            <w:iCs/>
            <w:color w:val="871094"/>
            <w:lang w:val="en-US"/>
            <w:rPrChange w:id="6032" w:author="Maxim Bystrov" w:date="2026-05-24T12:52:00Z">
              <w:rPr>
                <w:i/>
                <w:iCs/>
                <w:color w:val="871094"/>
              </w:rPr>
            </w:rPrChange>
          </w:rPr>
          <w:t>isValid</w:t>
        </w:r>
        <w:proofErr w:type="spellEnd"/>
        <w:r w:rsidRPr="00763B8E">
          <w:rPr>
            <w:color w:val="080808"/>
            <w:lang w:val="en-US"/>
            <w:rPrChange w:id="6033" w:author="Maxim Bystrov" w:date="2026-05-24T12:52:00Z">
              <w:rPr>
                <w:color w:val="080808"/>
              </w:rPr>
            </w:rPrChange>
          </w:rPr>
          <w:t>) {</w:t>
        </w:r>
        <w:r w:rsidRPr="00763B8E">
          <w:rPr>
            <w:color w:val="080808"/>
            <w:lang w:val="en-US"/>
            <w:rPrChange w:id="6034" w:author="Maxim Bystrov" w:date="2026-05-24T12:52:00Z">
              <w:rPr>
                <w:color w:val="080808"/>
              </w:rPr>
            </w:rPrChange>
          </w:rPr>
          <w:br/>
          <w:t xml:space="preserve">                </w:t>
        </w:r>
        <w:proofErr w:type="spellStart"/>
        <w:r w:rsidRPr="00763B8E">
          <w:rPr>
            <w:i/>
            <w:iCs/>
            <w:color w:val="00627A"/>
            <w:lang w:val="en-US"/>
            <w:rPrChange w:id="6035" w:author="Maxim Bystrov" w:date="2026-05-24T12:52:00Z">
              <w:rPr>
                <w:i/>
                <w:iCs/>
                <w:color w:val="00627A"/>
              </w:rPr>
            </w:rPrChange>
          </w:rPr>
          <w:t>println</w:t>
        </w:r>
        <w:proofErr w:type="spellEnd"/>
        <w:r w:rsidRPr="00763B8E">
          <w:rPr>
            <w:color w:val="080808"/>
            <w:lang w:val="en-US"/>
            <w:rPrChange w:id="6036" w:author="Maxim Bystrov" w:date="2026-05-24T12:52:00Z">
              <w:rPr>
                <w:color w:val="080808"/>
              </w:rPr>
            </w:rPrChange>
          </w:rPr>
          <w:t>(</w:t>
        </w:r>
        <w:r w:rsidRPr="00763B8E">
          <w:rPr>
            <w:color w:val="067D17"/>
            <w:lang w:val="en-US"/>
            <w:rPrChange w:id="6037" w:author="Maxim Bystrov" w:date="2026-05-24T12:52:00Z">
              <w:rPr>
                <w:color w:val="067D17"/>
              </w:rPr>
            </w:rPrChange>
          </w:rPr>
          <w:t xml:space="preserve">"DEBUG: Loop is invalid for zone </w:t>
        </w:r>
        <w:r w:rsidRPr="00763B8E">
          <w:rPr>
            <w:color w:val="0037A6"/>
            <w:lang w:val="en-US"/>
            <w:rPrChange w:id="6038" w:author="Maxim Bystrov" w:date="2026-05-24T12:52:00Z">
              <w:rPr>
                <w:color w:val="0037A6"/>
              </w:rPr>
            </w:rPrChange>
          </w:rPr>
          <w:t>${</w:t>
        </w:r>
        <w:r w:rsidRPr="00763B8E">
          <w:rPr>
            <w:color w:val="000000"/>
            <w:lang w:val="en-US"/>
            <w:rPrChange w:id="6039" w:author="Maxim Bystrov" w:date="2026-05-24T12:52:00Z">
              <w:rPr>
                <w:color w:val="000000"/>
              </w:rPr>
            </w:rPrChange>
          </w:rPr>
          <w:t>zone</w:t>
        </w:r>
        <w:r w:rsidRPr="00763B8E">
          <w:rPr>
            <w:color w:val="080808"/>
            <w:lang w:val="en-US"/>
            <w:rPrChange w:id="6040" w:author="Maxim Bystrov" w:date="2026-05-24T12:52:00Z">
              <w:rPr>
                <w:color w:val="080808"/>
              </w:rPr>
            </w:rPrChange>
          </w:rPr>
          <w:t>.</w:t>
        </w:r>
        <w:r w:rsidRPr="00763B8E">
          <w:rPr>
            <w:color w:val="871094"/>
            <w:lang w:val="en-US"/>
            <w:rPrChange w:id="6041" w:author="Maxim Bystrov" w:date="2026-05-24T12:52:00Z">
              <w:rPr>
                <w:color w:val="871094"/>
              </w:rPr>
            </w:rPrChange>
          </w:rPr>
          <w:t>id</w:t>
        </w:r>
        <w:r w:rsidRPr="00763B8E">
          <w:rPr>
            <w:color w:val="0037A6"/>
            <w:lang w:val="en-US"/>
            <w:rPrChange w:id="6042" w:author="Maxim Bystrov" w:date="2026-05-24T12:52:00Z">
              <w:rPr>
                <w:color w:val="0037A6"/>
              </w:rPr>
            </w:rPrChange>
          </w:rPr>
          <w:t>}</w:t>
        </w:r>
        <w:r w:rsidRPr="00763B8E">
          <w:rPr>
            <w:color w:val="067D17"/>
            <w:lang w:val="en-US"/>
            <w:rPrChange w:id="6043" w:author="Maxim Bystrov" w:date="2026-05-24T12:52:00Z">
              <w:rPr>
                <w:color w:val="067D17"/>
              </w:rPr>
            </w:rPrChange>
          </w:rPr>
          <w:t>"</w:t>
        </w:r>
        <w:r w:rsidRPr="00763B8E">
          <w:rPr>
            <w:color w:val="080808"/>
            <w:lang w:val="en-US"/>
            <w:rPrChange w:id="6044" w:author="Maxim Bystrov" w:date="2026-05-24T12:52:00Z">
              <w:rPr>
                <w:color w:val="080808"/>
              </w:rPr>
            </w:rPrChange>
          </w:rPr>
          <w:t>)</w:t>
        </w:r>
        <w:r w:rsidRPr="00763B8E">
          <w:rPr>
            <w:color w:val="080808"/>
            <w:lang w:val="en-US"/>
            <w:rPrChange w:id="6045" w:author="Maxim Bystrov" w:date="2026-05-24T12:52:00Z">
              <w:rPr>
                <w:color w:val="080808"/>
              </w:rPr>
            </w:rPrChange>
          </w:rPr>
          <w:br/>
          <w:t xml:space="preserve">                </w:t>
        </w:r>
        <w:r w:rsidRPr="00763B8E">
          <w:rPr>
            <w:color w:val="0033B3"/>
            <w:lang w:val="en-US"/>
            <w:rPrChange w:id="6046" w:author="Maxim Bystrov" w:date="2026-05-24T12:52:00Z">
              <w:rPr>
                <w:color w:val="0033B3"/>
              </w:rPr>
            </w:rPrChange>
          </w:rPr>
          <w:t>continue</w:t>
        </w:r>
        <w:r w:rsidRPr="00763B8E">
          <w:rPr>
            <w:color w:val="0033B3"/>
            <w:lang w:val="en-US"/>
            <w:rPrChange w:id="6047" w:author="Maxim Bystrov" w:date="2026-05-24T12:52:00Z">
              <w:rPr>
                <w:color w:val="0033B3"/>
              </w:rPr>
            </w:rPrChange>
          </w:rPr>
          <w:br/>
          <w:t xml:space="preserve">            </w:t>
        </w:r>
        <w:r w:rsidRPr="00763B8E">
          <w:rPr>
            <w:color w:val="080808"/>
            <w:lang w:val="en-US"/>
            <w:rPrChange w:id="6048" w:author="Maxim Bystrov" w:date="2026-05-24T12:52:00Z">
              <w:rPr>
                <w:color w:val="080808"/>
              </w:rPr>
            </w:rPrChange>
          </w:rPr>
          <w:t>}</w:t>
        </w:r>
        <w:r w:rsidRPr="00763B8E">
          <w:rPr>
            <w:color w:val="080808"/>
            <w:lang w:val="en-US"/>
            <w:rPrChange w:id="6049" w:author="Maxim Bystrov" w:date="2026-05-24T12:52:00Z">
              <w:rPr>
                <w:color w:val="080808"/>
              </w:rPr>
            </w:rPrChange>
          </w:rPr>
          <w:br/>
          <w:t xml:space="preserve">            </w:t>
        </w:r>
        <w:r w:rsidRPr="00763B8E">
          <w:rPr>
            <w:color w:val="080808"/>
            <w:lang w:val="en-US"/>
            <w:rPrChange w:id="6050" w:author="Maxim Bystrov" w:date="2026-05-24T12:52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763B8E">
          <w:rPr>
            <w:color w:val="0033B3"/>
            <w:lang w:val="en-US"/>
            <w:rPrChange w:id="6051" w:author="Maxim Bystrov" w:date="2026-05-24T12:52:00Z">
              <w:rPr>
                <w:color w:val="0033B3"/>
              </w:rPr>
            </w:rPrChange>
          </w:rPr>
          <w:t>val</w:t>
        </w:r>
        <w:proofErr w:type="spellEnd"/>
        <w:r w:rsidRPr="00763B8E">
          <w:rPr>
            <w:color w:val="0033B3"/>
            <w:lang w:val="en-US"/>
            <w:rPrChange w:id="6052" w:author="Maxim Bystrov" w:date="2026-05-24T12:52:00Z">
              <w:rPr>
                <w:color w:val="0033B3"/>
              </w:rPr>
            </w:rPrChange>
          </w:rPr>
          <w:t xml:space="preserve"> </w:t>
        </w:r>
        <w:r w:rsidRPr="00763B8E">
          <w:rPr>
            <w:color w:val="000000"/>
            <w:lang w:val="en-US"/>
            <w:rPrChange w:id="6053" w:author="Maxim Bystrov" w:date="2026-05-24T12:52:00Z">
              <w:rPr>
                <w:color w:val="000000"/>
              </w:rPr>
            </w:rPrChange>
          </w:rPr>
          <w:t xml:space="preserve">polygon </w:t>
        </w:r>
        <w:r w:rsidRPr="00763B8E">
          <w:rPr>
            <w:color w:val="080808"/>
            <w:lang w:val="en-US"/>
            <w:rPrChange w:id="6054" w:author="Maxim Bystrov" w:date="2026-05-24T12:52:00Z">
              <w:rPr>
                <w:color w:val="080808"/>
              </w:rPr>
            </w:rPrChange>
          </w:rPr>
          <w:t>= S2Polygon(</w:t>
        </w:r>
        <w:r w:rsidRPr="00763B8E">
          <w:rPr>
            <w:color w:val="000000"/>
            <w:lang w:val="en-US"/>
            <w:rPrChange w:id="6055" w:author="Maxim Bystrov" w:date="2026-05-24T12:52:00Z">
              <w:rPr>
                <w:color w:val="000000"/>
              </w:rPr>
            </w:rPrChange>
          </w:rPr>
          <w:t>loop</w:t>
        </w:r>
        <w:r w:rsidRPr="00763B8E">
          <w:rPr>
            <w:color w:val="080808"/>
            <w:lang w:val="en-US"/>
            <w:rPrChange w:id="6056" w:author="Maxim Bystrov" w:date="2026-05-24T12:52:00Z">
              <w:rPr>
                <w:color w:val="080808"/>
              </w:rPr>
            </w:rPrChange>
          </w:rPr>
          <w:t>)</w:t>
        </w:r>
        <w:r w:rsidRPr="00763B8E">
          <w:rPr>
            <w:color w:val="080808"/>
            <w:lang w:val="en-US"/>
            <w:rPrChange w:id="6057" w:author="Maxim Bystrov" w:date="2026-05-24T12:52:00Z">
              <w:rPr>
                <w:color w:val="080808"/>
              </w:rPr>
            </w:rPrChange>
          </w:rPr>
          <w:br/>
        </w:r>
        <w:r w:rsidRPr="00763B8E">
          <w:rPr>
            <w:color w:val="080808"/>
            <w:lang w:val="en-US"/>
            <w:rPrChange w:id="6058" w:author="Maxim Bystrov" w:date="2026-05-24T12:52:00Z">
              <w:rPr>
                <w:color w:val="080808"/>
              </w:rPr>
            </w:rPrChange>
          </w:rPr>
          <w:br/>
          <w:t xml:space="preserve">            </w:t>
        </w:r>
        <w:r w:rsidRPr="00763B8E">
          <w:rPr>
            <w:color w:val="0033B3"/>
            <w:lang w:val="en-US"/>
            <w:rPrChange w:id="6059" w:author="Maxim Bystrov" w:date="2026-05-24T12:52:00Z">
              <w:rPr>
                <w:color w:val="0033B3"/>
              </w:rPr>
            </w:rPrChange>
          </w:rPr>
          <w:t xml:space="preserve">if </w:t>
        </w:r>
        <w:r w:rsidRPr="00763B8E">
          <w:rPr>
            <w:color w:val="080808"/>
            <w:lang w:val="en-US"/>
            <w:rPrChange w:id="6060" w:author="Maxim Bystrov" w:date="2026-05-24T12:52:00Z">
              <w:rPr>
                <w:color w:val="080808"/>
              </w:rPr>
            </w:rPrChange>
          </w:rPr>
          <w:t>(</w:t>
        </w:r>
        <w:proofErr w:type="spellStart"/>
        <w:r w:rsidRPr="00763B8E">
          <w:rPr>
            <w:color w:val="000000"/>
            <w:lang w:val="en-US"/>
            <w:rPrChange w:id="6061" w:author="Maxim Bystrov" w:date="2026-05-24T12:52:00Z">
              <w:rPr>
                <w:color w:val="000000"/>
              </w:rPr>
            </w:rPrChange>
          </w:rPr>
          <w:t>polygon</w:t>
        </w:r>
        <w:r w:rsidRPr="00763B8E">
          <w:rPr>
            <w:color w:val="080808"/>
            <w:lang w:val="en-US"/>
            <w:rPrChange w:id="6062" w:author="Maxim Bystrov" w:date="2026-05-24T12:52:00Z">
              <w:rPr>
                <w:color w:val="080808"/>
              </w:rPr>
            </w:rPrChange>
          </w:rPr>
          <w:t>.</w:t>
        </w:r>
        <w:r w:rsidRPr="00763B8E">
          <w:rPr>
            <w:i/>
            <w:iCs/>
            <w:color w:val="871094"/>
            <w:lang w:val="en-US"/>
            <w:rPrChange w:id="6063" w:author="Maxim Bystrov" w:date="2026-05-24T12:52:00Z">
              <w:rPr>
                <w:i/>
                <w:iCs/>
                <w:color w:val="871094"/>
              </w:rPr>
            </w:rPrChange>
          </w:rPr>
          <w:t>isValid</w:t>
        </w:r>
        <w:proofErr w:type="spellEnd"/>
        <w:r w:rsidRPr="00763B8E">
          <w:rPr>
            <w:color w:val="080808"/>
            <w:lang w:val="en-US"/>
            <w:rPrChange w:id="6064" w:author="Maxim Bystrov" w:date="2026-05-24T12:52:00Z">
              <w:rPr>
                <w:color w:val="080808"/>
              </w:rPr>
            </w:rPrChange>
          </w:rPr>
          <w:t>) {</w:t>
        </w:r>
        <w:r w:rsidRPr="00763B8E">
          <w:rPr>
            <w:color w:val="080808"/>
            <w:lang w:val="en-US"/>
            <w:rPrChange w:id="6065" w:author="Maxim Bystrov" w:date="2026-05-24T12:52:00Z">
              <w:rPr>
                <w:color w:val="080808"/>
              </w:rPr>
            </w:rPrChange>
          </w:rPr>
          <w:br/>
          <w:t xml:space="preserve">                </w:t>
        </w:r>
        <w:proofErr w:type="spellStart"/>
        <w:r w:rsidRPr="00763B8E">
          <w:rPr>
            <w:color w:val="000000"/>
            <w:lang w:val="en-US"/>
            <w:rPrChange w:id="6066" w:author="Maxim Bystrov" w:date="2026-05-24T12:52:00Z">
              <w:rPr>
                <w:color w:val="000000"/>
              </w:rPr>
            </w:rPrChange>
          </w:rPr>
          <w:t>validCount</w:t>
        </w:r>
        <w:proofErr w:type="spellEnd"/>
        <w:r w:rsidRPr="00763B8E">
          <w:rPr>
            <w:color w:val="080808"/>
            <w:lang w:val="en-US"/>
            <w:rPrChange w:id="6067" w:author="Maxim Bystrov" w:date="2026-05-24T12:52:00Z">
              <w:rPr>
                <w:color w:val="080808"/>
              </w:rPr>
            </w:rPrChange>
          </w:rPr>
          <w:t>++</w:t>
        </w:r>
        <w:r w:rsidRPr="00763B8E">
          <w:rPr>
            <w:color w:val="080808"/>
            <w:lang w:val="en-US"/>
            <w:rPrChange w:id="6068" w:author="Maxim Bystrov" w:date="2026-05-24T12:52:00Z">
              <w:rPr>
                <w:color w:val="080808"/>
              </w:rPr>
            </w:rPrChange>
          </w:rPr>
          <w:br/>
          <w:t xml:space="preserve">                </w:t>
        </w:r>
        <w:proofErr w:type="spellStart"/>
        <w:r w:rsidRPr="00763B8E">
          <w:rPr>
            <w:color w:val="000000"/>
            <w:lang w:val="en-US"/>
            <w:rPrChange w:id="6069" w:author="Maxim Bystrov" w:date="2026-05-24T12:52:00Z">
              <w:rPr>
                <w:color w:val="000000"/>
              </w:rPr>
            </w:rPrChange>
          </w:rPr>
          <w:t>regions</w:t>
        </w:r>
        <w:r w:rsidRPr="00763B8E">
          <w:rPr>
            <w:color w:val="080808"/>
            <w:lang w:val="en-US"/>
            <w:rPrChange w:id="6070" w:author="Maxim Bystrov" w:date="2026-05-24T12:52:00Z">
              <w:rPr>
                <w:color w:val="080808"/>
              </w:rPr>
            </w:rPrChange>
          </w:rPr>
          <w:t>.add</w:t>
        </w:r>
        <w:proofErr w:type="spellEnd"/>
        <w:r w:rsidRPr="00763B8E">
          <w:rPr>
            <w:color w:val="080808"/>
            <w:lang w:val="en-US"/>
            <w:rPrChange w:id="6071" w:author="Maxim Bystrov" w:date="2026-05-24T12:52:00Z">
              <w:rPr>
                <w:color w:val="080808"/>
              </w:rPr>
            </w:rPrChange>
          </w:rPr>
          <w:t>(</w:t>
        </w:r>
        <w:r w:rsidRPr="00763B8E">
          <w:rPr>
            <w:color w:val="000000"/>
            <w:lang w:val="en-US"/>
            <w:rPrChange w:id="6072" w:author="Maxim Bystrov" w:date="2026-05-24T12:52:00Z">
              <w:rPr>
                <w:color w:val="000000"/>
              </w:rPr>
            </w:rPrChange>
          </w:rPr>
          <w:t>polygon</w:t>
        </w:r>
        <w:r w:rsidRPr="00763B8E">
          <w:rPr>
            <w:color w:val="080808"/>
            <w:lang w:val="en-US"/>
            <w:rPrChange w:id="6073" w:author="Maxim Bystrov" w:date="2026-05-24T12:52:00Z">
              <w:rPr>
                <w:color w:val="080808"/>
              </w:rPr>
            </w:rPrChange>
          </w:rPr>
          <w:t>)</w:t>
        </w:r>
        <w:r w:rsidRPr="00763B8E">
          <w:rPr>
            <w:color w:val="080808"/>
            <w:lang w:val="en-US"/>
            <w:rPrChange w:id="6074" w:author="Maxim Bystrov" w:date="2026-05-24T12:52:00Z">
              <w:rPr>
                <w:color w:val="080808"/>
              </w:rPr>
            </w:rPrChange>
          </w:rPr>
          <w:br/>
          <w:t xml:space="preserve">            } </w:t>
        </w:r>
        <w:r w:rsidRPr="00763B8E">
          <w:rPr>
            <w:color w:val="0033B3"/>
            <w:lang w:val="en-US"/>
            <w:rPrChange w:id="6075" w:author="Maxim Bystrov" w:date="2026-05-24T12:52:00Z">
              <w:rPr>
                <w:color w:val="0033B3"/>
              </w:rPr>
            </w:rPrChange>
          </w:rPr>
          <w:t xml:space="preserve">else </w:t>
        </w:r>
        <w:r w:rsidRPr="00763B8E">
          <w:rPr>
            <w:color w:val="080808"/>
            <w:lang w:val="en-US"/>
            <w:rPrChange w:id="6076" w:author="Maxim Bystrov" w:date="2026-05-24T12:52:00Z">
              <w:rPr>
                <w:color w:val="080808"/>
              </w:rPr>
            </w:rPrChange>
          </w:rPr>
          <w:t>{</w:t>
        </w:r>
        <w:r w:rsidRPr="00763B8E">
          <w:rPr>
            <w:color w:val="080808"/>
            <w:lang w:val="en-US"/>
            <w:rPrChange w:id="6077" w:author="Maxim Bystrov" w:date="2026-05-24T12:52:00Z">
              <w:rPr>
                <w:color w:val="080808"/>
              </w:rPr>
            </w:rPrChange>
          </w:rPr>
          <w:br/>
          <w:t xml:space="preserve">                </w:t>
        </w:r>
        <w:r w:rsidRPr="00763B8E">
          <w:rPr>
            <w:i/>
            <w:iCs/>
            <w:color w:val="8C8C8C"/>
            <w:lang w:val="en-US"/>
            <w:rPrChange w:id="6078" w:author="Maxim Bystrov" w:date="2026-05-24T12:52:00Z">
              <w:rPr>
                <w:i/>
                <w:iCs/>
                <w:color w:val="8C8C8C"/>
              </w:rPr>
            </w:rPrChange>
          </w:rPr>
          <w:t>// Polygon is invalid, skip it</w:t>
        </w:r>
        <w:r w:rsidRPr="00763B8E">
          <w:rPr>
            <w:i/>
            <w:iCs/>
            <w:color w:val="8C8C8C"/>
            <w:lang w:val="en-US"/>
            <w:rPrChange w:id="6079" w:author="Maxim Bystrov" w:date="2026-05-24T12:52:00Z">
              <w:rPr>
                <w:i/>
                <w:iCs/>
                <w:color w:val="8C8C8C"/>
              </w:rPr>
            </w:rPrChange>
          </w:rPr>
          <w:br/>
          <w:t xml:space="preserve">                </w:t>
        </w:r>
        <w:proofErr w:type="spellStart"/>
        <w:r w:rsidRPr="00763B8E">
          <w:rPr>
            <w:i/>
            <w:iCs/>
            <w:color w:val="00627A"/>
            <w:lang w:val="en-US"/>
            <w:rPrChange w:id="6080" w:author="Maxim Bystrov" w:date="2026-05-24T12:52:00Z">
              <w:rPr>
                <w:i/>
                <w:iCs/>
                <w:color w:val="00627A"/>
              </w:rPr>
            </w:rPrChange>
          </w:rPr>
          <w:t>println</w:t>
        </w:r>
        <w:proofErr w:type="spellEnd"/>
        <w:r w:rsidRPr="00763B8E">
          <w:rPr>
            <w:color w:val="080808"/>
            <w:lang w:val="en-US"/>
            <w:rPrChange w:id="6081" w:author="Maxim Bystrov" w:date="2026-05-24T12:52:00Z">
              <w:rPr>
                <w:color w:val="080808"/>
              </w:rPr>
            </w:rPrChange>
          </w:rPr>
          <w:t>(</w:t>
        </w:r>
        <w:r w:rsidRPr="00763B8E">
          <w:rPr>
            <w:color w:val="067D17"/>
            <w:lang w:val="en-US"/>
            <w:rPrChange w:id="6082" w:author="Maxim Bystrov" w:date="2026-05-24T12:52:00Z">
              <w:rPr>
                <w:color w:val="067D17"/>
              </w:rPr>
            </w:rPrChange>
          </w:rPr>
          <w:t xml:space="preserve">"DEBUG: Polygon is invalid for zone </w:t>
        </w:r>
        <w:r w:rsidRPr="00763B8E">
          <w:rPr>
            <w:color w:val="0037A6"/>
            <w:lang w:val="en-US"/>
            <w:rPrChange w:id="6083" w:author="Maxim Bystrov" w:date="2026-05-24T12:52:00Z">
              <w:rPr>
                <w:color w:val="0037A6"/>
              </w:rPr>
            </w:rPrChange>
          </w:rPr>
          <w:t>${</w:t>
        </w:r>
        <w:r w:rsidRPr="00763B8E">
          <w:rPr>
            <w:color w:val="000000"/>
            <w:lang w:val="en-US"/>
            <w:rPrChange w:id="6084" w:author="Maxim Bystrov" w:date="2026-05-24T12:52:00Z">
              <w:rPr>
                <w:color w:val="000000"/>
              </w:rPr>
            </w:rPrChange>
          </w:rPr>
          <w:t>zone</w:t>
        </w:r>
        <w:r w:rsidRPr="00763B8E">
          <w:rPr>
            <w:color w:val="080808"/>
            <w:lang w:val="en-US"/>
            <w:rPrChange w:id="6085" w:author="Maxim Bystrov" w:date="2026-05-24T12:52:00Z">
              <w:rPr>
                <w:color w:val="080808"/>
              </w:rPr>
            </w:rPrChange>
          </w:rPr>
          <w:t>.</w:t>
        </w:r>
        <w:r w:rsidRPr="00763B8E">
          <w:rPr>
            <w:color w:val="871094"/>
            <w:lang w:val="en-US"/>
            <w:rPrChange w:id="6086" w:author="Maxim Bystrov" w:date="2026-05-24T12:52:00Z">
              <w:rPr>
                <w:color w:val="871094"/>
              </w:rPr>
            </w:rPrChange>
          </w:rPr>
          <w:t>id</w:t>
        </w:r>
        <w:r w:rsidRPr="00763B8E">
          <w:rPr>
            <w:color w:val="0037A6"/>
            <w:lang w:val="en-US"/>
            <w:rPrChange w:id="6087" w:author="Maxim Bystrov" w:date="2026-05-24T12:52:00Z">
              <w:rPr>
                <w:color w:val="0037A6"/>
              </w:rPr>
            </w:rPrChange>
          </w:rPr>
          <w:t>}</w:t>
        </w:r>
        <w:r w:rsidRPr="00763B8E">
          <w:rPr>
            <w:color w:val="067D17"/>
            <w:lang w:val="en-US"/>
            <w:rPrChange w:id="6088" w:author="Maxim Bystrov" w:date="2026-05-24T12:52:00Z">
              <w:rPr>
                <w:color w:val="067D17"/>
              </w:rPr>
            </w:rPrChange>
          </w:rPr>
          <w:t>, loop valid=</w:t>
        </w:r>
        <w:r w:rsidRPr="00763B8E">
          <w:rPr>
            <w:color w:val="0037A6"/>
            <w:lang w:val="en-US"/>
            <w:rPrChange w:id="6089" w:author="Maxim Bystrov" w:date="2026-05-24T12:52:00Z">
              <w:rPr>
                <w:color w:val="0037A6"/>
              </w:rPr>
            </w:rPrChange>
          </w:rPr>
          <w:t>${</w:t>
        </w:r>
        <w:proofErr w:type="spellStart"/>
        <w:r w:rsidRPr="00763B8E">
          <w:rPr>
            <w:color w:val="000000"/>
            <w:lang w:val="en-US"/>
            <w:rPrChange w:id="6090" w:author="Maxim Bystrov" w:date="2026-05-24T12:52:00Z">
              <w:rPr>
                <w:color w:val="000000"/>
              </w:rPr>
            </w:rPrChange>
          </w:rPr>
          <w:t>loop</w:t>
        </w:r>
        <w:r w:rsidRPr="00763B8E">
          <w:rPr>
            <w:color w:val="080808"/>
            <w:lang w:val="en-US"/>
            <w:rPrChange w:id="6091" w:author="Maxim Bystrov" w:date="2026-05-24T12:52:00Z">
              <w:rPr>
                <w:color w:val="080808"/>
              </w:rPr>
            </w:rPrChange>
          </w:rPr>
          <w:t>.</w:t>
        </w:r>
        <w:r w:rsidRPr="00763B8E">
          <w:rPr>
            <w:i/>
            <w:iCs/>
            <w:color w:val="871094"/>
            <w:lang w:val="en-US"/>
            <w:rPrChange w:id="6092" w:author="Maxim Bystrov" w:date="2026-05-24T12:52:00Z">
              <w:rPr>
                <w:i/>
                <w:iCs/>
                <w:color w:val="871094"/>
              </w:rPr>
            </w:rPrChange>
          </w:rPr>
          <w:t>isValid</w:t>
        </w:r>
        <w:proofErr w:type="spellEnd"/>
        <w:r w:rsidRPr="00763B8E">
          <w:rPr>
            <w:color w:val="0037A6"/>
            <w:lang w:val="en-US"/>
            <w:rPrChange w:id="6093" w:author="Maxim Bystrov" w:date="2026-05-24T12:52:00Z">
              <w:rPr>
                <w:color w:val="0037A6"/>
              </w:rPr>
            </w:rPrChange>
          </w:rPr>
          <w:t>}</w:t>
        </w:r>
        <w:r w:rsidRPr="00763B8E">
          <w:rPr>
            <w:color w:val="067D17"/>
            <w:lang w:val="en-US"/>
            <w:rPrChange w:id="6094" w:author="Maxim Bystrov" w:date="2026-05-24T12:52:00Z">
              <w:rPr>
                <w:color w:val="067D17"/>
              </w:rPr>
            </w:rPrChange>
          </w:rPr>
          <w:t>"</w:t>
        </w:r>
        <w:r w:rsidRPr="00763B8E">
          <w:rPr>
            <w:color w:val="080808"/>
            <w:lang w:val="en-US"/>
            <w:rPrChange w:id="6095" w:author="Maxim Bystrov" w:date="2026-05-24T12:52:00Z">
              <w:rPr>
                <w:color w:val="080808"/>
              </w:rPr>
            </w:rPrChange>
          </w:rPr>
          <w:t>)</w:t>
        </w:r>
        <w:r w:rsidRPr="00763B8E">
          <w:rPr>
            <w:color w:val="080808"/>
            <w:lang w:val="en-US"/>
            <w:rPrChange w:id="6096" w:author="Maxim Bystrov" w:date="2026-05-24T12:52:00Z">
              <w:rPr>
                <w:color w:val="080808"/>
              </w:rPr>
            </w:rPrChange>
          </w:rPr>
          <w:br/>
          <w:t xml:space="preserve">            }</w:t>
        </w:r>
        <w:r w:rsidRPr="00763B8E">
          <w:rPr>
            <w:color w:val="080808"/>
            <w:lang w:val="en-US"/>
            <w:rPrChange w:id="6097" w:author="Maxim Bystrov" w:date="2026-05-24T12:52:00Z">
              <w:rPr>
                <w:color w:val="080808"/>
              </w:rPr>
            </w:rPrChange>
          </w:rPr>
          <w:br/>
          <w:t xml:space="preserve">        }</w:t>
        </w:r>
        <w:r w:rsidRPr="00763B8E">
          <w:rPr>
            <w:color w:val="080808"/>
            <w:lang w:val="en-US"/>
            <w:rPrChange w:id="6098" w:author="Maxim Bystrov" w:date="2026-05-24T12:52:00Z">
              <w:rPr>
                <w:color w:val="080808"/>
              </w:rPr>
            </w:rPrChange>
          </w:rPr>
          <w:br/>
        </w:r>
        <w:r w:rsidRPr="00763B8E">
          <w:rPr>
            <w:color w:val="080808"/>
            <w:lang w:val="en-US"/>
            <w:rPrChange w:id="6099" w:author="Maxim Bystrov" w:date="2026-05-24T12:52:00Z">
              <w:rPr>
                <w:color w:val="080808"/>
              </w:rPr>
            </w:rPrChange>
          </w:rPr>
          <w:br/>
          <w:t xml:space="preserve">        </w:t>
        </w:r>
        <w:r w:rsidRPr="00763B8E">
          <w:rPr>
            <w:i/>
            <w:iCs/>
            <w:color w:val="8C8C8C"/>
            <w:lang w:val="en-US"/>
            <w:rPrChange w:id="6100" w:author="Maxim Bystrov" w:date="2026-05-24T12:52:00Z">
              <w:rPr>
                <w:i/>
                <w:iCs/>
                <w:color w:val="8C8C8C"/>
              </w:rPr>
            </w:rPrChange>
          </w:rPr>
          <w:t>// Debug output</w:t>
        </w:r>
        <w:r w:rsidRPr="00763B8E">
          <w:rPr>
            <w:i/>
            <w:iCs/>
            <w:color w:val="8C8C8C"/>
            <w:lang w:val="en-US"/>
            <w:rPrChange w:id="6101" w:author="Maxim Bystrov" w:date="2026-05-24T12:52:00Z">
              <w:rPr>
                <w:i/>
                <w:iCs/>
                <w:color w:val="8C8C8C"/>
              </w:rPr>
            </w:rPrChange>
          </w:rPr>
          <w:br/>
          <w:t xml:space="preserve">        </w:t>
        </w:r>
        <w:proofErr w:type="spellStart"/>
        <w:r w:rsidRPr="00763B8E">
          <w:rPr>
            <w:i/>
            <w:iCs/>
            <w:color w:val="00627A"/>
            <w:lang w:val="en-US"/>
            <w:rPrChange w:id="6102" w:author="Maxim Bystrov" w:date="2026-05-24T12:52:00Z">
              <w:rPr>
                <w:i/>
                <w:iCs/>
                <w:color w:val="00627A"/>
              </w:rPr>
            </w:rPrChange>
          </w:rPr>
          <w:t>println</w:t>
        </w:r>
        <w:proofErr w:type="spellEnd"/>
        <w:r w:rsidRPr="00763B8E">
          <w:rPr>
            <w:color w:val="080808"/>
            <w:lang w:val="en-US"/>
            <w:rPrChange w:id="6103" w:author="Maxim Bystrov" w:date="2026-05-24T12:52:00Z">
              <w:rPr>
                <w:color w:val="080808"/>
              </w:rPr>
            </w:rPrChange>
          </w:rPr>
          <w:t>(</w:t>
        </w:r>
        <w:r w:rsidRPr="00763B8E">
          <w:rPr>
            <w:color w:val="067D17"/>
            <w:lang w:val="en-US"/>
            <w:rPrChange w:id="6104" w:author="Maxim Bystrov" w:date="2026-05-24T12:52:00Z">
              <w:rPr>
                <w:color w:val="067D17"/>
              </w:rPr>
            </w:rPrChange>
          </w:rPr>
          <w:t>"</w:t>
        </w:r>
        <w:proofErr w:type="spellStart"/>
        <w:r w:rsidRPr="00763B8E">
          <w:rPr>
            <w:color w:val="067D17"/>
            <w:lang w:val="en-US"/>
            <w:rPrChange w:id="6105" w:author="Maxim Bystrov" w:date="2026-05-24T12:52:00Z">
              <w:rPr>
                <w:color w:val="067D17"/>
              </w:rPr>
            </w:rPrChange>
          </w:rPr>
          <w:t>ZoneVisitEventProcessor</w:t>
        </w:r>
        <w:proofErr w:type="spellEnd"/>
        <w:r w:rsidRPr="00763B8E">
          <w:rPr>
            <w:color w:val="067D17"/>
            <w:lang w:val="en-US"/>
            <w:rPrChange w:id="6106" w:author="Maxim Bystrov" w:date="2026-05-24T12:52:00Z">
              <w:rPr>
                <w:color w:val="067D17"/>
              </w:rPr>
            </w:rPrChange>
          </w:rPr>
          <w:t xml:space="preserve"> </w:t>
        </w:r>
        <w:proofErr w:type="spellStart"/>
        <w:r w:rsidRPr="00763B8E">
          <w:rPr>
            <w:color w:val="067D17"/>
            <w:lang w:val="en-US"/>
            <w:rPrChange w:id="6107" w:author="Maxim Bystrov" w:date="2026-05-24T12:52:00Z">
              <w:rPr>
                <w:color w:val="067D17"/>
              </w:rPr>
            </w:rPrChange>
          </w:rPr>
          <w:t>init</w:t>
        </w:r>
        <w:proofErr w:type="spellEnd"/>
        <w:r w:rsidRPr="00763B8E">
          <w:rPr>
            <w:color w:val="067D17"/>
            <w:lang w:val="en-US"/>
            <w:rPrChange w:id="6108" w:author="Maxim Bystrov" w:date="2026-05-24T12:52:00Z">
              <w:rPr>
                <w:color w:val="067D17"/>
              </w:rPr>
            </w:rPrChange>
          </w:rPr>
          <w:t xml:space="preserve">: </w:t>
        </w:r>
        <w:r w:rsidRPr="00763B8E">
          <w:rPr>
            <w:color w:val="0037A6"/>
            <w:lang w:val="en-US"/>
            <w:rPrChange w:id="6109" w:author="Maxim Bystrov" w:date="2026-05-24T12:52:00Z">
              <w:rPr>
                <w:color w:val="0037A6"/>
              </w:rPr>
            </w:rPrChange>
          </w:rPr>
          <w:t>$</w:t>
        </w:r>
        <w:proofErr w:type="spellStart"/>
        <w:r w:rsidRPr="00763B8E">
          <w:rPr>
            <w:color w:val="000000"/>
            <w:lang w:val="en-US"/>
            <w:rPrChange w:id="6110" w:author="Maxim Bystrov" w:date="2026-05-24T12:52:00Z">
              <w:rPr>
                <w:color w:val="000000"/>
              </w:rPr>
            </w:rPrChange>
          </w:rPr>
          <w:t>validCount</w:t>
        </w:r>
        <w:proofErr w:type="spellEnd"/>
        <w:r w:rsidRPr="00763B8E">
          <w:rPr>
            <w:color w:val="067D17"/>
            <w:lang w:val="en-US"/>
            <w:rPrChange w:id="6111" w:author="Maxim Bystrov" w:date="2026-05-24T12:52:00Z">
              <w:rPr>
                <w:color w:val="067D17"/>
              </w:rPr>
            </w:rPrChange>
          </w:rPr>
          <w:t>/</w:t>
        </w:r>
        <w:r w:rsidRPr="00763B8E">
          <w:rPr>
            <w:color w:val="0037A6"/>
            <w:lang w:val="en-US"/>
            <w:rPrChange w:id="6112" w:author="Maxim Bystrov" w:date="2026-05-24T12:52:00Z">
              <w:rPr>
                <w:color w:val="0037A6"/>
              </w:rPr>
            </w:rPrChange>
          </w:rPr>
          <w:t>$</w:t>
        </w:r>
        <w:proofErr w:type="spellStart"/>
        <w:r w:rsidRPr="00763B8E">
          <w:rPr>
            <w:color w:val="000000"/>
            <w:lang w:val="en-US"/>
            <w:rPrChange w:id="6113" w:author="Maxim Bystrov" w:date="2026-05-24T12:52:00Z">
              <w:rPr>
                <w:color w:val="000000"/>
              </w:rPr>
            </w:rPrChange>
          </w:rPr>
          <w:t>totalCount</w:t>
        </w:r>
        <w:proofErr w:type="spellEnd"/>
        <w:r w:rsidRPr="00763B8E">
          <w:rPr>
            <w:color w:val="067D17"/>
            <w:lang w:val="en-US"/>
            <w:rPrChange w:id="6114" w:author="Maxim Bystrov" w:date="2026-05-24T12:52:00Z">
              <w:rPr>
                <w:color w:val="067D17"/>
              </w:rPr>
            </w:rPrChange>
          </w:rPr>
          <w:t xml:space="preserve"> polygons valid"</w:t>
        </w:r>
        <w:r w:rsidRPr="00763B8E">
          <w:rPr>
            <w:color w:val="080808"/>
            <w:lang w:val="en-US"/>
            <w:rPrChange w:id="6115" w:author="Maxim Bystrov" w:date="2026-05-24T12:52:00Z">
              <w:rPr>
                <w:color w:val="080808"/>
              </w:rPr>
            </w:rPrChange>
          </w:rPr>
          <w:t>)</w:t>
        </w:r>
        <w:r w:rsidRPr="00763B8E">
          <w:rPr>
            <w:color w:val="080808"/>
            <w:lang w:val="en-US"/>
            <w:rPrChange w:id="6116" w:author="Maxim Bystrov" w:date="2026-05-24T12:52:00Z">
              <w:rPr>
                <w:color w:val="080808"/>
              </w:rPr>
            </w:rPrChange>
          </w:rPr>
          <w:br/>
        </w:r>
        <w:r w:rsidRPr="00763B8E">
          <w:rPr>
            <w:color w:val="080808"/>
            <w:lang w:val="en-US"/>
            <w:rPrChange w:id="6117" w:author="Maxim Bystrov" w:date="2026-05-24T12:52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763B8E">
          <w:rPr>
            <w:color w:val="871094"/>
            <w:lang w:val="en-US"/>
            <w:rPrChange w:id="6118" w:author="Maxim Bystrov" w:date="2026-05-24T12:52:00Z">
              <w:rPr>
                <w:color w:val="871094"/>
              </w:rPr>
            </w:rPrChange>
          </w:rPr>
          <w:t>zoneIndex</w:t>
        </w:r>
        <w:proofErr w:type="spellEnd"/>
        <w:r w:rsidRPr="00763B8E">
          <w:rPr>
            <w:color w:val="871094"/>
            <w:lang w:val="en-US"/>
            <w:rPrChange w:id="6119" w:author="Maxim Bystrov" w:date="2026-05-24T12:52:00Z">
              <w:rPr>
                <w:color w:val="871094"/>
              </w:rPr>
            </w:rPrChange>
          </w:rPr>
          <w:t xml:space="preserve"> </w:t>
        </w:r>
        <w:r w:rsidRPr="00763B8E">
          <w:rPr>
            <w:color w:val="080808"/>
            <w:lang w:val="en-US"/>
            <w:rPrChange w:id="6120" w:author="Maxim Bystrov" w:date="2026-05-24T12:52:00Z">
              <w:rPr>
                <w:color w:val="080808"/>
              </w:rPr>
            </w:rPrChange>
          </w:rPr>
          <w:t>= S2ZoneIndex(</w:t>
        </w:r>
        <w:r w:rsidRPr="00763B8E">
          <w:rPr>
            <w:color w:val="080808"/>
            <w:lang w:val="en-US"/>
            <w:rPrChange w:id="6121" w:author="Maxim Bystrov" w:date="2026-05-24T12:52:00Z">
              <w:rPr>
                <w:color w:val="080808"/>
              </w:rPr>
            </w:rPrChange>
          </w:rPr>
          <w:br/>
          <w:t xml:space="preserve">            </w:t>
        </w:r>
        <w:r w:rsidRPr="00763B8E">
          <w:rPr>
            <w:color w:val="4A86E8"/>
            <w:lang w:val="en-US"/>
            <w:rPrChange w:id="6122" w:author="Maxim Bystrov" w:date="2026-05-24T12:52:00Z">
              <w:rPr>
                <w:color w:val="4A86E8"/>
              </w:rPr>
            </w:rPrChange>
          </w:rPr>
          <w:t xml:space="preserve">regions = </w:t>
        </w:r>
        <w:r w:rsidRPr="00763B8E">
          <w:rPr>
            <w:color w:val="000000"/>
            <w:lang w:val="en-US"/>
            <w:rPrChange w:id="6123" w:author="Maxim Bystrov" w:date="2026-05-24T12:52:00Z">
              <w:rPr>
                <w:color w:val="000000"/>
              </w:rPr>
            </w:rPrChange>
          </w:rPr>
          <w:t>regions</w:t>
        </w:r>
        <w:r w:rsidRPr="00763B8E">
          <w:rPr>
            <w:color w:val="080808"/>
            <w:lang w:val="en-US"/>
            <w:rPrChange w:id="6124" w:author="Maxim Bystrov" w:date="2026-05-24T12:52:00Z">
              <w:rPr>
                <w:color w:val="080808"/>
              </w:rPr>
            </w:rPrChange>
          </w:rPr>
          <w:t>,</w:t>
        </w:r>
        <w:r w:rsidRPr="00763B8E">
          <w:rPr>
            <w:color w:val="080808"/>
            <w:lang w:val="en-US"/>
            <w:rPrChange w:id="6125" w:author="Maxim Bystrov" w:date="2026-05-24T12:52:00Z">
              <w:rPr>
                <w:color w:val="080808"/>
              </w:rPr>
            </w:rPrChange>
          </w:rPr>
          <w:br/>
          <w:t xml:space="preserve">            </w:t>
        </w:r>
        <w:r w:rsidRPr="00763B8E">
          <w:rPr>
            <w:color w:val="4A86E8"/>
            <w:lang w:val="en-US"/>
            <w:rPrChange w:id="6126" w:author="Maxim Bystrov" w:date="2026-05-24T12:52:00Z">
              <w:rPr>
                <w:color w:val="4A86E8"/>
              </w:rPr>
            </w:rPrChange>
          </w:rPr>
          <w:t xml:space="preserve">coverer = </w:t>
        </w:r>
        <w:r w:rsidRPr="00763B8E">
          <w:rPr>
            <w:color w:val="000000"/>
            <w:lang w:val="en-US"/>
            <w:rPrChange w:id="6127" w:author="Maxim Bystrov" w:date="2026-05-24T12:52:00Z">
              <w:rPr>
                <w:color w:val="000000"/>
              </w:rPr>
            </w:rPrChange>
          </w:rPr>
          <w:t>S2RegionCoverer</w:t>
        </w:r>
        <w:r w:rsidRPr="00763B8E">
          <w:rPr>
            <w:color w:val="080808"/>
            <w:lang w:val="en-US"/>
            <w:rPrChange w:id="6128" w:author="Maxim Bystrov" w:date="2026-05-24T12:52:00Z">
              <w:rPr>
                <w:color w:val="080808"/>
              </w:rPr>
            </w:rPrChange>
          </w:rPr>
          <w:t>.builder()</w:t>
        </w:r>
        <w:r w:rsidRPr="00763B8E">
          <w:rPr>
            <w:color w:val="080808"/>
            <w:lang w:val="en-US"/>
            <w:rPrChange w:id="6129" w:author="Maxim Bystrov" w:date="2026-05-24T12:52:00Z">
              <w:rPr>
                <w:color w:val="080808"/>
              </w:rPr>
            </w:rPrChange>
          </w:rPr>
          <w:br/>
          <w:t xml:space="preserve">                .</w:t>
        </w:r>
        <w:proofErr w:type="spellStart"/>
        <w:r w:rsidRPr="00763B8E">
          <w:rPr>
            <w:color w:val="080808"/>
            <w:lang w:val="en-US"/>
            <w:rPrChange w:id="6130" w:author="Maxim Bystrov" w:date="2026-05-24T12:52:00Z">
              <w:rPr>
                <w:color w:val="080808"/>
              </w:rPr>
            </w:rPrChange>
          </w:rPr>
          <w:t>setMaxLevel</w:t>
        </w:r>
        <w:proofErr w:type="spellEnd"/>
        <w:r w:rsidRPr="00763B8E">
          <w:rPr>
            <w:color w:val="080808"/>
            <w:lang w:val="en-US"/>
            <w:rPrChange w:id="6131" w:author="Maxim Bystrov" w:date="2026-05-24T12:52:00Z">
              <w:rPr>
                <w:color w:val="080808"/>
              </w:rPr>
            </w:rPrChange>
          </w:rPr>
          <w:t>(</w:t>
        </w:r>
        <w:r w:rsidRPr="00763B8E">
          <w:rPr>
            <w:color w:val="1750EB"/>
            <w:lang w:val="en-US"/>
            <w:rPrChange w:id="6132" w:author="Maxim Bystrov" w:date="2026-05-24T12:52:00Z">
              <w:rPr>
                <w:color w:val="1750EB"/>
              </w:rPr>
            </w:rPrChange>
          </w:rPr>
          <w:t>24</w:t>
        </w:r>
        <w:r w:rsidRPr="00763B8E">
          <w:rPr>
            <w:color w:val="080808"/>
            <w:lang w:val="en-US"/>
            <w:rPrChange w:id="6133" w:author="Maxim Bystrov" w:date="2026-05-24T12:52:00Z">
              <w:rPr>
                <w:color w:val="080808"/>
              </w:rPr>
            </w:rPrChange>
          </w:rPr>
          <w:t>)</w:t>
        </w:r>
        <w:r w:rsidRPr="00763B8E">
          <w:rPr>
            <w:color w:val="080808"/>
            <w:lang w:val="en-US"/>
            <w:rPrChange w:id="6134" w:author="Maxim Bystrov" w:date="2026-05-24T12:52:00Z">
              <w:rPr>
                <w:color w:val="080808"/>
              </w:rPr>
            </w:rPrChange>
          </w:rPr>
          <w:br/>
          <w:t xml:space="preserve">                .</w:t>
        </w:r>
        <w:proofErr w:type="spellStart"/>
        <w:r w:rsidRPr="00763B8E">
          <w:rPr>
            <w:color w:val="080808"/>
            <w:lang w:val="en-US"/>
            <w:rPrChange w:id="6135" w:author="Maxim Bystrov" w:date="2026-05-24T12:52:00Z">
              <w:rPr>
                <w:color w:val="080808"/>
              </w:rPr>
            </w:rPrChange>
          </w:rPr>
          <w:t>setMinLevel</w:t>
        </w:r>
        <w:proofErr w:type="spellEnd"/>
        <w:r w:rsidRPr="00763B8E">
          <w:rPr>
            <w:color w:val="080808"/>
            <w:lang w:val="en-US"/>
            <w:rPrChange w:id="6136" w:author="Maxim Bystrov" w:date="2026-05-24T12:52:00Z">
              <w:rPr>
                <w:color w:val="080808"/>
              </w:rPr>
            </w:rPrChange>
          </w:rPr>
          <w:t>(</w:t>
        </w:r>
        <w:r w:rsidRPr="00763B8E">
          <w:rPr>
            <w:color w:val="1750EB"/>
            <w:lang w:val="en-US"/>
            <w:rPrChange w:id="6137" w:author="Maxim Bystrov" w:date="2026-05-24T12:52:00Z">
              <w:rPr>
                <w:color w:val="1750EB"/>
              </w:rPr>
            </w:rPrChange>
          </w:rPr>
          <w:t>1</w:t>
        </w:r>
        <w:r w:rsidRPr="00763B8E">
          <w:rPr>
            <w:color w:val="080808"/>
            <w:lang w:val="en-US"/>
            <w:rPrChange w:id="6138" w:author="Maxim Bystrov" w:date="2026-05-24T12:52:00Z">
              <w:rPr>
                <w:color w:val="080808"/>
              </w:rPr>
            </w:rPrChange>
          </w:rPr>
          <w:t>)</w:t>
        </w:r>
        <w:r w:rsidRPr="00763B8E">
          <w:rPr>
            <w:color w:val="080808"/>
            <w:lang w:val="en-US"/>
            <w:rPrChange w:id="6139" w:author="Maxim Bystrov" w:date="2026-05-24T12:52:00Z">
              <w:rPr>
                <w:color w:val="080808"/>
              </w:rPr>
            </w:rPrChange>
          </w:rPr>
          <w:br/>
        </w:r>
        <w:r w:rsidRPr="00763B8E">
          <w:rPr>
            <w:color w:val="080808"/>
            <w:lang w:val="en-US"/>
            <w:rPrChange w:id="6140" w:author="Maxim Bystrov" w:date="2026-05-24T12:52:00Z">
              <w:rPr>
                <w:color w:val="080808"/>
              </w:rPr>
            </w:rPrChange>
          </w:rPr>
          <w:lastRenderedPageBreak/>
          <w:t xml:space="preserve">                .</w:t>
        </w:r>
        <w:proofErr w:type="spellStart"/>
        <w:r w:rsidRPr="00763B8E">
          <w:rPr>
            <w:color w:val="080808"/>
            <w:lang w:val="en-US"/>
            <w:rPrChange w:id="6141" w:author="Maxim Bystrov" w:date="2026-05-24T12:52:00Z">
              <w:rPr>
                <w:color w:val="080808"/>
              </w:rPr>
            </w:rPrChange>
          </w:rPr>
          <w:t>setMaxCells</w:t>
        </w:r>
        <w:proofErr w:type="spellEnd"/>
        <w:r w:rsidRPr="00763B8E">
          <w:rPr>
            <w:color w:val="080808"/>
            <w:lang w:val="en-US"/>
            <w:rPrChange w:id="6142" w:author="Maxim Bystrov" w:date="2026-05-24T12:52:00Z">
              <w:rPr>
                <w:color w:val="080808"/>
              </w:rPr>
            </w:rPrChange>
          </w:rPr>
          <w:t>(</w:t>
        </w:r>
        <w:r w:rsidRPr="00763B8E">
          <w:rPr>
            <w:color w:val="1750EB"/>
            <w:lang w:val="en-US"/>
            <w:rPrChange w:id="6143" w:author="Maxim Bystrov" w:date="2026-05-24T12:52:00Z">
              <w:rPr>
                <w:color w:val="1750EB"/>
              </w:rPr>
            </w:rPrChange>
          </w:rPr>
          <w:t>200</w:t>
        </w:r>
        <w:r w:rsidRPr="00763B8E">
          <w:rPr>
            <w:color w:val="080808"/>
            <w:lang w:val="en-US"/>
            <w:rPrChange w:id="6144" w:author="Maxim Bystrov" w:date="2026-05-24T12:52:00Z">
              <w:rPr>
                <w:color w:val="080808"/>
              </w:rPr>
            </w:rPrChange>
          </w:rPr>
          <w:t>)</w:t>
        </w:r>
        <w:r w:rsidRPr="00763B8E">
          <w:rPr>
            <w:color w:val="080808"/>
            <w:lang w:val="en-US"/>
            <w:rPrChange w:id="6145" w:author="Maxim Bystrov" w:date="2026-05-24T12:52:00Z">
              <w:rPr>
                <w:color w:val="080808"/>
              </w:rPr>
            </w:rPrChange>
          </w:rPr>
          <w:br/>
          <w:t xml:space="preserve">                .build(),</w:t>
        </w:r>
        <w:r w:rsidRPr="00763B8E">
          <w:rPr>
            <w:color w:val="080808"/>
            <w:lang w:val="en-US"/>
            <w:rPrChange w:id="6146" w:author="Maxim Bystrov" w:date="2026-05-24T12:52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763B8E">
          <w:rPr>
            <w:color w:val="4A86E8"/>
            <w:lang w:val="en-US"/>
            <w:rPrChange w:id="6147" w:author="Maxim Bystrov" w:date="2026-05-24T12:52:00Z">
              <w:rPr>
                <w:color w:val="4A86E8"/>
              </w:rPr>
            </w:rPrChange>
          </w:rPr>
          <w:t>targetLevel</w:t>
        </w:r>
        <w:proofErr w:type="spellEnd"/>
        <w:r w:rsidRPr="00763B8E">
          <w:rPr>
            <w:color w:val="4A86E8"/>
            <w:lang w:val="en-US"/>
            <w:rPrChange w:id="6148" w:author="Maxim Bystrov" w:date="2026-05-24T12:52:00Z">
              <w:rPr>
                <w:color w:val="4A86E8"/>
              </w:rPr>
            </w:rPrChange>
          </w:rPr>
          <w:t xml:space="preserve"> = </w:t>
        </w:r>
        <w:r w:rsidRPr="00763B8E">
          <w:rPr>
            <w:color w:val="1750EB"/>
            <w:lang w:val="en-US"/>
            <w:rPrChange w:id="6149" w:author="Maxim Bystrov" w:date="2026-05-24T12:52:00Z">
              <w:rPr>
                <w:color w:val="1750EB"/>
              </w:rPr>
            </w:rPrChange>
          </w:rPr>
          <w:t>24</w:t>
        </w:r>
        <w:r w:rsidRPr="00763B8E">
          <w:rPr>
            <w:color w:val="1750EB"/>
            <w:lang w:val="en-US"/>
            <w:rPrChange w:id="6150" w:author="Maxim Bystrov" w:date="2026-05-24T12:52:00Z">
              <w:rPr>
                <w:color w:val="1750EB"/>
              </w:rPr>
            </w:rPrChange>
          </w:rPr>
          <w:br/>
          <w:t xml:space="preserve">        </w:t>
        </w:r>
        <w:r w:rsidRPr="00763B8E">
          <w:rPr>
            <w:color w:val="080808"/>
            <w:lang w:val="en-US"/>
            <w:rPrChange w:id="6151" w:author="Maxim Bystrov" w:date="2026-05-24T12:52:00Z">
              <w:rPr>
                <w:color w:val="080808"/>
              </w:rPr>
            </w:rPrChange>
          </w:rPr>
          <w:t>)</w:t>
        </w:r>
        <w:r w:rsidRPr="00763B8E">
          <w:rPr>
            <w:color w:val="080808"/>
            <w:lang w:val="en-US"/>
            <w:rPrChange w:id="6152" w:author="Maxim Bystrov" w:date="2026-05-24T12:52:00Z">
              <w:rPr>
                <w:color w:val="080808"/>
              </w:rPr>
            </w:rPrChange>
          </w:rPr>
          <w:br/>
          <w:t xml:space="preserve">    }</w:t>
        </w:r>
        <w:r w:rsidRPr="00763B8E">
          <w:rPr>
            <w:color w:val="080808"/>
            <w:lang w:val="en-US"/>
            <w:rPrChange w:id="6153" w:author="Maxim Bystrov" w:date="2026-05-24T12:52:00Z">
              <w:rPr>
                <w:color w:val="080808"/>
              </w:rPr>
            </w:rPrChange>
          </w:rPr>
          <w:br/>
        </w:r>
        <w:r w:rsidRPr="00763B8E">
          <w:rPr>
            <w:color w:val="080808"/>
            <w:lang w:val="en-US"/>
            <w:rPrChange w:id="6154" w:author="Maxim Bystrov" w:date="2026-05-24T12:52:00Z">
              <w:rPr>
                <w:color w:val="080808"/>
              </w:rPr>
            </w:rPrChange>
          </w:rPr>
          <w:br/>
          <w:t xml:space="preserve">    </w:t>
        </w:r>
        <w:r w:rsidRPr="00763B8E">
          <w:rPr>
            <w:color w:val="0033B3"/>
            <w:lang w:val="en-US"/>
            <w:rPrChange w:id="6155" w:author="Maxim Bystrov" w:date="2026-05-24T12:52:00Z">
              <w:rPr>
                <w:color w:val="0033B3"/>
              </w:rPr>
            </w:rPrChange>
          </w:rPr>
          <w:t xml:space="preserve">fun </w:t>
        </w:r>
        <w:proofErr w:type="spellStart"/>
        <w:r w:rsidRPr="00763B8E">
          <w:rPr>
            <w:color w:val="00627A"/>
            <w:lang w:val="en-US"/>
            <w:rPrChange w:id="6156" w:author="Maxim Bystrov" w:date="2026-05-24T12:52:00Z">
              <w:rPr>
                <w:color w:val="00627A"/>
              </w:rPr>
            </w:rPrChange>
          </w:rPr>
          <w:t>processPacket</w:t>
        </w:r>
        <w:proofErr w:type="spellEnd"/>
        <w:r w:rsidRPr="00763B8E">
          <w:rPr>
            <w:color w:val="080808"/>
            <w:lang w:val="en-US"/>
            <w:rPrChange w:id="6157" w:author="Maxim Bystrov" w:date="2026-05-24T12:52:00Z">
              <w:rPr>
                <w:color w:val="080808"/>
              </w:rPr>
            </w:rPrChange>
          </w:rPr>
          <w:t>(</w:t>
        </w:r>
        <w:r w:rsidRPr="00763B8E">
          <w:rPr>
            <w:color w:val="000000"/>
            <w:lang w:val="en-US"/>
            <w:rPrChange w:id="6158" w:author="Maxim Bystrov" w:date="2026-05-24T12:52:00Z">
              <w:rPr>
                <w:color w:val="000000"/>
              </w:rPr>
            </w:rPrChange>
          </w:rPr>
          <w:t>packet</w:t>
        </w:r>
        <w:r w:rsidRPr="00763B8E">
          <w:rPr>
            <w:color w:val="080808"/>
            <w:lang w:val="en-US"/>
            <w:rPrChange w:id="6159" w:author="Maxim Bystrov" w:date="2026-05-24T12:52:00Z">
              <w:rPr>
                <w:color w:val="080808"/>
              </w:rPr>
            </w:rPrChange>
          </w:rPr>
          <w:t xml:space="preserve">: </w:t>
        </w:r>
        <w:proofErr w:type="spellStart"/>
        <w:r w:rsidRPr="00763B8E">
          <w:rPr>
            <w:color w:val="000000"/>
            <w:lang w:val="en-US"/>
            <w:rPrChange w:id="6160" w:author="Maxim Bystrov" w:date="2026-05-24T12:52:00Z">
              <w:rPr>
                <w:color w:val="000000"/>
              </w:rPr>
            </w:rPrChange>
          </w:rPr>
          <w:t>TelemetryPacket</w:t>
        </w:r>
        <w:proofErr w:type="spellEnd"/>
        <w:r w:rsidRPr="00763B8E">
          <w:rPr>
            <w:color w:val="080808"/>
            <w:lang w:val="en-US"/>
            <w:rPrChange w:id="6161" w:author="Maxim Bystrov" w:date="2026-05-24T12:52:00Z">
              <w:rPr>
                <w:color w:val="080808"/>
              </w:rPr>
            </w:rPrChange>
          </w:rPr>
          <w:t>) {</w:t>
        </w:r>
        <w:r w:rsidRPr="00763B8E">
          <w:rPr>
            <w:color w:val="080808"/>
            <w:lang w:val="en-US"/>
            <w:rPrChange w:id="6162" w:author="Maxim Bystrov" w:date="2026-05-24T12:52:00Z">
              <w:rPr>
                <w:color w:val="080808"/>
              </w:rPr>
            </w:rPrChange>
          </w:rPr>
          <w:br/>
        </w:r>
        <w:r w:rsidRPr="00763B8E">
          <w:rPr>
            <w:color w:val="080808"/>
            <w:lang w:val="en-US"/>
            <w:rPrChange w:id="6163" w:author="Maxim Bystrov" w:date="2026-05-24T12:52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763B8E">
          <w:rPr>
            <w:color w:val="0033B3"/>
            <w:lang w:val="en-US"/>
            <w:rPrChange w:id="6164" w:author="Maxim Bystrov" w:date="2026-05-24T12:52:00Z">
              <w:rPr>
                <w:color w:val="0033B3"/>
              </w:rPr>
            </w:rPrChange>
          </w:rPr>
          <w:t>val</w:t>
        </w:r>
        <w:proofErr w:type="spellEnd"/>
        <w:r w:rsidRPr="00763B8E">
          <w:rPr>
            <w:color w:val="0033B3"/>
            <w:lang w:val="en-US"/>
            <w:rPrChange w:id="6165" w:author="Maxim Bystrov" w:date="2026-05-24T12:52:00Z">
              <w:rPr>
                <w:color w:val="0033B3"/>
              </w:rPr>
            </w:rPrChange>
          </w:rPr>
          <w:t xml:space="preserve"> </w:t>
        </w:r>
        <w:r w:rsidRPr="00763B8E">
          <w:rPr>
            <w:color w:val="000000"/>
            <w:lang w:val="en-US"/>
            <w:rPrChange w:id="6166" w:author="Maxim Bystrov" w:date="2026-05-24T12:52:00Z">
              <w:rPr>
                <w:color w:val="000000"/>
              </w:rPr>
            </w:rPrChange>
          </w:rPr>
          <w:t xml:space="preserve">point </w:t>
        </w:r>
        <w:r w:rsidRPr="00763B8E">
          <w:rPr>
            <w:color w:val="080808"/>
            <w:lang w:val="en-US"/>
            <w:rPrChange w:id="6167" w:author="Maxim Bystrov" w:date="2026-05-24T12:52:00Z">
              <w:rPr>
                <w:color w:val="080808"/>
              </w:rPr>
            </w:rPrChange>
          </w:rPr>
          <w:t xml:space="preserve">= </w:t>
        </w:r>
        <w:r w:rsidRPr="00763B8E">
          <w:rPr>
            <w:color w:val="000000"/>
            <w:lang w:val="en-US"/>
            <w:rPrChange w:id="6168" w:author="Maxim Bystrov" w:date="2026-05-24T12:52:00Z">
              <w:rPr>
                <w:color w:val="000000"/>
              </w:rPr>
            </w:rPrChange>
          </w:rPr>
          <w:t>S2LatLng</w:t>
        </w:r>
        <w:r w:rsidRPr="00763B8E">
          <w:rPr>
            <w:color w:val="080808"/>
            <w:lang w:val="en-US"/>
            <w:rPrChange w:id="6169" w:author="Maxim Bystrov" w:date="2026-05-24T12:52:00Z">
              <w:rPr>
                <w:color w:val="080808"/>
              </w:rPr>
            </w:rPrChange>
          </w:rPr>
          <w:t>.fromDegrees(</w:t>
        </w:r>
        <w:r w:rsidRPr="00763B8E">
          <w:rPr>
            <w:color w:val="080808"/>
            <w:lang w:val="en-US"/>
            <w:rPrChange w:id="6170" w:author="Maxim Bystrov" w:date="2026-05-24T12:52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763B8E">
          <w:rPr>
            <w:color w:val="000000"/>
            <w:lang w:val="en-US"/>
            <w:rPrChange w:id="6171" w:author="Maxim Bystrov" w:date="2026-05-24T12:52:00Z">
              <w:rPr>
                <w:color w:val="000000"/>
              </w:rPr>
            </w:rPrChange>
          </w:rPr>
          <w:t>packet</w:t>
        </w:r>
        <w:r w:rsidRPr="00763B8E">
          <w:rPr>
            <w:color w:val="080808"/>
            <w:lang w:val="en-US"/>
            <w:rPrChange w:id="6172" w:author="Maxim Bystrov" w:date="2026-05-24T12:52:00Z">
              <w:rPr>
                <w:color w:val="080808"/>
              </w:rPr>
            </w:rPrChange>
          </w:rPr>
          <w:t>.</w:t>
        </w:r>
        <w:r w:rsidRPr="00763B8E">
          <w:rPr>
            <w:color w:val="871094"/>
            <w:lang w:val="en-US"/>
            <w:rPrChange w:id="6173" w:author="Maxim Bystrov" w:date="2026-05-24T12:52:00Z">
              <w:rPr>
                <w:color w:val="871094"/>
              </w:rPr>
            </w:rPrChange>
          </w:rPr>
          <w:t>latitude</w:t>
        </w:r>
        <w:proofErr w:type="spellEnd"/>
        <w:r w:rsidRPr="00763B8E">
          <w:rPr>
            <w:color w:val="080808"/>
            <w:lang w:val="en-US"/>
            <w:rPrChange w:id="6174" w:author="Maxim Bystrov" w:date="2026-05-24T12:52:00Z">
              <w:rPr>
                <w:color w:val="080808"/>
              </w:rPr>
            </w:rPrChange>
          </w:rPr>
          <w:t>,</w:t>
        </w:r>
        <w:r w:rsidRPr="00763B8E">
          <w:rPr>
            <w:color w:val="080808"/>
            <w:lang w:val="en-US"/>
            <w:rPrChange w:id="6175" w:author="Maxim Bystrov" w:date="2026-05-24T12:52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763B8E">
          <w:rPr>
            <w:color w:val="000000"/>
            <w:lang w:val="en-US"/>
            <w:rPrChange w:id="6176" w:author="Maxim Bystrov" w:date="2026-05-24T12:52:00Z">
              <w:rPr>
                <w:color w:val="000000"/>
              </w:rPr>
            </w:rPrChange>
          </w:rPr>
          <w:t>packet</w:t>
        </w:r>
        <w:r w:rsidRPr="00763B8E">
          <w:rPr>
            <w:color w:val="080808"/>
            <w:lang w:val="en-US"/>
            <w:rPrChange w:id="6177" w:author="Maxim Bystrov" w:date="2026-05-24T12:52:00Z">
              <w:rPr>
                <w:color w:val="080808"/>
              </w:rPr>
            </w:rPrChange>
          </w:rPr>
          <w:t>.</w:t>
        </w:r>
        <w:r w:rsidRPr="00763B8E">
          <w:rPr>
            <w:color w:val="871094"/>
            <w:lang w:val="en-US"/>
            <w:rPrChange w:id="6178" w:author="Maxim Bystrov" w:date="2026-05-24T12:52:00Z">
              <w:rPr>
                <w:color w:val="871094"/>
              </w:rPr>
            </w:rPrChange>
          </w:rPr>
          <w:t>longitude</w:t>
        </w:r>
        <w:proofErr w:type="spellEnd"/>
        <w:r w:rsidRPr="00763B8E">
          <w:rPr>
            <w:color w:val="080808"/>
            <w:lang w:val="en-US"/>
            <w:rPrChange w:id="6179" w:author="Maxim Bystrov" w:date="2026-05-24T12:52:00Z">
              <w:rPr>
                <w:color w:val="080808"/>
              </w:rPr>
            </w:rPrChange>
          </w:rPr>
          <w:t>).</w:t>
        </w:r>
        <w:proofErr w:type="spellStart"/>
        <w:r w:rsidRPr="00763B8E">
          <w:rPr>
            <w:color w:val="080808"/>
            <w:lang w:val="en-US"/>
            <w:rPrChange w:id="6180" w:author="Maxim Bystrov" w:date="2026-05-24T12:52:00Z">
              <w:rPr>
                <w:color w:val="080808"/>
              </w:rPr>
            </w:rPrChange>
          </w:rPr>
          <w:t>toPoint</w:t>
        </w:r>
        <w:proofErr w:type="spellEnd"/>
        <w:r w:rsidRPr="00763B8E">
          <w:rPr>
            <w:color w:val="080808"/>
            <w:lang w:val="en-US"/>
            <w:rPrChange w:id="6181" w:author="Maxim Bystrov" w:date="2026-05-24T12:52:00Z">
              <w:rPr>
                <w:color w:val="080808"/>
              </w:rPr>
            </w:rPrChange>
          </w:rPr>
          <w:t>()</w:t>
        </w:r>
        <w:r w:rsidRPr="00763B8E">
          <w:rPr>
            <w:color w:val="080808"/>
            <w:lang w:val="en-US"/>
            <w:rPrChange w:id="6182" w:author="Maxim Bystrov" w:date="2026-05-24T12:52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763B8E">
          <w:rPr>
            <w:color w:val="0033B3"/>
            <w:lang w:val="en-US"/>
            <w:rPrChange w:id="6183" w:author="Maxim Bystrov" w:date="2026-05-24T12:52:00Z">
              <w:rPr>
                <w:color w:val="0033B3"/>
              </w:rPr>
            </w:rPrChange>
          </w:rPr>
          <w:t>val</w:t>
        </w:r>
        <w:proofErr w:type="spellEnd"/>
        <w:r w:rsidRPr="00763B8E">
          <w:rPr>
            <w:color w:val="0033B3"/>
            <w:lang w:val="en-US"/>
            <w:rPrChange w:id="6184" w:author="Maxim Bystrov" w:date="2026-05-24T12:52:00Z">
              <w:rPr>
                <w:color w:val="0033B3"/>
              </w:rPr>
            </w:rPrChange>
          </w:rPr>
          <w:t xml:space="preserve"> </w:t>
        </w:r>
        <w:r w:rsidRPr="00763B8E">
          <w:rPr>
            <w:color w:val="000000"/>
            <w:lang w:val="en-US"/>
            <w:rPrChange w:id="6185" w:author="Maxim Bystrov" w:date="2026-05-24T12:52:00Z">
              <w:rPr>
                <w:color w:val="000000"/>
              </w:rPr>
            </w:rPrChange>
          </w:rPr>
          <w:t xml:space="preserve">regions </w:t>
        </w:r>
        <w:r w:rsidRPr="00763B8E">
          <w:rPr>
            <w:color w:val="080808"/>
            <w:lang w:val="en-US"/>
            <w:rPrChange w:id="6186" w:author="Maxim Bystrov" w:date="2026-05-24T12:52:00Z">
              <w:rPr>
                <w:color w:val="080808"/>
              </w:rPr>
            </w:rPrChange>
          </w:rPr>
          <w:t xml:space="preserve">= </w:t>
        </w:r>
        <w:proofErr w:type="spellStart"/>
        <w:r w:rsidRPr="00763B8E">
          <w:rPr>
            <w:color w:val="871094"/>
            <w:lang w:val="en-US"/>
            <w:rPrChange w:id="6187" w:author="Maxim Bystrov" w:date="2026-05-24T12:52:00Z">
              <w:rPr>
                <w:color w:val="871094"/>
              </w:rPr>
            </w:rPrChange>
          </w:rPr>
          <w:t>zoneIndex</w:t>
        </w:r>
        <w:r w:rsidRPr="00763B8E">
          <w:rPr>
            <w:color w:val="080808"/>
            <w:lang w:val="en-US"/>
            <w:rPrChange w:id="6188" w:author="Maxim Bystrov" w:date="2026-05-24T12:52:00Z">
              <w:rPr>
                <w:color w:val="080808"/>
              </w:rPr>
            </w:rPrChange>
          </w:rPr>
          <w:t>.findRegions</w:t>
        </w:r>
        <w:proofErr w:type="spellEnd"/>
        <w:r w:rsidRPr="00763B8E">
          <w:rPr>
            <w:color w:val="080808"/>
            <w:lang w:val="en-US"/>
            <w:rPrChange w:id="6189" w:author="Maxim Bystrov" w:date="2026-05-24T12:52:00Z">
              <w:rPr>
                <w:color w:val="080808"/>
              </w:rPr>
            </w:rPrChange>
          </w:rPr>
          <w:t>(</w:t>
        </w:r>
        <w:r w:rsidRPr="00763B8E">
          <w:rPr>
            <w:color w:val="000000"/>
            <w:lang w:val="en-US"/>
            <w:rPrChange w:id="6190" w:author="Maxim Bystrov" w:date="2026-05-24T12:52:00Z">
              <w:rPr>
                <w:color w:val="000000"/>
              </w:rPr>
            </w:rPrChange>
          </w:rPr>
          <w:t>point</w:t>
        </w:r>
        <w:r w:rsidRPr="00763B8E">
          <w:rPr>
            <w:color w:val="080808"/>
            <w:lang w:val="en-US"/>
            <w:rPrChange w:id="6191" w:author="Maxim Bystrov" w:date="2026-05-24T12:52:00Z">
              <w:rPr>
                <w:color w:val="080808"/>
              </w:rPr>
            </w:rPrChange>
          </w:rPr>
          <w:t>)</w:t>
        </w:r>
        <w:r w:rsidRPr="00763B8E">
          <w:rPr>
            <w:color w:val="080808"/>
            <w:lang w:val="en-US"/>
            <w:rPrChange w:id="6192" w:author="Maxim Bystrov" w:date="2026-05-24T12:52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763B8E">
          <w:rPr>
            <w:color w:val="0033B3"/>
            <w:lang w:val="en-US"/>
            <w:rPrChange w:id="6193" w:author="Maxim Bystrov" w:date="2026-05-24T12:52:00Z">
              <w:rPr>
                <w:color w:val="0033B3"/>
              </w:rPr>
            </w:rPrChange>
          </w:rPr>
          <w:t>val</w:t>
        </w:r>
        <w:proofErr w:type="spellEnd"/>
        <w:r w:rsidRPr="00763B8E">
          <w:rPr>
            <w:color w:val="0033B3"/>
            <w:lang w:val="en-US"/>
            <w:rPrChange w:id="6194" w:author="Maxim Bystrov" w:date="2026-05-24T12:52:00Z">
              <w:rPr>
                <w:color w:val="0033B3"/>
              </w:rPr>
            </w:rPrChange>
          </w:rPr>
          <w:t xml:space="preserve"> </w:t>
        </w:r>
        <w:proofErr w:type="spellStart"/>
        <w:r w:rsidRPr="00763B8E">
          <w:rPr>
            <w:color w:val="000000"/>
            <w:lang w:val="en-US"/>
            <w:rPrChange w:id="6195" w:author="Maxim Bystrov" w:date="2026-05-24T12:52:00Z">
              <w:rPr>
                <w:color w:val="000000"/>
              </w:rPr>
            </w:rPrChange>
          </w:rPr>
          <w:t>oldZoneIds</w:t>
        </w:r>
        <w:proofErr w:type="spellEnd"/>
        <w:r w:rsidRPr="00763B8E">
          <w:rPr>
            <w:color w:val="000000"/>
            <w:lang w:val="en-US"/>
            <w:rPrChange w:id="6196" w:author="Maxim Bystrov" w:date="2026-05-24T12:52:00Z">
              <w:rPr>
                <w:color w:val="000000"/>
              </w:rPr>
            </w:rPrChange>
          </w:rPr>
          <w:t xml:space="preserve"> </w:t>
        </w:r>
        <w:r w:rsidRPr="00763B8E">
          <w:rPr>
            <w:color w:val="080808"/>
            <w:lang w:val="en-US"/>
            <w:rPrChange w:id="6197" w:author="Maxim Bystrov" w:date="2026-05-24T12:52:00Z">
              <w:rPr>
                <w:color w:val="080808"/>
              </w:rPr>
            </w:rPrChange>
          </w:rPr>
          <w:t xml:space="preserve">= </w:t>
        </w:r>
        <w:proofErr w:type="spellStart"/>
        <w:r w:rsidRPr="00763B8E">
          <w:rPr>
            <w:color w:val="871094"/>
            <w:lang w:val="en-US"/>
            <w:rPrChange w:id="6198" w:author="Maxim Bystrov" w:date="2026-05-24T12:52:00Z">
              <w:rPr>
                <w:color w:val="871094"/>
              </w:rPr>
            </w:rPrChange>
          </w:rPr>
          <w:t>deviceToCurrentZoneIdSet</w:t>
        </w:r>
        <w:r w:rsidRPr="00763B8E">
          <w:rPr>
            <w:color w:val="080808"/>
            <w:lang w:val="en-US"/>
            <w:rPrChange w:id="6199" w:author="Maxim Bystrov" w:date="2026-05-24T12:52:00Z">
              <w:rPr>
                <w:color w:val="080808"/>
              </w:rPr>
            </w:rPrChange>
          </w:rPr>
          <w:t>.computeIfAbsent</w:t>
        </w:r>
        <w:proofErr w:type="spellEnd"/>
        <w:r w:rsidRPr="00763B8E">
          <w:rPr>
            <w:color w:val="080808"/>
            <w:lang w:val="en-US"/>
            <w:rPrChange w:id="6200" w:author="Maxim Bystrov" w:date="2026-05-24T12:52:00Z">
              <w:rPr>
                <w:color w:val="080808"/>
              </w:rPr>
            </w:rPrChange>
          </w:rPr>
          <w:t>(</w:t>
        </w:r>
        <w:r w:rsidRPr="00763B8E">
          <w:rPr>
            <w:color w:val="080808"/>
            <w:lang w:val="en-US"/>
            <w:rPrChange w:id="6201" w:author="Maxim Bystrov" w:date="2026-05-24T12:52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763B8E">
          <w:rPr>
            <w:color w:val="000000"/>
            <w:lang w:val="en-US"/>
            <w:rPrChange w:id="6202" w:author="Maxim Bystrov" w:date="2026-05-24T12:52:00Z">
              <w:rPr>
                <w:color w:val="000000"/>
              </w:rPr>
            </w:rPrChange>
          </w:rPr>
          <w:t>packet</w:t>
        </w:r>
        <w:r w:rsidRPr="00763B8E">
          <w:rPr>
            <w:color w:val="080808"/>
            <w:lang w:val="en-US"/>
            <w:rPrChange w:id="6203" w:author="Maxim Bystrov" w:date="2026-05-24T12:52:00Z">
              <w:rPr>
                <w:color w:val="080808"/>
              </w:rPr>
            </w:rPrChange>
          </w:rPr>
          <w:t>.</w:t>
        </w:r>
        <w:r w:rsidRPr="00763B8E">
          <w:rPr>
            <w:color w:val="871094"/>
            <w:lang w:val="en-US"/>
            <w:rPrChange w:id="6204" w:author="Maxim Bystrov" w:date="2026-05-24T12:52:00Z">
              <w:rPr>
                <w:color w:val="871094"/>
              </w:rPr>
            </w:rPrChange>
          </w:rPr>
          <w:t>deviceId</w:t>
        </w:r>
        <w:proofErr w:type="spellEnd"/>
        <w:r w:rsidRPr="00763B8E">
          <w:rPr>
            <w:color w:val="080808"/>
            <w:lang w:val="en-US"/>
            <w:rPrChange w:id="6205" w:author="Maxim Bystrov" w:date="2026-05-24T12:52:00Z">
              <w:rPr>
                <w:color w:val="080808"/>
              </w:rPr>
            </w:rPrChange>
          </w:rPr>
          <w:t>)</w:t>
        </w:r>
        <w:r w:rsidRPr="00763B8E">
          <w:rPr>
            <w:b/>
            <w:bCs/>
            <w:color w:val="080808"/>
            <w:lang w:val="en-US"/>
            <w:rPrChange w:id="6206" w:author="Maxim Bystrov" w:date="2026-05-24T12:52:00Z">
              <w:rPr>
                <w:b/>
                <w:bCs/>
                <w:color w:val="080808"/>
              </w:rPr>
            </w:rPrChange>
          </w:rPr>
          <w:t>{</w:t>
        </w:r>
        <w:r w:rsidRPr="00763B8E">
          <w:rPr>
            <w:b/>
            <w:bCs/>
            <w:color w:val="080808"/>
            <w:lang w:val="en-US"/>
            <w:rPrChange w:id="6207" w:author="Maxim Bystrov" w:date="2026-05-24T12:52:00Z">
              <w:rPr>
                <w:b/>
                <w:bCs/>
                <w:color w:val="080808"/>
              </w:rPr>
            </w:rPrChange>
          </w:rPr>
          <w:br/>
          <w:t xml:space="preserve">            </w:t>
        </w:r>
        <w:proofErr w:type="spellStart"/>
        <w:r w:rsidRPr="00763B8E">
          <w:rPr>
            <w:i/>
            <w:iCs/>
            <w:color w:val="00627A"/>
            <w:lang w:val="en-US"/>
            <w:rPrChange w:id="6208" w:author="Maxim Bystrov" w:date="2026-05-24T12:52:00Z">
              <w:rPr>
                <w:i/>
                <w:iCs/>
                <w:color w:val="00627A"/>
              </w:rPr>
            </w:rPrChange>
          </w:rPr>
          <w:t>hashSetOf</w:t>
        </w:r>
        <w:proofErr w:type="spellEnd"/>
        <w:r w:rsidRPr="00763B8E">
          <w:rPr>
            <w:color w:val="080808"/>
            <w:lang w:val="en-US"/>
            <w:rPrChange w:id="6209" w:author="Maxim Bystrov" w:date="2026-05-24T12:52:00Z">
              <w:rPr>
                <w:color w:val="080808"/>
              </w:rPr>
            </w:rPrChange>
          </w:rPr>
          <w:t>()</w:t>
        </w:r>
        <w:r w:rsidRPr="00763B8E">
          <w:rPr>
            <w:color w:val="080808"/>
            <w:lang w:val="en-US"/>
            <w:rPrChange w:id="6210" w:author="Maxim Bystrov" w:date="2026-05-24T12:52:00Z">
              <w:rPr>
                <w:color w:val="080808"/>
              </w:rPr>
            </w:rPrChange>
          </w:rPr>
          <w:br/>
          <w:t xml:space="preserve">        </w:t>
        </w:r>
        <w:r w:rsidRPr="00763B8E">
          <w:rPr>
            <w:b/>
            <w:bCs/>
            <w:color w:val="080808"/>
            <w:lang w:val="en-US"/>
            <w:rPrChange w:id="6211" w:author="Maxim Bystrov" w:date="2026-05-24T12:52:00Z">
              <w:rPr>
                <w:b/>
                <w:bCs/>
                <w:color w:val="080808"/>
              </w:rPr>
            </w:rPrChange>
          </w:rPr>
          <w:t>}</w:t>
        </w:r>
        <w:r w:rsidRPr="00763B8E">
          <w:rPr>
            <w:b/>
            <w:bCs/>
            <w:color w:val="080808"/>
            <w:lang w:val="en-US"/>
            <w:rPrChange w:id="6212" w:author="Maxim Bystrov" w:date="2026-05-24T12:52:00Z">
              <w:rPr>
                <w:b/>
                <w:bCs/>
                <w:color w:val="080808"/>
              </w:rPr>
            </w:rPrChange>
          </w:rPr>
          <w:br/>
          <w:t xml:space="preserve">        </w:t>
        </w:r>
        <w:r w:rsidRPr="00763B8E">
          <w:rPr>
            <w:color w:val="0033B3"/>
            <w:lang w:val="en-US"/>
            <w:rPrChange w:id="6213" w:author="Maxim Bystrov" w:date="2026-05-24T12:52:00Z">
              <w:rPr>
                <w:color w:val="0033B3"/>
              </w:rPr>
            </w:rPrChange>
          </w:rPr>
          <w:t xml:space="preserve">var </w:t>
        </w:r>
        <w:proofErr w:type="spellStart"/>
        <w:r w:rsidRPr="00763B8E">
          <w:rPr>
            <w:color w:val="000000"/>
            <w:lang w:val="en-US"/>
            <w:rPrChange w:id="6214" w:author="Maxim Bystrov" w:date="2026-05-24T12:52:00Z">
              <w:rPr>
                <w:color w:val="000000"/>
              </w:rPr>
            </w:rPrChange>
          </w:rPr>
          <w:t>newZoneIds</w:t>
        </w:r>
        <w:proofErr w:type="spellEnd"/>
        <w:r w:rsidRPr="00763B8E">
          <w:rPr>
            <w:color w:val="080808"/>
            <w:lang w:val="en-US"/>
            <w:rPrChange w:id="6215" w:author="Maxim Bystrov" w:date="2026-05-24T12:52:00Z">
              <w:rPr>
                <w:color w:val="080808"/>
              </w:rPr>
            </w:rPrChange>
          </w:rPr>
          <w:t xml:space="preserve">: </w:t>
        </w:r>
        <w:r w:rsidRPr="00763B8E">
          <w:rPr>
            <w:color w:val="000000"/>
            <w:lang w:val="en-US"/>
            <w:rPrChange w:id="6216" w:author="Maxim Bystrov" w:date="2026-05-24T12:52:00Z">
              <w:rPr>
                <w:color w:val="000000"/>
              </w:rPr>
            </w:rPrChange>
          </w:rPr>
          <w:t>HashSet</w:t>
        </w:r>
        <w:r w:rsidRPr="00763B8E">
          <w:rPr>
            <w:color w:val="080808"/>
            <w:lang w:val="en-US"/>
            <w:rPrChange w:id="6217" w:author="Maxim Bystrov" w:date="2026-05-24T12:52:00Z">
              <w:rPr>
                <w:color w:val="080808"/>
              </w:rPr>
            </w:rPrChange>
          </w:rPr>
          <w:t>&lt;</w:t>
        </w:r>
        <w:r w:rsidRPr="00763B8E">
          <w:rPr>
            <w:color w:val="000000"/>
            <w:lang w:val="en-US"/>
            <w:rPrChange w:id="6218" w:author="Maxim Bystrov" w:date="2026-05-24T12:52:00Z">
              <w:rPr>
                <w:color w:val="000000"/>
              </w:rPr>
            </w:rPrChange>
          </w:rPr>
          <w:t>Long</w:t>
        </w:r>
        <w:r w:rsidRPr="00763B8E">
          <w:rPr>
            <w:color w:val="080808"/>
            <w:lang w:val="en-US"/>
            <w:rPrChange w:id="6219" w:author="Maxim Bystrov" w:date="2026-05-24T12:52:00Z">
              <w:rPr>
                <w:color w:val="080808"/>
              </w:rPr>
            </w:rPrChange>
          </w:rPr>
          <w:t xml:space="preserve">&gt;? = </w:t>
        </w:r>
        <w:r w:rsidRPr="00763B8E">
          <w:rPr>
            <w:color w:val="0033B3"/>
            <w:lang w:val="en-US"/>
            <w:rPrChange w:id="6220" w:author="Maxim Bystrov" w:date="2026-05-24T12:52:00Z">
              <w:rPr>
                <w:color w:val="0033B3"/>
              </w:rPr>
            </w:rPrChange>
          </w:rPr>
          <w:t>null</w:t>
        </w:r>
        <w:r w:rsidRPr="00763B8E">
          <w:rPr>
            <w:color w:val="0033B3"/>
            <w:lang w:val="en-US"/>
            <w:rPrChange w:id="6221" w:author="Maxim Bystrov" w:date="2026-05-24T12:52:00Z">
              <w:rPr>
                <w:color w:val="0033B3"/>
              </w:rPr>
            </w:rPrChange>
          </w:rPr>
          <w:br/>
          <w:t xml:space="preserve">        </w:t>
        </w:r>
        <w:proofErr w:type="spellStart"/>
        <w:r w:rsidRPr="00763B8E">
          <w:rPr>
            <w:color w:val="0033B3"/>
            <w:lang w:val="en-US"/>
            <w:rPrChange w:id="6222" w:author="Maxim Bystrov" w:date="2026-05-24T12:52:00Z">
              <w:rPr>
                <w:color w:val="0033B3"/>
              </w:rPr>
            </w:rPrChange>
          </w:rPr>
          <w:t>val</w:t>
        </w:r>
        <w:proofErr w:type="spellEnd"/>
        <w:r w:rsidRPr="00763B8E">
          <w:rPr>
            <w:color w:val="0033B3"/>
            <w:lang w:val="en-US"/>
            <w:rPrChange w:id="6223" w:author="Maxim Bystrov" w:date="2026-05-24T12:52:00Z">
              <w:rPr>
                <w:color w:val="0033B3"/>
              </w:rPr>
            </w:rPrChange>
          </w:rPr>
          <w:t xml:space="preserve"> </w:t>
        </w:r>
        <w:r w:rsidRPr="00763B8E">
          <w:rPr>
            <w:color w:val="000000"/>
            <w:lang w:val="en-US"/>
            <w:rPrChange w:id="6224" w:author="Maxim Bystrov" w:date="2026-05-24T12:52:00Z">
              <w:rPr>
                <w:color w:val="000000"/>
              </w:rPr>
            </w:rPrChange>
          </w:rPr>
          <w:t xml:space="preserve">zones </w:t>
        </w:r>
        <w:r w:rsidRPr="00763B8E">
          <w:rPr>
            <w:color w:val="080808"/>
            <w:lang w:val="en-US"/>
            <w:rPrChange w:id="6225" w:author="Maxim Bystrov" w:date="2026-05-24T12:52:00Z">
              <w:rPr>
                <w:color w:val="080808"/>
              </w:rPr>
            </w:rPrChange>
          </w:rPr>
          <w:t xml:space="preserve">= </w:t>
        </w:r>
        <w:proofErr w:type="spellStart"/>
        <w:r w:rsidRPr="00763B8E">
          <w:rPr>
            <w:color w:val="000000"/>
            <w:lang w:val="en-US"/>
            <w:rPrChange w:id="6226" w:author="Maxim Bystrov" w:date="2026-05-24T12:52:00Z">
              <w:rPr>
                <w:color w:val="000000"/>
              </w:rPr>
            </w:rPrChange>
          </w:rPr>
          <w:t>regions</w:t>
        </w:r>
        <w:r w:rsidRPr="00763B8E">
          <w:rPr>
            <w:color w:val="080808"/>
            <w:lang w:val="en-US"/>
            <w:rPrChange w:id="6227" w:author="Maxim Bystrov" w:date="2026-05-24T12:52:00Z">
              <w:rPr>
                <w:color w:val="080808"/>
              </w:rPr>
            </w:rPrChange>
          </w:rPr>
          <w:t>.</w:t>
        </w:r>
        <w:r w:rsidRPr="00763B8E">
          <w:rPr>
            <w:i/>
            <w:iCs/>
            <w:color w:val="00627A"/>
            <w:lang w:val="en-US"/>
            <w:rPrChange w:id="6228" w:author="Maxim Bystrov" w:date="2026-05-24T12:52:00Z">
              <w:rPr>
                <w:i/>
                <w:iCs/>
                <w:color w:val="00627A"/>
              </w:rPr>
            </w:rPrChange>
          </w:rPr>
          <w:t>map</w:t>
        </w:r>
        <w:proofErr w:type="spellEnd"/>
        <w:r w:rsidRPr="00763B8E">
          <w:rPr>
            <w:i/>
            <w:iCs/>
            <w:color w:val="00627A"/>
            <w:lang w:val="en-US"/>
            <w:rPrChange w:id="6229" w:author="Maxim Bystrov" w:date="2026-05-24T12:52:00Z">
              <w:rPr>
                <w:i/>
                <w:iCs/>
                <w:color w:val="00627A"/>
              </w:rPr>
            </w:rPrChange>
          </w:rPr>
          <w:t xml:space="preserve"> </w:t>
        </w:r>
        <w:r w:rsidRPr="00763B8E">
          <w:rPr>
            <w:b/>
            <w:bCs/>
            <w:color w:val="080808"/>
            <w:lang w:val="en-US"/>
            <w:rPrChange w:id="6230" w:author="Maxim Bystrov" w:date="2026-05-24T12:52:00Z">
              <w:rPr>
                <w:b/>
                <w:bCs/>
                <w:color w:val="080808"/>
              </w:rPr>
            </w:rPrChange>
          </w:rPr>
          <w:t xml:space="preserve">{ </w:t>
        </w:r>
        <w:r w:rsidRPr="00763B8E">
          <w:rPr>
            <w:color w:val="871094"/>
            <w:lang w:val="en-US"/>
            <w:rPrChange w:id="6231" w:author="Maxim Bystrov" w:date="2026-05-24T12:52:00Z">
              <w:rPr>
                <w:color w:val="871094"/>
              </w:rPr>
            </w:rPrChange>
          </w:rPr>
          <w:t>zones</w:t>
        </w:r>
        <w:r w:rsidRPr="00763B8E">
          <w:rPr>
            <w:color w:val="080808"/>
            <w:lang w:val="en-US"/>
            <w:rPrChange w:id="6232" w:author="Maxim Bystrov" w:date="2026-05-24T12:52:00Z">
              <w:rPr>
                <w:color w:val="080808"/>
              </w:rPr>
            </w:rPrChange>
          </w:rPr>
          <w:t>[</w:t>
        </w:r>
        <w:r w:rsidRPr="00763B8E">
          <w:rPr>
            <w:b/>
            <w:bCs/>
            <w:color w:val="080808"/>
            <w:lang w:val="en-US"/>
            <w:rPrChange w:id="6233" w:author="Maxim Bystrov" w:date="2026-05-24T12:52:00Z">
              <w:rPr>
                <w:b/>
                <w:bCs/>
                <w:color w:val="080808"/>
              </w:rPr>
            </w:rPrChange>
          </w:rPr>
          <w:t>it</w:t>
        </w:r>
        <w:r w:rsidRPr="00763B8E">
          <w:rPr>
            <w:color w:val="080808"/>
            <w:lang w:val="en-US"/>
            <w:rPrChange w:id="6234" w:author="Maxim Bystrov" w:date="2026-05-24T12:52:00Z">
              <w:rPr>
                <w:color w:val="080808"/>
              </w:rPr>
            </w:rPrChange>
          </w:rPr>
          <w:t xml:space="preserve">] </w:t>
        </w:r>
        <w:r w:rsidRPr="00763B8E">
          <w:rPr>
            <w:b/>
            <w:bCs/>
            <w:color w:val="080808"/>
            <w:lang w:val="en-US"/>
            <w:rPrChange w:id="6235" w:author="Maxim Bystrov" w:date="2026-05-24T12:52:00Z">
              <w:rPr>
                <w:b/>
                <w:bCs/>
                <w:color w:val="080808"/>
              </w:rPr>
            </w:rPrChange>
          </w:rPr>
          <w:t>}</w:t>
        </w:r>
        <w:r w:rsidRPr="00763B8E">
          <w:rPr>
            <w:b/>
            <w:bCs/>
            <w:color w:val="080808"/>
            <w:lang w:val="en-US"/>
            <w:rPrChange w:id="6236" w:author="Maxim Bystrov" w:date="2026-05-24T12:52:00Z">
              <w:rPr>
                <w:b/>
                <w:bCs/>
                <w:color w:val="080808"/>
              </w:rPr>
            </w:rPrChange>
          </w:rPr>
          <w:br/>
        </w:r>
        <w:r w:rsidRPr="00763B8E">
          <w:rPr>
            <w:b/>
            <w:bCs/>
            <w:color w:val="080808"/>
            <w:lang w:val="en-US"/>
            <w:rPrChange w:id="6237" w:author="Maxim Bystrov" w:date="2026-05-24T12:52:00Z">
              <w:rPr>
                <w:b/>
                <w:bCs/>
                <w:color w:val="080808"/>
              </w:rPr>
            </w:rPrChange>
          </w:rPr>
          <w:br/>
          <w:t xml:space="preserve">        </w:t>
        </w:r>
        <w:r w:rsidRPr="00763B8E">
          <w:rPr>
            <w:color w:val="0033B3"/>
            <w:lang w:val="en-US"/>
            <w:rPrChange w:id="6238" w:author="Maxim Bystrov" w:date="2026-05-24T12:52:00Z">
              <w:rPr>
                <w:color w:val="0033B3"/>
              </w:rPr>
            </w:rPrChange>
          </w:rPr>
          <w:t xml:space="preserve">for </w:t>
        </w:r>
        <w:r w:rsidRPr="00763B8E">
          <w:rPr>
            <w:color w:val="080808"/>
            <w:lang w:val="en-US"/>
            <w:rPrChange w:id="6239" w:author="Maxim Bystrov" w:date="2026-05-24T12:52:00Z">
              <w:rPr>
                <w:color w:val="080808"/>
              </w:rPr>
            </w:rPrChange>
          </w:rPr>
          <w:t>(</w:t>
        </w:r>
        <w:r w:rsidRPr="00763B8E">
          <w:rPr>
            <w:color w:val="000000"/>
            <w:lang w:val="en-US"/>
            <w:rPrChange w:id="6240" w:author="Maxim Bystrov" w:date="2026-05-24T12:52:00Z">
              <w:rPr>
                <w:color w:val="000000"/>
              </w:rPr>
            </w:rPrChange>
          </w:rPr>
          <w:t xml:space="preserve">region </w:t>
        </w:r>
        <w:r w:rsidRPr="00763B8E">
          <w:rPr>
            <w:color w:val="0033B3"/>
            <w:lang w:val="en-US"/>
            <w:rPrChange w:id="6241" w:author="Maxim Bystrov" w:date="2026-05-24T12:52:00Z">
              <w:rPr>
                <w:color w:val="0033B3"/>
              </w:rPr>
            </w:rPrChange>
          </w:rPr>
          <w:t xml:space="preserve">in </w:t>
        </w:r>
        <w:r w:rsidRPr="00763B8E">
          <w:rPr>
            <w:color w:val="000000"/>
            <w:lang w:val="en-US"/>
            <w:rPrChange w:id="6242" w:author="Maxim Bystrov" w:date="2026-05-24T12:52:00Z">
              <w:rPr>
                <w:color w:val="000000"/>
              </w:rPr>
            </w:rPrChange>
          </w:rPr>
          <w:t>zones</w:t>
        </w:r>
        <w:r w:rsidRPr="00763B8E">
          <w:rPr>
            <w:color w:val="080808"/>
            <w:lang w:val="en-US"/>
            <w:rPrChange w:id="6243" w:author="Maxim Bystrov" w:date="2026-05-24T12:52:00Z">
              <w:rPr>
                <w:color w:val="080808"/>
              </w:rPr>
            </w:rPrChange>
          </w:rPr>
          <w:t>) {</w:t>
        </w:r>
        <w:r w:rsidRPr="00763B8E">
          <w:rPr>
            <w:color w:val="080808"/>
            <w:lang w:val="en-US"/>
            <w:rPrChange w:id="6244" w:author="Maxim Bystrov" w:date="2026-05-24T12:52:00Z">
              <w:rPr>
                <w:color w:val="080808"/>
              </w:rPr>
            </w:rPrChange>
          </w:rPr>
          <w:br/>
        </w:r>
        <w:r w:rsidRPr="00763B8E">
          <w:rPr>
            <w:color w:val="080808"/>
            <w:lang w:val="en-US"/>
            <w:rPrChange w:id="6245" w:author="Maxim Bystrov" w:date="2026-05-24T12:52:00Z">
              <w:rPr>
                <w:color w:val="080808"/>
              </w:rPr>
            </w:rPrChange>
          </w:rPr>
          <w:br/>
          <w:t xml:space="preserve">            </w:t>
        </w:r>
        <w:r w:rsidRPr="00763B8E">
          <w:rPr>
            <w:color w:val="0033B3"/>
            <w:lang w:val="en-US"/>
            <w:rPrChange w:id="6246" w:author="Maxim Bystrov" w:date="2026-05-24T12:52:00Z">
              <w:rPr>
                <w:color w:val="0033B3"/>
              </w:rPr>
            </w:rPrChange>
          </w:rPr>
          <w:t xml:space="preserve">if </w:t>
        </w:r>
        <w:r w:rsidRPr="00763B8E">
          <w:rPr>
            <w:color w:val="080808"/>
            <w:lang w:val="en-US"/>
            <w:rPrChange w:id="6247" w:author="Maxim Bystrov" w:date="2026-05-24T12:52:00Z">
              <w:rPr>
                <w:color w:val="080808"/>
              </w:rPr>
            </w:rPrChange>
          </w:rPr>
          <w:t>(</w:t>
        </w:r>
        <w:r w:rsidRPr="00763B8E">
          <w:rPr>
            <w:color w:val="000000"/>
            <w:lang w:val="en-US"/>
            <w:rPrChange w:id="6248" w:author="Maxim Bystrov" w:date="2026-05-24T12:52:00Z">
              <w:rPr>
                <w:color w:val="000000"/>
              </w:rPr>
            </w:rPrChange>
          </w:rPr>
          <w:t xml:space="preserve">zones </w:t>
        </w:r>
        <w:r w:rsidRPr="00763B8E">
          <w:rPr>
            <w:color w:val="080808"/>
            <w:lang w:val="en-US"/>
            <w:rPrChange w:id="6249" w:author="Maxim Bystrov" w:date="2026-05-24T12:52:00Z">
              <w:rPr>
                <w:color w:val="080808"/>
              </w:rPr>
            </w:rPrChange>
          </w:rPr>
          <w:t xml:space="preserve">!= </w:t>
        </w:r>
        <w:r w:rsidRPr="00763B8E">
          <w:rPr>
            <w:color w:val="0033B3"/>
            <w:lang w:val="en-US"/>
            <w:rPrChange w:id="6250" w:author="Maxim Bystrov" w:date="2026-05-24T12:52:00Z">
              <w:rPr>
                <w:color w:val="0033B3"/>
              </w:rPr>
            </w:rPrChange>
          </w:rPr>
          <w:t>null</w:t>
        </w:r>
        <w:r w:rsidRPr="00763B8E">
          <w:rPr>
            <w:color w:val="080808"/>
            <w:lang w:val="en-US"/>
            <w:rPrChange w:id="6251" w:author="Maxim Bystrov" w:date="2026-05-24T12:52:00Z">
              <w:rPr>
                <w:color w:val="080808"/>
              </w:rPr>
            </w:rPrChange>
          </w:rPr>
          <w:t>) {</w:t>
        </w:r>
        <w:r w:rsidRPr="00763B8E">
          <w:rPr>
            <w:color w:val="080808"/>
            <w:lang w:val="en-US"/>
            <w:rPrChange w:id="6252" w:author="Maxim Bystrov" w:date="2026-05-24T12:52:00Z">
              <w:rPr>
                <w:color w:val="080808"/>
              </w:rPr>
            </w:rPrChange>
          </w:rPr>
          <w:br/>
          <w:t xml:space="preserve">                </w:t>
        </w:r>
        <w:proofErr w:type="spellStart"/>
        <w:r w:rsidRPr="00763B8E">
          <w:rPr>
            <w:color w:val="000000"/>
            <w:lang w:val="en-US"/>
            <w:rPrChange w:id="6253" w:author="Maxim Bystrov" w:date="2026-05-24T12:52:00Z">
              <w:rPr>
                <w:color w:val="000000"/>
              </w:rPr>
            </w:rPrChange>
          </w:rPr>
          <w:t>newZoneIds</w:t>
        </w:r>
        <w:proofErr w:type="spellEnd"/>
        <w:r w:rsidRPr="00763B8E">
          <w:rPr>
            <w:color w:val="000000"/>
            <w:lang w:val="en-US"/>
            <w:rPrChange w:id="6254" w:author="Maxim Bystrov" w:date="2026-05-24T12:52:00Z">
              <w:rPr>
                <w:color w:val="000000"/>
              </w:rPr>
            </w:rPrChange>
          </w:rPr>
          <w:t xml:space="preserve"> </w:t>
        </w:r>
        <w:r w:rsidRPr="00763B8E">
          <w:rPr>
            <w:color w:val="080808"/>
            <w:lang w:val="en-US"/>
            <w:rPrChange w:id="6255" w:author="Maxim Bystrov" w:date="2026-05-24T12:52:00Z">
              <w:rPr>
                <w:color w:val="080808"/>
              </w:rPr>
            </w:rPrChange>
          </w:rPr>
          <w:t xml:space="preserve">= </w:t>
        </w:r>
        <w:proofErr w:type="spellStart"/>
        <w:r w:rsidRPr="00763B8E">
          <w:rPr>
            <w:color w:val="000000"/>
            <w:lang w:val="en-US"/>
            <w:rPrChange w:id="6256" w:author="Maxim Bystrov" w:date="2026-05-24T12:52:00Z">
              <w:rPr>
                <w:color w:val="000000"/>
              </w:rPr>
            </w:rPrChange>
          </w:rPr>
          <w:t>newZoneIds</w:t>
        </w:r>
        <w:proofErr w:type="spellEnd"/>
        <w:r w:rsidRPr="00763B8E">
          <w:rPr>
            <w:color w:val="000000"/>
            <w:lang w:val="en-US"/>
            <w:rPrChange w:id="6257" w:author="Maxim Bystrov" w:date="2026-05-24T12:52:00Z">
              <w:rPr>
                <w:color w:val="000000"/>
              </w:rPr>
            </w:rPrChange>
          </w:rPr>
          <w:t xml:space="preserve"> </w:t>
        </w:r>
        <w:r w:rsidRPr="00763B8E">
          <w:rPr>
            <w:color w:val="080808"/>
            <w:lang w:val="en-US"/>
            <w:rPrChange w:id="6258" w:author="Maxim Bystrov" w:date="2026-05-24T12:52:00Z">
              <w:rPr>
                <w:color w:val="080808"/>
              </w:rPr>
            </w:rPrChange>
          </w:rPr>
          <w:t xml:space="preserve">?: </w:t>
        </w:r>
        <w:proofErr w:type="spellStart"/>
        <w:r w:rsidRPr="00763B8E">
          <w:rPr>
            <w:i/>
            <w:iCs/>
            <w:color w:val="00627A"/>
            <w:lang w:val="en-US"/>
            <w:rPrChange w:id="6259" w:author="Maxim Bystrov" w:date="2026-05-24T12:52:00Z">
              <w:rPr>
                <w:i/>
                <w:iCs/>
                <w:color w:val="00627A"/>
              </w:rPr>
            </w:rPrChange>
          </w:rPr>
          <w:t>hashSetOf</w:t>
        </w:r>
        <w:proofErr w:type="spellEnd"/>
        <w:r w:rsidRPr="00763B8E">
          <w:rPr>
            <w:color w:val="080808"/>
            <w:lang w:val="en-US"/>
            <w:rPrChange w:id="6260" w:author="Maxim Bystrov" w:date="2026-05-24T12:52:00Z">
              <w:rPr>
                <w:color w:val="080808"/>
              </w:rPr>
            </w:rPrChange>
          </w:rPr>
          <w:t>()</w:t>
        </w:r>
        <w:r w:rsidRPr="00763B8E">
          <w:rPr>
            <w:color w:val="080808"/>
            <w:lang w:val="en-US"/>
            <w:rPrChange w:id="6261" w:author="Maxim Bystrov" w:date="2026-05-24T12:52:00Z">
              <w:rPr>
                <w:color w:val="080808"/>
              </w:rPr>
            </w:rPrChange>
          </w:rPr>
          <w:br/>
          <w:t xml:space="preserve">                </w:t>
        </w:r>
        <w:r w:rsidRPr="00763B8E">
          <w:rPr>
            <w:color w:val="0033B3"/>
            <w:lang w:val="en-US"/>
            <w:rPrChange w:id="6262" w:author="Maxim Bystrov" w:date="2026-05-24T12:52:00Z">
              <w:rPr>
                <w:color w:val="0033B3"/>
              </w:rPr>
            </w:rPrChange>
          </w:rPr>
          <w:t xml:space="preserve">for </w:t>
        </w:r>
        <w:r w:rsidRPr="00763B8E">
          <w:rPr>
            <w:color w:val="080808"/>
            <w:lang w:val="en-US"/>
            <w:rPrChange w:id="6263" w:author="Maxim Bystrov" w:date="2026-05-24T12:52:00Z">
              <w:rPr>
                <w:color w:val="080808"/>
              </w:rPr>
            </w:rPrChange>
          </w:rPr>
          <w:t>(</w:t>
        </w:r>
        <w:r w:rsidRPr="00763B8E">
          <w:rPr>
            <w:color w:val="000000"/>
            <w:lang w:val="en-US"/>
            <w:rPrChange w:id="6264" w:author="Maxim Bystrov" w:date="2026-05-24T12:52:00Z">
              <w:rPr>
                <w:color w:val="000000"/>
              </w:rPr>
            </w:rPrChange>
          </w:rPr>
          <w:t xml:space="preserve">zone </w:t>
        </w:r>
        <w:r w:rsidRPr="00763B8E">
          <w:rPr>
            <w:color w:val="0033B3"/>
            <w:lang w:val="en-US"/>
            <w:rPrChange w:id="6265" w:author="Maxim Bystrov" w:date="2026-05-24T12:52:00Z">
              <w:rPr>
                <w:color w:val="0033B3"/>
              </w:rPr>
            </w:rPrChange>
          </w:rPr>
          <w:t xml:space="preserve">in </w:t>
        </w:r>
        <w:r w:rsidRPr="00763B8E">
          <w:rPr>
            <w:color w:val="000000"/>
            <w:lang w:val="en-US"/>
            <w:rPrChange w:id="6266" w:author="Maxim Bystrov" w:date="2026-05-24T12:52:00Z">
              <w:rPr>
                <w:color w:val="000000"/>
              </w:rPr>
            </w:rPrChange>
          </w:rPr>
          <w:t>zones</w:t>
        </w:r>
        <w:r w:rsidRPr="00763B8E">
          <w:rPr>
            <w:color w:val="080808"/>
            <w:lang w:val="en-US"/>
            <w:rPrChange w:id="6267" w:author="Maxim Bystrov" w:date="2026-05-24T12:52:00Z">
              <w:rPr>
                <w:color w:val="080808"/>
              </w:rPr>
            </w:rPrChange>
          </w:rPr>
          <w:t>) {</w:t>
        </w:r>
        <w:r w:rsidRPr="00763B8E">
          <w:rPr>
            <w:color w:val="080808"/>
            <w:lang w:val="en-US"/>
            <w:rPrChange w:id="6268" w:author="Maxim Bystrov" w:date="2026-05-24T12:52:00Z">
              <w:rPr>
                <w:color w:val="080808"/>
              </w:rPr>
            </w:rPrChange>
          </w:rPr>
          <w:br/>
          <w:t xml:space="preserve">                    </w:t>
        </w:r>
        <w:proofErr w:type="spellStart"/>
        <w:r w:rsidRPr="00763B8E">
          <w:rPr>
            <w:color w:val="000000"/>
            <w:lang w:val="en-US"/>
            <w:rPrChange w:id="6269" w:author="Maxim Bystrov" w:date="2026-05-24T12:52:00Z">
              <w:rPr>
                <w:color w:val="000000"/>
              </w:rPr>
            </w:rPrChange>
          </w:rPr>
          <w:t>newZoneIds</w:t>
        </w:r>
        <w:r w:rsidRPr="00763B8E">
          <w:rPr>
            <w:color w:val="080808"/>
            <w:lang w:val="en-US"/>
            <w:rPrChange w:id="6270" w:author="Maxim Bystrov" w:date="2026-05-24T12:52:00Z">
              <w:rPr>
                <w:color w:val="080808"/>
              </w:rPr>
            </w:rPrChange>
          </w:rPr>
          <w:t>.add</w:t>
        </w:r>
        <w:proofErr w:type="spellEnd"/>
        <w:r w:rsidRPr="00763B8E">
          <w:rPr>
            <w:color w:val="080808"/>
            <w:lang w:val="en-US"/>
            <w:rPrChange w:id="6271" w:author="Maxim Bystrov" w:date="2026-05-24T12:52:00Z">
              <w:rPr>
                <w:color w:val="080808"/>
              </w:rPr>
            </w:rPrChange>
          </w:rPr>
          <w:t>(</w:t>
        </w:r>
        <w:r w:rsidRPr="00763B8E">
          <w:rPr>
            <w:color w:val="000000"/>
            <w:lang w:val="en-US"/>
            <w:rPrChange w:id="6272" w:author="Maxim Bystrov" w:date="2026-05-24T12:52:00Z">
              <w:rPr>
                <w:color w:val="000000"/>
              </w:rPr>
            </w:rPrChange>
          </w:rPr>
          <w:t>zone</w:t>
        </w:r>
        <w:r w:rsidRPr="00763B8E">
          <w:rPr>
            <w:color w:val="080808"/>
            <w:lang w:val="en-US"/>
            <w:rPrChange w:id="6273" w:author="Maxim Bystrov" w:date="2026-05-24T12:52:00Z">
              <w:rPr>
                <w:color w:val="080808"/>
              </w:rPr>
            </w:rPrChange>
          </w:rPr>
          <w:t>.</w:t>
        </w:r>
        <w:r w:rsidRPr="00763B8E">
          <w:rPr>
            <w:color w:val="871094"/>
            <w:lang w:val="en-US"/>
            <w:rPrChange w:id="6274" w:author="Maxim Bystrov" w:date="2026-05-24T12:52:00Z">
              <w:rPr>
                <w:color w:val="871094"/>
              </w:rPr>
            </w:rPrChange>
          </w:rPr>
          <w:t>id</w:t>
        </w:r>
        <w:r w:rsidRPr="00763B8E">
          <w:rPr>
            <w:color w:val="080808"/>
            <w:lang w:val="en-US"/>
            <w:rPrChange w:id="6275" w:author="Maxim Bystrov" w:date="2026-05-24T12:52:00Z">
              <w:rPr>
                <w:color w:val="080808"/>
              </w:rPr>
            </w:rPrChange>
          </w:rPr>
          <w:t>)</w:t>
        </w:r>
        <w:r w:rsidRPr="00763B8E">
          <w:rPr>
            <w:color w:val="080808"/>
            <w:lang w:val="en-US"/>
            <w:rPrChange w:id="6276" w:author="Maxim Bystrov" w:date="2026-05-24T12:52:00Z">
              <w:rPr>
                <w:color w:val="080808"/>
              </w:rPr>
            </w:rPrChange>
          </w:rPr>
          <w:br/>
          <w:t xml:space="preserve">                }</w:t>
        </w:r>
        <w:r w:rsidRPr="00763B8E">
          <w:rPr>
            <w:color w:val="080808"/>
            <w:lang w:val="en-US"/>
            <w:rPrChange w:id="6277" w:author="Maxim Bystrov" w:date="2026-05-24T12:52:00Z">
              <w:rPr>
                <w:color w:val="080808"/>
              </w:rPr>
            </w:rPrChange>
          </w:rPr>
          <w:br/>
          <w:t xml:space="preserve">            }</w:t>
        </w:r>
        <w:r w:rsidRPr="00763B8E">
          <w:rPr>
            <w:color w:val="080808"/>
            <w:lang w:val="en-US"/>
            <w:rPrChange w:id="6278" w:author="Maxim Bystrov" w:date="2026-05-24T12:52:00Z">
              <w:rPr>
                <w:color w:val="080808"/>
              </w:rPr>
            </w:rPrChange>
          </w:rPr>
          <w:br/>
          <w:t xml:space="preserve">        }</w:t>
        </w:r>
        <w:r w:rsidRPr="00763B8E">
          <w:rPr>
            <w:color w:val="080808"/>
            <w:lang w:val="en-US"/>
            <w:rPrChange w:id="6279" w:author="Maxim Bystrov" w:date="2026-05-24T12:52:00Z">
              <w:rPr>
                <w:color w:val="080808"/>
              </w:rPr>
            </w:rPrChange>
          </w:rPr>
          <w:br/>
        </w:r>
        <w:r w:rsidRPr="00763B8E">
          <w:rPr>
            <w:color w:val="080808"/>
            <w:lang w:val="en-US"/>
            <w:rPrChange w:id="6280" w:author="Maxim Bystrov" w:date="2026-05-24T12:52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763B8E">
          <w:rPr>
            <w:color w:val="0033B3"/>
            <w:lang w:val="en-US"/>
            <w:rPrChange w:id="6281" w:author="Maxim Bystrov" w:date="2026-05-24T12:52:00Z">
              <w:rPr>
                <w:color w:val="0033B3"/>
              </w:rPr>
            </w:rPrChange>
          </w:rPr>
          <w:t>val</w:t>
        </w:r>
        <w:proofErr w:type="spellEnd"/>
        <w:r w:rsidRPr="00763B8E">
          <w:rPr>
            <w:color w:val="0033B3"/>
            <w:lang w:val="en-US"/>
            <w:rPrChange w:id="6282" w:author="Maxim Bystrov" w:date="2026-05-24T12:52:00Z">
              <w:rPr>
                <w:color w:val="0033B3"/>
              </w:rPr>
            </w:rPrChange>
          </w:rPr>
          <w:t xml:space="preserve"> </w:t>
        </w:r>
        <w:proofErr w:type="spellStart"/>
        <w:r w:rsidRPr="00763B8E">
          <w:rPr>
            <w:color w:val="000000"/>
            <w:lang w:val="en-US"/>
            <w:rPrChange w:id="6283" w:author="Maxim Bystrov" w:date="2026-05-24T12:52:00Z">
              <w:rPr>
                <w:color w:val="000000"/>
              </w:rPr>
            </w:rPrChange>
          </w:rPr>
          <w:t>newZones</w:t>
        </w:r>
        <w:proofErr w:type="spellEnd"/>
        <w:r w:rsidRPr="00763B8E">
          <w:rPr>
            <w:color w:val="000000"/>
            <w:lang w:val="en-US"/>
            <w:rPrChange w:id="6284" w:author="Maxim Bystrov" w:date="2026-05-24T12:52:00Z">
              <w:rPr>
                <w:color w:val="000000"/>
              </w:rPr>
            </w:rPrChange>
          </w:rPr>
          <w:t xml:space="preserve"> </w:t>
        </w:r>
        <w:r w:rsidRPr="00763B8E">
          <w:rPr>
            <w:color w:val="080808"/>
            <w:lang w:val="en-US"/>
            <w:rPrChange w:id="6285" w:author="Maxim Bystrov" w:date="2026-05-24T12:52:00Z">
              <w:rPr>
                <w:color w:val="080808"/>
              </w:rPr>
            </w:rPrChange>
          </w:rPr>
          <w:t xml:space="preserve">= </w:t>
        </w:r>
        <w:proofErr w:type="spellStart"/>
        <w:r w:rsidRPr="00763B8E">
          <w:rPr>
            <w:color w:val="000000"/>
            <w:lang w:val="en-US"/>
            <w:rPrChange w:id="6286" w:author="Maxim Bystrov" w:date="2026-05-24T12:52:00Z">
              <w:rPr>
                <w:color w:val="000000"/>
              </w:rPr>
            </w:rPrChange>
          </w:rPr>
          <w:t>newZoneIds</w:t>
        </w:r>
        <w:proofErr w:type="spellEnd"/>
        <w:r w:rsidRPr="00763B8E">
          <w:rPr>
            <w:color w:val="000000"/>
            <w:lang w:val="en-US"/>
            <w:rPrChange w:id="6287" w:author="Maxim Bystrov" w:date="2026-05-24T12:52:00Z">
              <w:rPr>
                <w:color w:val="000000"/>
              </w:rPr>
            </w:rPrChange>
          </w:rPr>
          <w:t xml:space="preserve"> </w:t>
        </w:r>
        <w:r w:rsidRPr="00763B8E">
          <w:rPr>
            <w:color w:val="080808"/>
            <w:lang w:val="en-US"/>
            <w:rPrChange w:id="6288" w:author="Maxim Bystrov" w:date="2026-05-24T12:52:00Z">
              <w:rPr>
                <w:color w:val="080808"/>
              </w:rPr>
            </w:rPrChange>
          </w:rPr>
          <w:t xml:space="preserve">?: </w:t>
        </w:r>
        <w:proofErr w:type="spellStart"/>
        <w:r w:rsidRPr="00763B8E">
          <w:rPr>
            <w:i/>
            <w:iCs/>
            <w:color w:val="00627A"/>
            <w:lang w:val="en-US"/>
            <w:rPrChange w:id="6289" w:author="Maxim Bystrov" w:date="2026-05-24T12:52:00Z">
              <w:rPr>
                <w:i/>
                <w:iCs/>
                <w:color w:val="00627A"/>
              </w:rPr>
            </w:rPrChange>
          </w:rPr>
          <w:t>emptySet</w:t>
        </w:r>
        <w:proofErr w:type="spellEnd"/>
        <w:r w:rsidRPr="00763B8E">
          <w:rPr>
            <w:color w:val="080808"/>
            <w:lang w:val="en-US"/>
            <w:rPrChange w:id="6290" w:author="Maxim Bystrov" w:date="2026-05-24T12:52:00Z">
              <w:rPr>
                <w:color w:val="080808"/>
              </w:rPr>
            </w:rPrChange>
          </w:rPr>
          <w:t>()</w:t>
        </w:r>
        <w:r w:rsidRPr="00763B8E">
          <w:rPr>
            <w:color w:val="080808"/>
            <w:lang w:val="en-US"/>
            <w:rPrChange w:id="6291" w:author="Maxim Bystrov" w:date="2026-05-24T12:52:00Z">
              <w:rPr>
                <w:color w:val="080808"/>
              </w:rPr>
            </w:rPrChange>
          </w:rPr>
          <w:br/>
        </w:r>
        <w:r w:rsidRPr="00763B8E">
          <w:rPr>
            <w:color w:val="080808"/>
            <w:lang w:val="en-US"/>
            <w:rPrChange w:id="6292" w:author="Maxim Bystrov" w:date="2026-05-24T12:52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763B8E">
          <w:rPr>
            <w:color w:val="0033B3"/>
            <w:lang w:val="en-US"/>
            <w:rPrChange w:id="6293" w:author="Maxim Bystrov" w:date="2026-05-24T12:52:00Z">
              <w:rPr>
                <w:color w:val="0033B3"/>
              </w:rPr>
            </w:rPrChange>
          </w:rPr>
          <w:t>val</w:t>
        </w:r>
        <w:proofErr w:type="spellEnd"/>
        <w:r w:rsidRPr="00763B8E">
          <w:rPr>
            <w:color w:val="0033B3"/>
            <w:lang w:val="en-US"/>
            <w:rPrChange w:id="6294" w:author="Maxim Bystrov" w:date="2026-05-24T12:52:00Z">
              <w:rPr>
                <w:color w:val="0033B3"/>
              </w:rPr>
            </w:rPrChange>
          </w:rPr>
          <w:t xml:space="preserve"> </w:t>
        </w:r>
        <w:proofErr w:type="spellStart"/>
        <w:r w:rsidRPr="00763B8E">
          <w:rPr>
            <w:color w:val="000000"/>
            <w:lang w:val="en-US"/>
            <w:rPrChange w:id="6295" w:author="Maxim Bystrov" w:date="2026-05-24T12:52:00Z">
              <w:rPr>
                <w:color w:val="000000"/>
              </w:rPr>
            </w:rPrChange>
          </w:rPr>
          <w:t>addedZoneIds</w:t>
        </w:r>
        <w:proofErr w:type="spellEnd"/>
        <w:r w:rsidRPr="00763B8E">
          <w:rPr>
            <w:color w:val="000000"/>
            <w:lang w:val="en-US"/>
            <w:rPrChange w:id="6296" w:author="Maxim Bystrov" w:date="2026-05-24T12:52:00Z">
              <w:rPr>
                <w:color w:val="000000"/>
              </w:rPr>
            </w:rPrChange>
          </w:rPr>
          <w:t xml:space="preserve"> </w:t>
        </w:r>
        <w:r w:rsidRPr="00763B8E">
          <w:rPr>
            <w:color w:val="080808"/>
            <w:lang w:val="en-US"/>
            <w:rPrChange w:id="6297" w:author="Maxim Bystrov" w:date="2026-05-24T12:52:00Z">
              <w:rPr>
                <w:color w:val="080808"/>
              </w:rPr>
            </w:rPrChange>
          </w:rPr>
          <w:t xml:space="preserve">= </w:t>
        </w:r>
        <w:proofErr w:type="spellStart"/>
        <w:r w:rsidRPr="00763B8E">
          <w:rPr>
            <w:color w:val="000000"/>
            <w:lang w:val="en-US"/>
            <w:rPrChange w:id="6298" w:author="Maxim Bystrov" w:date="2026-05-24T12:52:00Z">
              <w:rPr>
                <w:color w:val="000000"/>
              </w:rPr>
            </w:rPrChange>
          </w:rPr>
          <w:t>newZones</w:t>
        </w:r>
        <w:r w:rsidRPr="00763B8E">
          <w:rPr>
            <w:color w:val="080808"/>
            <w:lang w:val="en-US"/>
            <w:rPrChange w:id="6299" w:author="Maxim Bystrov" w:date="2026-05-24T12:52:00Z">
              <w:rPr>
                <w:color w:val="080808"/>
              </w:rPr>
            </w:rPrChange>
          </w:rPr>
          <w:t>.</w:t>
        </w:r>
        <w:r w:rsidRPr="00763B8E">
          <w:rPr>
            <w:i/>
            <w:iCs/>
            <w:color w:val="00627A"/>
            <w:lang w:val="en-US"/>
            <w:rPrChange w:id="6300" w:author="Maxim Bystrov" w:date="2026-05-24T12:52:00Z">
              <w:rPr>
                <w:i/>
                <w:iCs/>
                <w:color w:val="00627A"/>
              </w:rPr>
            </w:rPrChange>
          </w:rPr>
          <w:t>subtract</w:t>
        </w:r>
        <w:proofErr w:type="spellEnd"/>
        <w:r w:rsidRPr="00763B8E">
          <w:rPr>
            <w:color w:val="080808"/>
            <w:lang w:val="en-US"/>
            <w:rPrChange w:id="6301" w:author="Maxim Bystrov" w:date="2026-05-24T12:52:00Z">
              <w:rPr>
                <w:color w:val="080808"/>
              </w:rPr>
            </w:rPrChange>
          </w:rPr>
          <w:t>(</w:t>
        </w:r>
        <w:proofErr w:type="spellStart"/>
        <w:r w:rsidRPr="00763B8E">
          <w:rPr>
            <w:color w:val="000000"/>
            <w:lang w:val="en-US"/>
            <w:rPrChange w:id="6302" w:author="Maxim Bystrov" w:date="2026-05-24T12:52:00Z">
              <w:rPr>
                <w:color w:val="000000"/>
              </w:rPr>
            </w:rPrChange>
          </w:rPr>
          <w:t>oldZoneIds</w:t>
        </w:r>
        <w:proofErr w:type="spellEnd"/>
        <w:r w:rsidRPr="00763B8E">
          <w:rPr>
            <w:color w:val="080808"/>
            <w:lang w:val="en-US"/>
            <w:rPrChange w:id="6303" w:author="Maxim Bystrov" w:date="2026-05-24T12:52:00Z">
              <w:rPr>
                <w:color w:val="080808"/>
              </w:rPr>
            </w:rPrChange>
          </w:rPr>
          <w:t>)</w:t>
        </w:r>
        <w:r w:rsidRPr="00763B8E">
          <w:rPr>
            <w:color w:val="080808"/>
            <w:lang w:val="en-US"/>
            <w:rPrChange w:id="6304" w:author="Maxim Bystrov" w:date="2026-05-24T12:52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763B8E">
          <w:rPr>
            <w:color w:val="0033B3"/>
            <w:lang w:val="en-US"/>
            <w:rPrChange w:id="6305" w:author="Maxim Bystrov" w:date="2026-05-24T12:52:00Z">
              <w:rPr>
                <w:color w:val="0033B3"/>
              </w:rPr>
            </w:rPrChange>
          </w:rPr>
          <w:t>val</w:t>
        </w:r>
        <w:proofErr w:type="spellEnd"/>
        <w:r w:rsidRPr="00763B8E">
          <w:rPr>
            <w:color w:val="0033B3"/>
            <w:lang w:val="en-US"/>
            <w:rPrChange w:id="6306" w:author="Maxim Bystrov" w:date="2026-05-24T12:52:00Z">
              <w:rPr>
                <w:color w:val="0033B3"/>
              </w:rPr>
            </w:rPrChange>
          </w:rPr>
          <w:t xml:space="preserve"> </w:t>
        </w:r>
        <w:proofErr w:type="spellStart"/>
        <w:r w:rsidRPr="00763B8E">
          <w:rPr>
            <w:color w:val="000000"/>
            <w:lang w:val="en-US"/>
            <w:rPrChange w:id="6307" w:author="Maxim Bystrov" w:date="2026-05-24T12:52:00Z">
              <w:rPr>
                <w:color w:val="000000"/>
              </w:rPr>
            </w:rPrChange>
          </w:rPr>
          <w:t>removedZoneIds</w:t>
        </w:r>
        <w:proofErr w:type="spellEnd"/>
        <w:r w:rsidRPr="00763B8E">
          <w:rPr>
            <w:color w:val="000000"/>
            <w:lang w:val="en-US"/>
            <w:rPrChange w:id="6308" w:author="Maxim Bystrov" w:date="2026-05-24T12:52:00Z">
              <w:rPr>
                <w:color w:val="000000"/>
              </w:rPr>
            </w:rPrChange>
          </w:rPr>
          <w:t xml:space="preserve"> </w:t>
        </w:r>
        <w:r w:rsidRPr="00763B8E">
          <w:rPr>
            <w:color w:val="080808"/>
            <w:lang w:val="en-US"/>
            <w:rPrChange w:id="6309" w:author="Maxim Bystrov" w:date="2026-05-24T12:52:00Z">
              <w:rPr>
                <w:color w:val="080808"/>
              </w:rPr>
            </w:rPrChange>
          </w:rPr>
          <w:t xml:space="preserve">= </w:t>
        </w:r>
        <w:proofErr w:type="spellStart"/>
        <w:r w:rsidRPr="00763B8E">
          <w:rPr>
            <w:color w:val="000000"/>
            <w:lang w:val="en-US"/>
            <w:rPrChange w:id="6310" w:author="Maxim Bystrov" w:date="2026-05-24T12:52:00Z">
              <w:rPr>
                <w:color w:val="000000"/>
              </w:rPr>
            </w:rPrChange>
          </w:rPr>
          <w:t>oldZoneIds</w:t>
        </w:r>
        <w:r w:rsidRPr="00763B8E">
          <w:rPr>
            <w:color w:val="080808"/>
            <w:lang w:val="en-US"/>
            <w:rPrChange w:id="6311" w:author="Maxim Bystrov" w:date="2026-05-24T12:52:00Z">
              <w:rPr>
                <w:color w:val="080808"/>
              </w:rPr>
            </w:rPrChange>
          </w:rPr>
          <w:t>.</w:t>
        </w:r>
        <w:r w:rsidRPr="00763B8E">
          <w:rPr>
            <w:i/>
            <w:iCs/>
            <w:color w:val="00627A"/>
            <w:lang w:val="en-US"/>
            <w:rPrChange w:id="6312" w:author="Maxim Bystrov" w:date="2026-05-24T12:52:00Z">
              <w:rPr>
                <w:i/>
                <w:iCs/>
                <w:color w:val="00627A"/>
              </w:rPr>
            </w:rPrChange>
          </w:rPr>
          <w:t>subtract</w:t>
        </w:r>
        <w:proofErr w:type="spellEnd"/>
        <w:r w:rsidRPr="00763B8E">
          <w:rPr>
            <w:color w:val="080808"/>
            <w:lang w:val="en-US"/>
            <w:rPrChange w:id="6313" w:author="Maxim Bystrov" w:date="2026-05-24T12:52:00Z">
              <w:rPr>
                <w:color w:val="080808"/>
              </w:rPr>
            </w:rPrChange>
          </w:rPr>
          <w:t>(</w:t>
        </w:r>
        <w:proofErr w:type="spellStart"/>
        <w:r w:rsidRPr="00763B8E">
          <w:rPr>
            <w:color w:val="000000"/>
            <w:lang w:val="en-US"/>
            <w:rPrChange w:id="6314" w:author="Maxim Bystrov" w:date="2026-05-24T12:52:00Z">
              <w:rPr>
                <w:color w:val="000000"/>
              </w:rPr>
            </w:rPrChange>
          </w:rPr>
          <w:t>newZones</w:t>
        </w:r>
        <w:proofErr w:type="spellEnd"/>
        <w:r w:rsidRPr="00763B8E">
          <w:rPr>
            <w:color w:val="080808"/>
            <w:lang w:val="en-US"/>
            <w:rPrChange w:id="6315" w:author="Maxim Bystrov" w:date="2026-05-24T12:52:00Z">
              <w:rPr>
                <w:color w:val="080808"/>
              </w:rPr>
            </w:rPrChange>
          </w:rPr>
          <w:t>)</w:t>
        </w:r>
        <w:r w:rsidRPr="00763B8E">
          <w:rPr>
            <w:color w:val="080808"/>
            <w:lang w:val="en-US"/>
            <w:rPrChange w:id="6316" w:author="Maxim Bystrov" w:date="2026-05-24T12:52:00Z">
              <w:rPr>
                <w:color w:val="080808"/>
              </w:rPr>
            </w:rPrChange>
          </w:rPr>
          <w:br/>
        </w:r>
        <w:r w:rsidRPr="00763B8E">
          <w:rPr>
            <w:color w:val="080808"/>
            <w:lang w:val="en-US"/>
            <w:rPrChange w:id="6317" w:author="Maxim Bystrov" w:date="2026-05-24T12:52:00Z">
              <w:rPr>
                <w:color w:val="080808"/>
              </w:rPr>
            </w:rPrChange>
          </w:rPr>
          <w:br/>
          <w:t xml:space="preserve">        </w:t>
        </w:r>
        <w:r w:rsidRPr="00763B8E">
          <w:rPr>
            <w:i/>
            <w:iCs/>
            <w:color w:val="8C8C8C"/>
            <w:lang w:val="en-US"/>
            <w:rPrChange w:id="6318" w:author="Maxim Bystrov" w:date="2026-05-24T12:52:00Z">
              <w:rPr>
                <w:i/>
                <w:iCs/>
                <w:color w:val="8C8C8C"/>
              </w:rPr>
            </w:rPrChange>
          </w:rPr>
          <w:t xml:space="preserve">// </w:t>
        </w:r>
        <w:r>
          <w:rPr>
            <w:i/>
            <w:iCs/>
            <w:color w:val="8C8C8C"/>
          </w:rPr>
          <w:t>вход</w:t>
        </w:r>
        <w:r w:rsidRPr="00763B8E">
          <w:rPr>
            <w:i/>
            <w:iCs/>
            <w:color w:val="8C8C8C"/>
            <w:lang w:val="en-US"/>
            <w:rPrChange w:id="6319" w:author="Maxim Bystrov" w:date="2026-05-24T12:52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в</w:t>
        </w:r>
        <w:r w:rsidRPr="00763B8E">
          <w:rPr>
            <w:i/>
            <w:iCs/>
            <w:color w:val="8C8C8C"/>
            <w:lang w:val="en-US"/>
            <w:rPrChange w:id="6320" w:author="Maxim Bystrov" w:date="2026-05-24T12:52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зону</w:t>
        </w:r>
        <w:r w:rsidRPr="00763B8E">
          <w:rPr>
            <w:i/>
            <w:iCs/>
            <w:color w:val="8C8C8C"/>
            <w:lang w:val="en-US"/>
            <w:rPrChange w:id="6321" w:author="Maxim Bystrov" w:date="2026-05-24T12:52:00Z">
              <w:rPr>
                <w:i/>
                <w:iCs/>
                <w:color w:val="8C8C8C"/>
              </w:rPr>
            </w:rPrChange>
          </w:rPr>
          <w:br/>
          <w:t xml:space="preserve">        </w:t>
        </w:r>
        <w:r w:rsidRPr="00763B8E">
          <w:rPr>
            <w:color w:val="0033B3"/>
            <w:lang w:val="en-US"/>
            <w:rPrChange w:id="6322" w:author="Maxim Bystrov" w:date="2026-05-24T12:52:00Z">
              <w:rPr>
                <w:color w:val="0033B3"/>
              </w:rPr>
            </w:rPrChange>
          </w:rPr>
          <w:t xml:space="preserve">for </w:t>
        </w:r>
        <w:r w:rsidRPr="00763B8E">
          <w:rPr>
            <w:color w:val="080808"/>
            <w:lang w:val="en-US"/>
            <w:rPrChange w:id="6323" w:author="Maxim Bystrov" w:date="2026-05-24T12:52:00Z">
              <w:rPr>
                <w:color w:val="080808"/>
              </w:rPr>
            </w:rPrChange>
          </w:rPr>
          <w:t>(</w:t>
        </w:r>
        <w:proofErr w:type="spellStart"/>
        <w:r w:rsidRPr="00763B8E">
          <w:rPr>
            <w:color w:val="000000"/>
            <w:lang w:val="en-US"/>
            <w:rPrChange w:id="6324" w:author="Maxim Bystrov" w:date="2026-05-24T12:52:00Z">
              <w:rPr>
                <w:color w:val="000000"/>
              </w:rPr>
            </w:rPrChange>
          </w:rPr>
          <w:t>addedZoneId</w:t>
        </w:r>
        <w:proofErr w:type="spellEnd"/>
        <w:r w:rsidRPr="00763B8E">
          <w:rPr>
            <w:color w:val="000000"/>
            <w:lang w:val="en-US"/>
            <w:rPrChange w:id="6325" w:author="Maxim Bystrov" w:date="2026-05-24T12:52:00Z">
              <w:rPr>
                <w:color w:val="000000"/>
              </w:rPr>
            </w:rPrChange>
          </w:rPr>
          <w:t xml:space="preserve"> </w:t>
        </w:r>
        <w:r w:rsidRPr="00763B8E">
          <w:rPr>
            <w:color w:val="0033B3"/>
            <w:lang w:val="en-US"/>
            <w:rPrChange w:id="6326" w:author="Maxim Bystrov" w:date="2026-05-24T12:52:00Z">
              <w:rPr>
                <w:color w:val="0033B3"/>
              </w:rPr>
            </w:rPrChange>
          </w:rPr>
          <w:t xml:space="preserve">in </w:t>
        </w:r>
        <w:proofErr w:type="spellStart"/>
        <w:r w:rsidRPr="00763B8E">
          <w:rPr>
            <w:color w:val="000000"/>
            <w:lang w:val="en-US"/>
            <w:rPrChange w:id="6327" w:author="Maxim Bystrov" w:date="2026-05-24T12:52:00Z">
              <w:rPr>
                <w:color w:val="000000"/>
              </w:rPr>
            </w:rPrChange>
          </w:rPr>
          <w:t>addedZoneIds</w:t>
        </w:r>
        <w:proofErr w:type="spellEnd"/>
        <w:r w:rsidRPr="00763B8E">
          <w:rPr>
            <w:color w:val="080808"/>
            <w:lang w:val="en-US"/>
            <w:rPrChange w:id="6328" w:author="Maxim Bystrov" w:date="2026-05-24T12:52:00Z">
              <w:rPr>
                <w:color w:val="080808"/>
              </w:rPr>
            </w:rPrChange>
          </w:rPr>
          <w:t>) {</w:t>
        </w:r>
        <w:r w:rsidRPr="00763B8E">
          <w:rPr>
            <w:color w:val="080808"/>
            <w:lang w:val="en-US"/>
            <w:rPrChange w:id="6329" w:author="Maxim Bystrov" w:date="2026-05-24T12:52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763B8E">
          <w:rPr>
            <w:color w:val="0033B3"/>
            <w:lang w:val="en-US"/>
            <w:rPrChange w:id="6330" w:author="Maxim Bystrov" w:date="2026-05-24T12:52:00Z">
              <w:rPr>
                <w:color w:val="0033B3"/>
              </w:rPr>
            </w:rPrChange>
          </w:rPr>
          <w:t>val</w:t>
        </w:r>
        <w:proofErr w:type="spellEnd"/>
        <w:r w:rsidRPr="00763B8E">
          <w:rPr>
            <w:color w:val="0033B3"/>
            <w:lang w:val="en-US"/>
            <w:rPrChange w:id="6331" w:author="Maxim Bystrov" w:date="2026-05-24T12:52:00Z">
              <w:rPr>
                <w:color w:val="0033B3"/>
              </w:rPr>
            </w:rPrChange>
          </w:rPr>
          <w:t xml:space="preserve"> </w:t>
        </w:r>
        <w:r w:rsidRPr="00763B8E">
          <w:rPr>
            <w:color w:val="000000"/>
            <w:lang w:val="en-US"/>
            <w:rPrChange w:id="6332" w:author="Maxim Bystrov" w:date="2026-05-24T12:52:00Z">
              <w:rPr>
                <w:color w:val="000000"/>
              </w:rPr>
            </w:rPrChange>
          </w:rPr>
          <w:t xml:space="preserve">zone </w:t>
        </w:r>
        <w:r w:rsidRPr="00763B8E">
          <w:rPr>
            <w:color w:val="080808"/>
            <w:lang w:val="en-US"/>
            <w:rPrChange w:id="6333" w:author="Maxim Bystrov" w:date="2026-05-24T12:52:00Z">
              <w:rPr>
                <w:color w:val="080808"/>
              </w:rPr>
            </w:rPrChange>
          </w:rPr>
          <w:t xml:space="preserve">= </w:t>
        </w:r>
        <w:proofErr w:type="spellStart"/>
        <w:r w:rsidRPr="00763B8E">
          <w:rPr>
            <w:color w:val="871094"/>
            <w:lang w:val="en-US"/>
            <w:rPrChange w:id="6334" w:author="Maxim Bystrov" w:date="2026-05-24T12:52:00Z">
              <w:rPr>
                <w:color w:val="871094"/>
              </w:rPr>
            </w:rPrChange>
          </w:rPr>
          <w:t>zoneIdToZones</w:t>
        </w:r>
        <w:proofErr w:type="spellEnd"/>
        <w:r w:rsidRPr="00763B8E">
          <w:rPr>
            <w:color w:val="080808"/>
            <w:lang w:val="en-US"/>
            <w:rPrChange w:id="6335" w:author="Maxim Bystrov" w:date="2026-05-24T12:52:00Z">
              <w:rPr>
                <w:color w:val="080808"/>
              </w:rPr>
            </w:rPrChange>
          </w:rPr>
          <w:t>[</w:t>
        </w:r>
        <w:proofErr w:type="spellStart"/>
        <w:r w:rsidRPr="00763B8E">
          <w:rPr>
            <w:color w:val="000000"/>
            <w:lang w:val="en-US"/>
            <w:rPrChange w:id="6336" w:author="Maxim Bystrov" w:date="2026-05-24T12:52:00Z">
              <w:rPr>
                <w:color w:val="000000"/>
              </w:rPr>
            </w:rPrChange>
          </w:rPr>
          <w:t>addedZoneId</w:t>
        </w:r>
        <w:proofErr w:type="spellEnd"/>
        <w:r w:rsidRPr="00763B8E">
          <w:rPr>
            <w:color w:val="080808"/>
            <w:lang w:val="en-US"/>
            <w:rPrChange w:id="6337" w:author="Maxim Bystrov" w:date="2026-05-24T12:52:00Z">
              <w:rPr>
                <w:color w:val="080808"/>
              </w:rPr>
            </w:rPrChange>
          </w:rPr>
          <w:t>]</w:t>
        </w:r>
        <w:r w:rsidRPr="00763B8E">
          <w:rPr>
            <w:color w:val="080808"/>
            <w:lang w:val="en-US"/>
            <w:rPrChange w:id="6338" w:author="Maxim Bystrov" w:date="2026-05-24T12:52:00Z">
              <w:rPr>
                <w:color w:val="080808"/>
              </w:rPr>
            </w:rPrChange>
          </w:rPr>
          <w:br/>
        </w:r>
        <w:r w:rsidRPr="00763B8E">
          <w:rPr>
            <w:color w:val="080808"/>
            <w:lang w:val="en-US"/>
            <w:rPrChange w:id="6339" w:author="Maxim Bystrov" w:date="2026-05-24T12:52:00Z">
              <w:rPr>
                <w:color w:val="080808"/>
              </w:rPr>
            </w:rPrChange>
          </w:rPr>
          <w:br/>
          <w:t xml:space="preserve">            </w:t>
        </w:r>
        <w:r w:rsidRPr="00763B8E">
          <w:rPr>
            <w:color w:val="0033B3"/>
            <w:lang w:val="en-US"/>
            <w:rPrChange w:id="6340" w:author="Maxim Bystrov" w:date="2026-05-24T12:52:00Z">
              <w:rPr>
                <w:color w:val="0033B3"/>
              </w:rPr>
            </w:rPrChange>
          </w:rPr>
          <w:t xml:space="preserve">if </w:t>
        </w:r>
        <w:r w:rsidRPr="00763B8E">
          <w:rPr>
            <w:color w:val="080808"/>
            <w:lang w:val="en-US"/>
            <w:rPrChange w:id="6341" w:author="Maxim Bystrov" w:date="2026-05-24T12:52:00Z">
              <w:rPr>
                <w:color w:val="080808"/>
              </w:rPr>
            </w:rPrChange>
          </w:rPr>
          <w:t>(</w:t>
        </w:r>
        <w:r w:rsidRPr="00763B8E">
          <w:rPr>
            <w:color w:val="000000"/>
            <w:lang w:val="en-US"/>
            <w:rPrChange w:id="6342" w:author="Maxim Bystrov" w:date="2026-05-24T12:52:00Z">
              <w:rPr>
                <w:color w:val="000000"/>
              </w:rPr>
            </w:rPrChange>
          </w:rPr>
          <w:t xml:space="preserve">zone </w:t>
        </w:r>
        <w:r w:rsidRPr="00763B8E">
          <w:rPr>
            <w:color w:val="080808"/>
            <w:lang w:val="en-US"/>
            <w:rPrChange w:id="6343" w:author="Maxim Bystrov" w:date="2026-05-24T12:52:00Z">
              <w:rPr>
                <w:color w:val="080808"/>
              </w:rPr>
            </w:rPrChange>
          </w:rPr>
          <w:t xml:space="preserve">!= </w:t>
        </w:r>
        <w:r w:rsidRPr="00763B8E">
          <w:rPr>
            <w:color w:val="0033B3"/>
            <w:lang w:val="en-US"/>
            <w:rPrChange w:id="6344" w:author="Maxim Bystrov" w:date="2026-05-24T12:52:00Z">
              <w:rPr>
                <w:color w:val="0033B3"/>
              </w:rPr>
            </w:rPrChange>
          </w:rPr>
          <w:t>null</w:t>
        </w:r>
        <w:r w:rsidRPr="00763B8E">
          <w:rPr>
            <w:color w:val="080808"/>
            <w:lang w:val="en-US"/>
            <w:rPrChange w:id="6345" w:author="Maxim Bystrov" w:date="2026-05-24T12:52:00Z">
              <w:rPr>
                <w:color w:val="080808"/>
              </w:rPr>
            </w:rPrChange>
          </w:rPr>
          <w:t>) {</w:t>
        </w:r>
        <w:r w:rsidRPr="00763B8E">
          <w:rPr>
            <w:color w:val="080808"/>
            <w:lang w:val="en-US"/>
            <w:rPrChange w:id="6346" w:author="Maxim Bystrov" w:date="2026-05-24T12:52:00Z">
              <w:rPr>
                <w:color w:val="080808"/>
              </w:rPr>
            </w:rPrChange>
          </w:rPr>
          <w:br/>
          <w:t xml:space="preserve">                </w:t>
        </w:r>
        <w:proofErr w:type="spellStart"/>
        <w:r w:rsidRPr="00763B8E">
          <w:rPr>
            <w:color w:val="080808"/>
            <w:lang w:val="en-US"/>
            <w:rPrChange w:id="6347" w:author="Maxim Bystrov" w:date="2026-05-24T12:52:00Z">
              <w:rPr>
                <w:color w:val="080808"/>
              </w:rPr>
            </w:rPrChange>
          </w:rPr>
          <w:t>publishEvent</w:t>
        </w:r>
        <w:proofErr w:type="spellEnd"/>
        <w:r w:rsidRPr="00763B8E">
          <w:rPr>
            <w:color w:val="080808"/>
            <w:lang w:val="en-US"/>
            <w:rPrChange w:id="6348" w:author="Maxim Bystrov" w:date="2026-05-24T12:52:00Z">
              <w:rPr>
                <w:color w:val="080808"/>
              </w:rPr>
            </w:rPrChange>
          </w:rPr>
          <w:t>(</w:t>
        </w:r>
        <w:r w:rsidRPr="00763B8E">
          <w:rPr>
            <w:color w:val="000000"/>
            <w:lang w:val="en-US"/>
            <w:rPrChange w:id="6349" w:author="Maxim Bystrov" w:date="2026-05-24T12:52:00Z">
              <w:rPr>
                <w:color w:val="000000"/>
              </w:rPr>
            </w:rPrChange>
          </w:rPr>
          <w:t>zone</w:t>
        </w:r>
        <w:r w:rsidRPr="00763B8E">
          <w:rPr>
            <w:color w:val="080808"/>
            <w:lang w:val="en-US"/>
            <w:rPrChange w:id="6350" w:author="Maxim Bystrov" w:date="2026-05-24T12:52:00Z">
              <w:rPr>
                <w:color w:val="080808"/>
              </w:rPr>
            </w:rPrChange>
          </w:rPr>
          <w:t xml:space="preserve">, </w:t>
        </w:r>
        <w:r w:rsidRPr="00763B8E">
          <w:rPr>
            <w:color w:val="000000"/>
            <w:lang w:val="en-US"/>
            <w:rPrChange w:id="6351" w:author="Maxim Bystrov" w:date="2026-05-24T12:52:00Z">
              <w:rPr>
                <w:color w:val="000000"/>
              </w:rPr>
            </w:rPrChange>
          </w:rPr>
          <w:t>packet</w:t>
        </w:r>
        <w:r w:rsidRPr="00763B8E">
          <w:rPr>
            <w:color w:val="080808"/>
            <w:lang w:val="en-US"/>
            <w:rPrChange w:id="6352" w:author="Maxim Bystrov" w:date="2026-05-24T12:52:00Z">
              <w:rPr>
                <w:color w:val="080808"/>
              </w:rPr>
            </w:rPrChange>
          </w:rPr>
          <w:t xml:space="preserve">, </w:t>
        </w:r>
        <w:proofErr w:type="spellStart"/>
        <w:r w:rsidRPr="00763B8E">
          <w:rPr>
            <w:color w:val="000000"/>
            <w:lang w:val="en-US"/>
            <w:rPrChange w:id="6353" w:author="Maxim Bystrov" w:date="2026-05-24T12:52:00Z">
              <w:rPr>
                <w:color w:val="000000"/>
              </w:rPr>
            </w:rPrChange>
          </w:rPr>
          <w:t>InOut</w:t>
        </w:r>
        <w:r w:rsidRPr="00763B8E">
          <w:rPr>
            <w:color w:val="080808"/>
            <w:lang w:val="en-US"/>
            <w:rPrChange w:id="6354" w:author="Maxim Bystrov" w:date="2026-05-24T12:52:00Z">
              <w:rPr>
                <w:color w:val="080808"/>
              </w:rPr>
            </w:rPrChange>
          </w:rPr>
          <w:t>.</w:t>
        </w:r>
        <w:r w:rsidRPr="00763B8E">
          <w:rPr>
            <w:i/>
            <w:iCs/>
            <w:color w:val="871094"/>
            <w:lang w:val="en-US"/>
            <w:rPrChange w:id="6355" w:author="Maxim Bystrov" w:date="2026-05-24T12:52:00Z">
              <w:rPr>
                <w:i/>
                <w:iCs/>
                <w:color w:val="871094"/>
              </w:rPr>
            </w:rPrChange>
          </w:rPr>
          <w:t>In</w:t>
        </w:r>
        <w:proofErr w:type="spellEnd"/>
        <w:r w:rsidRPr="00763B8E">
          <w:rPr>
            <w:color w:val="080808"/>
            <w:lang w:val="en-US"/>
            <w:rPrChange w:id="6356" w:author="Maxim Bystrov" w:date="2026-05-24T12:52:00Z">
              <w:rPr>
                <w:color w:val="080808"/>
              </w:rPr>
            </w:rPrChange>
          </w:rPr>
          <w:t>)</w:t>
        </w:r>
        <w:r w:rsidRPr="00763B8E">
          <w:rPr>
            <w:color w:val="080808"/>
            <w:lang w:val="en-US"/>
            <w:rPrChange w:id="6357" w:author="Maxim Bystrov" w:date="2026-05-24T12:52:00Z">
              <w:rPr>
                <w:color w:val="080808"/>
              </w:rPr>
            </w:rPrChange>
          </w:rPr>
          <w:br/>
          <w:t xml:space="preserve">            }</w:t>
        </w:r>
        <w:r w:rsidRPr="00763B8E">
          <w:rPr>
            <w:color w:val="080808"/>
            <w:lang w:val="en-US"/>
            <w:rPrChange w:id="6358" w:author="Maxim Bystrov" w:date="2026-05-24T12:52:00Z">
              <w:rPr>
                <w:color w:val="080808"/>
              </w:rPr>
            </w:rPrChange>
          </w:rPr>
          <w:br/>
          <w:t xml:space="preserve">        }</w:t>
        </w:r>
        <w:r w:rsidRPr="00763B8E">
          <w:rPr>
            <w:color w:val="080808"/>
            <w:lang w:val="en-US"/>
            <w:rPrChange w:id="6359" w:author="Maxim Bystrov" w:date="2026-05-24T12:52:00Z">
              <w:rPr>
                <w:color w:val="080808"/>
              </w:rPr>
            </w:rPrChange>
          </w:rPr>
          <w:br/>
        </w:r>
        <w:r w:rsidRPr="00763B8E">
          <w:rPr>
            <w:color w:val="080808"/>
            <w:lang w:val="en-US"/>
            <w:rPrChange w:id="6360" w:author="Maxim Bystrov" w:date="2026-05-24T12:52:00Z">
              <w:rPr>
                <w:color w:val="080808"/>
              </w:rPr>
            </w:rPrChange>
          </w:rPr>
          <w:br/>
          <w:t xml:space="preserve">        </w:t>
        </w:r>
        <w:r w:rsidRPr="00763B8E">
          <w:rPr>
            <w:i/>
            <w:iCs/>
            <w:color w:val="8C8C8C"/>
            <w:lang w:val="en-US"/>
            <w:rPrChange w:id="6361" w:author="Maxim Bystrov" w:date="2026-05-24T12:52:00Z">
              <w:rPr>
                <w:i/>
                <w:iCs/>
                <w:color w:val="8C8C8C"/>
              </w:rPr>
            </w:rPrChange>
          </w:rPr>
          <w:t xml:space="preserve">// </w:t>
        </w:r>
        <w:r>
          <w:rPr>
            <w:i/>
            <w:iCs/>
            <w:color w:val="8C8C8C"/>
          </w:rPr>
          <w:t>выход</w:t>
        </w:r>
        <w:r w:rsidRPr="00763B8E">
          <w:rPr>
            <w:i/>
            <w:iCs/>
            <w:color w:val="8C8C8C"/>
            <w:lang w:val="en-US"/>
            <w:rPrChange w:id="6362" w:author="Maxim Bystrov" w:date="2026-05-24T12:52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из</w:t>
        </w:r>
        <w:r w:rsidRPr="00763B8E">
          <w:rPr>
            <w:i/>
            <w:iCs/>
            <w:color w:val="8C8C8C"/>
            <w:lang w:val="en-US"/>
            <w:rPrChange w:id="6363" w:author="Maxim Bystrov" w:date="2026-05-24T12:52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зоны</w:t>
        </w:r>
        <w:r w:rsidRPr="00763B8E">
          <w:rPr>
            <w:i/>
            <w:iCs/>
            <w:color w:val="8C8C8C"/>
            <w:lang w:val="en-US"/>
            <w:rPrChange w:id="6364" w:author="Maxim Bystrov" w:date="2026-05-24T12:52:00Z">
              <w:rPr>
                <w:i/>
                <w:iCs/>
                <w:color w:val="8C8C8C"/>
              </w:rPr>
            </w:rPrChange>
          </w:rPr>
          <w:br/>
          <w:t xml:space="preserve">        </w:t>
        </w:r>
        <w:r w:rsidRPr="00763B8E">
          <w:rPr>
            <w:color w:val="0033B3"/>
            <w:lang w:val="en-US"/>
            <w:rPrChange w:id="6365" w:author="Maxim Bystrov" w:date="2026-05-24T12:52:00Z">
              <w:rPr>
                <w:color w:val="0033B3"/>
              </w:rPr>
            </w:rPrChange>
          </w:rPr>
          <w:t xml:space="preserve">for </w:t>
        </w:r>
        <w:r w:rsidRPr="00763B8E">
          <w:rPr>
            <w:color w:val="080808"/>
            <w:lang w:val="en-US"/>
            <w:rPrChange w:id="6366" w:author="Maxim Bystrov" w:date="2026-05-24T12:52:00Z">
              <w:rPr>
                <w:color w:val="080808"/>
              </w:rPr>
            </w:rPrChange>
          </w:rPr>
          <w:t>(</w:t>
        </w:r>
        <w:proofErr w:type="spellStart"/>
        <w:r w:rsidRPr="00763B8E">
          <w:rPr>
            <w:color w:val="000000"/>
            <w:lang w:val="en-US"/>
            <w:rPrChange w:id="6367" w:author="Maxim Bystrov" w:date="2026-05-24T12:52:00Z">
              <w:rPr>
                <w:color w:val="000000"/>
              </w:rPr>
            </w:rPrChange>
          </w:rPr>
          <w:t>removedZoneId</w:t>
        </w:r>
        <w:proofErr w:type="spellEnd"/>
        <w:r w:rsidRPr="00763B8E">
          <w:rPr>
            <w:color w:val="000000"/>
            <w:lang w:val="en-US"/>
            <w:rPrChange w:id="6368" w:author="Maxim Bystrov" w:date="2026-05-24T12:52:00Z">
              <w:rPr>
                <w:color w:val="000000"/>
              </w:rPr>
            </w:rPrChange>
          </w:rPr>
          <w:t xml:space="preserve"> </w:t>
        </w:r>
        <w:r w:rsidRPr="00763B8E">
          <w:rPr>
            <w:color w:val="0033B3"/>
            <w:lang w:val="en-US"/>
            <w:rPrChange w:id="6369" w:author="Maxim Bystrov" w:date="2026-05-24T12:52:00Z">
              <w:rPr>
                <w:color w:val="0033B3"/>
              </w:rPr>
            </w:rPrChange>
          </w:rPr>
          <w:t xml:space="preserve">in </w:t>
        </w:r>
        <w:proofErr w:type="spellStart"/>
        <w:r w:rsidRPr="00763B8E">
          <w:rPr>
            <w:color w:val="000000"/>
            <w:lang w:val="en-US"/>
            <w:rPrChange w:id="6370" w:author="Maxim Bystrov" w:date="2026-05-24T12:52:00Z">
              <w:rPr>
                <w:color w:val="000000"/>
              </w:rPr>
            </w:rPrChange>
          </w:rPr>
          <w:t>removedZoneIds</w:t>
        </w:r>
        <w:proofErr w:type="spellEnd"/>
        <w:r w:rsidRPr="00763B8E">
          <w:rPr>
            <w:color w:val="080808"/>
            <w:lang w:val="en-US"/>
            <w:rPrChange w:id="6371" w:author="Maxim Bystrov" w:date="2026-05-24T12:52:00Z">
              <w:rPr>
                <w:color w:val="080808"/>
              </w:rPr>
            </w:rPrChange>
          </w:rPr>
          <w:t>) {</w:t>
        </w:r>
        <w:r w:rsidRPr="00763B8E">
          <w:rPr>
            <w:color w:val="080808"/>
            <w:lang w:val="en-US"/>
            <w:rPrChange w:id="6372" w:author="Maxim Bystrov" w:date="2026-05-24T12:52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763B8E">
          <w:rPr>
            <w:color w:val="0033B3"/>
            <w:lang w:val="en-US"/>
            <w:rPrChange w:id="6373" w:author="Maxim Bystrov" w:date="2026-05-24T12:52:00Z">
              <w:rPr>
                <w:color w:val="0033B3"/>
              </w:rPr>
            </w:rPrChange>
          </w:rPr>
          <w:t>val</w:t>
        </w:r>
        <w:proofErr w:type="spellEnd"/>
        <w:r w:rsidRPr="00763B8E">
          <w:rPr>
            <w:color w:val="0033B3"/>
            <w:lang w:val="en-US"/>
            <w:rPrChange w:id="6374" w:author="Maxim Bystrov" w:date="2026-05-24T12:52:00Z">
              <w:rPr>
                <w:color w:val="0033B3"/>
              </w:rPr>
            </w:rPrChange>
          </w:rPr>
          <w:t xml:space="preserve"> </w:t>
        </w:r>
        <w:r w:rsidRPr="00763B8E">
          <w:rPr>
            <w:color w:val="000000"/>
            <w:lang w:val="en-US"/>
            <w:rPrChange w:id="6375" w:author="Maxim Bystrov" w:date="2026-05-24T12:52:00Z">
              <w:rPr>
                <w:color w:val="000000"/>
              </w:rPr>
            </w:rPrChange>
          </w:rPr>
          <w:t xml:space="preserve">zone </w:t>
        </w:r>
        <w:r w:rsidRPr="00763B8E">
          <w:rPr>
            <w:color w:val="080808"/>
            <w:lang w:val="en-US"/>
            <w:rPrChange w:id="6376" w:author="Maxim Bystrov" w:date="2026-05-24T12:52:00Z">
              <w:rPr>
                <w:color w:val="080808"/>
              </w:rPr>
            </w:rPrChange>
          </w:rPr>
          <w:t xml:space="preserve">= </w:t>
        </w:r>
        <w:proofErr w:type="spellStart"/>
        <w:r w:rsidRPr="00763B8E">
          <w:rPr>
            <w:color w:val="871094"/>
            <w:lang w:val="en-US"/>
            <w:rPrChange w:id="6377" w:author="Maxim Bystrov" w:date="2026-05-24T12:52:00Z">
              <w:rPr>
                <w:color w:val="871094"/>
              </w:rPr>
            </w:rPrChange>
          </w:rPr>
          <w:t>zoneIdToZones</w:t>
        </w:r>
        <w:proofErr w:type="spellEnd"/>
        <w:r w:rsidRPr="00763B8E">
          <w:rPr>
            <w:color w:val="080808"/>
            <w:lang w:val="en-US"/>
            <w:rPrChange w:id="6378" w:author="Maxim Bystrov" w:date="2026-05-24T12:52:00Z">
              <w:rPr>
                <w:color w:val="080808"/>
              </w:rPr>
            </w:rPrChange>
          </w:rPr>
          <w:t>[</w:t>
        </w:r>
        <w:proofErr w:type="spellStart"/>
        <w:r w:rsidRPr="00763B8E">
          <w:rPr>
            <w:color w:val="000000"/>
            <w:lang w:val="en-US"/>
            <w:rPrChange w:id="6379" w:author="Maxim Bystrov" w:date="2026-05-24T12:52:00Z">
              <w:rPr>
                <w:color w:val="000000"/>
              </w:rPr>
            </w:rPrChange>
          </w:rPr>
          <w:t>removedZoneId</w:t>
        </w:r>
        <w:proofErr w:type="spellEnd"/>
        <w:r w:rsidRPr="00763B8E">
          <w:rPr>
            <w:color w:val="080808"/>
            <w:lang w:val="en-US"/>
            <w:rPrChange w:id="6380" w:author="Maxim Bystrov" w:date="2026-05-24T12:52:00Z">
              <w:rPr>
                <w:color w:val="080808"/>
              </w:rPr>
            </w:rPrChange>
          </w:rPr>
          <w:t>]</w:t>
        </w:r>
        <w:r w:rsidRPr="00763B8E">
          <w:rPr>
            <w:color w:val="080808"/>
            <w:lang w:val="en-US"/>
            <w:rPrChange w:id="6381" w:author="Maxim Bystrov" w:date="2026-05-24T12:52:00Z">
              <w:rPr>
                <w:color w:val="080808"/>
              </w:rPr>
            </w:rPrChange>
          </w:rPr>
          <w:br/>
        </w:r>
        <w:r w:rsidRPr="00763B8E">
          <w:rPr>
            <w:color w:val="080808"/>
            <w:lang w:val="en-US"/>
            <w:rPrChange w:id="6382" w:author="Maxim Bystrov" w:date="2026-05-24T12:52:00Z">
              <w:rPr>
                <w:color w:val="080808"/>
              </w:rPr>
            </w:rPrChange>
          </w:rPr>
          <w:br/>
          <w:t xml:space="preserve">            </w:t>
        </w:r>
        <w:r w:rsidRPr="00763B8E">
          <w:rPr>
            <w:color w:val="0033B3"/>
            <w:lang w:val="en-US"/>
            <w:rPrChange w:id="6383" w:author="Maxim Bystrov" w:date="2026-05-24T12:52:00Z">
              <w:rPr>
                <w:color w:val="0033B3"/>
              </w:rPr>
            </w:rPrChange>
          </w:rPr>
          <w:t xml:space="preserve">if </w:t>
        </w:r>
        <w:r w:rsidRPr="00763B8E">
          <w:rPr>
            <w:color w:val="080808"/>
            <w:lang w:val="en-US"/>
            <w:rPrChange w:id="6384" w:author="Maxim Bystrov" w:date="2026-05-24T12:52:00Z">
              <w:rPr>
                <w:color w:val="080808"/>
              </w:rPr>
            </w:rPrChange>
          </w:rPr>
          <w:t>(</w:t>
        </w:r>
        <w:r w:rsidRPr="00763B8E">
          <w:rPr>
            <w:color w:val="000000"/>
            <w:lang w:val="en-US"/>
            <w:rPrChange w:id="6385" w:author="Maxim Bystrov" w:date="2026-05-24T12:52:00Z">
              <w:rPr>
                <w:color w:val="000000"/>
              </w:rPr>
            </w:rPrChange>
          </w:rPr>
          <w:t xml:space="preserve">zone </w:t>
        </w:r>
        <w:r w:rsidRPr="00763B8E">
          <w:rPr>
            <w:color w:val="080808"/>
            <w:lang w:val="en-US"/>
            <w:rPrChange w:id="6386" w:author="Maxim Bystrov" w:date="2026-05-24T12:52:00Z">
              <w:rPr>
                <w:color w:val="080808"/>
              </w:rPr>
            </w:rPrChange>
          </w:rPr>
          <w:t xml:space="preserve">!= </w:t>
        </w:r>
        <w:r w:rsidRPr="00763B8E">
          <w:rPr>
            <w:color w:val="0033B3"/>
            <w:lang w:val="en-US"/>
            <w:rPrChange w:id="6387" w:author="Maxim Bystrov" w:date="2026-05-24T12:52:00Z">
              <w:rPr>
                <w:color w:val="0033B3"/>
              </w:rPr>
            </w:rPrChange>
          </w:rPr>
          <w:t>null</w:t>
        </w:r>
        <w:r w:rsidRPr="00763B8E">
          <w:rPr>
            <w:color w:val="080808"/>
            <w:lang w:val="en-US"/>
            <w:rPrChange w:id="6388" w:author="Maxim Bystrov" w:date="2026-05-24T12:52:00Z">
              <w:rPr>
                <w:color w:val="080808"/>
              </w:rPr>
            </w:rPrChange>
          </w:rPr>
          <w:t>) {</w:t>
        </w:r>
        <w:r w:rsidRPr="00763B8E">
          <w:rPr>
            <w:color w:val="080808"/>
            <w:lang w:val="en-US"/>
            <w:rPrChange w:id="6389" w:author="Maxim Bystrov" w:date="2026-05-24T12:52:00Z">
              <w:rPr>
                <w:color w:val="080808"/>
              </w:rPr>
            </w:rPrChange>
          </w:rPr>
          <w:br/>
          <w:t xml:space="preserve">                </w:t>
        </w:r>
        <w:proofErr w:type="spellStart"/>
        <w:r w:rsidRPr="00763B8E">
          <w:rPr>
            <w:color w:val="080808"/>
            <w:lang w:val="en-US"/>
            <w:rPrChange w:id="6390" w:author="Maxim Bystrov" w:date="2026-05-24T12:52:00Z">
              <w:rPr>
                <w:color w:val="080808"/>
              </w:rPr>
            </w:rPrChange>
          </w:rPr>
          <w:t>publishEvent</w:t>
        </w:r>
        <w:proofErr w:type="spellEnd"/>
        <w:r w:rsidRPr="00763B8E">
          <w:rPr>
            <w:color w:val="080808"/>
            <w:lang w:val="en-US"/>
            <w:rPrChange w:id="6391" w:author="Maxim Bystrov" w:date="2026-05-24T12:52:00Z">
              <w:rPr>
                <w:color w:val="080808"/>
              </w:rPr>
            </w:rPrChange>
          </w:rPr>
          <w:t>(</w:t>
        </w:r>
        <w:r w:rsidRPr="00763B8E">
          <w:rPr>
            <w:color w:val="000000"/>
            <w:lang w:val="en-US"/>
            <w:rPrChange w:id="6392" w:author="Maxim Bystrov" w:date="2026-05-24T12:52:00Z">
              <w:rPr>
                <w:color w:val="000000"/>
              </w:rPr>
            </w:rPrChange>
          </w:rPr>
          <w:t>zone</w:t>
        </w:r>
        <w:r w:rsidRPr="00763B8E">
          <w:rPr>
            <w:color w:val="080808"/>
            <w:lang w:val="en-US"/>
            <w:rPrChange w:id="6393" w:author="Maxim Bystrov" w:date="2026-05-24T12:52:00Z">
              <w:rPr>
                <w:color w:val="080808"/>
              </w:rPr>
            </w:rPrChange>
          </w:rPr>
          <w:t xml:space="preserve">, </w:t>
        </w:r>
        <w:r w:rsidRPr="00763B8E">
          <w:rPr>
            <w:color w:val="000000"/>
            <w:lang w:val="en-US"/>
            <w:rPrChange w:id="6394" w:author="Maxim Bystrov" w:date="2026-05-24T12:52:00Z">
              <w:rPr>
                <w:color w:val="000000"/>
              </w:rPr>
            </w:rPrChange>
          </w:rPr>
          <w:t>packet</w:t>
        </w:r>
        <w:r w:rsidRPr="00763B8E">
          <w:rPr>
            <w:color w:val="080808"/>
            <w:lang w:val="en-US"/>
            <w:rPrChange w:id="6395" w:author="Maxim Bystrov" w:date="2026-05-24T12:52:00Z">
              <w:rPr>
                <w:color w:val="080808"/>
              </w:rPr>
            </w:rPrChange>
          </w:rPr>
          <w:t xml:space="preserve">, </w:t>
        </w:r>
        <w:proofErr w:type="spellStart"/>
        <w:r w:rsidRPr="00763B8E">
          <w:rPr>
            <w:color w:val="000000"/>
            <w:lang w:val="en-US"/>
            <w:rPrChange w:id="6396" w:author="Maxim Bystrov" w:date="2026-05-24T12:52:00Z">
              <w:rPr>
                <w:color w:val="000000"/>
              </w:rPr>
            </w:rPrChange>
          </w:rPr>
          <w:t>InOut</w:t>
        </w:r>
        <w:r w:rsidRPr="00763B8E">
          <w:rPr>
            <w:color w:val="080808"/>
            <w:lang w:val="en-US"/>
            <w:rPrChange w:id="6397" w:author="Maxim Bystrov" w:date="2026-05-24T12:52:00Z">
              <w:rPr>
                <w:color w:val="080808"/>
              </w:rPr>
            </w:rPrChange>
          </w:rPr>
          <w:t>.</w:t>
        </w:r>
        <w:r w:rsidRPr="00763B8E">
          <w:rPr>
            <w:i/>
            <w:iCs/>
            <w:color w:val="871094"/>
            <w:lang w:val="en-US"/>
            <w:rPrChange w:id="6398" w:author="Maxim Bystrov" w:date="2026-05-24T12:52:00Z">
              <w:rPr>
                <w:i/>
                <w:iCs/>
                <w:color w:val="871094"/>
              </w:rPr>
            </w:rPrChange>
          </w:rPr>
          <w:t>Out</w:t>
        </w:r>
        <w:proofErr w:type="spellEnd"/>
        <w:r w:rsidRPr="00763B8E">
          <w:rPr>
            <w:color w:val="080808"/>
            <w:lang w:val="en-US"/>
            <w:rPrChange w:id="6399" w:author="Maxim Bystrov" w:date="2026-05-24T12:52:00Z">
              <w:rPr>
                <w:color w:val="080808"/>
              </w:rPr>
            </w:rPrChange>
          </w:rPr>
          <w:t>)</w:t>
        </w:r>
        <w:r w:rsidRPr="00763B8E">
          <w:rPr>
            <w:color w:val="080808"/>
            <w:lang w:val="en-US"/>
            <w:rPrChange w:id="6400" w:author="Maxim Bystrov" w:date="2026-05-24T12:52:00Z">
              <w:rPr>
                <w:color w:val="080808"/>
              </w:rPr>
            </w:rPrChange>
          </w:rPr>
          <w:br/>
          <w:t xml:space="preserve">            }</w:t>
        </w:r>
        <w:r w:rsidRPr="00763B8E">
          <w:rPr>
            <w:color w:val="080808"/>
            <w:lang w:val="en-US"/>
            <w:rPrChange w:id="6401" w:author="Maxim Bystrov" w:date="2026-05-24T12:52:00Z">
              <w:rPr>
                <w:color w:val="080808"/>
              </w:rPr>
            </w:rPrChange>
          </w:rPr>
          <w:br/>
          <w:t xml:space="preserve">        }</w:t>
        </w:r>
        <w:r w:rsidRPr="00763B8E">
          <w:rPr>
            <w:color w:val="080808"/>
            <w:lang w:val="en-US"/>
            <w:rPrChange w:id="6402" w:author="Maxim Bystrov" w:date="2026-05-24T12:52:00Z">
              <w:rPr>
                <w:color w:val="080808"/>
              </w:rPr>
            </w:rPrChange>
          </w:rPr>
          <w:br/>
        </w:r>
        <w:r w:rsidRPr="00763B8E">
          <w:rPr>
            <w:color w:val="080808"/>
            <w:lang w:val="en-US"/>
            <w:rPrChange w:id="6403" w:author="Maxim Bystrov" w:date="2026-05-24T12:52:00Z">
              <w:rPr>
                <w:color w:val="080808"/>
              </w:rPr>
            </w:rPrChange>
          </w:rPr>
          <w:br/>
          <w:t xml:space="preserve">        </w:t>
        </w:r>
        <w:r w:rsidRPr="00763B8E">
          <w:rPr>
            <w:color w:val="0033B3"/>
            <w:lang w:val="en-US"/>
            <w:rPrChange w:id="6404" w:author="Maxim Bystrov" w:date="2026-05-24T12:52:00Z">
              <w:rPr>
                <w:color w:val="0033B3"/>
              </w:rPr>
            </w:rPrChange>
          </w:rPr>
          <w:t xml:space="preserve">if </w:t>
        </w:r>
        <w:r w:rsidRPr="00763B8E">
          <w:rPr>
            <w:color w:val="080808"/>
            <w:lang w:val="en-US"/>
            <w:rPrChange w:id="6405" w:author="Maxim Bystrov" w:date="2026-05-24T12:52:00Z">
              <w:rPr>
                <w:color w:val="080808"/>
              </w:rPr>
            </w:rPrChange>
          </w:rPr>
          <w:t>(</w:t>
        </w:r>
        <w:proofErr w:type="spellStart"/>
        <w:r w:rsidRPr="00763B8E">
          <w:rPr>
            <w:color w:val="000000"/>
            <w:lang w:val="en-US"/>
            <w:rPrChange w:id="6406" w:author="Maxim Bystrov" w:date="2026-05-24T12:52:00Z">
              <w:rPr>
                <w:color w:val="000000"/>
              </w:rPr>
            </w:rPrChange>
          </w:rPr>
          <w:t>newZoneIds</w:t>
        </w:r>
        <w:proofErr w:type="spellEnd"/>
        <w:r w:rsidRPr="00763B8E">
          <w:rPr>
            <w:color w:val="000000"/>
            <w:lang w:val="en-US"/>
            <w:rPrChange w:id="6407" w:author="Maxim Bystrov" w:date="2026-05-24T12:52:00Z">
              <w:rPr>
                <w:color w:val="000000"/>
              </w:rPr>
            </w:rPrChange>
          </w:rPr>
          <w:t xml:space="preserve"> </w:t>
        </w:r>
        <w:r w:rsidRPr="00763B8E">
          <w:rPr>
            <w:color w:val="080808"/>
            <w:lang w:val="en-US"/>
            <w:rPrChange w:id="6408" w:author="Maxim Bystrov" w:date="2026-05-24T12:52:00Z">
              <w:rPr>
                <w:color w:val="080808"/>
              </w:rPr>
            </w:rPrChange>
          </w:rPr>
          <w:t xml:space="preserve">!= </w:t>
        </w:r>
        <w:r w:rsidRPr="00763B8E">
          <w:rPr>
            <w:color w:val="0033B3"/>
            <w:lang w:val="en-US"/>
            <w:rPrChange w:id="6409" w:author="Maxim Bystrov" w:date="2026-05-24T12:52:00Z">
              <w:rPr>
                <w:color w:val="0033B3"/>
              </w:rPr>
            </w:rPrChange>
          </w:rPr>
          <w:t>null</w:t>
        </w:r>
        <w:r w:rsidRPr="00763B8E">
          <w:rPr>
            <w:color w:val="080808"/>
            <w:lang w:val="en-US"/>
            <w:rPrChange w:id="6410" w:author="Maxim Bystrov" w:date="2026-05-24T12:52:00Z">
              <w:rPr>
                <w:color w:val="080808"/>
              </w:rPr>
            </w:rPrChange>
          </w:rPr>
          <w:t>) {</w:t>
        </w:r>
        <w:r w:rsidRPr="00763B8E">
          <w:rPr>
            <w:color w:val="080808"/>
            <w:lang w:val="en-US"/>
            <w:rPrChange w:id="6411" w:author="Maxim Bystrov" w:date="2026-05-24T12:52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763B8E">
          <w:rPr>
            <w:color w:val="871094"/>
            <w:lang w:val="en-US"/>
            <w:rPrChange w:id="6412" w:author="Maxim Bystrov" w:date="2026-05-24T12:52:00Z">
              <w:rPr>
                <w:color w:val="871094"/>
              </w:rPr>
            </w:rPrChange>
          </w:rPr>
          <w:t>deviceToCurrentZoneIdSet</w:t>
        </w:r>
        <w:proofErr w:type="spellEnd"/>
        <w:r w:rsidRPr="00763B8E">
          <w:rPr>
            <w:color w:val="080808"/>
            <w:lang w:val="en-US"/>
            <w:rPrChange w:id="6413" w:author="Maxim Bystrov" w:date="2026-05-24T12:52:00Z">
              <w:rPr>
                <w:color w:val="080808"/>
              </w:rPr>
            </w:rPrChange>
          </w:rPr>
          <w:t>[</w:t>
        </w:r>
        <w:proofErr w:type="spellStart"/>
        <w:r w:rsidRPr="00763B8E">
          <w:rPr>
            <w:color w:val="000000"/>
            <w:lang w:val="en-US"/>
            <w:rPrChange w:id="6414" w:author="Maxim Bystrov" w:date="2026-05-24T12:52:00Z">
              <w:rPr>
                <w:color w:val="000000"/>
              </w:rPr>
            </w:rPrChange>
          </w:rPr>
          <w:t>packet</w:t>
        </w:r>
        <w:r w:rsidRPr="00763B8E">
          <w:rPr>
            <w:color w:val="080808"/>
            <w:lang w:val="en-US"/>
            <w:rPrChange w:id="6415" w:author="Maxim Bystrov" w:date="2026-05-24T12:52:00Z">
              <w:rPr>
                <w:color w:val="080808"/>
              </w:rPr>
            </w:rPrChange>
          </w:rPr>
          <w:t>.</w:t>
        </w:r>
        <w:r w:rsidRPr="00763B8E">
          <w:rPr>
            <w:color w:val="871094"/>
            <w:lang w:val="en-US"/>
            <w:rPrChange w:id="6416" w:author="Maxim Bystrov" w:date="2026-05-24T12:52:00Z">
              <w:rPr>
                <w:color w:val="871094"/>
              </w:rPr>
            </w:rPrChange>
          </w:rPr>
          <w:t>deviceId</w:t>
        </w:r>
        <w:proofErr w:type="spellEnd"/>
        <w:r w:rsidRPr="00763B8E">
          <w:rPr>
            <w:color w:val="080808"/>
            <w:lang w:val="en-US"/>
            <w:rPrChange w:id="6417" w:author="Maxim Bystrov" w:date="2026-05-24T12:52:00Z">
              <w:rPr>
                <w:color w:val="080808"/>
              </w:rPr>
            </w:rPrChange>
          </w:rPr>
          <w:t xml:space="preserve">] = </w:t>
        </w:r>
        <w:proofErr w:type="spellStart"/>
        <w:r w:rsidRPr="00763B8E">
          <w:rPr>
            <w:color w:val="000000"/>
            <w:lang w:val="en-US"/>
            <w:rPrChange w:id="6418" w:author="Maxim Bystrov" w:date="2026-05-24T12:52:00Z">
              <w:rPr>
                <w:color w:val="000000"/>
              </w:rPr>
            </w:rPrChange>
          </w:rPr>
          <w:t>newZoneIds</w:t>
        </w:r>
        <w:proofErr w:type="spellEnd"/>
        <w:r w:rsidRPr="00763B8E">
          <w:rPr>
            <w:color w:val="000000"/>
            <w:lang w:val="en-US"/>
            <w:rPrChange w:id="6419" w:author="Maxim Bystrov" w:date="2026-05-24T12:52:00Z">
              <w:rPr>
                <w:color w:val="000000"/>
              </w:rPr>
            </w:rPrChange>
          </w:rPr>
          <w:br/>
          <w:t xml:space="preserve">        </w:t>
        </w:r>
        <w:r w:rsidRPr="00763B8E">
          <w:rPr>
            <w:color w:val="080808"/>
            <w:lang w:val="en-US"/>
            <w:rPrChange w:id="6420" w:author="Maxim Bystrov" w:date="2026-05-24T12:52:00Z">
              <w:rPr>
                <w:color w:val="080808"/>
              </w:rPr>
            </w:rPrChange>
          </w:rPr>
          <w:t>}</w:t>
        </w:r>
        <w:r w:rsidRPr="00763B8E">
          <w:rPr>
            <w:color w:val="080808"/>
            <w:lang w:val="en-US"/>
            <w:rPrChange w:id="6421" w:author="Maxim Bystrov" w:date="2026-05-24T12:52:00Z">
              <w:rPr>
                <w:color w:val="080808"/>
              </w:rPr>
            </w:rPrChange>
          </w:rPr>
          <w:br/>
          <w:t xml:space="preserve">        </w:t>
        </w:r>
        <w:r w:rsidRPr="00763B8E">
          <w:rPr>
            <w:color w:val="0033B3"/>
            <w:lang w:val="en-US"/>
            <w:rPrChange w:id="6422" w:author="Maxim Bystrov" w:date="2026-05-24T12:52:00Z">
              <w:rPr>
                <w:color w:val="0033B3"/>
              </w:rPr>
            </w:rPrChange>
          </w:rPr>
          <w:t xml:space="preserve">else </w:t>
        </w:r>
        <w:r w:rsidRPr="00763B8E">
          <w:rPr>
            <w:color w:val="080808"/>
            <w:lang w:val="en-US"/>
            <w:rPrChange w:id="6423" w:author="Maxim Bystrov" w:date="2026-05-24T12:52:00Z">
              <w:rPr>
                <w:color w:val="080808"/>
              </w:rPr>
            </w:rPrChange>
          </w:rPr>
          <w:t>{</w:t>
        </w:r>
        <w:r w:rsidRPr="00763B8E">
          <w:rPr>
            <w:color w:val="080808"/>
            <w:lang w:val="en-US"/>
            <w:rPrChange w:id="6424" w:author="Maxim Bystrov" w:date="2026-05-24T12:52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763B8E">
          <w:rPr>
            <w:color w:val="871094"/>
            <w:lang w:val="en-US"/>
            <w:rPrChange w:id="6425" w:author="Maxim Bystrov" w:date="2026-05-24T12:52:00Z">
              <w:rPr>
                <w:color w:val="871094"/>
              </w:rPr>
            </w:rPrChange>
          </w:rPr>
          <w:t>deviceToCurrentZoneIdSet</w:t>
        </w:r>
        <w:r w:rsidRPr="00763B8E">
          <w:rPr>
            <w:color w:val="080808"/>
            <w:lang w:val="en-US"/>
            <w:rPrChange w:id="6426" w:author="Maxim Bystrov" w:date="2026-05-24T12:52:00Z">
              <w:rPr>
                <w:color w:val="080808"/>
              </w:rPr>
            </w:rPrChange>
          </w:rPr>
          <w:t>.remove</w:t>
        </w:r>
        <w:proofErr w:type="spellEnd"/>
        <w:r w:rsidRPr="00763B8E">
          <w:rPr>
            <w:color w:val="080808"/>
            <w:lang w:val="en-US"/>
            <w:rPrChange w:id="6427" w:author="Maxim Bystrov" w:date="2026-05-24T12:52:00Z">
              <w:rPr>
                <w:color w:val="080808"/>
              </w:rPr>
            </w:rPrChange>
          </w:rPr>
          <w:t>(</w:t>
        </w:r>
        <w:proofErr w:type="spellStart"/>
        <w:r w:rsidRPr="00763B8E">
          <w:rPr>
            <w:color w:val="000000"/>
            <w:lang w:val="en-US"/>
            <w:rPrChange w:id="6428" w:author="Maxim Bystrov" w:date="2026-05-24T12:52:00Z">
              <w:rPr>
                <w:color w:val="000000"/>
              </w:rPr>
            </w:rPrChange>
          </w:rPr>
          <w:t>packet</w:t>
        </w:r>
        <w:r w:rsidRPr="00763B8E">
          <w:rPr>
            <w:color w:val="080808"/>
            <w:lang w:val="en-US"/>
            <w:rPrChange w:id="6429" w:author="Maxim Bystrov" w:date="2026-05-24T12:52:00Z">
              <w:rPr>
                <w:color w:val="080808"/>
              </w:rPr>
            </w:rPrChange>
          </w:rPr>
          <w:t>.</w:t>
        </w:r>
        <w:r w:rsidRPr="00763B8E">
          <w:rPr>
            <w:color w:val="871094"/>
            <w:lang w:val="en-US"/>
            <w:rPrChange w:id="6430" w:author="Maxim Bystrov" w:date="2026-05-24T12:52:00Z">
              <w:rPr>
                <w:color w:val="871094"/>
              </w:rPr>
            </w:rPrChange>
          </w:rPr>
          <w:t>deviceId</w:t>
        </w:r>
        <w:proofErr w:type="spellEnd"/>
        <w:r w:rsidRPr="00763B8E">
          <w:rPr>
            <w:color w:val="080808"/>
            <w:lang w:val="en-US"/>
            <w:rPrChange w:id="6431" w:author="Maxim Bystrov" w:date="2026-05-24T12:52:00Z">
              <w:rPr>
                <w:color w:val="080808"/>
              </w:rPr>
            </w:rPrChange>
          </w:rPr>
          <w:t>)</w:t>
        </w:r>
        <w:r w:rsidRPr="00763B8E">
          <w:rPr>
            <w:color w:val="080808"/>
            <w:lang w:val="en-US"/>
            <w:rPrChange w:id="6432" w:author="Maxim Bystrov" w:date="2026-05-24T12:52:00Z">
              <w:rPr>
                <w:color w:val="080808"/>
              </w:rPr>
            </w:rPrChange>
          </w:rPr>
          <w:br/>
          <w:t xml:space="preserve">        }</w:t>
        </w:r>
        <w:r w:rsidRPr="00763B8E">
          <w:rPr>
            <w:color w:val="080808"/>
            <w:lang w:val="en-US"/>
            <w:rPrChange w:id="6433" w:author="Maxim Bystrov" w:date="2026-05-24T12:52:00Z">
              <w:rPr>
                <w:color w:val="080808"/>
              </w:rPr>
            </w:rPrChange>
          </w:rPr>
          <w:br/>
          <w:t xml:space="preserve">    }</w:t>
        </w:r>
        <w:r w:rsidRPr="00763B8E">
          <w:rPr>
            <w:color w:val="080808"/>
            <w:lang w:val="en-US"/>
            <w:rPrChange w:id="6434" w:author="Maxim Bystrov" w:date="2026-05-24T12:52:00Z">
              <w:rPr>
                <w:color w:val="080808"/>
              </w:rPr>
            </w:rPrChange>
          </w:rPr>
          <w:br/>
        </w:r>
        <w:r w:rsidRPr="00763B8E">
          <w:rPr>
            <w:color w:val="080808"/>
            <w:lang w:val="en-US"/>
            <w:rPrChange w:id="6435" w:author="Maxim Bystrov" w:date="2026-05-24T12:52:00Z">
              <w:rPr>
                <w:color w:val="080808"/>
              </w:rPr>
            </w:rPrChange>
          </w:rPr>
          <w:br/>
          <w:t xml:space="preserve">    </w:t>
        </w:r>
        <w:r w:rsidRPr="00763B8E">
          <w:rPr>
            <w:color w:val="0033B3"/>
            <w:lang w:val="en-US"/>
            <w:rPrChange w:id="6436" w:author="Maxim Bystrov" w:date="2026-05-24T12:52:00Z">
              <w:rPr>
                <w:color w:val="0033B3"/>
              </w:rPr>
            </w:rPrChange>
          </w:rPr>
          <w:t xml:space="preserve">fun </w:t>
        </w:r>
        <w:proofErr w:type="spellStart"/>
        <w:r w:rsidRPr="00763B8E">
          <w:rPr>
            <w:color w:val="00627A"/>
            <w:lang w:val="en-US"/>
            <w:rPrChange w:id="6437" w:author="Maxim Bystrov" w:date="2026-05-24T12:52:00Z">
              <w:rPr>
                <w:color w:val="00627A"/>
              </w:rPr>
            </w:rPrChange>
          </w:rPr>
          <w:t>publishEvent</w:t>
        </w:r>
        <w:proofErr w:type="spellEnd"/>
        <w:r w:rsidRPr="00763B8E">
          <w:rPr>
            <w:color w:val="080808"/>
            <w:lang w:val="en-US"/>
            <w:rPrChange w:id="6438" w:author="Maxim Bystrov" w:date="2026-05-24T12:52:00Z">
              <w:rPr>
                <w:color w:val="080808"/>
              </w:rPr>
            </w:rPrChange>
          </w:rPr>
          <w:t>(</w:t>
        </w:r>
        <w:r w:rsidRPr="00763B8E">
          <w:rPr>
            <w:color w:val="000000"/>
            <w:lang w:val="en-US"/>
            <w:rPrChange w:id="6439" w:author="Maxim Bystrov" w:date="2026-05-24T12:52:00Z">
              <w:rPr>
                <w:color w:val="000000"/>
              </w:rPr>
            </w:rPrChange>
          </w:rPr>
          <w:t>zone</w:t>
        </w:r>
        <w:r w:rsidRPr="00763B8E">
          <w:rPr>
            <w:color w:val="080808"/>
            <w:lang w:val="en-US"/>
            <w:rPrChange w:id="6440" w:author="Maxim Bystrov" w:date="2026-05-24T12:52:00Z">
              <w:rPr>
                <w:color w:val="080808"/>
              </w:rPr>
            </w:rPrChange>
          </w:rPr>
          <w:t xml:space="preserve">: </w:t>
        </w:r>
        <w:proofErr w:type="spellStart"/>
        <w:r w:rsidRPr="00763B8E">
          <w:rPr>
            <w:color w:val="000000"/>
            <w:lang w:val="en-US"/>
            <w:rPrChange w:id="6441" w:author="Maxim Bystrov" w:date="2026-05-24T12:52:00Z">
              <w:rPr>
                <w:color w:val="000000"/>
              </w:rPr>
            </w:rPrChange>
          </w:rPr>
          <w:t>GeozoneDto</w:t>
        </w:r>
        <w:proofErr w:type="spellEnd"/>
        <w:r w:rsidRPr="00763B8E">
          <w:rPr>
            <w:color w:val="080808"/>
            <w:lang w:val="en-US"/>
            <w:rPrChange w:id="6442" w:author="Maxim Bystrov" w:date="2026-05-24T12:52:00Z">
              <w:rPr>
                <w:color w:val="080808"/>
              </w:rPr>
            </w:rPrChange>
          </w:rPr>
          <w:t xml:space="preserve">, </w:t>
        </w:r>
        <w:r w:rsidRPr="00763B8E">
          <w:rPr>
            <w:color w:val="000000"/>
            <w:lang w:val="en-US"/>
            <w:rPrChange w:id="6443" w:author="Maxim Bystrov" w:date="2026-05-24T12:52:00Z">
              <w:rPr>
                <w:color w:val="000000"/>
              </w:rPr>
            </w:rPrChange>
          </w:rPr>
          <w:t>packet</w:t>
        </w:r>
        <w:r w:rsidRPr="00763B8E">
          <w:rPr>
            <w:color w:val="080808"/>
            <w:lang w:val="en-US"/>
            <w:rPrChange w:id="6444" w:author="Maxim Bystrov" w:date="2026-05-24T12:52:00Z">
              <w:rPr>
                <w:color w:val="080808"/>
              </w:rPr>
            </w:rPrChange>
          </w:rPr>
          <w:t xml:space="preserve">: </w:t>
        </w:r>
        <w:proofErr w:type="spellStart"/>
        <w:r w:rsidRPr="00763B8E">
          <w:rPr>
            <w:color w:val="000000"/>
            <w:lang w:val="en-US"/>
            <w:rPrChange w:id="6445" w:author="Maxim Bystrov" w:date="2026-05-24T12:52:00Z">
              <w:rPr>
                <w:color w:val="000000"/>
              </w:rPr>
            </w:rPrChange>
          </w:rPr>
          <w:t>TelemetryPacket</w:t>
        </w:r>
        <w:proofErr w:type="spellEnd"/>
        <w:r w:rsidRPr="00763B8E">
          <w:rPr>
            <w:color w:val="080808"/>
            <w:lang w:val="en-US"/>
            <w:rPrChange w:id="6446" w:author="Maxim Bystrov" w:date="2026-05-24T12:52:00Z">
              <w:rPr>
                <w:color w:val="080808"/>
              </w:rPr>
            </w:rPrChange>
          </w:rPr>
          <w:t xml:space="preserve">, </w:t>
        </w:r>
        <w:proofErr w:type="spellStart"/>
        <w:r w:rsidRPr="00763B8E">
          <w:rPr>
            <w:color w:val="000000"/>
            <w:lang w:val="en-US"/>
            <w:rPrChange w:id="6447" w:author="Maxim Bystrov" w:date="2026-05-24T12:52:00Z">
              <w:rPr>
                <w:color w:val="000000"/>
              </w:rPr>
            </w:rPrChange>
          </w:rPr>
          <w:t>inOut</w:t>
        </w:r>
        <w:proofErr w:type="spellEnd"/>
        <w:r w:rsidRPr="00763B8E">
          <w:rPr>
            <w:color w:val="080808"/>
            <w:lang w:val="en-US"/>
            <w:rPrChange w:id="6448" w:author="Maxim Bystrov" w:date="2026-05-24T12:52:00Z">
              <w:rPr>
                <w:color w:val="080808"/>
              </w:rPr>
            </w:rPrChange>
          </w:rPr>
          <w:t xml:space="preserve">: </w:t>
        </w:r>
        <w:proofErr w:type="spellStart"/>
        <w:r w:rsidRPr="00763B8E">
          <w:rPr>
            <w:color w:val="000000"/>
            <w:lang w:val="en-US"/>
            <w:rPrChange w:id="6449" w:author="Maxim Bystrov" w:date="2026-05-24T12:52:00Z">
              <w:rPr>
                <w:color w:val="000000"/>
              </w:rPr>
            </w:rPrChange>
          </w:rPr>
          <w:t>InOut</w:t>
        </w:r>
        <w:proofErr w:type="spellEnd"/>
        <w:r w:rsidRPr="00763B8E">
          <w:rPr>
            <w:color w:val="080808"/>
            <w:lang w:val="en-US"/>
            <w:rPrChange w:id="6450" w:author="Maxim Bystrov" w:date="2026-05-24T12:52:00Z">
              <w:rPr>
                <w:color w:val="080808"/>
              </w:rPr>
            </w:rPrChange>
          </w:rPr>
          <w:t>) {</w:t>
        </w:r>
        <w:r w:rsidRPr="00763B8E">
          <w:rPr>
            <w:color w:val="080808"/>
            <w:lang w:val="en-US"/>
            <w:rPrChange w:id="6451" w:author="Maxim Bystrov" w:date="2026-05-24T12:52:00Z">
              <w:rPr>
                <w:color w:val="080808"/>
              </w:rPr>
            </w:rPrChange>
          </w:rPr>
          <w:br/>
        </w:r>
        <w:r w:rsidRPr="00763B8E">
          <w:rPr>
            <w:color w:val="080808"/>
            <w:lang w:val="en-US"/>
            <w:rPrChange w:id="6452" w:author="Maxim Bystrov" w:date="2026-05-24T12:52:00Z">
              <w:rPr>
                <w:color w:val="080808"/>
              </w:rPr>
            </w:rPrChange>
          </w:rPr>
          <w:lastRenderedPageBreak/>
          <w:t xml:space="preserve">        </w:t>
        </w:r>
        <w:proofErr w:type="spellStart"/>
        <w:r w:rsidRPr="00763B8E">
          <w:rPr>
            <w:color w:val="0033B3"/>
            <w:lang w:val="en-US"/>
            <w:rPrChange w:id="6453" w:author="Maxim Bystrov" w:date="2026-05-24T12:52:00Z">
              <w:rPr>
                <w:color w:val="0033B3"/>
              </w:rPr>
            </w:rPrChange>
          </w:rPr>
          <w:t>val</w:t>
        </w:r>
        <w:proofErr w:type="spellEnd"/>
        <w:r w:rsidRPr="00763B8E">
          <w:rPr>
            <w:color w:val="0033B3"/>
            <w:lang w:val="en-US"/>
            <w:rPrChange w:id="6454" w:author="Maxim Bystrov" w:date="2026-05-24T12:52:00Z">
              <w:rPr>
                <w:color w:val="0033B3"/>
              </w:rPr>
            </w:rPrChange>
          </w:rPr>
          <w:t xml:space="preserve"> </w:t>
        </w:r>
        <w:r w:rsidRPr="00763B8E">
          <w:rPr>
            <w:color w:val="000000"/>
            <w:lang w:val="en-US"/>
            <w:rPrChange w:id="6455" w:author="Maxim Bystrov" w:date="2026-05-24T12:52:00Z">
              <w:rPr>
                <w:color w:val="000000"/>
              </w:rPr>
            </w:rPrChange>
          </w:rPr>
          <w:t xml:space="preserve">event </w:t>
        </w:r>
        <w:r w:rsidRPr="00763B8E">
          <w:rPr>
            <w:color w:val="080808"/>
            <w:lang w:val="en-US"/>
            <w:rPrChange w:id="6456" w:author="Maxim Bystrov" w:date="2026-05-24T12:52:00Z">
              <w:rPr>
                <w:color w:val="080808"/>
              </w:rPr>
            </w:rPrChange>
          </w:rPr>
          <w:t xml:space="preserve">= </w:t>
        </w:r>
        <w:proofErr w:type="spellStart"/>
        <w:r w:rsidRPr="00763B8E">
          <w:rPr>
            <w:color w:val="080808"/>
            <w:lang w:val="en-US"/>
            <w:rPrChange w:id="6457" w:author="Maxim Bystrov" w:date="2026-05-24T12:52:00Z">
              <w:rPr>
                <w:color w:val="080808"/>
              </w:rPr>
            </w:rPrChange>
          </w:rPr>
          <w:t>ZoneVisitEvent</w:t>
        </w:r>
        <w:proofErr w:type="spellEnd"/>
        <w:r w:rsidRPr="00763B8E">
          <w:rPr>
            <w:color w:val="080808"/>
            <w:lang w:val="en-US"/>
            <w:rPrChange w:id="6458" w:author="Maxim Bystrov" w:date="2026-05-24T12:52:00Z">
              <w:rPr>
                <w:color w:val="080808"/>
              </w:rPr>
            </w:rPrChange>
          </w:rPr>
          <w:t>(</w:t>
        </w:r>
        <w:r w:rsidRPr="00763B8E">
          <w:rPr>
            <w:color w:val="080808"/>
            <w:lang w:val="en-US"/>
            <w:rPrChange w:id="6459" w:author="Maxim Bystrov" w:date="2026-05-24T12:52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763B8E">
          <w:rPr>
            <w:color w:val="4A86E8"/>
            <w:lang w:val="en-US"/>
            <w:rPrChange w:id="6460" w:author="Maxim Bystrov" w:date="2026-05-24T12:52:00Z">
              <w:rPr>
                <w:color w:val="4A86E8"/>
              </w:rPr>
            </w:rPrChange>
          </w:rPr>
          <w:t>inOut</w:t>
        </w:r>
        <w:proofErr w:type="spellEnd"/>
        <w:r w:rsidRPr="00763B8E">
          <w:rPr>
            <w:color w:val="4A86E8"/>
            <w:lang w:val="en-US"/>
            <w:rPrChange w:id="6461" w:author="Maxim Bystrov" w:date="2026-05-24T12:52:00Z">
              <w:rPr>
                <w:color w:val="4A86E8"/>
              </w:rPr>
            </w:rPrChange>
          </w:rPr>
          <w:t xml:space="preserve"> = </w:t>
        </w:r>
        <w:proofErr w:type="spellStart"/>
        <w:r w:rsidRPr="00763B8E">
          <w:rPr>
            <w:color w:val="000000"/>
            <w:lang w:val="en-US"/>
            <w:rPrChange w:id="6462" w:author="Maxim Bystrov" w:date="2026-05-24T12:52:00Z">
              <w:rPr>
                <w:color w:val="000000"/>
              </w:rPr>
            </w:rPrChange>
          </w:rPr>
          <w:t>inOut</w:t>
        </w:r>
        <w:proofErr w:type="spellEnd"/>
        <w:r w:rsidRPr="00763B8E">
          <w:rPr>
            <w:color w:val="080808"/>
            <w:lang w:val="en-US"/>
            <w:rPrChange w:id="6463" w:author="Maxim Bystrov" w:date="2026-05-24T12:52:00Z">
              <w:rPr>
                <w:color w:val="080808"/>
              </w:rPr>
            </w:rPrChange>
          </w:rPr>
          <w:t>,</w:t>
        </w:r>
        <w:r w:rsidRPr="00763B8E">
          <w:rPr>
            <w:color w:val="080808"/>
            <w:lang w:val="en-US"/>
            <w:rPrChange w:id="6464" w:author="Maxim Bystrov" w:date="2026-05-24T12:52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763B8E">
          <w:rPr>
            <w:color w:val="4A86E8"/>
            <w:lang w:val="en-US"/>
            <w:rPrChange w:id="6465" w:author="Maxim Bystrov" w:date="2026-05-24T12:52:00Z">
              <w:rPr>
                <w:color w:val="4A86E8"/>
              </w:rPr>
            </w:rPrChange>
          </w:rPr>
          <w:t>deviceId</w:t>
        </w:r>
        <w:proofErr w:type="spellEnd"/>
        <w:r w:rsidRPr="00763B8E">
          <w:rPr>
            <w:color w:val="4A86E8"/>
            <w:lang w:val="en-US"/>
            <w:rPrChange w:id="6466" w:author="Maxim Bystrov" w:date="2026-05-24T12:52:00Z">
              <w:rPr>
                <w:color w:val="4A86E8"/>
              </w:rPr>
            </w:rPrChange>
          </w:rPr>
          <w:t xml:space="preserve"> = </w:t>
        </w:r>
        <w:proofErr w:type="spellStart"/>
        <w:r w:rsidRPr="00763B8E">
          <w:rPr>
            <w:color w:val="000000"/>
            <w:lang w:val="en-US"/>
            <w:rPrChange w:id="6467" w:author="Maxim Bystrov" w:date="2026-05-24T12:52:00Z">
              <w:rPr>
                <w:color w:val="000000"/>
              </w:rPr>
            </w:rPrChange>
          </w:rPr>
          <w:t>packet</w:t>
        </w:r>
        <w:r w:rsidRPr="00763B8E">
          <w:rPr>
            <w:color w:val="080808"/>
            <w:lang w:val="en-US"/>
            <w:rPrChange w:id="6468" w:author="Maxim Bystrov" w:date="2026-05-24T12:52:00Z">
              <w:rPr>
                <w:color w:val="080808"/>
              </w:rPr>
            </w:rPrChange>
          </w:rPr>
          <w:t>.</w:t>
        </w:r>
        <w:r w:rsidRPr="00763B8E">
          <w:rPr>
            <w:color w:val="871094"/>
            <w:lang w:val="en-US"/>
            <w:rPrChange w:id="6469" w:author="Maxim Bystrov" w:date="2026-05-24T12:52:00Z">
              <w:rPr>
                <w:color w:val="871094"/>
              </w:rPr>
            </w:rPrChange>
          </w:rPr>
          <w:t>deviceId</w:t>
        </w:r>
        <w:proofErr w:type="spellEnd"/>
        <w:r w:rsidRPr="00763B8E">
          <w:rPr>
            <w:color w:val="080808"/>
            <w:lang w:val="en-US"/>
            <w:rPrChange w:id="6470" w:author="Maxim Bystrov" w:date="2026-05-24T12:52:00Z">
              <w:rPr>
                <w:color w:val="080808"/>
              </w:rPr>
            </w:rPrChange>
          </w:rPr>
          <w:t>,</w:t>
        </w:r>
        <w:r w:rsidRPr="00763B8E">
          <w:rPr>
            <w:color w:val="080808"/>
            <w:lang w:val="en-US"/>
            <w:rPrChange w:id="6471" w:author="Maxim Bystrov" w:date="2026-05-24T12:52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763B8E">
          <w:rPr>
            <w:color w:val="4A86E8"/>
            <w:lang w:val="en-US"/>
            <w:rPrChange w:id="6472" w:author="Maxim Bystrov" w:date="2026-05-24T12:52:00Z">
              <w:rPr>
                <w:color w:val="4A86E8"/>
              </w:rPr>
            </w:rPrChange>
          </w:rPr>
          <w:t>vehicleId</w:t>
        </w:r>
        <w:proofErr w:type="spellEnd"/>
        <w:r w:rsidRPr="00763B8E">
          <w:rPr>
            <w:color w:val="4A86E8"/>
            <w:lang w:val="en-US"/>
            <w:rPrChange w:id="6473" w:author="Maxim Bystrov" w:date="2026-05-24T12:52:00Z">
              <w:rPr>
                <w:color w:val="4A86E8"/>
              </w:rPr>
            </w:rPrChange>
          </w:rPr>
          <w:t xml:space="preserve"> = </w:t>
        </w:r>
        <w:proofErr w:type="spellStart"/>
        <w:r w:rsidRPr="00763B8E">
          <w:rPr>
            <w:color w:val="000000"/>
            <w:lang w:val="en-US"/>
            <w:rPrChange w:id="6474" w:author="Maxim Bystrov" w:date="2026-05-24T12:52:00Z">
              <w:rPr>
                <w:color w:val="000000"/>
              </w:rPr>
            </w:rPrChange>
          </w:rPr>
          <w:t>packet</w:t>
        </w:r>
        <w:r w:rsidRPr="00763B8E">
          <w:rPr>
            <w:color w:val="080808"/>
            <w:lang w:val="en-US"/>
            <w:rPrChange w:id="6475" w:author="Maxim Bystrov" w:date="2026-05-24T12:52:00Z">
              <w:rPr>
                <w:color w:val="080808"/>
              </w:rPr>
            </w:rPrChange>
          </w:rPr>
          <w:t>.</w:t>
        </w:r>
        <w:r w:rsidRPr="00763B8E">
          <w:rPr>
            <w:color w:val="871094"/>
            <w:lang w:val="en-US"/>
            <w:rPrChange w:id="6476" w:author="Maxim Bystrov" w:date="2026-05-24T12:52:00Z">
              <w:rPr>
                <w:color w:val="871094"/>
              </w:rPr>
            </w:rPrChange>
          </w:rPr>
          <w:t>vehicleId</w:t>
        </w:r>
        <w:proofErr w:type="spellEnd"/>
        <w:r w:rsidRPr="00763B8E">
          <w:rPr>
            <w:color w:val="080808"/>
            <w:lang w:val="en-US"/>
            <w:rPrChange w:id="6477" w:author="Maxim Bystrov" w:date="2026-05-24T12:52:00Z">
              <w:rPr>
                <w:color w:val="080808"/>
              </w:rPr>
            </w:rPrChange>
          </w:rPr>
          <w:t>,</w:t>
        </w:r>
        <w:r w:rsidRPr="00763B8E">
          <w:rPr>
            <w:color w:val="080808"/>
            <w:lang w:val="en-US"/>
            <w:rPrChange w:id="6478" w:author="Maxim Bystrov" w:date="2026-05-24T12:52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763B8E">
          <w:rPr>
            <w:color w:val="4A86E8"/>
            <w:lang w:val="en-US"/>
            <w:rPrChange w:id="6479" w:author="Maxim Bystrov" w:date="2026-05-24T12:52:00Z">
              <w:rPr>
                <w:color w:val="4A86E8"/>
              </w:rPr>
            </w:rPrChange>
          </w:rPr>
          <w:t>zoneId</w:t>
        </w:r>
        <w:proofErr w:type="spellEnd"/>
        <w:r w:rsidRPr="00763B8E">
          <w:rPr>
            <w:color w:val="4A86E8"/>
            <w:lang w:val="en-US"/>
            <w:rPrChange w:id="6480" w:author="Maxim Bystrov" w:date="2026-05-24T12:52:00Z">
              <w:rPr>
                <w:color w:val="4A86E8"/>
              </w:rPr>
            </w:rPrChange>
          </w:rPr>
          <w:t xml:space="preserve"> = </w:t>
        </w:r>
        <w:r w:rsidRPr="00763B8E">
          <w:rPr>
            <w:color w:val="000000"/>
            <w:lang w:val="en-US"/>
            <w:rPrChange w:id="6481" w:author="Maxim Bystrov" w:date="2026-05-24T12:52:00Z">
              <w:rPr>
                <w:color w:val="000000"/>
              </w:rPr>
            </w:rPrChange>
          </w:rPr>
          <w:t>zone</w:t>
        </w:r>
        <w:r w:rsidRPr="00763B8E">
          <w:rPr>
            <w:color w:val="080808"/>
            <w:lang w:val="en-US"/>
            <w:rPrChange w:id="6482" w:author="Maxim Bystrov" w:date="2026-05-24T12:52:00Z">
              <w:rPr>
                <w:color w:val="080808"/>
              </w:rPr>
            </w:rPrChange>
          </w:rPr>
          <w:t>.</w:t>
        </w:r>
        <w:r w:rsidRPr="00763B8E">
          <w:rPr>
            <w:color w:val="871094"/>
            <w:lang w:val="en-US"/>
            <w:rPrChange w:id="6483" w:author="Maxim Bystrov" w:date="2026-05-24T12:52:00Z">
              <w:rPr>
                <w:color w:val="871094"/>
              </w:rPr>
            </w:rPrChange>
          </w:rPr>
          <w:t>id</w:t>
        </w:r>
        <w:r w:rsidRPr="00763B8E">
          <w:rPr>
            <w:color w:val="080808"/>
            <w:lang w:val="en-US"/>
            <w:rPrChange w:id="6484" w:author="Maxim Bystrov" w:date="2026-05-24T12:52:00Z">
              <w:rPr>
                <w:color w:val="080808"/>
              </w:rPr>
            </w:rPrChange>
          </w:rPr>
          <w:t>,</w:t>
        </w:r>
        <w:r w:rsidRPr="00763B8E">
          <w:rPr>
            <w:color w:val="080808"/>
            <w:lang w:val="en-US"/>
            <w:rPrChange w:id="6485" w:author="Maxim Bystrov" w:date="2026-05-24T12:52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763B8E">
          <w:rPr>
            <w:color w:val="4A86E8"/>
            <w:lang w:val="en-US"/>
            <w:rPrChange w:id="6486" w:author="Maxim Bystrov" w:date="2026-05-24T12:52:00Z">
              <w:rPr>
                <w:color w:val="4A86E8"/>
              </w:rPr>
            </w:rPrChange>
          </w:rPr>
          <w:t>zoneName</w:t>
        </w:r>
        <w:proofErr w:type="spellEnd"/>
        <w:r w:rsidRPr="00763B8E">
          <w:rPr>
            <w:color w:val="4A86E8"/>
            <w:lang w:val="en-US"/>
            <w:rPrChange w:id="6487" w:author="Maxim Bystrov" w:date="2026-05-24T12:52:00Z">
              <w:rPr>
                <w:color w:val="4A86E8"/>
              </w:rPr>
            </w:rPrChange>
          </w:rPr>
          <w:t xml:space="preserve"> = </w:t>
        </w:r>
        <w:r w:rsidRPr="00763B8E">
          <w:rPr>
            <w:color w:val="000000"/>
            <w:lang w:val="en-US"/>
            <w:rPrChange w:id="6488" w:author="Maxim Bystrov" w:date="2026-05-24T12:52:00Z">
              <w:rPr>
                <w:color w:val="000000"/>
              </w:rPr>
            </w:rPrChange>
          </w:rPr>
          <w:t>zone</w:t>
        </w:r>
        <w:r w:rsidRPr="00763B8E">
          <w:rPr>
            <w:color w:val="080808"/>
            <w:lang w:val="en-US"/>
            <w:rPrChange w:id="6489" w:author="Maxim Bystrov" w:date="2026-05-24T12:52:00Z">
              <w:rPr>
                <w:color w:val="080808"/>
              </w:rPr>
            </w:rPrChange>
          </w:rPr>
          <w:t>.</w:t>
        </w:r>
        <w:r w:rsidRPr="00763B8E">
          <w:rPr>
            <w:color w:val="871094"/>
            <w:lang w:val="en-US"/>
            <w:rPrChange w:id="6490" w:author="Maxim Bystrov" w:date="2026-05-24T12:52:00Z">
              <w:rPr>
                <w:color w:val="871094"/>
              </w:rPr>
            </w:rPrChange>
          </w:rPr>
          <w:t>name</w:t>
        </w:r>
        <w:r w:rsidRPr="00763B8E">
          <w:rPr>
            <w:color w:val="080808"/>
            <w:lang w:val="en-US"/>
            <w:rPrChange w:id="6491" w:author="Maxim Bystrov" w:date="2026-05-24T12:52:00Z">
              <w:rPr>
                <w:color w:val="080808"/>
              </w:rPr>
            </w:rPrChange>
          </w:rPr>
          <w:t>,</w:t>
        </w:r>
        <w:r w:rsidRPr="00763B8E">
          <w:rPr>
            <w:color w:val="080808"/>
            <w:lang w:val="en-US"/>
            <w:rPrChange w:id="6492" w:author="Maxim Bystrov" w:date="2026-05-24T12:52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763B8E">
          <w:rPr>
            <w:color w:val="4A86E8"/>
            <w:lang w:val="en-US"/>
            <w:rPrChange w:id="6493" w:author="Maxim Bystrov" w:date="2026-05-24T12:52:00Z">
              <w:rPr>
                <w:color w:val="4A86E8"/>
              </w:rPr>
            </w:rPrChange>
          </w:rPr>
          <w:t>zoneDateTime</w:t>
        </w:r>
        <w:proofErr w:type="spellEnd"/>
        <w:r w:rsidRPr="00763B8E">
          <w:rPr>
            <w:color w:val="4A86E8"/>
            <w:lang w:val="en-US"/>
            <w:rPrChange w:id="6494" w:author="Maxim Bystrov" w:date="2026-05-24T12:52:00Z">
              <w:rPr>
                <w:color w:val="4A86E8"/>
              </w:rPr>
            </w:rPrChange>
          </w:rPr>
          <w:t xml:space="preserve"> = </w:t>
        </w:r>
        <w:proofErr w:type="spellStart"/>
        <w:r w:rsidRPr="00763B8E">
          <w:rPr>
            <w:color w:val="000000"/>
            <w:lang w:val="en-US"/>
            <w:rPrChange w:id="6495" w:author="Maxim Bystrov" w:date="2026-05-24T12:52:00Z">
              <w:rPr>
                <w:color w:val="000000"/>
              </w:rPr>
            </w:rPrChange>
          </w:rPr>
          <w:t>packet</w:t>
        </w:r>
        <w:r w:rsidRPr="00763B8E">
          <w:rPr>
            <w:color w:val="080808"/>
            <w:lang w:val="en-US"/>
            <w:rPrChange w:id="6496" w:author="Maxim Bystrov" w:date="2026-05-24T12:52:00Z">
              <w:rPr>
                <w:color w:val="080808"/>
              </w:rPr>
            </w:rPrChange>
          </w:rPr>
          <w:t>.</w:t>
        </w:r>
        <w:r w:rsidRPr="00763B8E">
          <w:rPr>
            <w:color w:val="871094"/>
            <w:lang w:val="en-US"/>
            <w:rPrChange w:id="6497" w:author="Maxim Bystrov" w:date="2026-05-24T12:52:00Z">
              <w:rPr>
                <w:color w:val="871094"/>
              </w:rPr>
            </w:rPrChange>
          </w:rPr>
          <w:t>packetTime</w:t>
        </w:r>
        <w:proofErr w:type="spellEnd"/>
        <w:r w:rsidRPr="00763B8E">
          <w:rPr>
            <w:color w:val="871094"/>
            <w:lang w:val="en-US"/>
            <w:rPrChange w:id="6498" w:author="Maxim Bystrov" w:date="2026-05-24T12:52:00Z">
              <w:rPr>
                <w:color w:val="871094"/>
              </w:rPr>
            </w:rPrChange>
          </w:rPr>
          <w:br/>
          <w:t xml:space="preserve">        </w:t>
        </w:r>
        <w:r w:rsidRPr="00763B8E">
          <w:rPr>
            <w:color w:val="080808"/>
            <w:lang w:val="en-US"/>
            <w:rPrChange w:id="6499" w:author="Maxim Bystrov" w:date="2026-05-24T12:52:00Z">
              <w:rPr>
                <w:color w:val="080808"/>
              </w:rPr>
            </w:rPrChange>
          </w:rPr>
          <w:t>)</w:t>
        </w:r>
        <w:r w:rsidRPr="00763B8E">
          <w:rPr>
            <w:color w:val="080808"/>
            <w:lang w:val="en-US"/>
            <w:rPrChange w:id="6500" w:author="Maxim Bystrov" w:date="2026-05-24T12:52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763B8E">
          <w:rPr>
            <w:color w:val="871094"/>
            <w:lang w:val="en-US"/>
            <w:rPrChange w:id="6501" w:author="Maxim Bystrov" w:date="2026-05-24T12:52:00Z">
              <w:rPr>
                <w:color w:val="871094"/>
              </w:rPr>
            </w:rPrChange>
          </w:rPr>
          <w:t>applicationEventPublisher</w:t>
        </w:r>
        <w:r w:rsidRPr="00763B8E">
          <w:rPr>
            <w:color w:val="080808"/>
            <w:lang w:val="en-US"/>
            <w:rPrChange w:id="6502" w:author="Maxim Bystrov" w:date="2026-05-24T12:52:00Z">
              <w:rPr>
                <w:color w:val="080808"/>
              </w:rPr>
            </w:rPrChange>
          </w:rPr>
          <w:t>.publishEvent</w:t>
        </w:r>
        <w:proofErr w:type="spellEnd"/>
        <w:r w:rsidRPr="00763B8E">
          <w:rPr>
            <w:color w:val="080808"/>
            <w:lang w:val="en-US"/>
            <w:rPrChange w:id="6503" w:author="Maxim Bystrov" w:date="2026-05-24T12:52:00Z">
              <w:rPr>
                <w:color w:val="080808"/>
              </w:rPr>
            </w:rPrChange>
          </w:rPr>
          <w:t>(</w:t>
        </w:r>
        <w:r w:rsidRPr="00763B8E">
          <w:rPr>
            <w:color w:val="000000"/>
            <w:lang w:val="en-US"/>
            <w:rPrChange w:id="6504" w:author="Maxim Bystrov" w:date="2026-05-24T12:52:00Z">
              <w:rPr>
                <w:color w:val="000000"/>
              </w:rPr>
            </w:rPrChange>
          </w:rPr>
          <w:t>event</w:t>
        </w:r>
        <w:r w:rsidRPr="00763B8E">
          <w:rPr>
            <w:color w:val="080808"/>
            <w:lang w:val="en-US"/>
            <w:rPrChange w:id="6505" w:author="Maxim Bystrov" w:date="2026-05-24T12:52:00Z">
              <w:rPr>
                <w:color w:val="080808"/>
              </w:rPr>
            </w:rPrChange>
          </w:rPr>
          <w:t>)</w:t>
        </w:r>
        <w:r w:rsidRPr="00763B8E">
          <w:rPr>
            <w:color w:val="080808"/>
            <w:lang w:val="en-US"/>
            <w:rPrChange w:id="6506" w:author="Maxim Bystrov" w:date="2026-05-24T12:52:00Z">
              <w:rPr>
                <w:color w:val="080808"/>
              </w:rPr>
            </w:rPrChange>
          </w:rPr>
          <w:br/>
          <w:t xml:space="preserve">    }</w:t>
        </w:r>
        <w:r w:rsidRPr="00763B8E">
          <w:rPr>
            <w:color w:val="080808"/>
            <w:lang w:val="en-US"/>
            <w:rPrChange w:id="6507" w:author="Maxim Bystrov" w:date="2026-05-24T12:52:00Z">
              <w:rPr>
                <w:color w:val="080808"/>
              </w:rPr>
            </w:rPrChange>
          </w:rPr>
          <w:br/>
          <w:t>}</w:t>
        </w:r>
      </w:ins>
    </w:p>
    <w:p w14:paraId="1D010474" w14:textId="77777777" w:rsidR="00763B8E" w:rsidRPr="00763B8E" w:rsidRDefault="00763B8E" w:rsidP="00763B8E">
      <w:pPr>
        <w:pStyle w:val="HTML0"/>
        <w:shd w:val="clear" w:color="auto" w:fill="FFFFFF"/>
        <w:rPr>
          <w:ins w:id="6508" w:author="Maxim Bystrov" w:date="2026-05-24T12:52:00Z"/>
          <w:color w:val="080808"/>
          <w:lang w:val="en-US"/>
          <w:rPrChange w:id="6509" w:author="Maxim Bystrov" w:date="2026-05-24T12:52:00Z">
            <w:rPr>
              <w:ins w:id="6510" w:author="Maxim Bystrov" w:date="2026-05-24T12:52:00Z"/>
              <w:color w:val="080808"/>
            </w:rPr>
          </w:rPrChange>
        </w:rPr>
      </w:pPr>
    </w:p>
    <w:p w14:paraId="00CB61FF" w14:textId="345CF210" w:rsidR="00FE7FEF" w:rsidRDefault="0046394B" w:rsidP="0046394B">
      <w:pPr>
        <w:pStyle w:val="default1"/>
        <w:numPr>
          <w:ilvl w:val="0"/>
          <w:numId w:val="48"/>
        </w:numPr>
        <w:rPr>
          <w:ins w:id="6511" w:author="Maxim Bystrov" w:date="2026-05-24T12:54:00Z"/>
        </w:rPr>
      </w:pPr>
      <w:ins w:id="6512" w:author="Maxim Bystrov" w:date="2026-05-24T12:53:00Z">
        <w:r>
          <w:t xml:space="preserve">Обработчик пользовательских </w:t>
        </w:r>
      </w:ins>
      <w:ins w:id="6513" w:author="Maxim Bystrov" w:date="2026-05-24T13:06:00Z">
        <w:r w:rsidR="00884024">
          <w:t>соединений</w:t>
        </w:r>
      </w:ins>
      <w:ins w:id="6514" w:author="Maxim Bystrov" w:date="2026-05-24T12:53:00Z">
        <w:r>
          <w:t xml:space="preserve"> </w:t>
        </w:r>
      </w:ins>
      <w:ins w:id="6515" w:author="Maxim Bystrov" w:date="2026-05-24T12:54:00Z">
        <w:r>
          <w:t>для трансляции телеметрических данных</w:t>
        </w:r>
      </w:ins>
      <w:ins w:id="6516" w:author="Maxim Bystrov" w:date="2026-05-24T12:57:00Z">
        <w:r w:rsidR="00342012">
          <w:t xml:space="preserve"> </w:t>
        </w:r>
        <w:proofErr w:type="spellStart"/>
        <w:r w:rsidR="00342012">
          <w:rPr>
            <w:lang w:val="en-US"/>
          </w:rPr>
          <w:t>TelemetryWeb</w:t>
        </w:r>
      </w:ins>
      <w:ins w:id="6517" w:author="Maxim Bystrov" w:date="2026-05-24T12:58:00Z">
        <w:r w:rsidR="00342012">
          <w:rPr>
            <w:lang w:val="en-US"/>
          </w:rPr>
          <w:t>SocketHandler</w:t>
        </w:r>
        <w:proofErr w:type="spellEnd"/>
        <w:r w:rsidR="00342012" w:rsidRPr="00342012">
          <w:rPr>
            <w:rPrChange w:id="6518" w:author="Maxim Bystrov" w:date="2026-05-24T12:58:00Z">
              <w:rPr>
                <w:lang w:val="en-US"/>
              </w:rPr>
            </w:rPrChange>
          </w:rPr>
          <w:t>.</w:t>
        </w:r>
        <w:r w:rsidR="00342012">
          <w:rPr>
            <w:lang w:val="en-US"/>
          </w:rPr>
          <w:t>kt</w:t>
        </w:r>
      </w:ins>
    </w:p>
    <w:p w14:paraId="134F5311" w14:textId="77777777" w:rsidR="0046394B" w:rsidRPr="0046394B" w:rsidRDefault="0046394B" w:rsidP="00464DDE">
      <w:pPr>
        <w:pStyle w:val="HTML0"/>
        <w:shd w:val="clear" w:color="auto" w:fill="FFFFFF"/>
        <w:rPr>
          <w:ins w:id="6519" w:author="Maxim Bystrov" w:date="2026-05-24T12:54:00Z"/>
          <w:color w:val="080808"/>
          <w:lang w:val="en-US"/>
          <w:rPrChange w:id="6520" w:author="Maxim Bystrov" w:date="2026-05-24T12:54:00Z">
            <w:rPr>
              <w:ins w:id="6521" w:author="Maxim Bystrov" w:date="2026-05-24T12:54:00Z"/>
              <w:color w:val="080808"/>
            </w:rPr>
          </w:rPrChange>
        </w:rPr>
        <w:pPrChange w:id="6522" w:author="Maxim Bystrov" w:date="2026-05-24T13:02:00Z">
          <w:pPr>
            <w:pStyle w:val="HTML0"/>
            <w:numPr>
              <w:numId w:val="48"/>
            </w:numPr>
            <w:shd w:val="clear" w:color="auto" w:fill="FFFFFF"/>
            <w:ind w:left="1069" w:hanging="360"/>
          </w:pPr>
        </w:pPrChange>
      </w:pPr>
      <w:ins w:id="6523" w:author="Maxim Bystrov" w:date="2026-05-24T12:54:00Z">
        <w:r w:rsidRPr="0046394B">
          <w:rPr>
            <w:color w:val="0033B3"/>
            <w:lang w:val="en-US"/>
            <w:rPrChange w:id="6524" w:author="Maxim Bystrov" w:date="2026-05-24T12:54:00Z">
              <w:rPr>
                <w:color w:val="0033B3"/>
              </w:rPr>
            </w:rPrChange>
          </w:rPr>
          <w:t xml:space="preserve">package </w:t>
        </w:r>
        <w:proofErr w:type="spellStart"/>
        <w:r w:rsidRPr="0046394B">
          <w:rPr>
            <w:color w:val="080808"/>
            <w:lang w:val="en-US"/>
            <w:rPrChange w:id="6525" w:author="Maxim Bystrov" w:date="2026-05-24T12:54:00Z">
              <w:rPr>
                <w:color w:val="080808"/>
              </w:rPr>
            </w:rPrChange>
          </w:rPr>
          <w:t>com.lynceus.telemetry_processor.handler</w:t>
        </w:r>
        <w:proofErr w:type="spellEnd"/>
        <w:r w:rsidRPr="0046394B">
          <w:rPr>
            <w:color w:val="080808"/>
            <w:lang w:val="en-US"/>
            <w:rPrChange w:id="6526" w:author="Maxim Bystrov" w:date="2026-05-24T12:54:00Z">
              <w:rPr>
                <w:color w:val="080808"/>
              </w:rPr>
            </w:rPrChange>
          </w:rPr>
          <w:br/>
        </w:r>
        <w:r w:rsidRPr="0046394B">
          <w:rPr>
            <w:color w:val="080808"/>
            <w:lang w:val="en-US"/>
            <w:rPrChange w:id="6527" w:author="Maxim Bystrov" w:date="2026-05-24T12:54:00Z">
              <w:rPr>
                <w:color w:val="080808"/>
              </w:rPr>
            </w:rPrChange>
          </w:rPr>
          <w:br/>
        </w:r>
        <w:r w:rsidRPr="0046394B">
          <w:rPr>
            <w:color w:val="0033B3"/>
            <w:lang w:val="en-US"/>
            <w:rPrChange w:id="6528" w:author="Maxim Bystrov" w:date="2026-05-24T12:54:00Z">
              <w:rPr>
                <w:color w:val="0033B3"/>
              </w:rPr>
            </w:rPrChange>
          </w:rPr>
          <w:t xml:space="preserve">import </w:t>
        </w:r>
        <w:proofErr w:type="spellStart"/>
        <w:r w:rsidRPr="0046394B">
          <w:rPr>
            <w:color w:val="080808"/>
            <w:lang w:val="en-US"/>
            <w:rPrChange w:id="6529" w:author="Maxim Bystrov" w:date="2026-05-24T12:54:00Z">
              <w:rPr>
                <w:color w:val="080808"/>
              </w:rPr>
            </w:rPrChange>
          </w:rPr>
          <w:t>com.fasterxml.jackson.databind.</w:t>
        </w:r>
        <w:r w:rsidRPr="0046394B">
          <w:rPr>
            <w:color w:val="000000"/>
            <w:lang w:val="en-US"/>
            <w:rPrChange w:id="6530" w:author="Maxim Bystrov" w:date="2026-05-24T12:54:00Z">
              <w:rPr>
                <w:color w:val="000000"/>
              </w:rPr>
            </w:rPrChange>
          </w:rPr>
          <w:t>ObjectMapper</w:t>
        </w:r>
        <w:proofErr w:type="spellEnd"/>
        <w:r w:rsidRPr="0046394B">
          <w:rPr>
            <w:color w:val="000000"/>
            <w:lang w:val="en-US"/>
            <w:rPrChange w:id="6531" w:author="Maxim Bystrov" w:date="2026-05-24T12:54:00Z">
              <w:rPr>
                <w:color w:val="000000"/>
              </w:rPr>
            </w:rPrChange>
          </w:rPr>
          <w:br/>
        </w:r>
        <w:r w:rsidRPr="0046394B">
          <w:rPr>
            <w:color w:val="0033B3"/>
            <w:lang w:val="en-US"/>
            <w:rPrChange w:id="6532" w:author="Maxim Bystrov" w:date="2026-05-24T12:54:00Z">
              <w:rPr>
                <w:color w:val="0033B3"/>
              </w:rPr>
            </w:rPrChange>
          </w:rPr>
          <w:t xml:space="preserve">import </w:t>
        </w:r>
        <w:r w:rsidRPr="0046394B">
          <w:rPr>
            <w:color w:val="080808"/>
            <w:lang w:val="en-US"/>
            <w:rPrChange w:id="6533" w:author="Maxim Bystrov" w:date="2026-05-24T12:54:00Z">
              <w:rPr>
                <w:color w:val="080808"/>
              </w:rPr>
            </w:rPrChange>
          </w:rPr>
          <w:t>com.google.common.geometry.</w:t>
        </w:r>
        <w:r w:rsidRPr="0046394B">
          <w:rPr>
            <w:color w:val="000000"/>
            <w:lang w:val="en-US"/>
            <w:rPrChange w:id="6534" w:author="Maxim Bystrov" w:date="2026-05-24T12:54:00Z">
              <w:rPr>
                <w:color w:val="000000"/>
              </w:rPr>
            </w:rPrChange>
          </w:rPr>
          <w:t>S2ContainsPointQuery</w:t>
        </w:r>
        <w:r w:rsidRPr="0046394B">
          <w:rPr>
            <w:color w:val="000000"/>
            <w:lang w:val="en-US"/>
            <w:rPrChange w:id="6535" w:author="Maxim Bystrov" w:date="2026-05-24T12:54:00Z">
              <w:rPr>
                <w:color w:val="000000"/>
              </w:rPr>
            </w:rPrChange>
          </w:rPr>
          <w:br/>
        </w:r>
        <w:r w:rsidRPr="0046394B">
          <w:rPr>
            <w:color w:val="0033B3"/>
            <w:lang w:val="en-US"/>
            <w:rPrChange w:id="6536" w:author="Maxim Bystrov" w:date="2026-05-24T12:54:00Z">
              <w:rPr>
                <w:color w:val="0033B3"/>
              </w:rPr>
            </w:rPrChange>
          </w:rPr>
          <w:t xml:space="preserve">import </w:t>
        </w:r>
        <w:r w:rsidRPr="0046394B">
          <w:rPr>
            <w:color w:val="080808"/>
            <w:lang w:val="en-US"/>
            <w:rPrChange w:id="6537" w:author="Maxim Bystrov" w:date="2026-05-24T12:54:00Z">
              <w:rPr>
                <w:color w:val="080808"/>
              </w:rPr>
            </w:rPrChange>
          </w:rPr>
          <w:t>com.google.common.geometry.</w:t>
        </w:r>
        <w:r w:rsidRPr="0046394B">
          <w:rPr>
            <w:color w:val="000000"/>
            <w:lang w:val="en-US"/>
            <w:rPrChange w:id="6538" w:author="Maxim Bystrov" w:date="2026-05-24T12:54:00Z">
              <w:rPr>
                <w:color w:val="000000"/>
              </w:rPr>
            </w:rPrChange>
          </w:rPr>
          <w:t>S2LatLng</w:t>
        </w:r>
        <w:r w:rsidRPr="0046394B">
          <w:rPr>
            <w:color w:val="000000"/>
            <w:lang w:val="en-US"/>
            <w:rPrChange w:id="6539" w:author="Maxim Bystrov" w:date="2026-05-24T12:54:00Z">
              <w:rPr>
                <w:color w:val="000000"/>
              </w:rPr>
            </w:rPrChange>
          </w:rPr>
          <w:br/>
        </w:r>
        <w:r w:rsidRPr="0046394B">
          <w:rPr>
            <w:color w:val="0033B3"/>
            <w:lang w:val="en-US"/>
            <w:rPrChange w:id="6540" w:author="Maxim Bystrov" w:date="2026-05-24T12:54:00Z">
              <w:rPr>
                <w:color w:val="0033B3"/>
              </w:rPr>
            </w:rPrChange>
          </w:rPr>
          <w:t xml:space="preserve">import </w:t>
        </w:r>
        <w:r w:rsidRPr="0046394B">
          <w:rPr>
            <w:color w:val="080808"/>
            <w:lang w:val="en-US"/>
            <w:rPrChange w:id="6541" w:author="Maxim Bystrov" w:date="2026-05-24T12:54:00Z">
              <w:rPr>
                <w:color w:val="080808"/>
              </w:rPr>
            </w:rPrChange>
          </w:rPr>
          <w:t>com.google.common.geometry.</w:t>
        </w:r>
        <w:r w:rsidRPr="0046394B">
          <w:rPr>
            <w:color w:val="000000"/>
            <w:lang w:val="en-US"/>
            <w:rPrChange w:id="6542" w:author="Maxim Bystrov" w:date="2026-05-24T12:54:00Z">
              <w:rPr>
                <w:color w:val="000000"/>
              </w:rPr>
            </w:rPrChange>
          </w:rPr>
          <w:t>S2Loop</w:t>
        </w:r>
        <w:r w:rsidRPr="0046394B">
          <w:rPr>
            <w:color w:val="000000"/>
            <w:lang w:val="en-US"/>
            <w:rPrChange w:id="6543" w:author="Maxim Bystrov" w:date="2026-05-24T12:54:00Z">
              <w:rPr>
                <w:color w:val="000000"/>
              </w:rPr>
            </w:rPrChange>
          </w:rPr>
          <w:br/>
        </w:r>
        <w:r w:rsidRPr="0046394B">
          <w:rPr>
            <w:color w:val="0033B3"/>
            <w:lang w:val="en-US"/>
            <w:rPrChange w:id="6544" w:author="Maxim Bystrov" w:date="2026-05-24T12:54:00Z">
              <w:rPr>
                <w:color w:val="0033B3"/>
              </w:rPr>
            </w:rPrChange>
          </w:rPr>
          <w:t xml:space="preserve">import </w:t>
        </w:r>
        <w:r w:rsidRPr="0046394B">
          <w:rPr>
            <w:color w:val="080808"/>
            <w:lang w:val="en-US"/>
            <w:rPrChange w:id="6545" w:author="Maxim Bystrov" w:date="2026-05-24T12:54:00Z">
              <w:rPr>
                <w:color w:val="080808"/>
              </w:rPr>
            </w:rPrChange>
          </w:rPr>
          <w:t>com.google.common.geometry.</w:t>
        </w:r>
        <w:r w:rsidRPr="0046394B">
          <w:rPr>
            <w:color w:val="000000"/>
            <w:lang w:val="en-US"/>
            <w:rPrChange w:id="6546" w:author="Maxim Bystrov" w:date="2026-05-24T12:54:00Z">
              <w:rPr>
                <w:color w:val="000000"/>
              </w:rPr>
            </w:rPrChange>
          </w:rPr>
          <w:t>S2Polygon</w:t>
        </w:r>
        <w:r w:rsidRPr="0046394B">
          <w:rPr>
            <w:color w:val="000000"/>
            <w:lang w:val="en-US"/>
            <w:rPrChange w:id="6547" w:author="Maxim Bystrov" w:date="2026-05-24T12:54:00Z">
              <w:rPr>
                <w:color w:val="000000"/>
              </w:rPr>
            </w:rPrChange>
          </w:rPr>
          <w:br/>
        </w:r>
        <w:r w:rsidRPr="0046394B">
          <w:rPr>
            <w:color w:val="0033B3"/>
            <w:lang w:val="en-US"/>
            <w:rPrChange w:id="6548" w:author="Maxim Bystrov" w:date="2026-05-24T12:54:00Z">
              <w:rPr>
                <w:color w:val="0033B3"/>
              </w:rPr>
            </w:rPrChange>
          </w:rPr>
          <w:t xml:space="preserve">import </w:t>
        </w:r>
        <w:proofErr w:type="spellStart"/>
        <w:r w:rsidRPr="0046394B">
          <w:rPr>
            <w:color w:val="080808"/>
            <w:lang w:val="en-US"/>
            <w:rPrChange w:id="6549" w:author="Maxim Bystrov" w:date="2026-05-24T12:54:00Z">
              <w:rPr>
                <w:color w:val="080808"/>
              </w:rPr>
            </w:rPrChange>
          </w:rPr>
          <w:t>com.lynceus.telemetry_processor.entity.</w:t>
        </w:r>
        <w:r w:rsidRPr="0046394B">
          <w:rPr>
            <w:color w:val="000000"/>
            <w:lang w:val="en-US"/>
            <w:rPrChange w:id="6550" w:author="Maxim Bystrov" w:date="2026-05-24T12:54:00Z">
              <w:rPr>
                <w:color w:val="000000"/>
              </w:rPr>
            </w:rPrChange>
          </w:rPr>
          <w:t>TelemetryPacket</w:t>
        </w:r>
        <w:proofErr w:type="spellEnd"/>
        <w:r w:rsidRPr="0046394B">
          <w:rPr>
            <w:color w:val="000000"/>
            <w:lang w:val="en-US"/>
            <w:rPrChange w:id="6551" w:author="Maxim Bystrov" w:date="2026-05-24T12:54:00Z">
              <w:rPr>
                <w:color w:val="000000"/>
              </w:rPr>
            </w:rPrChange>
          </w:rPr>
          <w:br/>
        </w:r>
        <w:r w:rsidRPr="0046394B">
          <w:rPr>
            <w:color w:val="0033B3"/>
            <w:lang w:val="en-US"/>
            <w:rPrChange w:id="6552" w:author="Maxim Bystrov" w:date="2026-05-24T12:54:00Z">
              <w:rPr>
                <w:color w:val="0033B3"/>
              </w:rPr>
            </w:rPrChange>
          </w:rPr>
          <w:t xml:space="preserve">import </w:t>
        </w:r>
        <w:r w:rsidRPr="0046394B">
          <w:rPr>
            <w:color w:val="080808"/>
            <w:lang w:val="en-US"/>
            <w:rPrChange w:id="6553" w:author="Maxim Bystrov" w:date="2026-05-24T12:54:00Z">
              <w:rPr>
                <w:color w:val="080808"/>
              </w:rPr>
            </w:rPrChange>
          </w:rPr>
          <w:t>org.slf4j.</w:t>
        </w:r>
        <w:r w:rsidRPr="0046394B">
          <w:rPr>
            <w:color w:val="000000"/>
            <w:lang w:val="en-US"/>
            <w:rPrChange w:id="6554" w:author="Maxim Bystrov" w:date="2026-05-24T12:54:00Z">
              <w:rPr>
                <w:color w:val="000000"/>
              </w:rPr>
            </w:rPrChange>
          </w:rPr>
          <w:t>LoggerFactory</w:t>
        </w:r>
        <w:r w:rsidRPr="0046394B">
          <w:rPr>
            <w:color w:val="000000"/>
            <w:lang w:val="en-US"/>
            <w:rPrChange w:id="6555" w:author="Maxim Bystrov" w:date="2026-05-24T12:54:00Z">
              <w:rPr>
                <w:color w:val="000000"/>
              </w:rPr>
            </w:rPrChange>
          </w:rPr>
          <w:br/>
        </w:r>
        <w:r w:rsidRPr="0046394B">
          <w:rPr>
            <w:color w:val="0033B3"/>
            <w:lang w:val="en-US"/>
            <w:rPrChange w:id="6556" w:author="Maxim Bystrov" w:date="2026-05-24T12:54:00Z">
              <w:rPr>
                <w:color w:val="0033B3"/>
              </w:rPr>
            </w:rPrChange>
          </w:rPr>
          <w:t xml:space="preserve">import </w:t>
        </w:r>
        <w:proofErr w:type="spellStart"/>
        <w:r w:rsidRPr="0046394B">
          <w:rPr>
            <w:color w:val="080808"/>
            <w:lang w:val="en-US"/>
            <w:rPrChange w:id="6557" w:author="Maxim Bystrov" w:date="2026-05-24T12:54:00Z">
              <w:rPr>
                <w:color w:val="080808"/>
              </w:rPr>
            </w:rPrChange>
          </w:rPr>
          <w:t>org.springframework.data.redis.connection.</w:t>
        </w:r>
        <w:r w:rsidRPr="0046394B">
          <w:rPr>
            <w:color w:val="000000"/>
            <w:lang w:val="en-US"/>
            <w:rPrChange w:id="6558" w:author="Maxim Bystrov" w:date="2026-05-24T12:54:00Z">
              <w:rPr>
                <w:color w:val="000000"/>
              </w:rPr>
            </w:rPrChange>
          </w:rPr>
          <w:t>MessageListener</w:t>
        </w:r>
        <w:proofErr w:type="spellEnd"/>
        <w:r w:rsidRPr="0046394B">
          <w:rPr>
            <w:color w:val="000000"/>
            <w:lang w:val="en-US"/>
            <w:rPrChange w:id="6559" w:author="Maxim Bystrov" w:date="2026-05-24T12:54:00Z">
              <w:rPr>
                <w:color w:val="000000"/>
              </w:rPr>
            </w:rPrChange>
          </w:rPr>
          <w:br/>
        </w:r>
        <w:r w:rsidRPr="0046394B">
          <w:rPr>
            <w:color w:val="0033B3"/>
            <w:lang w:val="en-US"/>
            <w:rPrChange w:id="6560" w:author="Maxim Bystrov" w:date="2026-05-24T12:54:00Z">
              <w:rPr>
                <w:color w:val="0033B3"/>
              </w:rPr>
            </w:rPrChange>
          </w:rPr>
          <w:t xml:space="preserve">import </w:t>
        </w:r>
        <w:proofErr w:type="spellStart"/>
        <w:r w:rsidRPr="0046394B">
          <w:rPr>
            <w:color w:val="080808"/>
            <w:lang w:val="en-US"/>
            <w:rPrChange w:id="6561" w:author="Maxim Bystrov" w:date="2026-05-24T12:54:00Z">
              <w:rPr>
                <w:color w:val="080808"/>
              </w:rPr>
            </w:rPrChange>
          </w:rPr>
          <w:t>org.springframework.data.redis.core.</w:t>
        </w:r>
        <w:r w:rsidRPr="0046394B">
          <w:rPr>
            <w:color w:val="000000"/>
            <w:lang w:val="en-US"/>
            <w:rPrChange w:id="6562" w:author="Maxim Bystrov" w:date="2026-05-24T12:54:00Z">
              <w:rPr>
                <w:color w:val="000000"/>
              </w:rPr>
            </w:rPrChange>
          </w:rPr>
          <w:t>RedisTemplate</w:t>
        </w:r>
        <w:proofErr w:type="spellEnd"/>
        <w:r w:rsidRPr="0046394B">
          <w:rPr>
            <w:color w:val="000000"/>
            <w:lang w:val="en-US"/>
            <w:rPrChange w:id="6563" w:author="Maxim Bystrov" w:date="2026-05-24T12:54:00Z">
              <w:rPr>
                <w:color w:val="000000"/>
              </w:rPr>
            </w:rPrChange>
          </w:rPr>
          <w:br/>
        </w:r>
        <w:r w:rsidRPr="0046394B">
          <w:rPr>
            <w:color w:val="0033B3"/>
            <w:lang w:val="en-US"/>
            <w:rPrChange w:id="6564" w:author="Maxim Bystrov" w:date="2026-05-24T12:54:00Z">
              <w:rPr>
                <w:color w:val="0033B3"/>
              </w:rPr>
            </w:rPrChange>
          </w:rPr>
          <w:t xml:space="preserve">import </w:t>
        </w:r>
        <w:proofErr w:type="spellStart"/>
        <w:r w:rsidRPr="0046394B">
          <w:rPr>
            <w:color w:val="080808"/>
            <w:lang w:val="en-US"/>
            <w:rPrChange w:id="6565" w:author="Maxim Bystrov" w:date="2026-05-24T12:54:00Z">
              <w:rPr>
                <w:color w:val="080808"/>
              </w:rPr>
            </w:rPrChange>
          </w:rPr>
          <w:t>org.springframework.data.redis.core.</w:t>
        </w:r>
        <w:r w:rsidRPr="0046394B">
          <w:rPr>
            <w:color w:val="000000"/>
            <w:lang w:val="en-US"/>
            <w:rPrChange w:id="6566" w:author="Maxim Bystrov" w:date="2026-05-24T12:54:00Z">
              <w:rPr>
                <w:color w:val="000000"/>
              </w:rPr>
            </w:rPrChange>
          </w:rPr>
          <w:t>ScanOptions</w:t>
        </w:r>
        <w:proofErr w:type="spellEnd"/>
        <w:r w:rsidRPr="0046394B">
          <w:rPr>
            <w:color w:val="000000"/>
            <w:lang w:val="en-US"/>
            <w:rPrChange w:id="6567" w:author="Maxim Bystrov" w:date="2026-05-24T12:54:00Z">
              <w:rPr>
                <w:color w:val="000000"/>
              </w:rPr>
            </w:rPrChange>
          </w:rPr>
          <w:br/>
        </w:r>
        <w:r w:rsidRPr="0046394B">
          <w:rPr>
            <w:color w:val="0033B3"/>
            <w:lang w:val="en-US"/>
            <w:rPrChange w:id="6568" w:author="Maxim Bystrov" w:date="2026-05-24T12:54:00Z">
              <w:rPr>
                <w:color w:val="0033B3"/>
              </w:rPr>
            </w:rPrChange>
          </w:rPr>
          <w:t xml:space="preserve">import </w:t>
        </w:r>
        <w:proofErr w:type="spellStart"/>
        <w:r w:rsidRPr="0046394B">
          <w:rPr>
            <w:color w:val="080808"/>
            <w:lang w:val="en-US"/>
            <w:rPrChange w:id="6569" w:author="Maxim Bystrov" w:date="2026-05-24T12:54:00Z">
              <w:rPr>
                <w:color w:val="080808"/>
              </w:rPr>
            </w:rPrChange>
          </w:rPr>
          <w:t>org.springframework.data.redis.listener.</w:t>
        </w:r>
        <w:r w:rsidRPr="0046394B">
          <w:rPr>
            <w:color w:val="000000"/>
            <w:lang w:val="en-US"/>
            <w:rPrChange w:id="6570" w:author="Maxim Bystrov" w:date="2026-05-24T12:54:00Z">
              <w:rPr>
                <w:color w:val="000000"/>
              </w:rPr>
            </w:rPrChange>
          </w:rPr>
          <w:t>PatternTopic</w:t>
        </w:r>
        <w:proofErr w:type="spellEnd"/>
        <w:r w:rsidRPr="0046394B">
          <w:rPr>
            <w:color w:val="000000"/>
            <w:lang w:val="en-US"/>
            <w:rPrChange w:id="6571" w:author="Maxim Bystrov" w:date="2026-05-24T12:54:00Z">
              <w:rPr>
                <w:color w:val="000000"/>
              </w:rPr>
            </w:rPrChange>
          </w:rPr>
          <w:br/>
        </w:r>
        <w:r w:rsidRPr="0046394B">
          <w:rPr>
            <w:color w:val="0033B3"/>
            <w:lang w:val="en-US"/>
            <w:rPrChange w:id="6572" w:author="Maxim Bystrov" w:date="2026-05-24T12:54:00Z">
              <w:rPr>
                <w:color w:val="0033B3"/>
              </w:rPr>
            </w:rPrChange>
          </w:rPr>
          <w:t xml:space="preserve">import </w:t>
        </w:r>
        <w:r w:rsidRPr="0046394B">
          <w:rPr>
            <w:color w:val="080808"/>
            <w:lang w:val="en-US"/>
            <w:rPrChange w:id="6573" w:author="Maxim Bystrov" w:date="2026-05-24T12:54:00Z">
              <w:rPr>
                <w:color w:val="080808"/>
              </w:rPr>
            </w:rPrChange>
          </w:rPr>
          <w:t>org.springframework.data.redis.listener.</w:t>
        </w:r>
        <w:r w:rsidRPr="0046394B">
          <w:rPr>
            <w:color w:val="000000"/>
            <w:lang w:val="en-US"/>
            <w:rPrChange w:id="6574" w:author="Maxim Bystrov" w:date="2026-05-24T12:54:00Z">
              <w:rPr>
                <w:color w:val="000000"/>
              </w:rPr>
            </w:rPrChange>
          </w:rPr>
          <w:t>RedisMessageListenerContainer</w:t>
        </w:r>
        <w:r w:rsidRPr="0046394B">
          <w:rPr>
            <w:color w:val="000000"/>
            <w:lang w:val="en-US"/>
            <w:rPrChange w:id="6575" w:author="Maxim Bystrov" w:date="2026-05-24T12:54:00Z">
              <w:rPr>
                <w:color w:val="000000"/>
              </w:rPr>
            </w:rPrChange>
          </w:rPr>
          <w:br/>
        </w:r>
        <w:proofErr w:type="spellStart"/>
        <w:r w:rsidRPr="0046394B">
          <w:rPr>
            <w:color w:val="0033B3"/>
            <w:lang w:val="en-US"/>
            <w:rPrChange w:id="6576" w:author="Maxim Bystrov" w:date="2026-05-24T12:54:00Z">
              <w:rPr>
                <w:color w:val="0033B3"/>
              </w:rPr>
            </w:rPrChange>
          </w:rPr>
          <w:t>import</w:t>
        </w:r>
        <w:proofErr w:type="spellEnd"/>
        <w:r w:rsidRPr="0046394B">
          <w:rPr>
            <w:color w:val="0033B3"/>
            <w:lang w:val="en-US"/>
            <w:rPrChange w:id="6577" w:author="Maxim Bystrov" w:date="2026-05-24T12:54:00Z">
              <w:rPr>
                <w:color w:val="0033B3"/>
              </w:rPr>
            </w:rPrChange>
          </w:rPr>
          <w:t xml:space="preserve"> </w:t>
        </w:r>
        <w:proofErr w:type="spellStart"/>
        <w:r w:rsidRPr="0046394B">
          <w:rPr>
            <w:color w:val="080808"/>
            <w:lang w:val="en-US"/>
            <w:rPrChange w:id="6578" w:author="Maxim Bystrov" w:date="2026-05-24T12:54:00Z">
              <w:rPr>
                <w:color w:val="080808"/>
              </w:rPr>
            </w:rPrChange>
          </w:rPr>
          <w:t>org.springframework.stereotype.</w:t>
        </w:r>
        <w:r w:rsidRPr="0046394B">
          <w:rPr>
            <w:color w:val="9E880D"/>
            <w:lang w:val="en-US"/>
            <w:rPrChange w:id="6579" w:author="Maxim Bystrov" w:date="2026-05-24T12:54:00Z">
              <w:rPr>
                <w:color w:val="9E880D"/>
              </w:rPr>
            </w:rPrChange>
          </w:rPr>
          <w:t>Component</w:t>
        </w:r>
        <w:proofErr w:type="spellEnd"/>
        <w:r w:rsidRPr="0046394B">
          <w:rPr>
            <w:color w:val="9E880D"/>
            <w:lang w:val="en-US"/>
            <w:rPrChange w:id="6580" w:author="Maxim Bystrov" w:date="2026-05-24T12:54:00Z">
              <w:rPr>
                <w:color w:val="9E880D"/>
              </w:rPr>
            </w:rPrChange>
          </w:rPr>
          <w:br/>
        </w:r>
        <w:r w:rsidRPr="0046394B">
          <w:rPr>
            <w:color w:val="0033B3"/>
            <w:lang w:val="en-US"/>
            <w:rPrChange w:id="6581" w:author="Maxim Bystrov" w:date="2026-05-24T12:54:00Z">
              <w:rPr>
                <w:color w:val="0033B3"/>
              </w:rPr>
            </w:rPrChange>
          </w:rPr>
          <w:t xml:space="preserve">import </w:t>
        </w:r>
        <w:proofErr w:type="spellStart"/>
        <w:r w:rsidRPr="0046394B">
          <w:rPr>
            <w:color w:val="080808"/>
            <w:lang w:val="en-US"/>
            <w:rPrChange w:id="6582" w:author="Maxim Bystrov" w:date="2026-05-24T12:54:00Z">
              <w:rPr>
                <w:color w:val="080808"/>
              </w:rPr>
            </w:rPrChange>
          </w:rPr>
          <w:t>org.springframework.web.socket.</w:t>
        </w:r>
        <w:r w:rsidRPr="0046394B">
          <w:rPr>
            <w:color w:val="000000"/>
            <w:lang w:val="en-US"/>
            <w:rPrChange w:id="6583" w:author="Maxim Bystrov" w:date="2026-05-24T12:54:00Z">
              <w:rPr>
                <w:color w:val="000000"/>
              </w:rPr>
            </w:rPrChange>
          </w:rPr>
          <w:t>CloseStatus</w:t>
        </w:r>
        <w:proofErr w:type="spellEnd"/>
        <w:r w:rsidRPr="0046394B">
          <w:rPr>
            <w:color w:val="000000"/>
            <w:lang w:val="en-US"/>
            <w:rPrChange w:id="6584" w:author="Maxim Bystrov" w:date="2026-05-24T12:54:00Z">
              <w:rPr>
                <w:color w:val="000000"/>
              </w:rPr>
            </w:rPrChange>
          </w:rPr>
          <w:br/>
        </w:r>
        <w:r w:rsidRPr="0046394B">
          <w:rPr>
            <w:color w:val="0033B3"/>
            <w:lang w:val="en-US"/>
            <w:rPrChange w:id="6585" w:author="Maxim Bystrov" w:date="2026-05-24T12:54:00Z">
              <w:rPr>
                <w:color w:val="0033B3"/>
              </w:rPr>
            </w:rPrChange>
          </w:rPr>
          <w:t xml:space="preserve">import </w:t>
        </w:r>
        <w:proofErr w:type="spellStart"/>
        <w:r w:rsidRPr="0046394B">
          <w:rPr>
            <w:color w:val="080808"/>
            <w:lang w:val="en-US"/>
            <w:rPrChange w:id="6586" w:author="Maxim Bystrov" w:date="2026-05-24T12:54:00Z">
              <w:rPr>
                <w:color w:val="080808"/>
              </w:rPr>
            </w:rPrChange>
          </w:rPr>
          <w:t>org.springframework.web.socket.</w:t>
        </w:r>
        <w:r w:rsidRPr="0046394B">
          <w:rPr>
            <w:color w:val="000000"/>
            <w:lang w:val="en-US"/>
            <w:rPrChange w:id="6587" w:author="Maxim Bystrov" w:date="2026-05-24T12:54:00Z">
              <w:rPr>
                <w:color w:val="000000"/>
              </w:rPr>
            </w:rPrChange>
          </w:rPr>
          <w:t>TextMessage</w:t>
        </w:r>
        <w:proofErr w:type="spellEnd"/>
        <w:r w:rsidRPr="0046394B">
          <w:rPr>
            <w:color w:val="000000"/>
            <w:lang w:val="en-US"/>
            <w:rPrChange w:id="6588" w:author="Maxim Bystrov" w:date="2026-05-24T12:54:00Z">
              <w:rPr>
                <w:color w:val="000000"/>
              </w:rPr>
            </w:rPrChange>
          </w:rPr>
          <w:br/>
        </w:r>
        <w:r w:rsidRPr="0046394B">
          <w:rPr>
            <w:color w:val="0033B3"/>
            <w:lang w:val="en-US"/>
            <w:rPrChange w:id="6589" w:author="Maxim Bystrov" w:date="2026-05-24T12:54:00Z">
              <w:rPr>
                <w:color w:val="0033B3"/>
              </w:rPr>
            </w:rPrChange>
          </w:rPr>
          <w:t xml:space="preserve">import </w:t>
        </w:r>
        <w:proofErr w:type="spellStart"/>
        <w:r w:rsidRPr="0046394B">
          <w:rPr>
            <w:color w:val="080808"/>
            <w:lang w:val="en-US"/>
            <w:rPrChange w:id="6590" w:author="Maxim Bystrov" w:date="2026-05-24T12:54:00Z">
              <w:rPr>
                <w:color w:val="080808"/>
              </w:rPr>
            </w:rPrChange>
          </w:rPr>
          <w:t>org.springframework.web.socket.</w:t>
        </w:r>
        <w:r w:rsidRPr="0046394B">
          <w:rPr>
            <w:color w:val="000000"/>
            <w:lang w:val="en-US"/>
            <w:rPrChange w:id="6591" w:author="Maxim Bystrov" w:date="2026-05-24T12:54:00Z">
              <w:rPr>
                <w:color w:val="000000"/>
              </w:rPr>
            </w:rPrChange>
          </w:rPr>
          <w:t>WebSocketSession</w:t>
        </w:r>
        <w:proofErr w:type="spellEnd"/>
        <w:r w:rsidRPr="0046394B">
          <w:rPr>
            <w:color w:val="000000"/>
            <w:lang w:val="en-US"/>
            <w:rPrChange w:id="6592" w:author="Maxim Bystrov" w:date="2026-05-24T12:54:00Z">
              <w:rPr>
                <w:color w:val="000000"/>
              </w:rPr>
            </w:rPrChange>
          </w:rPr>
          <w:br/>
        </w:r>
        <w:r w:rsidRPr="0046394B">
          <w:rPr>
            <w:color w:val="0033B3"/>
            <w:lang w:val="en-US"/>
            <w:rPrChange w:id="6593" w:author="Maxim Bystrov" w:date="2026-05-24T12:54:00Z">
              <w:rPr>
                <w:color w:val="0033B3"/>
              </w:rPr>
            </w:rPrChange>
          </w:rPr>
          <w:t xml:space="preserve">import </w:t>
        </w:r>
        <w:proofErr w:type="spellStart"/>
        <w:r w:rsidRPr="0046394B">
          <w:rPr>
            <w:color w:val="080808"/>
            <w:lang w:val="en-US"/>
            <w:rPrChange w:id="6594" w:author="Maxim Bystrov" w:date="2026-05-24T12:54:00Z">
              <w:rPr>
                <w:color w:val="080808"/>
              </w:rPr>
            </w:rPrChange>
          </w:rPr>
          <w:t>org.springframework.web.socket.handler.</w:t>
        </w:r>
        <w:r w:rsidRPr="0046394B">
          <w:rPr>
            <w:color w:val="000000"/>
            <w:lang w:val="en-US"/>
            <w:rPrChange w:id="6595" w:author="Maxim Bystrov" w:date="2026-05-24T12:54:00Z">
              <w:rPr>
                <w:color w:val="000000"/>
              </w:rPr>
            </w:rPrChange>
          </w:rPr>
          <w:t>TextWebSocketHandler</w:t>
        </w:r>
        <w:proofErr w:type="spellEnd"/>
        <w:r w:rsidRPr="0046394B">
          <w:rPr>
            <w:color w:val="000000"/>
            <w:lang w:val="en-US"/>
            <w:rPrChange w:id="6596" w:author="Maxim Bystrov" w:date="2026-05-24T12:54:00Z">
              <w:rPr>
                <w:color w:val="000000"/>
              </w:rPr>
            </w:rPrChange>
          </w:rPr>
          <w:br/>
        </w:r>
        <w:r w:rsidRPr="0046394B">
          <w:rPr>
            <w:color w:val="0033B3"/>
            <w:lang w:val="en-US"/>
            <w:rPrChange w:id="6597" w:author="Maxim Bystrov" w:date="2026-05-24T12:54:00Z">
              <w:rPr>
                <w:color w:val="0033B3"/>
              </w:rPr>
            </w:rPrChange>
          </w:rPr>
          <w:t xml:space="preserve">import </w:t>
        </w:r>
        <w:proofErr w:type="spellStart"/>
        <w:r w:rsidRPr="0046394B">
          <w:rPr>
            <w:color w:val="080808"/>
            <w:lang w:val="en-US"/>
            <w:rPrChange w:id="6598" w:author="Maxim Bystrov" w:date="2026-05-24T12:54:00Z">
              <w:rPr>
                <w:color w:val="080808"/>
              </w:rPr>
            </w:rPrChange>
          </w:rPr>
          <w:t>java.util.concurrent.</w:t>
        </w:r>
        <w:r w:rsidRPr="0046394B">
          <w:rPr>
            <w:color w:val="000000"/>
            <w:lang w:val="en-US"/>
            <w:rPrChange w:id="6599" w:author="Maxim Bystrov" w:date="2026-05-24T12:54:00Z">
              <w:rPr>
                <w:color w:val="000000"/>
              </w:rPr>
            </w:rPrChange>
          </w:rPr>
          <w:t>ConcurrentHashMap</w:t>
        </w:r>
        <w:proofErr w:type="spellEnd"/>
        <w:r w:rsidRPr="0046394B">
          <w:rPr>
            <w:color w:val="000000"/>
            <w:lang w:val="en-US"/>
            <w:rPrChange w:id="6600" w:author="Maxim Bystrov" w:date="2026-05-24T12:54:00Z">
              <w:rPr>
                <w:color w:val="000000"/>
              </w:rPr>
            </w:rPrChange>
          </w:rPr>
          <w:br/>
        </w:r>
        <w:r w:rsidRPr="0046394B">
          <w:rPr>
            <w:color w:val="0033B3"/>
            <w:lang w:val="en-US"/>
            <w:rPrChange w:id="6601" w:author="Maxim Bystrov" w:date="2026-05-24T12:54:00Z">
              <w:rPr>
                <w:color w:val="0033B3"/>
              </w:rPr>
            </w:rPrChange>
          </w:rPr>
          <w:t xml:space="preserve">import </w:t>
        </w:r>
        <w:r w:rsidRPr="0046394B">
          <w:rPr>
            <w:color w:val="080808"/>
            <w:lang w:val="en-US"/>
            <w:rPrChange w:id="6602" w:author="Maxim Bystrov" w:date="2026-05-24T12:54:00Z">
              <w:rPr>
                <w:color w:val="080808"/>
              </w:rPr>
            </w:rPrChange>
          </w:rPr>
          <w:t>com.google.common.geometry.</w:t>
        </w:r>
        <w:r w:rsidRPr="0046394B">
          <w:rPr>
            <w:color w:val="000000"/>
            <w:lang w:val="en-US"/>
            <w:rPrChange w:id="6603" w:author="Maxim Bystrov" w:date="2026-05-24T12:54:00Z">
              <w:rPr>
                <w:color w:val="000000"/>
              </w:rPr>
            </w:rPrChange>
          </w:rPr>
          <w:t>S2ShapeIndex</w:t>
        </w:r>
        <w:r w:rsidRPr="0046394B">
          <w:rPr>
            <w:color w:val="000000"/>
            <w:lang w:val="en-US"/>
            <w:rPrChange w:id="6604" w:author="Maxim Bystrov" w:date="2026-05-24T12:54:00Z">
              <w:rPr>
                <w:color w:val="000000"/>
              </w:rPr>
            </w:rPrChange>
          </w:rPr>
          <w:br/>
        </w:r>
        <w:r w:rsidRPr="0046394B">
          <w:rPr>
            <w:color w:val="000000"/>
            <w:lang w:val="en-US"/>
            <w:rPrChange w:id="6605" w:author="Maxim Bystrov" w:date="2026-05-24T12:54:00Z">
              <w:rPr>
                <w:color w:val="000000"/>
              </w:rPr>
            </w:rPrChange>
          </w:rPr>
          <w:br/>
        </w:r>
        <w:r w:rsidRPr="0046394B">
          <w:rPr>
            <w:color w:val="000000"/>
            <w:lang w:val="en-US"/>
            <w:rPrChange w:id="6606" w:author="Maxim Bystrov" w:date="2026-05-24T12:54:00Z">
              <w:rPr>
                <w:color w:val="000000"/>
              </w:rPr>
            </w:rPrChange>
          </w:rPr>
          <w:br/>
        </w:r>
        <w:r w:rsidRPr="0046394B">
          <w:rPr>
            <w:color w:val="9E880D"/>
            <w:lang w:val="en-US"/>
            <w:rPrChange w:id="6607" w:author="Maxim Bystrov" w:date="2026-05-24T12:54:00Z">
              <w:rPr>
                <w:color w:val="9E880D"/>
              </w:rPr>
            </w:rPrChange>
          </w:rPr>
          <w:t>@Component</w:t>
        </w:r>
        <w:r w:rsidRPr="0046394B">
          <w:rPr>
            <w:color w:val="9E880D"/>
            <w:lang w:val="en-US"/>
            <w:rPrChange w:id="6608" w:author="Maxim Bystrov" w:date="2026-05-24T12:54:00Z">
              <w:rPr>
                <w:color w:val="9E880D"/>
              </w:rPr>
            </w:rPrChange>
          </w:rPr>
          <w:br/>
        </w:r>
        <w:r w:rsidRPr="0046394B">
          <w:rPr>
            <w:color w:val="0033B3"/>
            <w:lang w:val="en-US"/>
            <w:rPrChange w:id="6609" w:author="Maxim Bystrov" w:date="2026-05-24T12:54:00Z">
              <w:rPr>
                <w:color w:val="0033B3"/>
              </w:rPr>
            </w:rPrChange>
          </w:rPr>
          <w:t xml:space="preserve">class </w:t>
        </w:r>
        <w:proofErr w:type="spellStart"/>
        <w:r w:rsidRPr="0046394B">
          <w:rPr>
            <w:color w:val="000000"/>
            <w:lang w:val="en-US"/>
            <w:rPrChange w:id="6610" w:author="Maxim Bystrov" w:date="2026-05-24T12:54:00Z">
              <w:rPr>
                <w:color w:val="000000"/>
              </w:rPr>
            </w:rPrChange>
          </w:rPr>
          <w:t>TelemetryWebSocketHandler</w:t>
        </w:r>
        <w:proofErr w:type="spellEnd"/>
        <w:r w:rsidRPr="0046394B">
          <w:rPr>
            <w:color w:val="080808"/>
            <w:lang w:val="en-US"/>
            <w:rPrChange w:id="6611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80808"/>
            <w:lang w:val="en-US"/>
            <w:rPrChange w:id="6612" w:author="Maxim Bystrov" w:date="2026-05-24T12:54:00Z">
              <w:rPr>
                <w:color w:val="080808"/>
              </w:rPr>
            </w:rPrChange>
          </w:rPr>
          <w:br/>
          <w:t xml:space="preserve">    </w:t>
        </w:r>
        <w:r w:rsidRPr="0046394B">
          <w:rPr>
            <w:color w:val="0033B3"/>
            <w:lang w:val="en-US"/>
            <w:rPrChange w:id="6613" w:author="Maxim Bystrov" w:date="2026-05-24T12:54:00Z">
              <w:rPr>
                <w:color w:val="0033B3"/>
              </w:rPr>
            </w:rPrChange>
          </w:rPr>
          <w:t xml:space="preserve">private </w:t>
        </w:r>
        <w:proofErr w:type="spellStart"/>
        <w:r w:rsidRPr="0046394B">
          <w:rPr>
            <w:color w:val="0033B3"/>
            <w:lang w:val="en-US"/>
            <w:rPrChange w:id="6614" w:author="Maxim Bystrov" w:date="2026-05-24T12:54:00Z">
              <w:rPr>
                <w:color w:val="0033B3"/>
              </w:rPr>
            </w:rPrChange>
          </w:rPr>
          <w:t>val</w:t>
        </w:r>
        <w:proofErr w:type="spellEnd"/>
        <w:r w:rsidRPr="0046394B">
          <w:rPr>
            <w:color w:val="0033B3"/>
            <w:lang w:val="en-US"/>
            <w:rPrChange w:id="6615" w:author="Maxim Bystrov" w:date="2026-05-24T12:54:00Z">
              <w:rPr>
                <w:color w:val="0033B3"/>
              </w:rPr>
            </w:rPrChange>
          </w:rPr>
          <w:t xml:space="preserve"> </w:t>
        </w:r>
        <w:proofErr w:type="spellStart"/>
        <w:r w:rsidRPr="0046394B">
          <w:rPr>
            <w:color w:val="871094"/>
            <w:lang w:val="en-US"/>
            <w:rPrChange w:id="6616" w:author="Maxim Bystrov" w:date="2026-05-24T12:54:00Z">
              <w:rPr>
                <w:color w:val="871094"/>
              </w:rPr>
            </w:rPrChange>
          </w:rPr>
          <w:t>redisTemplate</w:t>
        </w:r>
        <w:proofErr w:type="spellEnd"/>
        <w:r w:rsidRPr="0046394B">
          <w:rPr>
            <w:color w:val="080808"/>
            <w:lang w:val="en-US"/>
            <w:rPrChange w:id="6617" w:author="Maxim Bystrov" w:date="2026-05-24T12:54:00Z">
              <w:rPr>
                <w:color w:val="080808"/>
              </w:rPr>
            </w:rPrChange>
          </w:rPr>
          <w:t xml:space="preserve">: </w:t>
        </w:r>
        <w:proofErr w:type="spellStart"/>
        <w:r w:rsidRPr="0046394B">
          <w:rPr>
            <w:color w:val="000000"/>
            <w:lang w:val="en-US"/>
            <w:rPrChange w:id="6618" w:author="Maxim Bystrov" w:date="2026-05-24T12:54:00Z">
              <w:rPr>
                <w:color w:val="000000"/>
              </w:rPr>
            </w:rPrChange>
          </w:rPr>
          <w:t>RedisTemplate</w:t>
        </w:r>
        <w:proofErr w:type="spellEnd"/>
        <w:r w:rsidRPr="0046394B">
          <w:rPr>
            <w:color w:val="080808"/>
            <w:lang w:val="en-US"/>
            <w:rPrChange w:id="6619" w:author="Maxim Bystrov" w:date="2026-05-24T12:54:00Z">
              <w:rPr>
                <w:color w:val="080808"/>
              </w:rPr>
            </w:rPrChange>
          </w:rPr>
          <w:t>&lt;</w:t>
        </w:r>
        <w:r w:rsidRPr="0046394B">
          <w:rPr>
            <w:color w:val="000000"/>
            <w:lang w:val="en-US"/>
            <w:rPrChange w:id="6620" w:author="Maxim Bystrov" w:date="2026-05-24T12:54:00Z">
              <w:rPr>
                <w:color w:val="000000"/>
              </w:rPr>
            </w:rPrChange>
          </w:rPr>
          <w:t>String</w:t>
        </w:r>
        <w:r w:rsidRPr="0046394B">
          <w:rPr>
            <w:color w:val="080808"/>
            <w:lang w:val="en-US"/>
            <w:rPrChange w:id="6621" w:author="Maxim Bystrov" w:date="2026-05-24T12:54:00Z">
              <w:rPr>
                <w:color w:val="080808"/>
              </w:rPr>
            </w:rPrChange>
          </w:rPr>
          <w:t xml:space="preserve">, </w:t>
        </w:r>
        <w:r w:rsidRPr="0046394B">
          <w:rPr>
            <w:color w:val="000000"/>
            <w:lang w:val="en-US"/>
            <w:rPrChange w:id="6622" w:author="Maxim Bystrov" w:date="2026-05-24T12:54:00Z">
              <w:rPr>
                <w:color w:val="000000"/>
              </w:rPr>
            </w:rPrChange>
          </w:rPr>
          <w:t>Any</w:t>
        </w:r>
        <w:r w:rsidRPr="0046394B">
          <w:rPr>
            <w:color w:val="080808"/>
            <w:lang w:val="en-US"/>
            <w:rPrChange w:id="6623" w:author="Maxim Bystrov" w:date="2026-05-24T12:54:00Z">
              <w:rPr>
                <w:color w:val="080808"/>
              </w:rPr>
            </w:rPrChange>
          </w:rPr>
          <w:t>&gt;,</w:t>
        </w:r>
        <w:r w:rsidRPr="0046394B">
          <w:rPr>
            <w:color w:val="080808"/>
            <w:lang w:val="en-US"/>
            <w:rPrChange w:id="6624" w:author="Maxim Bystrov" w:date="2026-05-24T12:54:00Z">
              <w:rPr>
                <w:color w:val="080808"/>
              </w:rPr>
            </w:rPrChange>
          </w:rPr>
          <w:br/>
          <w:t xml:space="preserve">    </w:t>
        </w:r>
        <w:r w:rsidRPr="0046394B">
          <w:rPr>
            <w:color w:val="0033B3"/>
            <w:lang w:val="en-US"/>
            <w:rPrChange w:id="6625" w:author="Maxim Bystrov" w:date="2026-05-24T12:54:00Z">
              <w:rPr>
                <w:color w:val="0033B3"/>
              </w:rPr>
            </w:rPrChange>
          </w:rPr>
          <w:t xml:space="preserve">private </w:t>
        </w:r>
        <w:proofErr w:type="spellStart"/>
        <w:r w:rsidRPr="0046394B">
          <w:rPr>
            <w:color w:val="0033B3"/>
            <w:lang w:val="en-US"/>
            <w:rPrChange w:id="6626" w:author="Maxim Bystrov" w:date="2026-05-24T12:54:00Z">
              <w:rPr>
                <w:color w:val="0033B3"/>
              </w:rPr>
            </w:rPrChange>
          </w:rPr>
          <w:t>val</w:t>
        </w:r>
        <w:proofErr w:type="spellEnd"/>
        <w:r w:rsidRPr="0046394B">
          <w:rPr>
            <w:color w:val="0033B3"/>
            <w:lang w:val="en-US"/>
            <w:rPrChange w:id="6627" w:author="Maxim Bystrov" w:date="2026-05-24T12:54:00Z">
              <w:rPr>
                <w:color w:val="0033B3"/>
              </w:rPr>
            </w:rPrChange>
          </w:rPr>
          <w:t xml:space="preserve"> </w:t>
        </w:r>
        <w:proofErr w:type="spellStart"/>
        <w:r w:rsidRPr="0046394B">
          <w:rPr>
            <w:color w:val="871094"/>
            <w:lang w:val="en-US"/>
            <w:rPrChange w:id="6628" w:author="Maxim Bystrov" w:date="2026-05-24T12:54:00Z">
              <w:rPr>
                <w:color w:val="871094"/>
              </w:rPr>
            </w:rPrChange>
          </w:rPr>
          <w:t>objectMapper</w:t>
        </w:r>
        <w:proofErr w:type="spellEnd"/>
        <w:r w:rsidRPr="0046394B">
          <w:rPr>
            <w:color w:val="080808"/>
            <w:lang w:val="en-US"/>
            <w:rPrChange w:id="6629" w:author="Maxim Bystrov" w:date="2026-05-24T12:54:00Z">
              <w:rPr>
                <w:color w:val="080808"/>
              </w:rPr>
            </w:rPrChange>
          </w:rPr>
          <w:t xml:space="preserve">: </w:t>
        </w:r>
        <w:proofErr w:type="spellStart"/>
        <w:r w:rsidRPr="0046394B">
          <w:rPr>
            <w:color w:val="000000"/>
            <w:lang w:val="en-US"/>
            <w:rPrChange w:id="6630" w:author="Maxim Bystrov" w:date="2026-05-24T12:54:00Z">
              <w:rPr>
                <w:color w:val="000000"/>
              </w:rPr>
            </w:rPrChange>
          </w:rPr>
          <w:t>ObjectMapper</w:t>
        </w:r>
        <w:proofErr w:type="spellEnd"/>
        <w:r w:rsidRPr="0046394B">
          <w:rPr>
            <w:color w:val="080808"/>
            <w:lang w:val="en-US"/>
            <w:rPrChange w:id="6631" w:author="Maxim Bystrov" w:date="2026-05-24T12:54:00Z">
              <w:rPr>
                <w:color w:val="080808"/>
              </w:rPr>
            </w:rPrChange>
          </w:rPr>
          <w:t>,</w:t>
        </w:r>
        <w:r w:rsidRPr="0046394B">
          <w:rPr>
            <w:color w:val="080808"/>
            <w:lang w:val="en-US"/>
            <w:rPrChange w:id="6632" w:author="Maxim Bystrov" w:date="2026-05-24T12:54:00Z">
              <w:rPr>
                <w:color w:val="080808"/>
              </w:rPr>
            </w:rPrChange>
          </w:rPr>
          <w:br/>
          <w:t xml:space="preserve">    </w:t>
        </w:r>
        <w:r w:rsidRPr="0046394B">
          <w:rPr>
            <w:color w:val="0033B3"/>
            <w:lang w:val="en-US"/>
            <w:rPrChange w:id="6633" w:author="Maxim Bystrov" w:date="2026-05-24T12:54:00Z">
              <w:rPr>
                <w:color w:val="0033B3"/>
              </w:rPr>
            </w:rPrChange>
          </w:rPr>
          <w:t xml:space="preserve">private </w:t>
        </w:r>
        <w:proofErr w:type="spellStart"/>
        <w:r w:rsidRPr="0046394B">
          <w:rPr>
            <w:color w:val="0033B3"/>
            <w:lang w:val="en-US"/>
            <w:rPrChange w:id="6634" w:author="Maxim Bystrov" w:date="2026-05-24T12:54:00Z">
              <w:rPr>
                <w:color w:val="0033B3"/>
              </w:rPr>
            </w:rPrChange>
          </w:rPr>
          <w:t>val</w:t>
        </w:r>
        <w:proofErr w:type="spellEnd"/>
        <w:r w:rsidRPr="0046394B">
          <w:rPr>
            <w:color w:val="0033B3"/>
            <w:lang w:val="en-US"/>
            <w:rPrChange w:id="6635" w:author="Maxim Bystrov" w:date="2026-05-24T12:54:00Z">
              <w:rPr>
                <w:color w:val="0033B3"/>
              </w:rPr>
            </w:rPrChange>
          </w:rPr>
          <w:t xml:space="preserve"> </w:t>
        </w:r>
        <w:proofErr w:type="spellStart"/>
        <w:r w:rsidRPr="0046394B">
          <w:rPr>
            <w:color w:val="871094"/>
            <w:lang w:val="en-US"/>
            <w:rPrChange w:id="6636" w:author="Maxim Bystrov" w:date="2026-05-24T12:54:00Z">
              <w:rPr>
                <w:color w:val="871094"/>
              </w:rPr>
            </w:rPrChange>
          </w:rPr>
          <w:t>redisMessageListenerContainer</w:t>
        </w:r>
        <w:proofErr w:type="spellEnd"/>
        <w:r w:rsidRPr="0046394B">
          <w:rPr>
            <w:color w:val="080808"/>
            <w:lang w:val="en-US"/>
            <w:rPrChange w:id="6637" w:author="Maxim Bystrov" w:date="2026-05-24T12:54:00Z">
              <w:rPr>
                <w:color w:val="080808"/>
              </w:rPr>
            </w:rPrChange>
          </w:rPr>
          <w:t xml:space="preserve">: </w:t>
        </w:r>
        <w:proofErr w:type="spellStart"/>
        <w:r w:rsidRPr="0046394B">
          <w:rPr>
            <w:color w:val="000000"/>
            <w:lang w:val="en-US"/>
            <w:rPrChange w:id="6638" w:author="Maxim Bystrov" w:date="2026-05-24T12:54:00Z">
              <w:rPr>
                <w:color w:val="000000"/>
              </w:rPr>
            </w:rPrChange>
          </w:rPr>
          <w:t>RedisMessageListenerContainer</w:t>
        </w:r>
        <w:proofErr w:type="spellEnd"/>
        <w:r w:rsidRPr="0046394B">
          <w:rPr>
            <w:color w:val="000000"/>
            <w:lang w:val="en-US"/>
            <w:rPrChange w:id="6639" w:author="Maxim Bystrov" w:date="2026-05-24T12:54:00Z">
              <w:rPr>
                <w:color w:val="000000"/>
              </w:rPr>
            </w:rPrChange>
          </w:rPr>
          <w:br/>
        </w:r>
        <w:r w:rsidRPr="0046394B">
          <w:rPr>
            <w:color w:val="080808"/>
            <w:lang w:val="en-US"/>
            <w:rPrChange w:id="6640" w:author="Maxim Bystrov" w:date="2026-05-24T12:54:00Z">
              <w:rPr>
                <w:color w:val="080808"/>
              </w:rPr>
            </w:rPrChange>
          </w:rPr>
          <w:t xml:space="preserve">) : </w:t>
        </w:r>
        <w:proofErr w:type="spellStart"/>
        <w:r w:rsidRPr="0046394B">
          <w:rPr>
            <w:color w:val="080808"/>
            <w:lang w:val="en-US"/>
            <w:rPrChange w:id="6641" w:author="Maxim Bystrov" w:date="2026-05-24T12:54:00Z">
              <w:rPr>
                <w:color w:val="080808"/>
              </w:rPr>
            </w:rPrChange>
          </w:rPr>
          <w:t>TextWebSocketHandler</w:t>
        </w:r>
        <w:proofErr w:type="spellEnd"/>
        <w:r w:rsidRPr="0046394B">
          <w:rPr>
            <w:color w:val="080808"/>
            <w:lang w:val="en-US"/>
            <w:rPrChange w:id="6642" w:author="Maxim Bystrov" w:date="2026-05-24T12:54:00Z">
              <w:rPr>
                <w:color w:val="080808"/>
              </w:rPr>
            </w:rPrChange>
          </w:rPr>
          <w:t>() {</w:t>
        </w:r>
        <w:r w:rsidRPr="0046394B">
          <w:rPr>
            <w:color w:val="080808"/>
            <w:lang w:val="en-US"/>
            <w:rPrChange w:id="6643" w:author="Maxim Bystrov" w:date="2026-05-24T12:54:00Z">
              <w:rPr>
                <w:color w:val="080808"/>
              </w:rPr>
            </w:rPrChange>
          </w:rPr>
          <w:br/>
        </w:r>
        <w:r w:rsidRPr="0046394B">
          <w:rPr>
            <w:color w:val="080808"/>
            <w:lang w:val="en-US"/>
            <w:rPrChange w:id="6644" w:author="Maxim Bystrov" w:date="2026-05-24T12:54:00Z">
              <w:rPr>
                <w:color w:val="080808"/>
              </w:rPr>
            </w:rPrChange>
          </w:rPr>
          <w:br/>
          <w:t xml:space="preserve">    </w:t>
        </w:r>
        <w:r w:rsidRPr="0046394B">
          <w:rPr>
            <w:color w:val="0033B3"/>
            <w:lang w:val="en-US"/>
            <w:rPrChange w:id="6645" w:author="Maxim Bystrov" w:date="2026-05-24T12:54:00Z">
              <w:rPr>
                <w:color w:val="0033B3"/>
              </w:rPr>
            </w:rPrChange>
          </w:rPr>
          <w:t xml:space="preserve">private </w:t>
        </w:r>
        <w:proofErr w:type="spellStart"/>
        <w:r w:rsidRPr="0046394B">
          <w:rPr>
            <w:color w:val="0033B3"/>
            <w:lang w:val="en-US"/>
            <w:rPrChange w:id="6646" w:author="Maxim Bystrov" w:date="2026-05-24T12:54:00Z">
              <w:rPr>
                <w:color w:val="0033B3"/>
              </w:rPr>
            </w:rPrChange>
          </w:rPr>
          <w:t>val</w:t>
        </w:r>
        <w:proofErr w:type="spellEnd"/>
        <w:r w:rsidRPr="0046394B">
          <w:rPr>
            <w:color w:val="0033B3"/>
            <w:lang w:val="en-US"/>
            <w:rPrChange w:id="6647" w:author="Maxim Bystrov" w:date="2026-05-24T12:54:00Z">
              <w:rPr>
                <w:color w:val="0033B3"/>
              </w:rPr>
            </w:rPrChange>
          </w:rPr>
          <w:t xml:space="preserve"> </w:t>
        </w:r>
        <w:r w:rsidRPr="0046394B">
          <w:rPr>
            <w:color w:val="871094"/>
            <w:lang w:val="en-US"/>
            <w:rPrChange w:id="6648" w:author="Maxim Bystrov" w:date="2026-05-24T12:54:00Z">
              <w:rPr>
                <w:color w:val="871094"/>
              </w:rPr>
            </w:rPrChange>
          </w:rPr>
          <w:t xml:space="preserve">logger </w:t>
        </w:r>
        <w:r w:rsidRPr="0046394B">
          <w:rPr>
            <w:color w:val="080808"/>
            <w:lang w:val="en-US"/>
            <w:rPrChange w:id="6649" w:author="Maxim Bystrov" w:date="2026-05-24T12:54:00Z">
              <w:rPr>
                <w:color w:val="080808"/>
              </w:rPr>
            </w:rPrChange>
          </w:rPr>
          <w:t xml:space="preserve">= </w:t>
        </w:r>
        <w:proofErr w:type="spellStart"/>
        <w:r w:rsidRPr="0046394B">
          <w:rPr>
            <w:color w:val="000000"/>
            <w:lang w:val="en-US"/>
            <w:rPrChange w:id="6650" w:author="Maxim Bystrov" w:date="2026-05-24T12:54:00Z">
              <w:rPr>
                <w:color w:val="000000"/>
              </w:rPr>
            </w:rPrChange>
          </w:rPr>
          <w:t>LoggerFactory</w:t>
        </w:r>
        <w:r w:rsidRPr="0046394B">
          <w:rPr>
            <w:color w:val="080808"/>
            <w:lang w:val="en-US"/>
            <w:rPrChange w:id="6651" w:author="Maxim Bystrov" w:date="2026-05-24T12:54:00Z">
              <w:rPr>
                <w:color w:val="080808"/>
              </w:rPr>
            </w:rPrChange>
          </w:rPr>
          <w:t>.getLogger</w:t>
        </w:r>
        <w:proofErr w:type="spellEnd"/>
        <w:r w:rsidRPr="0046394B">
          <w:rPr>
            <w:color w:val="080808"/>
            <w:lang w:val="en-US"/>
            <w:rPrChange w:id="6652" w:author="Maxim Bystrov" w:date="2026-05-24T12:54:00Z">
              <w:rPr>
                <w:color w:val="080808"/>
              </w:rPr>
            </w:rPrChange>
          </w:rPr>
          <w:t>(</w:t>
        </w:r>
        <w:proofErr w:type="spellStart"/>
        <w:r w:rsidRPr="0046394B">
          <w:rPr>
            <w:color w:val="0033B3"/>
            <w:lang w:val="en-US"/>
            <w:rPrChange w:id="6653" w:author="Maxim Bystrov" w:date="2026-05-24T12:54:00Z">
              <w:rPr>
                <w:color w:val="0033B3"/>
              </w:rPr>
            </w:rPrChange>
          </w:rPr>
          <w:t>this</w:t>
        </w:r>
        <w:r w:rsidRPr="0046394B">
          <w:rPr>
            <w:color w:val="080808"/>
            <w:lang w:val="en-US"/>
            <w:rPrChange w:id="6654" w:author="Maxim Bystrov" w:date="2026-05-24T12:54:00Z">
              <w:rPr>
                <w:color w:val="080808"/>
              </w:rPr>
            </w:rPrChange>
          </w:rPr>
          <w:t>.</w:t>
        </w:r>
        <w:r w:rsidRPr="0046394B">
          <w:rPr>
            <w:i/>
            <w:iCs/>
            <w:color w:val="871094"/>
            <w:lang w:val="en-US"/>
            <w:rPrChange w:id="6655" w:author="Maxim Bystrov" w:date="2026-05-24T12:54:00Z">
              <w:rPr>
                <w:i/>
                <w:iCs/>
                <w:color w:val="871094"/>
              </w:rPr>
            </w:rPrChange>
          </w:rPr>
          <w:t>javaClass</w:t>
        </w:r>
        <w:proofErr w:type="spellEnd"/>
        <w:r w:rsidRPr="0046394B">
          <w:rPr>
            <w:color w:val="080808"/>
            <w:lang w:val="en-US"/>
            <w:rPrChange w:id="6656" w:author="Maxim Bystrov" w:date="2026-05-24T12:54:00Z">
              <w:rPr>
                <w:color w:val="080808"/>
              </w:rPr>
            </w:rPrChange>
          </w:rPr>
          <w:t>)</w:t>
        </w:r>
        <w:r w:rsidRPr="0046394B">
          <w:rPr>
            <w:color w:val="080808"/>
            <w:lang w:val="en-US"/>
            <w:rPrChange w:id="6657" w:author="Maxim Bystrov" w:date="2026-05-24T12:54:00Z">
              <w:rPr>
                <w:color w:val="080808"/>
              </w:rPr>
            </w:rPrChange>
          </w:rPr>
          <w:br/>
        </w:r>
        <w:r w:rsidRPr="0046394B">
          <w:rPr>
            <w:color w:val="080808"/>
            <w:lang w:val="en-US"/>
            <w:rPrChange w:id="6658" w:author="Maxim Bystrov" w:date="2026-05-24T12:54:00Z">
              <w:rPr>
                <w:color w:val="080808"/>
              </w:rPr>
            </w:rPrChange>
          </w:rPr>
          <w:br/>
          <w:t xml:space="preserve">    </w:t>
        </w:r>
        <w:r w:rsidRPr="0046394B">
          <w:rPr>
            <w:i/>
            <w:iCs/>
            <w:color w:val="8C8C8C"/>
            <w:lang w:val="en-US"/>
            <w:rPrChange w:id="6659" w:author="Maxim Bystrov" w:date="2026-05-24T12:54:00Z">
              <w:rPr>
                <w:i/>
                <w:iCs/>
                <w:color w:val="8C8C8C"/>
              </w:rPr>
            </w:rPrChange>
          </w:rPr>
          <w:t xml:space="preserve">// </w:t>
        </w:r>
        <w:r>
          <w:rPr>
            <w:i/>
            <w:iCs/>
            <w:color w:val="8C8C8C"/>
          </w:rPr>
          <w:t>Сессии</w:t>
        </w:r>
        <w:r w:rsidRPr="0046394B">
          <w:rPr>
            <w:i/>
            <w:iCs/>
            <w:color w:val="8C8C8C"/>
            <w:lang w:val="en-US"/>
            <w:rPrChange w:id="6660" w:author="Maxim Bystrov" w:date="2026-05-24T12:54:00Z">
              <w:rPr>
                <w:i/>
                <w:iCs/>
                <w:color w:val="8C8C8C"/>
              </w:rPr>
            </w:rPrChange>
          </w:rPr>
          <w:t xml:space="preserve">, </w:t>
        </w:r>
        <w:r>
          <w:rPr>
            <w:i/>
            <w:iCs/>
            <w:color w:val="8C8C8C"/>
          </w:rPr>
          <w:t>подписанные</w:t>
        </w:r>
        <w:r w:rsidRPr="0046394B">
          <w:rPr>
            <w:i/>
            <w:iCs/>
            <w:color w:val="8C8C8C"/>
            <w:lang w:val="en-US"/>
            <w:rPrChange w:id="6661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на</w:t>
        </w:r>
        <w:r w:rsidRPr="0046394B">
          <w:rPr>
            <w:i/>
            <w:iCs/>
            <w:color w:val="8C8C8C"/>
            <w:lang w:val="en-US"/>
            <w:rPrChange w:id="6662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определённые</w:t>
        </w:r>
        <w:r w:rsidRPr="0046394B">
          <w:rPr>
            <w:i/>
            <w:iCs/>
            <w:color w:val="8C8C8C"/>
            <w:lang w:val="en-US"/>
            <w:rPrChange w:id="6663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ячейки</w:t>
        </w:r>
        <w:r w:rsidRPr="0046394B">
          <w:rPr>
            <w:i/>
            <w:iCs/>
            <w:color w:val="8C8C8C"/>
            <w:lang w:val="en-US"/>
            <w:rPrChange w:id="6664" w:author="Maxim Bystrov" w:date="2026-05-24T12:54:00Z">
              <w:rPr>
                <w:i/>
                <w:iCs/>
                <w:color w:val="8C8C8C"/>
              </w:rPr>
            </w:rPrChange>
          </w:rPr>
          <w:br/>
          <w:t xml:space="preserve">    </w:t>
        </w:r>
        <w:r w:rsidRPr="0046394B">
          <w:rPr>
            <w:color w:val="0033B3"/>
            <w:lang w:val="en-US"/>
            <w:rPrChange w:id="6665" w:author="Maxim Bystrov" w:date="2026-05-24T12:54:00Z">
              <w:rPr>
                <w:color w:val="0033B3"/>
              </w:rPr>
            </w:rPrChange>
          </w:rPr>
          <w:t xml:space="preserve">private </w:t>
        </w:r>
        <w:proofErr w:type="spellStart"/>
        <w:r w:rsidRPr="0046394B">
          <w:rPr>
            <w:color w:val="0033B3"/>
            <w:lang w:val="en-US"/>
            <w:rPrChange w:id="6666" w:author="Maxim Bystrov" w:date="2026-05-24T12:54:00Z">
              <w:rPr>
                <w:color w:val="0033B3"/>
              </w:rPr>
            </w:rPrChange>
          </w:rPr>
          <w:t>val</w:t>
        </w:r>
        <w:proofErr w:type="spellEnd"/>
        <w:r w:rsidRPr="0046394B">
          <w:rPr>
            <w:color w:val="0033B3"/>
            <w:lang w:val="en-US"/>
            <w:rPrChange w:id="6667" w:author="Maxim Bystrov" w:date="2026-05-24T12:54:00Z">
              <w:rPr>
                <w:color w:val="0033B3"/>
              </w:rPr>
            </w:rPrChange>
          </w:rPr>
          <w:t xml:space="preserve"> </w:t>
        </w:r>
        <w:proofErr w:type="spellStart"/>
        <w:r w:rsidRPr="0046394B">
          <w:rPr>
            <w:color w:val="871094"/>
            <w:lang w:val="en-US"/>
            <w:rPrChange w:id="6668" w:author="Maxim Bystrov" w:date="2026-05-24T12:54:00Z">
              <w:rPr>
                <w:color w:val="871094"/>
              </w:rPr>
            </w:rPrChange>
          </w:rPr>
          <w:t>sessionCellSubscriptions</w:t>
        </w:r>
        <w:proofErr w:type="spellEnd"/>
        <w:r w:rsidRPr="0046394B">
          <w:rPr>
            <w:color w:val="871094"/>
            <w:lang w:val="en-US"/>
            <w:rPrChange w:id="6669" w:author="Maxim Bystrov" w:date="2026-05-24T12:54:00Z">
              <w:rPr>
                <w:color w:val="871094"/>
              </w:rPr>
            </w:rPrChange>
          </w:rPr>
          <w:t xml:space="preserve"> </w:t>
        </w:r>
        <w:r w:rsidRPr="0046394B">
          <w:rPr>
            <w:color w:val="080808"/>
            <w:lang w:val="en-US"/>
            <w:rPrChange w:id="6670" w:author="Maxim Bystrov" w:date="2026-05-24T12:54:00Z">
              <w:rPr>
                <w:color w:val="080808"/>
              </w:rPr>
            </w:rPrChange>
          </w:rPr>
          <w:t xml:space="preserve">= </w:t>
        </w:r>
        <w:proofErr w:type="spellStart"/>
        <w:r w:rsidRPr="0046394B">
          <w:rPr>
            <w:color w:val="080808"/>
            <w:lang w:val="en-US"/>
            <w:rPrChange w:id="6671" w:author="Maxim Bystrov" w:date="2026-05-24T12:54:00Z">
              <w:rPr>
                <w:color w:val="080808"/>
              </w:rPr>
            </w:rPrChange>
          </w:rPr>
          <w:t>ConcurrentHashMap</w:t>
        </w:r>
        <w:proofErr w:type="spellEnd"/>
        <w:r w:rsidRPr="0046394B">
          <w:rPr>
            <w:color w:val="080808"/>
            <w:lang w:val="en-US"/>
            <w:rPrChange w:id="6672" w:author="Maxim Bystrov" w:date="2026-05-24T12:54:00Z">
              <w:rPr>
                <w:color w:val="080808"/>
              </w:rPr>
            </w:rPrChange>
          </w:rPr>
          <w:t>&lt;</w:t>
        </w:r>
        <w:proofErr w:type="spellStart"/>
        <w:r w:rsidRPr="0046394B">
          <w:rPr>
            <w:color w:val="000000"/>
            <w:lang w:val="en-US"/>
            <w:rPrChange w:id="6673" w:author="Maxim Bystrov" w:date="2026-05-24T12:54:00Z">
              <w:rPr>
                <w:color w:val="000000"/>
              </w:rPr>
            </w:rPrChange>
          </w:rPr>
          <w:t>WebSocketSession</w:t>
        </w:r>
        <w:proofErr w:type="spellEnd"/>
        <w:r w:rsidRPr="0046394B">
          <w:rPr>
            <w:color w:val="080808"/>
            <w:lang w:val="en-US"/>
            <w:rPrChange w:id="6674" w:author="Maxim Bystrov" w:date="2026-05-24T12:54:00Z">
              <w:rPr>
                <w:color w:val="080808"/>
              </w:rPr>
            </w:rPrChange>
          </w:rPr>
          <w:t xml:space="preserve">, </w:t>
        </w:r>
        <w:r w:rsidRPr="0046394B">
          <w:rPr>
            <w:color w:val="000000"/>
            <w:lang w:val="en-US"/>
            <w:rPrChange w:id="6675" w:author="Maxim Bystrov" w:date="2026-05-24T12:54:00Z">
              <w:rPr>
                <w:color w:val="000000"/>
              </w:rPr>
            </w:rPrChange>
          </w:rPr>
          <w:t>S2ContainsPointQuery</w:t>
        </w:r>
        <w:r w:rsidRPr="0046394B">
          <w:rPr>
            <w:color w:val="080808"/>
            <w:lang w:val="en-US"/>
            <w:rPrChange w:id="6676" w:author="Maxim Bystrov" w:date="2026-05-24T12:54:00Z">
              <w:rPr>
                <w:color w:val="080808"/>
              </w:rPr>
            </w:rPrChange>
          </w:rPr>
          <w:t>&gt;()</w:t>
        </w:r>
        <w:r w:rsidRPr="0046394B">
          <w:rPr>
            <w:color w:val="080808"/>
            <w:lang w:val="en-US"/>
            <w:rPrChange w:id="6677" w:author="Maxim Bystrov" w:date="2026-05-24T12:54:00Z">
              <w:rPr>
                <w:color w:val="080808"/>
              </w:rPr>
            </w:rPrChange>
          </w:rPr>
          <w:br/>
        </w:r>
        <w:r w:rsidRPr="0046394B">
          <w:rPr>
            <w:color w:val="080808"/>
            <w:lang w:val="en-US"/>
            <w:rPrChange w:id="6678" w:author="Maxim Bystrov" w:date="2026-05-24T12:54:00Z">
              <w:rPr>
                <w:color w:val="080808"/>
              </w:rPr>
            </w:rPrChange>
          </w:rPr>
          <w:br/>
          <w:t xml:space="preserve">    </w:t>
        </w:r>
        <w:r w:rsidRPr="0046394B">
          <w:rPr>
            <w:i/>
            <w:iCs/>
            <w:color w:val="8C8C8C"/>
            <w:lang w:val="en-US"/>
            <w:rPrChange w:id="6679" w:author="Maxim Bystrov" w:date="2026-05-24T12:54:00Z">
              <w:rPr>
                <w:i/>
                <w:iCs/>
                <w:color w:val="8C8C8C"/>
              </w:rPr>
            </w:rPrChange>
          </w:rPr>
          <w:t xml:space="preserve">// </w:t>
        </w:r>
        <w:r>
          <w:rPr>
            <w:i/>
            <w:iCs/>
            <w:color w:val="8C8C8C"/>
          </w:rPr>
          <w:t>Обработчик</w:t>
        </w:r>
        <w:r w:rsidRPr="0046394B">
          <w:rPr>
            <w:i/>
            <w:iCs/>
            <w:color w:val="8C8C8C"/>
            <w:lang w:val="en-US"/>
            <w:rPrChange w:id="6680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сообщений</w:t>
        </w:r>
        <w:r w:rsidRPr="0046394B">
          <w:rPr>
            <w:i/>
            <w:iCs/>
            <w:color w:val="8C8C8C"/>
            <w:lang w:val="en-US"/>
            <w:rPrChange w:id="6681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из</w:t>
        </w:r>
        <w:r w:rsidRPr="0046394B">
          <w:rPr>
            <w:i/>
            <w:iCs/>
            <w:color w:val="8C8C8C"/>
            <w:lang w:val="en-US"/>
            <w:rPrChange w:id="6682" w:author="Maxim Bystrov" w:date="2026-05-24T12:54:00Z">
              <w:rPr>
                <w:i/>
                <w:iCs/>
                <w:color w:val="8C8C8C"/>
              </w:rPr>
            </w:rPrChange>
          </w:rPr>
          <w:t xml:space="preserve"> Redis </w:t>
        </w:r>
        <w:proofErr w:type="spellStart"/>
        <w:r w:rsidRPr="0046394B">
          <w:rPr>
            <w:i/>
            <w:iCs/>
            <w:color w:val="8C8C8C"/>
            <w:lang w:val="en-US"/>
            <w:rPrChange w:id="6683" w:author="Maxim Bystrov" w:date="2026-05-24T12:54:00Z">
              <w:rPr>
                <w:i/>
                <w:iCs/>
                <w:color w:val="8C8C8C"/>
              </w:rPr>
            </w:rPrChange>
          </w:rPr>
          <w:t>keyspace</w:t>
        </w:r>
        <w:proofErr w:type="spellEnd"/>
        <w:r w:rsidRPr="0046394B">
          <w:rPr>
            <w:i/>
            <w:iCs/>
            <w:color w:val="8C8C8C"/>
            <w:lang w:val="en-US"/>
            <w:rPrChange w:id="6684" w:author="Maxim Bystrov" w:date="2026-05-24T12:54:00Z">
              <w:rPr>
                <w:i/>
                <w:iCs/>
                <w:color w:val="8C8C8C"/>
              </w:rPr>
            </w:rPrChange>
          </w:rPr>
          <w:t xml:space="preserve"> notifications</w:t>
        </w:r>
        <w:r w:rsidRPr="0046394B">
          <w:rPr>
            <w:i/>
            <w:iCs/>
            <w:color w:val="8C8C8C"/>
            <w:lang w:val="en-US"/>
            <w:rPrChange w:id="6685" w:author="Maxim Bystrov" w:date="2026-05-24T12:54:00Z">
              <w:rPr>
                <w:i/>
                <w:iCs/>
                <w:color w:val="8C8C8C"/>
              </w:rPr>
            </w:rPrChange>
          </w:rPr>
          <w:br/>
          <w:t xml:space="preserve">    </w:t>
        </w:r>
        <w:r w:rsidRPr="0046394B">
          <w:rPr>
            <w:color w:val="0033B3"/>
            <w:lang w:val="en-US"/>
            <w:rPrChange w:id="6686" w:author="Maxim Bystrov" w:date="2026-05-24T12:54:00Z">
              <w:rPr>
                <w:color w:val="0033B3"/>
              </w:rPr>
            </w:rPrChange>
          </w:rPr>
          <w:t xml:space="preserve">private </w:t>
        </w:r>
        <w:proofErr w:type="spellStart"/>
        <w:r w:rsidRPr="0046394B">
          <w:rPr>
            <w:color w:val="0033B3"/>
            <w:lang w:val="en-US"/>
            <w:rPrChange w:id="6687" w:author="Maxim Bystrov" w:date="2026-05-24T12:54:00Z">
              <w:rPr>
                <w:color w:val="0033B3"/>
              </w:rPr>
            </w:rPrChange>
          </w:rPr>
          <w:t>val</w:t>
        </w:r>
        <w:proofErr w:type="spellEnd"/>
        <w:r w:rsidRPr="0046394B">
          <w:rPr>
            <w:color w:val="0033B3"/>
            <w:lang w:val="en-US"/>
            <w:rPrChange w:id="6688" w:author="Maxim Bystrov" w:date="2026-05-24T12:54:00Z">
              <w:rPr>
                <w:color w:val="0033B3"/>
              </w:rPr>
            </w:rPrChange>
          </w:rPr>
          <w:t xml:space="preserve"> </w:t>
        </w:r>
        <w:proofErr w:type="spellStart"/>
        <w:r w:rsidRPr="0046394B">
          <w:rPr>
            <w:color w:val="871094"/>
            <w:lang w:val="en-US"/>
            <w:rPrChange w:id="6689" w:author="Maxim Bystrov" w:date="2026-05-24T12:54:00Z">
              <w:rPr>
                <w:color w:val="871094"/>
              </w:rPr>
            </w:rPrChange>
          </w:rPr>
          <w:t>redisMessageListener</w:t>
        </w:r>
        <w:proofErr w:type="spellEnd"/>
        <w:r w:rsidRPr="0046394B">
          <w:rPr>
            <w:color w:val="871094"/>
            <w:lang w:val="en-US"/>
            <w:rPrChange w:id="6690" w:author="Maxim Bystrov" w:date="2026-05-24T12:54:00Z">
              <w:rPr>
                <w:color w:val="871094"/>
              </w:rPr>
            </w:rPrChange>
          </w:rPr>
          <w:t xml:space="preserve"> </w:t>
        </w:r>
        <w:r w:rsidRPr="0046394B">
          <w:rPr>
            <w:color w:val="080808"/>
            <w:lang w:val="en-US"/>
            <w:rPrChange w:id="6691" w:author="Maxim Bystrov" w:date="2026-05-24T12:54:00Z">
              <w:rPr>
                <w:color w:val="080808"/>
              </w:rPr>
            </w:rPrChange>
          </w:rPr>
          <w:t xml:space="preserve">= </w:t>
        </w:r>
        <w:proofErr w:type="spellStart"/>
        <w:r w:rsidRPr="0046394B">
          <w:rPr>
            <w:color w:val="080808"/>
            <w:lang w:val="en-US"/>
            <w:rPrChange w:id="6692" w:author="Maxim Bystrov" w:date="2026-05-24T12:54:00Z">
              <w:rPr>
                <w:color w:val="080808"/>
              </w:rPr>
            </w:rPrChange>
          </w:rPr>
          <w:t>MessageListener</w:t>
        </w:r>
        <w:proofErr w:type="spellEnd"/>
        <w:r w:rsidRPr="0046394B">
          <w:rPr>
            <w:color w:val="080808"/>
            <w:lang w:val="en-US"/>
            <w:rPrChange w:id="6693" w:author="Maxim Bystrov" w:date="2026-05-24T12:54:00Z">
              <w:rPr>
                <w:color w:val="080808"/>
              </w:rPr>
            </w:rPrChange>
          </w:rPr>
          <w:t xml:space="preserve"> </w:t>
        </w:r>
        <w:r w:rsidRPr="0046394B">
          <w:rPr>
            <w:b/>
            <w:bCs/>
            <w:color w:val="080808"/>
            <w:lang w:val="en-US"/>
            <w:rPrChange w:id="6694" w:author="Maxim Bystrov" w:date="2026-05-24T12:54:00Z">
              <w:rPr>
                <w:b/>
                <w:bCs/>
                <w:color w:val="080808"/>
              </w:rPr>
            </w:rPrChange>
          </w:rPr>
          <w:t xml:space="preserve">{ </w:t>
        </w:r>
        <w:r w:rsidRPr="0046394B">
          <w:rPr>
            <w:color w:val="000000"/>
            <w:lang w:val="en-US"/>
            <w:rPrChange w:id="6695" w:author="Maxim Bystrov" w:date="2026-05-24T12:54:00Z">
              <w:rPr>
                <w:color w:val="000000"/>
              </w:rPr>
            </w:rPrChange>
          </w:rPr>
          <w:t>message</w:t>
        </w:r>
        <w:r w:rsidRPr="0046394B">
          <w:rPr>
            <w:color w:val="080808"/>
            <w:lang w:val="en-US"/>
            <w:rPrChange w:id="6696" w:author="Maxim Bystrov" w:date="2026-05-24T12:54:00Z">
              <w:rPr>
                <w:color w:val="080808"/>
              </w:rPr>
            </w:rPrChange>
          </w:rPr>
          <w:t xml:space="preserve">, </w:t>
        </w:r>
        <w:r w:rsidRPr="0046394B">
          <w:rPr>
            <w:color w:val="000000"/>
            <w:lang w:val="en-US"/>
            <w:rPrChange w:id="6697" w:author="Maxim Bystrov" w:date="2026-05-24T12:54:00Z">
              <w:rPr>
                <w:color w:val="000000"/>
              </w:rPr>
            </w:rPrChange>
          </w:rPr>
          <w:t xml:space="preserve">pattern </w:t>
        </w:r>
        <w:r w:rsidRPr="0046394B">
          <w:rPr>
            <w:b/>
            <w:bCs/>
            <w:color w:val="080808"/>
            <w:lang w:val="en-US"/>
            <w:rPrChange w:id="6698" w:author="Maxim Bystrov" w:date="2026-05-24T12:54:00Z">
              <w:rPr>
                <w:b/>
                <w:bCs/>
                <w:color w:val="080808"/>
              </w:rPr>
            </w:rPrChange>
          </w:rPr>
          <w:t>-&gt;</w:t>
        </w:r>
        <w:r w:rsidRPr="0046394B">
          <w:rPr>
            <w:b/>
            <w:bCs/>
            <w:color w:val="080808"/>
            <w:lang w:val="en-US"/>
            <w:rPrChange w:id="6699" w:author="Maxim Bystrov" w:date="2026-05-24T12:54:00Z">
              <w:rPr>
                <w:b/>
                <w:bCs/>
                <w:color w:val="080808"/>
              </w:rPr>
            </w:rPrChange>
          </w:rPr>
          <w:br/>
        </w:r>
        <w:r w:rsidRPr="0046394B">
          <w:rPr>
            <w:b/>
            <w:bCs/>
            <w:color w:val="080808"/>
            <w:lang w:val="en-US"/>
            <w:rPrChange w:id="6700" w:author="Maxim Bystrov" w:date="2026-05-24T12:54:00Z">
              <w:rPr>
                <w:b/>
                <w:bCs/>
                <w:color w:val="080808"/>
              </w:rPr>
            </w:rPrChange>
          </w:rPr>
          <w:br/>
          <w:t xml:space="preserve">        </w:t>
        </w:r>
        <w:r w:rsidRPr="0046394B">
          <w:rPr>
            <w:color w:val="0033B3"/>
            <w:lang w:val="en-US"/>
            <w:rPrChange w:id="6701" w:author="Maxim Bystrov" w:date="2026-05-24T12:54:00Z">
              <w:rPr>
                <w:color w:val="0033B3"/>
              </w:rPr>
            </w:rPrChange>
          </w:rPr>
          <w:t xml:space="preserve">if </w:t>
        </w:r>
        <w:r w:rsidRPr="0046394B">
          <w:rPr>
            <w:color w:val="080808"/>
            <w:lang w:val="en-US"/>
            <w:rPrChange w:id="6702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00000"/>
            <w:lang w:val="en-US"/>
            <w:rPrChange w:id="6703" w:author="Maxim Bystrov" w:date="2026-05-24T12:54:00Z">
              <w:rPr>
                <w:color w:val="000000"/>
              </w:rPr>
            </w:rPrChange>
          </w:rPr>
          <w:t xml:space="preserve">pattern </w:t>
        </w:r>
        <w:r w:rsidRPr="0046394B">
          <w:rPr>
            <w:color w:val="080808"/>
            <w:lang w:val="en-US"/>
            <w:rPrChange w:id="6704" w:author="Maxim Bystrov" w:date="2026-05-24T12:54:00Z">
              <w:rPr>
                <w:color w:val="080808"/>
              </w:rPr>
            </w:rPrChange>
          </w:rPr>
          <w:t xml:space="preserve">!= </w:t>
        </w:r>
        <w:r w:rsidRPr="0046394B">
          <w:rPr>
            <w:color w:val="0033B3"/>
            <w:lang w:val="en-US"/>
            <w:rPrChange w:id="6705" w:author="Maxim Bystrov" w:date="2026-05-24T12:54:00Z">
              <w:rPr>
                <w:color w:val="0033B3"/>
              </w:rPr>
            </w:rPrChange>
          </w:rPr>
          <w:t>null</w:t>
        </w:r>
        <w:r w:rsidRPr="0046394B">
          <w:rPr>
            <w:color w:val="080808"/>
            <w:lang w:val="en-US"/>
            <w:rPrChange w:id="6706" w:author="Maxim Bystrov" w:date="2026-05-24T12:54:00Z">
              <w:rPr>
                <w:color w:val="080808"/>
              </w:rPr>
            </w:rPrChange>
          </w:rPr>
          <w:t>) {</w:t>
        </w:r>
        <w:r w:rsidRPr="0046394B">
          <w:rPr>
            <w:color w:val="080808"/>
            <w:lang w:val="en-US"/>
            <w:rPrChange w:id="6707" w:author="Maxim Bystrov" w:date="2026-05-24T12:54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46394B">
          <w:rPr>
            <w:color w:val="080808"/>
            <w:lang w:val="en-US"/>
            <w:rPrChange w:id="6708" w:author="Maxim Bystrov" w:date="2026-05-24T12:54:00Z">
              <w:rPr>
                <w:color w:val="080808"/>
              </w:rPr>
            </w:rPrChange>
          </w:rPr>
          <w:t>handleKeyspaceNotification</w:t>
        </w:r>
        <w:proofErr w:type="spellEnd"/>
        <w:r w:rsidRPr="0046394B">
          <w:rPr>
            <w:color w:val="080808"/>
            <w:lang w:val="en-US"/>
            <w:rPrChange w:id="6709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80808"/>
            <w:lang w:val="en-US"/>
            <w:rPrChange w:id="6710" w:author="Maxim Bystrov" w:date="2026-05-24T12:54:00Z">
              <w:rPr>
                <w:color w:val="080808"/>
              </w:rPr>
            </w:rPrChange>
          </w:rPr>
          <w:br/>
          <w:t xml:space="preserve">                </w:t>
        </w:r>
        <w:r w:rsidRPr="0046394B">
          <w:rPr>
            <w:i/>
            <w:iCs/>
            <w:color w:val="00627A"/>
            <w:lang w:val="en-US"/>
            <w:rPrChange w:id="6711" w:author="Maxim Bystrov" w:date="2026-05-24T12:54:00Z">
              <w:rPr>
                <w:i/>
                <w:iCs/>
                <w:color w:val="00627A"/>
              </w:rPr>
            </w:rPrChange>
          </w:rPr>
          <w:t>String</w:t>
        </w:r>
        <w:r w:rsidRPr="0046394B">
          <w:rPr>
            <w:color w:val="080808"/>
            <w:lang w:val="en-US"/>
            <w:rPrChange w:id="6712" w:author="Maxim Bystrov" w:date="2026-05-24T12:54:00Z">
              <w:rPr>
                <w:color w:val="080808"/>
              </w:rPr>
            </w:rPrChange>
          </w:rPr>
          <w:t>(</w:t>
        </w:r>
        <w:proofErr w:type="spellStart"/>
        <w:r w:rsidRPr="0046394B">
          <w:rPr>
            <w:color w:val="000000"/>
            <w:lang w:val="en-US"/>
            <w:rPrChange w:id="6713" w:author="Maxim Bystrov" w:date="2026-05-24T12:54:00Z">
              <w:rPr>
                <w:color w:val="000000"/>
              </w:rPr>
            </w:rPrChange>
          </w:rPr>
          <w:t>message</w:t>
        </w:r>
        <w:r w:rsidRPr="0046394B">
          <w:rPr>
            <w:color w:val="080808"/>
            <w:lang w:val="en-US"/>
            <w:rPrChange w:id="6714" w:author="Maxim Bystrov" w:date="2026-05-24T12:54:00Z">
              <w:rPr>
                <w:color w:val="080808"/>
              </w:rPr>
            </w:rPrChange>
          </w:rPr>
          <w:t>.</w:t>
        </w:r>
        <w:r w:rsidRPr="0046394B">
          <w:rPr>
            <w:i/>
            <w:iCs/>
            <w:color w:val="871094"/>
            <w:lang w:val="en-US"/>
            <w:rPrChange w:id="6715" w:author="Maxim Bystrov" w:date="2026-05-24T12:54:00Z">
              <w:rPr>
                <w:i/>
                <w:iCs/>
                <w:color w:val="871094"/>
              </w:rPr>
            </w:rPrChange>
          </w:rPr>
          <w:t>body</w:t>
        </w:r>
        <w:proofErr w:type="spellEnd"/>
        <w:r w:rsidRPr="0046394B">
          <w:rPr>
            <w:color w:val="080808"/>
            <w:lang w:val="en-US"/>
            <w:rPrChange w:id="6716" w:author="Maxim Bystrov" w:date="2026-05-24T12:54:00Z">
              <w:rPr>
                <w:color w:val="080808"/>
              </w:rPr>
            </w:rPrChange>
          </w:rPr>
          <w:t>),</w:t>
        </w:r>
        <w:r w:rsidRPr="0046394B">
          <w:rPr>
            <w:color w:val="080808"/>
            <w:lang w:val="en-US"/>
            <w:rPrChange w:id="6717" w:author="Maxim Bystrov" w:date="2026-05-24T12:54:00Z">
              <w:rPr>
                <w:color w:val="080808"/>
              </w:rPr>
            </w:rPrChange>
          </w:rPr>
          <w:br/>
          <w:t xml:space="preserve">                </w:t>
        </w:r>
        <w:r w:rsidRPr="0046394B">
          <w:rPr>
            <w:i/>
            <w:iCs/>
            <w:color w:val="00627A"/>
            <w:lang w:val="en-US"/>
            <w:rPrChange w:id="6718" w:author="Maxim Bystrov" w:date="2026-05-24T12:54:00Z">
              <w:rPr>
                <w:i/>
                <w:iCs/>
                <w:color w:val="00627A"/>
              </w:rPr>
            </w:rPrChange>
          </w:rPr>
          <w:t>String</w:t>
        </w:r>
        <w:r w:rsidRPr="0046394B">
          <w:rPr>
            <w:color w:val="080808"/>
            <w:lang w:val="en-US"/>
            <w:rPrChange w:id="6719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00000"/>
            <w:lang w:val="en-US"/>
            <w:rPrChange w:id="6720" w:author="Maxim Bystrov" w:date="2026-05-24T12:54:00Z">
              <w:rPr>
                <w:color w:val="000000"/>
              </w:rPr>
            </w:rPrChange>
          </w:rPr>
          <w:t>pattern</w:t>
        </w:r>
        <w:r w:rsidRPr="0046394B">
          <w:rPr>
            <w:color w:val="080808"/>
            <w:lang w:val="en-US"/>
            <w:rPrChange w:id="6721" w:author="Maxim Bystrov" w:date="2026-05-24T12:54:00Z">
              <w:rPr>
                <w:color w:val="080808"/>
              </w:rPr>
            </w:rPrChange>
          </w:rPr>
          <w:t>)</w:t>
        </w:r>
        <w:r w:rsidRPr="0046394B">
          <w:rPr>
            <w:color w:val="080808"/>
            <w:lang w:val="en-US"/>
            <w:rPrChange w:id="6722" w:author="Maxim Bystrov" w:date="2026-05-24T12:54:00Z">
              <w:rPr>
                <w:color w:val="080808"/>
              </w:rPr>
            </w:rPrChange>
          </w:rPr>
          <w:br/>
          <w:t xml:space="preserve">            )</w:t>
        </w:r>
        <w:r w:rsidRPr="0046394B">
          <w:rPr>
            <w:color w:val="080808"/>
            <w:lang w:val="en-US"/>
            <w:rPrChange w:id="6723" w:author="Maxim Bystrov" w:date="2026-05-24T12:54:00Z">
              <w:rPr>
                <w:color w:val="080808"/>
              </w:rPr>
            </w:rPrChange>
          </w:rPr>
          <w:br/>
          <w:t xml:space="preserve">        }</w:t>
        </w:r>
        <w:r w:rsidRPr="0046394B">
          <w:rPr>
            <w:color w:val="080808"/>
            <w:lang w:val="en-US"/>
            <w:rPrChange w:id="6724" w:author="Maxim Bystrov" w:date="2026-05-24T12:54:00Z">
              <w:rPr>
                <w:color w:val="080808"/>
              </w:rPr>
            </w:rPrChange>
          </w:rPr>
          <w:br/>
        </w:r>
        <w:r w:rsidRPr="0046394B">
          <w:rPr>
            <w:color w:val="080808"/>
            <w:lang w:val="en-US"/>
            <w:rPrChange w:id="6725" w:author="Maxim Bystrov" w:date="2026-05-24T12:54:00Z">
              <w:rPr>
                <w:color w:val="080808"/>
              </w:rPr>
            </w:rPrChange>
          </w:rPr>
          <w:lastRenderedPageBreak/>
          <w:t xml:space="preserve">    </w:t>
        </w:r>
        <w:r w:rsidRPr="0046394B">
          <w:rPr>
            <w:b/>
            <w:bCs/>
            <w:color w:val="080808"/>
            <w:lang w:val="en-US"/>
            <w:rPrChange w:id="6726" w:author="Maxim Bystrov" w:date="2026-05-24T12:54:00Z">
              <w:rPr>
                <w:b/>
                <w:bCs/>
                <w:color w:val="080808"/>
              </w:rPr>
            </w:rPrChange>
          </w:rPr>
          <w:t>}</w:t>
        </w:r>
        <w:r w:rsidRPr="0046394B">
          <w:rPr>
            <w:b/>
            <w:bCs/>
            <w:color w:val="080808"/>
            <w:lang w:val="en-US"/>
            <w:rPrChange w:id="6727" w:author="Maxim Bystrov" w:date="2026-05-24T12:54:00Z">
              <w:rPr>
                <w:b/>
                <w:bCs/>
                <w:color w:val="080808"/>
              </w:rPr>
            </w:rPrChange>
          </w:rPr>
          <w:br/>
        </w:r>
        <w:r w:rsidRPr="0046394B">
          <w:rPr>
            <w:b/>
            <w:bCs/>
            <w:color w:val="080808"/>
            <w:lang w:val="en-US"/>
            <w:rPrChange w:id="6728" w:author="Maxim Bystrov" w:date="2026-05-24T12:54:00Z">
              <w:rPr>
                <w:b/>
                <w:bCs/>
                <w:color w:val="080808"/>
              </w:rPr>
            </w:rPrChange>
          </w:rPr>
          <w:br/>
          <w:t xml:space="preserve">    </w:t>
        </w:r>
        <w:r w:rsidRPr="0046394B">
          <w:rPr>
            <w:i/>
            <w:iCs/>
            <w:color w:val="8C8C8C"/>
            <w:lang w:val="en-US"/>
            <w:rPrChange w:id="6729" w:author="Maxim Bystrov" w:date="2026-05-24T12:54:00Z">
              <w:rPr>
                <w:i/>
                <w:iCs/>
                <w:color w:val="8C8C8C"/>
              </w:rPr>
            </w:rPrChange>
          </w:rPr>
          <w:t xml:space="preserve">// Pattern </w:t>
        </w:r>
        <w:r>
          <w:rPr>
            <w:i/>
            <w:iCs/>
            <w:color w:val="8C8C8C"/>
          </w:rPr>
          <w:t>для</w:t>
        </w:r>
        <w:r w:rsidRPr="0046394B">
          <w:rPr>
            <w:i/>
            <w:iCs/>
            <w:color w:val="8C8C8C"/>
            <w:lang w:val="en-US"/>
            <w:rPrChange w:id="6730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подписки</w:t>
        </w:r>
        <w:r w:rsidRPr="0046394B">
          <w:rPr>
            <w:i/>
            <w:iCs/>
            <w:color w:val="8C8C8C"/>
            <w:lang w:val="en-US"/>
            <w:rPrChange w:id="6731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на</w:t>
        </w:r>
        <w:r w:rsidRPr="0046394B">
          <w:rPr>
            <w:i/>
            <w:iCs/>
            <w:color w:val="8C8C8C"/>
            <w:lang w:val="en-US"/>
            <w:rPrChange w:id="6732" w:author="Maxim Bystrov" w:date="2026-05-24T12:54:00Z">
              <w:rPr>
                <w:i/>
                <w:iCs/>
                <w:color w:val="8C8C8C"/>
              </w:rPr>
            </w:rPrChange>
          </w:rPr>
          <w:t xml:space="preserve"> set </w:t>
        </w:r>
        <w:r>
          <w:rPr>
            <w:i/>
            <w:iCs/>
            <w:color w:val="8C8C8C"/>
          </w:rPr>
          <w:t>операции</w:t>
        </w:r>
        <w:r w:rsidRPr="0046394B">
          <w:rPr>
            <w:i/>
            <w:iCs/>
            <w:color w:val="8C8C8C"/>
            <w:lang w:val="en-US"/>
            <w:rPrChange w:id="6733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ключей</w:t>
        </w:r>
        <w:r w:rsidRPr="0046394B">
          <w:rPr>
            <w:i/>
            <w:iCs/>
            <w:color w:val="8C8C8C"/>
            <w:lang w:val="en-US"/>
            <w:rPrChange w:id="6734" w:author="Maxim Bystrov" w:date="2026-05-24T12:54:00Z">
              <w:rPr>
                <w:i/>
                <w:iCs/>
                <w:color w:val="8C8C8C"/>
              </w:rPr>
            </w:rPrChange>
          </w:rPr>
          <w:t xml:space="preserve"> nav:*:last</w:t>
        </w:r>
        <w:r w:rsidRPr="0046394B">
          <w:rPr>
            <w:i/>
            <w:iCs/>
            <w:color w:val="8C8C8C"/>
            <w:lang w:val="en-US"/>
            <w:rPrChange w:id="6735" w:author="Maxim Bystrov" w:date="2026-05-24T12:54:00Z">
              <w:rPr>
                <w:i/>
                <w:iCs/>
                <w:color w:val="8C8C8C"/>
              </w:rPr>
            </w:rPrChange>
          </w:rPr>
          <w:br/>
          <w:t xml:space="preserve">    </w:t>
        </w:r>
        <w:r w:rsidRPr="0046394B">
          <w:rPr>
            <w:color w:val="0033B3"/>
            <w:lang w:val="en-US"/>
            <w:rPrChange w:id="6736" w:author="Maxim Bystrov" w:date="2026-05-24T12:54:00Z">
              <w:rPr>
                <w:color w:val="0033B3"/>
              </w:rPr>
            </w:rPrChange>
          </w:rPr>
          <w:t xml:space="preserve">companion object </w:t>
        </w:r>
        <w:r w:rsidRPr="0046394B">
          <w:rPr>
            <w:color w:val="080808"/>
            <w:lang w:val="en-US"/>
            <w:rPrChange w:id="6737" w:author="Maxim Bystrov" w:date="2026-05-24T12:54:00Z">
              <w:rPr>
                <w:color w:val="080808"/>
              </w:rPr>
            </w:rPrChange>
          </w:rPr>
          <w:t>{</w:t>
        </w:r>
        <w:r w:rsidRPr="0046394B">
          <w:rPr>
            <w:color w:val="080808"/>
            <w:lang w:val="en-US"/>
            <w:rPrChange w:id="6738" w:author="Maxim Bystrov" w:date="2026-05-24T12:54:00Z">
              <w:rPr>
                <w:color w:val="080808"/>
              </w:rPr>
            </w:rPrChange>
          </w:rPr>
          <w:br/>
          <w:t xml:space="preserve">        </w:t>
        </w:r>
        <w:r w:rsidRPr="0046394B">
          <w:rPr>
            <w:color w:val="0033B3"/>
            <w:lang w:val="en-US"/>
            <w:rPrChange w:id="6739" w:author="Maxim Bystrov" w:date="2026-05-24T12:54:00Z">
              <w:rPr>
                <w:color w:val="0033B3"/>
              </w:rPr>
            </w:rPrChange>
          </w:rPr>
          <w:t xml:space="preserve">const </w:t>
        </w:r>
        <w:proofErr w:type="spellStart"/>
        <w:r w:rsidRPr="0046394B">
          <w:rPr>
            <w:color w:val="0033B3"/>
            <w:lang w:val="en-US"/>
            <w:rPrChange w:id="6740" w:author="Maxim Bystrov" w:date="2026-05-24T12:54:00Z">
              <w:rPr>
                <w:color w:val="0033B3"/>
              </w:rPr>
            </w:rPrChange>
          </w:rPr>
          <w:t>val</w:t>
        </w:r>
        <w:proofErr w:type="spellEnd"/>
        <w:r w:rsidRPr="0046394B">
          <w:rPr>
            <w:color w:val="0033B3"/>
            <w:lang w:val="en-US"/>
            <w:rPrChange w:id="6741" w:author="Maxim Bystrov" w:date="2026-05-24T12:54:00Z">
              <w:rPr>
                <w:color w:val="0033B3"/>
              </w:rPr>
            </w:rPrChange>
          </w:rPr>
          <w:t xml:space="preserve"> </w:t>
        </w:r>
        <w:r w:rsidRPr="0046394B">
          <w:rPr>
            <w:color w:val="871094"/>
            <w:lang w:val="en-US"/>
            <w:rPrChange w:id="6742" w:author="Maxim Bystrov" w:date="2026-05-24T12:54:00Z">
              <w:rPr>
                <w:color w:val="871094"/>
              </w:rPr>
            </w:rPrChange>
          </w:rPr>
          <w:t xml:space="preserve">KEYSPACE_PATTERN </w:t>
        </w:r>
        <w:r w:rsidRPr="0046394B">
          <w:rPr>
            <w:color w:val="080808"/>
            <w:lang w:val="en-US"/>
            <w:rPrChange w:id="6743" w:author="Maxim Bystrov" w:date="2026-05-24T12:54:00Z">
              <w:rPr>
                <w:color w:val="080808"/>
              </w:rPr>
            </w:rPrChange>
          </w:rPr>
          <w:t xml:space="preserve">= </w:t>
        </w:r>
        <w:r w:rsidRPr="0046394B">
          <w:rPr>
            <w:color w:val="067D17"/>
            <w:lang w:val="en-US"/>
            <w:rPrChange w:id="6744" w:author="Maxim Bystrov" w:date="2026-05-24T12:54:00Z">
              <w:rPr>
                <w:color w:val="067D17"/>
              </w:rPr>
            </w:rPrChange>
          </w:rPr>
          <w:t>"__keyevent@0__:set"</w:t>
        </w:r>
        <w:r w:rsidRPr="0046394B">
          <w:rPr>
            <w:color w:val="067D17"/>
            <w:lang w:val="en-US"/>
            <w:rPrChange w:id="6745" w:author="Maxim Bystrov" w:date="2026-05-24T12:54:00Z">
              <w:rPr>
                <w:color w:val="067D17"/>
              </w:rPr>
            </w:rPrChange>
          </w:rPr>
          <w:br/>
          <w:t xml:space="preserve">        </w:t>
        </w:r>
        <w:r w:rsidRPr="0046394B">
          <w:rPr>
            <w:color w:val="0033B3"/>
            <w:lang w:val="en-US"/>
            <w:rPrChange w:id="6746" w:author="Maxim Bystrov" w:date="2026-05-24T12:54:00Z">
              <w:rPr>
                <w:color w:val="0033B3"/>
              </w:rPr>
            </w:rPrChange>
          </w:rPr>
          <w:t xml:space="preserve">const </w:t>
        </w:r>
        <w:proofErr w:type="spellStart"/>
        <w:r w:rsidRPr="0046394B">
          <w:rPr>
            <w:color w:val="0033B3"/>
            <w:lang w:val="en-US"/>
            <w:rPrChange w:id="6747" w:author="Maxim Bystrov" w:date="2026-05-24T12:54:00Z">
              <w:rPr>
                <w:color w:val="0033B3"/>
              </w:rPr>
            </w:rPrChange>
          </w:rPr>
          <w:t>val</w:t>
        </w:r>
        <w:proofErr w:type="spellEnd"/>
        <w:r w:rsidRPr="0046394B">
          <w:rPr>
            <w:color w:val="0033B3"/>
            <w:lang w:val="en-US"/>
            <w:rPrChange w:id="6748" w:author="Maxim Bystrov" w:date="2026-05-24T12:54:00Z">
              <w:rPr>
                <w:color w:val="0033B3"/>
              </w:rPr>
            </w:rPrChange>
          </w:rPr>
          <w:t xml:space="preserve"> </w:t>
        </w:r>
        <w:r w:rsidRPr="0046394B">
          <w:rPr>
            <w:color w:val="871094"/>
            <w:lang w:val="en-US"/>
            <w:rPrChange w:id="6749" w:author="Maxim Bystrov" w:date="2026-05-24T12:54:00Z">
              <w:rPr>
                <w:color w:val="871094"/>
              </w:rPr>
            </w:rPrChange>
          </w:rPr>
          <w:t xml:space="preserve">NAV_KEY_PREFIX </w:t>
        </w:r>
        <w:r w:rsidRPr="0046394B">
          <w:rPr>
            <w:color w:val="080808"/>
            <w:lang w:val="en-US"/>
            <w:rPrChange w:id="6750" w:author="Maxim Bystrov" w:date="2026-05-24T12:54:00Z">
              <w:rPr>
                <w:color w:val="080808"/>
              </w:rPr>
            </w:rPrChange>
          </w:rPr>
          <w:t xml:space="preserve">= </w:t>
        </w:r>
        <w:r w:rsidRPr="0046394B">
          <w:rPr>
            <w:color w:val="067D17"/>
            <w:lang w:val="en-US"/>
            <w:rPrChange w:id="6751" w:author="Maxim Bystrov" w:date="2026-05-24T12:54:00Z">
              <w:rPr>
                <w:color w:val="067D17"/>
              </w:rPr>
            </w:rPrChange>
          </w:rPr>
          <w:t>"nav:"</w:t>
        </w:r>
        <w:r w:rsidRPr="0046394B">
          <w:rPr>
            <w:color w:val="067D17"/>
            <w:lang w:val="en-US"/>
            <w:rPrChange w:id="6752" w:author="Maxim Bystrov" w:date="2026-05-24T12:54:00Z">
              <w:rPr>
                <w:color w:val="067D17"/>
              </w:rPr>
            </w:rPrChange>
          </w:rPr>
          <w:br/>
          <w:t xml:space="preserve">        </w:t>
        </w:r>
        <w:r w:rsidRPr="0046394B">
          <w:rPr>
            <w:color w:val="0033B3"/>
            <w:lang w:val="en-US"/>
            <w:rPrChange w:id="6753" w:author="Maxim Bystrov" w:date="2026-05-24T12:54:00Z">
              <w:rPr>
                <w:color w:val="0033B3"/>
              </w:rPr>
            </w:rPrChange>
          </w:rPr>
          <w:t xml:space="preserve">const </w:t>
        </w:r>
        <w:proofErr w:type="spellStart"/>
        <w:r w:rsidRPr="0046394B">
          <w:rPr>
            <w:color w:val="0033B3"/>
            <w:lang w:val="en-US"/>
            <w:rPrChange w:id="6754" w:author="Maxim Bystrov" w:date="2026-05-24T12:54:00Z">
              <w:rPr>
                <w:color w:val="0033B3"/>
              </w:rPr>
            </w:rPrChange>
          </w:rPr>
          <w:t>val</w:t>
        </w:r>
        <w:proofErr w:type="spellEnd"/>
        <w:r w:rsidRPr="0046394B">
          <w:rPr>
            <w:color w:val="0033B3"/>
            <w:lang w:val="en-US"/>
            <w:rPrChange w:id="6755" w:author="Maxim Bystrov" w:date="2026-05-24T12:54:00Z">
              <w:rPr>
                <w:color w:val="0033B3"/>
              </w:rPr>
            </w:rPrChange>
          </w:rPr>
          <w:t xml:space="preserve"> </w:t>
        </w:r>
        <w:r w:rsidRPr="0046394B">
          <w:rPr>
            <w:color w:val="871094"/>
            <w:lang w:val="en-US"/>
            <w:rPrChange w:id="6756" w:author="Maxim Bystrov" w:date="2026-05-24T12:54:00Z">
              <w:rPr>
                <w:color w:val="871094"/>
              </w:rPr>
            </w:rPrChange>
          </w:rPr>
          <w:t xml:space="preserve">NAV_KEY_SUFFIX </w:t>
        </w:r>
        <w:r w:rsidRPr="0046394B">
          <w:rPr>
            <w:color w:val="080808"/>
            <w:lang w:val="en-US"/>
            <w:rPrChange w:id="6757" w:author="Maxim Bystrov" w:date="2026-05-24T12:54:00Z">
              <w:rPr>
                <w:color w:val="080808"/>
              </w:rPr>
            </w:rPrChange>
          </w:rPr>
          <w:t xml:space="preserve">= </w:t>
        </w:r>
        <w:r w:rsidRPr="0046394B">
          <w:rPr>
            <w:color w:val="067D17"/>
            <w:lang w:val="en-US"/>
            <w:rPrChange w:id="6758" w:author="Maxim Bystrov" w:date="2026-05-24T12:54:00Z">
              <w:rPr>
                <w:color w:val="067D17"/>
              </w:rPr>
            </w:rPrChange>
          </w:rPr>
          <w:t>":last"</w:t>
        </w:r>
        <w:r w:rsidRPr="0046394B">
          <w:rPr>
            <w:color w:val="067D17"/>
            <w:lang w:val="en-US"/>
            <w:rPrChange w:id="6759" w:author="Maxim Bystrov" w:date="2026-05-24T12:54:00Z">
              <w:rPr>
                <w:color w:val="067D17"/>
              </w:rPr>
            </w:rPrChange>
          </w:rPr>
          <w:br/>
          <w:t xml:space="preserve">    </w:t>
        </w:r>
        <w:r w:rsidRPr="0046394B">
          <w:rPr>
            <w:color w:val="080808"/>
            <w:lang w:val="en-US"/>
            <w:rPrChange w:id="6760" w:author="Maxim Bystrov" w:date="2026-05-24T12:54:00Z">
              <w:rPr>
                <w:color w:val="080808"/>
              </w:rPr>
            </w:rPrChange>
          </w:rPr>
          <w:t>}</w:t>
        </w:r>
        <w:r w:rsidRPr="0046394B">
          <w:rPr>
            <w:color w:val="080808"/>
            <w:lang w:val="en-US"/>
            <w:rPrChange w:id="6761" w:author="Maxim Bystrov" w:date="2026-05-24T12:54:00Z">
              <w:rPr>
                <w:color w:val="080808"/>
              </w:rPr>
            </w:rPrChange>
          </w:rPr>
          <w:br/>
        </w:r>
        <w:r w:rsidRPr="0046394B">
          <w:rPr>
            <w:color w:val="080808"/>
            <w:lang w:val="en-US"/>
            <w:rPrChange w:id="6762" w:author="Maxim Bystrov" w:date="2026-05-24T12:54:00Z">
              <w:rPr>
                <w:color w:val="080808"/>
              </w:rPr>
            </w:rPrChange>
          </w:rPr>
          <w:br/>
          <w:t xml:space="preserve">    </w:t>
        </w:r>
        <w:proofErr w:type="spellStart"/>
        <w:r w:rsidRPr="0046394B">
          <w:rPr>
            <w:color w:val="0033B3"/>
            <w:lang w:val="en-US"/>
            <w:rPrChange w:id="6763" w:author="Maxim Bystrov" w:date="2026-05-24T12:54:00Z">
              <w:rPr>
                <w:color w:val="0033B3"/>
              </w:rPr>
            </w:rPrChange>
          </w:rPr>
          <w:t>init</w:t>
        </w:r>
        <w:proofErr w:type="spellEnd"/>
        <w:r w:rsidRPr="0046394B">
          <w:rPr>
            <w:color w:val="0033B3"/>
            <w:lang w:val="en-US"/>
            <w:rPrChange w:id="6764" w:author="Maxim Bystrov" w:date="2026-05-24T12:54:00Z">
              <w:rPr>
                <w:color w:val="0033B3"/>
              </w:rPr>
            </w:rPrChange>
          </w:rPr>
          <w:t xml:space="preserve"> </w:t>
        </w:r>
        <w:r w:rsidRPr="0046394B">
          <w:rPr>
            <w:color w:val="080808"/>
            <w:lang w:val="en-US"/>
            <w:rPrChange w:id="6765" w:author="Maxim Bystrov" w:date="2026-05-24T12:54:00Z">
              <w:rPr>
                <w:color w:val="080808"/>
              </w:rPr>
            </w:rPrChange>
          </w:rPr>
          <w:t>{</w:t>
        </w:r>
        <w:r w:rsidRPr="0046394B">
          <w:rPr>
            <w:color w:val="080808"/>
            <w:lang w:val="en-US"/>
            <w:rPrChange w:id="6766" w:author="Maxim Bystrov" w:date="2026-05-24T12:54:00Z">
              <w:rPr>
                <w:color w:val="080808"/>
              </w:rPr>
            </w:rPrChange>
          </w:rPr>
          <w:br/>
          <w:t xml:space="preserve">        </w:t>
        </w:r>
        <w:r w:rsidRPr="0046394B">
          <w:rPr>
            <w:i/>
            <w:iCs/>
            <w:color w:val="8C8C8C"/>
            <w:lang w:val="en-US"/>
            <w:rPrChange w:id="6767" w:author="Maxim Bystrov" w:date="2026-05-24T12:54:00Z">
              <w:rPr>
                <w:i/>
                <w:iCs/>
                <w:color w:val="8C8C8C"/>
              </w:rPr>
            </w:rPrChange>
          </w:rPr>
          <w:t xml:space="preserve">// </w:t>
        </w:r>
        <w:r>
          <w:rPr>
            <w:i/>
            <w:iCs/>
            <w:color w:val="8C8C8C"/>
          </w:rPr>
          <w:t>Подписываемся</w:t>
        </w:r>
        <w:r w:rsidRPr="0046394B">
          <w:rPr>
            <w:i/>
            <w:iCs/>
            <w:color w:val="8C8C8C"/>
            <w:lang w:val="en-US"/>
            <w:rPrChange w:id="6768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на</w:t>
        </w:r>
        <w:r w:rsidRPr="0046394B">
          <w:rPr>
            <w:i/>
            <w:iCs/>
            <w:color w:val="8C8C8C"/>
            <w:lang w:val="en-US"/>
            <w:rPrChange w:id="6769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proofErr w:type="spellStart"/>
        <w:r w:rsidRPr="0046394B">
          <w:rPr>
            <w:i/>
            <w:iCs/>
            <w:color w:val="8C8C8C"/>
            <w:lang w:val="en-US"/>
            <w:rPrChange w:id="6770" w:author="Maxim Bystrov" w:date="2026-05-24T12:54:00Z">
              <w:rPr>
                <w:i/>
                <w:iCs/>
                <w:color w:val="8C8C8C"/>
              </w:rPr>
            </w:rPrChange>
          </w:rPr>
          <w:t>keyspace</w:t>
        </w:r>
        <w:proofErr w:type="spellEnd"/>
        <w:r w:rsidRPr="0046394B">
          <w:rPr>
            <w:i/>
            <w:iCs/>
            <w:color w:val="8C8C8C"/>
            <w:lang w:val="en-US"/>
            <w:rPrChange w:id="6771" w:author="Maxim Bystrov" w:date="2026-05-24T12:54:00Z">
              <w:rPr>
                <w:i/>
                <w:iCs/>
                <w:color w:val="8C8C8C"/>
              </w:rPr>
            </w:rPrChange>
          </w:rPr>
          <w:t xml:space="preserve"> notifications </w:t>
        </w:r>
        <w:r>
          <w:rPr>
            <w:i/>
            <w:iCs/>
            <w:color w:val="8C8C8C"/>
          </w:rPr>
          <w:t>для</w:t>
        </w:r>
        <w:r w:rsidRPr="0046394B">
          <w:rPr>
            <w:i/>
            <w:iCs/>
            <w:color w:val="8C8C8C"/>
            <w:lang w:val="en-US"/>
            <w:rPrChange w:id="6772" w:author="Maxim Bystrov" w:date="2026-05-24T12:54:00Z">
              <w:rPr>
                <w:i/>
                <w:iCs/>
                <w:color w:val="8C8C8C"/>
              </w:rPr>
            </w:rPrChange>
          </w:rPr>
          <w:t xml:space="preserve"> set </w:t>
        </w:r>
        <w:r>
          <w:rPr>
            <w:i/>
            <w:iCs/>
            <w:color w:val="8C8C8C"/>
          </w:rPr>
          <w:t>операций</w:t>
        </w:r>
        <w:r w:rsidRPr="0046394B">
          <w:rPr>
            <w:i/>
            <w:iCs/>
            <w:color w:val="8C8C8C"/>
            <w:lang w:val="en-US"/>
            <w:rPrChange w:id="6773" w:author="Maxim Bystrov" w:date="2026-05-24T12:54:00Z">
              <w:rPr>
                <w:i/>
                <w:iCs/>
                <w:color w:val="8C8C8C"/>
              </w:rPr>
            </w:rPrChange>
          </w:rPr>
          <w:br/>
          <w:t xml:space="preserve">        </w:t>
        </w:r>
        <w:r w:rsidRPr="0046394B">
          <w:rPr>
            <w:color w:val="871094"/>
            <w:lang w:val="en-US"/>
            <w:rPrChange w:id="6774" w:author="Maxim Bystrov" w:date="2026-05-24T12:54:00Z">
              <w:rPr>
                <w:color w:val="871094"/>
              </w:rPr>
            </w:rPrChange>
          </w:rPr>
          <w:t>redisMessageListenerContainer</w:t>
        </w:r>
        <w:r w:rsidRPr="0046394B">
          <w:rPr>
            <w:color w:val="080808"/>
            <w:lang w:val="en-US"/>
            <w:rPrChange w:id="6775" w:author="Maxim Bystrov" w:date="2026-05-24T12:54:00Z">
              <w:rPr>
                <w:color w:val="080808"/>
              </w:rPr>
            </w:rPrChange>
          </w:rPr>
          <w:t>.addMessageListener(</w:t>
        </w:r>
        <w:r w:rsidRPr="0046394B">
          <w:rPr>
            <w:color w:val="871094"/>
            <w:lang w:val="en-US"/>
            <w:rPrChange w:id="6776" w:author="Maxim Bystrov" w:date="2026-05-24T12:54:00Z">
              <w:rPr>
                <w:color w:val="871094"/>
              </w:rPr>
            </w:rPrChange>
          </w:rPr>
          <w:t>redisMessageListener</w:t>
        </w:r>
        <w:r w:rsidRPr="0046394B">
          <w:rPr>
            <w:color w:val="080808"/>
            <w:lang w:val="en-US"/>
            <w:rPrChange w:id="6777" w:author="Maxim Bystrov" w:date="2026-05-24T12:54:00Z">
              <w:rPr>
                <w:color w:val="080808"/>
              </w:rPr>
            </w:rPrChange>
          </w:rPr>
          <w:t xml:space="preserve">, </w:t>
        </w:r>
        <w:proofErr w:type="spellStart"/>
        <w:r w:rsidRPr="0046394B">
          <w:rPr>
            <w:color w:val="080808"/>
            <w:lang w:val="en-US"/>
            <w:rPrChange w:id="6778" w:author="Maxim Bystrov" w:date="2026-05-24T12:54:00Z">
              <w:rPr>
                <w:color w:val="080808"/>
              </w:rPr>
            </w:rPrChange>
          </w:rPr>
          <w:t>PatternTopic</w:t>
        </w:r>
        <w:proofErr w:type="spellEnd"/>
        <w:r w:rsidRPr="0046394B">
          <w:rPr>
            <w:color w:val="080808"/>
            <w:lang w:val="en-US"/>
            <w:rPrChange w:id="6779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871094"/>
            <w:lang w:val="en-US"/>
            <w:rPrChange w:id="6780" w:author="Maxim Bystrov" w:date="2026-05-24T12:54:00Z">
              <w:rPr>
                <w:color w:val="871094"/>
              </w:rPr>
            </w:rPrChange>
          </w:rPr>
          <w:t>KEYSPACE_PATTERN</w:t>
        </w:r>
        <w:r w:rsidRPr="0046394B">
          <w:rPr>
            <w:color w:val="080808"/>
            <w:lang w:val="en-US"/>
            <w:rPrChange w:id="6781" w:author="Maxim Bystrov" w:date="2026-05-24T12:54:00Z">
              <w:rPr>
                <w:color w:val="080808"/>
              </w:rPr>
            </w:rPrChange>
          </w:rPr>
          <w:t>))</w:t>
        </w:r>
        <w:r w:rsidRPr="0046394B">
          <w:rPr>
            <w:color w:val="080808"/>
            <w:lang w:val="en-US"/>
            <w:rPrChange w:id="6782" w:author="Maxim Bystrov" w:date="2026-05-24T12:54:00Z">
              <w:rPr>
                <w:color w:val="080808"/>
              </w:rPr>
            </w:rPrChange>
          </w:rPr>
          <w:br/>
          <w:t xml:space="preserve">        </w:t>
        </w:r>
        <w:r w:rsidRPr="0046394B">
          <w:rPr>
            <w:color w:val="871094"/>
            <w:lang w:val="en-US"/>
            <w:rPrChange w:id="6783" w:author="Maxim Bystrov" w:date="2026-05-24T12:54:00Z">
              <w:rPr>
                <w:color w:val="871094"/>
              </w:rPr>
            </w:rPrChange>
          </w:rPr>
          <w:t>logger</w:t>
        </w:r>
        <w:r w:rsidRPr="0046394B">
          <w:rPr>
            <w:color w:val="080808"/>
            <w:lang w:val="en-US"/>
            <w:rPrChange w:id="6784" w:author="Maxim Bystrov" w:date="2026-05-24T12:54:00Z">
              <w:rPr>
                <w:color w:val="080808"/>
              </w:rPr>
            </w:rPrChange>
          </w:rPr>
          <w:t>.info(</w:t>
        </w:r>
        <w:r w:rsidRPr="0046394B">
          <w:rPr>
            <w:color w:val="067D17"/>
            <w:lang w:val="en-US"/>
            <w:rPrChange w:id="6785" w:author="Maxim Bystrov" w:date="2026-05-24T12:54:00Z">
              <w:rPr>
                <w:color w:val="067D17"/>
              </w:rPr>
            </w:rPrChange>
          </w:rPr>
          <w:t xml:space="preserve">"Redis </w:t>
        </w:r>
        <w:proofErr w:type="spellStart"/>
        <w:r w:rsidRPr="0046394B">
          <w:rPr>
            <w:color w:val="067D17"/>
            <w:lang w:val="en-US"/>
            <w:rPrChange w:id="6786" w:author="Maxim Bystrov" w:date="2026-05-24T12:54:00Z">
              <w:rPr>
                <w:color w:val="067D17"/>
              </w:rPr>
            </w:rPrChange>
          </w:rPr>
          <w:t>keyspace</w:t>
        </w:r>
        <w:proofErr w:type="spellEnd"/>
        <w:r w:rsidRPr="0046394B">
          <w:rPr>
            <w:color w:val="067D17"/>
            <w:lang w:val="en-US"/>
            <w:rPrChange w:id="6787" w:author="Maxim Bystrov" w:date="2026-05-24T12:54:00Z">
              <w:rPr>
                <w:color w:val="067D17"/>
              </w:rPr>
            </w:rPrChange>
          </w:rPr>
          <w:t xml:space="preserve"> notification listener registered for pattern: </w:t>
        </w:r>
        <w:r w:rsidRPr="0046394B">
          <w:rPr>
            <w:color w:val="0037A6"/>
            <w:lang w:val="en-US"/>
            <w:rPrChange w:id="6788" w:author="Maxim Bystrov" w:date="2026-05-24T12:54:00Z">
              <w:rPr>
                <w:color w:val="0037A6"/>
              </w:rPr>
            </w:rPrChange>
          </w:rPr>
          <w:t>$</w:t>
        </w:r>
        <w:r w:rsidRPr="0046394B">
          <w:rPr>
            <w:color w:val="871094"/>
            <w:lang w:val="en-US"/>
            <w:rPrChange w:id="6789" w:author="Maxim Bystrov" w:date="2026-05-24T12:54:00Z">
              <w:rPr>
                <w:color w:val="871094"/>
              </w:rPr>
            </w:rPrChange>
          </w:rPr>
          <w:t>KEYSPACE_PATTERN</w:t>
        </w:r>
        <w:r w:rsidRPr="0046394B">
          <w:rPr>
            <w:color w:val="067D17"/>
            <w:lang w:val="en-US"/>
            <w:rPrChange w:id="6790" w:author="Maxim Bystrov" w:date="2026-05-24T12:54:00Z">
              <w:rPr>
                <w:color w:val="067D17"/>
              </w:rPr>
            </w:rPrChange>
          </w:rPr>
          <w:t>"</w:t>
        </w:r>
        <w:r w:rsidRPr="0046394B">
          <w:rPr>
            <w:color w:val="080808"/>
            <w:lang w:val="en-US"/>
            <w:rPrChange w:id="6791" w:author="Maxim Bystrov" w:date="2026-05-24T12:54:00Z">
              <w:rPr>
                <w:color w:val="080808"/>
              </w:rPr>
            </w:rPrChange>
          </w:rPr>
          <w:t>)</w:t>
        </w:r>
        <w:r w:rsidRPr="0046394B">
          <w:rPr>
            <w:color w:val="080808"/>
            <w:lang w:val="en-US"/>
            <w:rPrChange w:id="6792" w:author="Maxim Bystrov" w:date="2026-05-24T12:54:00Z">
              <w:rPr>
                <w:color w:val="080808"/>
              </w:rPr>
            </w:rPrChange>
          </w:rPr>
          <w:br/>
          <w:t xml:space="preserve">    }</w:t>
        </w:r>
        <w:r w:rsidRPr="0046394B">
          <w:rPr>
            <w:color w:val="080808"/>
            <w:lang w:val="en-US"/>
            <w:rPrChange w:id="6793" w:author="Maxim Bystrov" w:date="2026-05-24T12:54:00Z">
              <w:rPr>
                <w:color w:val="080808"/>
              </w:rPr>
            </w:rPrChange>
          </w:rPr>
          <w:br/>
        </w:r>
        <w:r w:rsidRPr="0046394B">
          <w:rPr>
            <w:color w:val="080808"/>
            <w:lang w:val="en-US"/>
            <w:rPrChange w:id="6794" w:author="Maxim Bystrov" w:date="2026-05-24T12:54:00Z">
              <w:rPr>
                <w:color w:val="080808"/>
              </w:rPr>
            </w:rPrChange>
          </w:rPr>
          <w:br/>
          <w:t xml:space="preserve">    </w:t>
        </w:r>
        <w:r w:rsidRPr="0046394B">
          <w:rPr>
            <w:color w:val="0033B3"/>
            <w:lang w:val="en-US"/>
            <w:rPrChange w:id="6795" w:author="Maxim Bystrov" w:date="2026-05-24T12:54:00Z">
              <w:rPr>
                <w:color w:val="0033B3"/>
              </w:rPr>
            </w:rPrChange>
          </w:rPr>
          <w:t xml:space="preserve">override fun </w:t>
        </w:r>
        <w:proofErr w:type="spellStart"/>
        <w:r w:rsidRPr="0046394B">
          <w:rPr>
            <w:color w:val="00627A"/>
            <w:lang w:val="en-US"/>
            <w:rPrChange w:id="6796" w:author="Maxim Bystrov" w:date="2026-05-24T12:54:00Z">
              <w:rPr>
                <w:color w:val="00627A"/>
              </w:rPr>
            </w:rPrChange>
          </w:rPr>
          <w:t>afterConnectionEstablished</w:t>
        </w:r>
        <w:proofErr w:type="spellEnd"/>
        <w:r w:rsidRPr="0046394B">
          <w:rPr>
            <w:color w:val="080808"/>
            <w:lang w:val="en-US"/>
            <w:rPrChange w:id="6797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00000"/>
            <w:lang w:val="en-US"/>
            <w:rPrChange w:id="6798" w:author="Maxim Bystrov" w:date="2026-05-24T12:54:00Z">
              <w:rPr>
                <w:color w:val="000000"/>
              </w:rPr>
            </w:rPrChange>
          </w:rPr>
          <w:t>session</w:t>
        </w:r>
        <w:r w:rsidRPr="0046394B">
          <w:rPr>
            <w:color w:val="080808"/>
            <w:lang w:val="en-US"/>
            <w:rPrChange w:id="6799" w:author="Maxim Bystrov" w:date="2026-05-24T12:54:00Z">
              <w:rPr>
                <w:color w:val="080808"/>
              </w:rPr>
            </w:rPrChange>
          </w:rPr>
          <w:t xml:space="preserve">: </w:t>
        </w:r>
        <w:proofErr w:type="spellStart"/>
        <w:r w:rsidRPr="0046394B">
          <w:rPr>
            <w:color w:val="000000"/>
            <w:lang w:val="en-US"/>
            <w:rPrChange w:id="6800" w:author="Maxim Bystrov" w:date="2026-05-24T12:54:00Z">
              <w:rPr>
                <w:color w:val="000000"/>
              </w:rPr>
            </w:rPrChange>
          </w:rPr>
          <w:t>WebSocketSession</w:t>
        </w:r>
        <w:proofErr w:type="spellEnd"/>
        <w:r w:rsidRPr="0046394B">
          <w:rPr>
            <w:color w:val="080808"/>
            <w:lang w:val="en-US"/>
            <w:rPrChange w:id="6801" w:author="Maxim Bystrov" w:date="2026-05-24T12:54:00Z">
              <w:rPr>
                <w:color w:val="080808"/>
              </w:rPr>
            </w:rPrChange>
          </w:rPr>
          <w:t>) {</w:t>
        </w:r>
        <w:r w:rsidRPr="0046394B">
          <w:rPr>
            <w:color w:val="080808"/>
            <w:lang w:val="en-US"/>
            <w:rPrChange w:id="6802" w:author="Maxim Bystrov" w:date="2026-05-24T12:54:00Z">
              <w:rPr>
                <w:color w:val="080808"/>
              </w:rPr>
            </w:rPrChange>
          </w:rPr>
          <w:br/>
          <w:t xml:space="preserve">        </w:t>
        </w:r>
        <w:r w:rsidRPr="0046394B">
          <w:rPr>
            <w:color w:val="871094"/>
            <w:lang w:val="en-US"/>
            <w:rPrChange w:id="6803" w:author="Maxim Bystrov" w:date="2026-05-24T12:54:00Z">
              <w:rPr>
                <w:color w:val="871094"/>
              </w:rPr>
            </w:rPrChange>
          </w:rPr>
          <w:t>logger</w:t>
        </w:r>
        <w:r w:rsidRPr="0046394B">
          <w:rPr>
            <w:color w:val="080808"/>
            <w:lang w:val="en-US"/>
            <w:rPrChange w:id="6804" w:author="Maxim Bystrov" w:date="2026-05-24T12:54:00Z">
              <w:rPr>
                <w:color w:val="080808"/>
              </w:rPr>
            </w:rPrChange>
          </w:rPr>
          <w:t>.info(</w:t>
        </w:r>
        <w:r w:rsidRPr="0046394B">
          <w:rPr>
            <w:color w:val="067D17"/>
            <w:lang w:val="en-US"/>
            <w:rPrChange w:id="6805" w:author="Maxim Bystrov" w:date="2026-05-24T12:54:00Z">
              <w:rPr>
                <w:color w:val="067D17"/>
              </w:rPr>
            </w:rPrChange>
          </w:rPr>
          <w:t xml:space="preserve">"WebSocket connection established: </w:t>
        </w:r>
        <w:r w:rsidRPr="0046394B">
          <w:rPr>
            <w:color w:val="0037A6"/>
            <w:lang w:val="en-US"/>
            <w:rPrChange w:id="6806" w:author="Maxim Bystrov" w:date="2026-05-24T12:54:00Z">
              <w:rPr>
                <w:color w:val="0037A6"/>
              </w:rPr>
            </w:rPrChange>
          </w:rPr>
          <w:t>${</w:t>
        </w:r>
        <w:r w:rsidRPr="0046394B">
          <w:rPr>
            <w:color w:val="000000"/>
            <w:lang w:val="en-US"/>
            <w:rPrChange w:id="6807" w:author="Maxim Bystrov" w:date="2026-05-24T12:54:00Z">
              <w:rPr>
                <w:color w:val="000000"/>
              </w:rPr>
            </w:rPrChange>
          </w:rPr>
          <w:t>session</w:t>
        </w:r>
        <w:r w:rsidRPr="0046394B">
          <w:rPr>
            <w:color w:val="080808"/>
            <w:lang w:val="en-US"/>
            <w:rPrChange w:id="6808" w:author="Maxim Bystrov" w:date="2026-05-24T12:54:00Z">
              <w:rPr>
                <w:color w:val="080808"/>
              </w:rPr>
            </w:rPrChange>
          </w:rPr>
          <w:t>.</w:t>
        </w:r>
        <w:r w:rsidRPr="0046394B">
          <w:rPr>
            <w:i/>
            <w:iCs/>
            <w:color w:val="871094"/>
            <w:lang w:val="en-US"/>
            <w:rPrChange w:id="6809" w:author="Maxim Bystrov" w:date="2026-05-24T12:54:00Z">
              <w:rPr>
                <w:i/>
                <w:iCs/>
                <w:color w:val="871094"/>
              </w:rPr>
            </w:rPrChange>
          </w:rPr>
          <w:t>id</w:t>
        </w:r>
        <w:r w:rsidRPr="0046394B">
          <w:rPr>
            <w:color w:val="0037A6"/>
            <w:lang w:val="en-US"/>
            <w:rPrChange w:id="6810" w:author="Maxim Bystrov" w:date="2026-05-24T12:54:00Z">
              <w:rPr>
                <w:color w:val="0037A6"/>
              </w:rPr>
            </w:rPrChange>
          </w:rPr>
          <w:t>}</w:t>
        </w:r>
        <w:r w:rsidRPr="0046394B">
          <w:rPr>
            <w:color w:val="067D17"/>
            <w:lang w:val="en-US"/>
            <w:rPrChange w:id="6811" w:author="Maxim Bystrov" w:date="2026-05-24T12:54:00Z">
              <w:rPr>
                <w:color w:val="067D17"/>
              </w:rPr>
            </w:rPrChange>
          </w:rPr>
          <w:t>"</w:t>
        </w:r>
        <w:r w:rsidRPr="0046394B">
          <w:rPr>
            <w:color w:val="080808"/>
            <w:lang w:val="en-US"/>
            <w:rPrChange w:id="6812" w:author="Maxim Bystrov" w:date="2026-05-24T12:54:00Z">
              <w:rPr>
                <w:color w:val="080808"/>
              </w:rPr>
            </w:rPrChange>
          </w:rPr>
          <w:t>)</w:t>
        </w:r>
        <w:r w:rsidRPr="0046394B">
          <w:rPr>
            <w:color w:val="080808"/>
            <w:lang w:val="en-US"/>
            <w:rPrChange w:id="6813" w:author="Maxim Bystrov" w:date="2026-05-24T12:54:00Z">
              <w:rPr>
                <w:color w:val="080808"/>
              </w:rPr>
            </w:rPrChange>
          </w:rPr>
          <w:br/>
          <w:t xml:space="preserve">    }</w:t>
        </w:r>
        <w:r w:rsidRPr="0046394B">
          <w:rPr>
            <w:color w:val="080808"/>
            <w:lang w:val="en-US"/>
            <w:rPrChange w:id="6814" w:author="Maxim Bystrov" w:date="2026-05-24T12:54:00Z">
              <w:rPr>
                <w:color w:val="080808"/>
              </w:rPr>
            </w:rPrChange>
          </w:rPr>
          <w:br/>
        </w:r>
        <w:r w:rsidRPr="0046394B">
          <w:rPr>
            <w:color w:val="080808"/>
            <w:lang w:val="en-US"/>
            <w:rPrChange w:id="6815" w:author="Maxim Bystrov" w:date="2026-05-24T12:54:00Z">
              <w:rPr>
                <w:color w:val="080808"/>
              </w:rPr>
            </w:rPrChange>
          </w:rPr>
          <w:br/>
          <w:t xml:space="preserve">    </w:t>
        </w:r>
        <w:r w:rsidRPr="0046394B">
          <w:rPr>
            <w:color w:val="0033B3"/>
            <w:lang w:val="en-US"/>
            <w:rPrChange w:id="6816" w:author="Maxim Bystrov" w:date="2026-05-24T12:54:00Z">
              <w:rPr>
                <w:color w:val="0033B3"/>
              </w:rPr>
            </w:rPrChange>
          </w:rPr>
          <w:t xml:space="preserve">override fun </w:t>
        </w:r>
        <w:proofErr w:type="spellStart"/>
        <w:r w:rsidRPr="0046394B">
          <w:rPr>
            <w:color w:val="00627A"/>
            <w:lang w:val="en-US"/>
            <w:rPrChange w:id="6817" w:author="Maxim Bystrov" w:date="2026-05-24T12:54:00Z">
              <w:rPr>
                <w:color w:val="00627A"/>
              </w:rPr>
            </w:rPrChange>
          </w:rPr>
          <w:t>handleTextMessage</w:t>
        </w:r>
        <w:proofErr w:type="spellEnd"/>
        <w:r w:rsidRPr="0046394B">
          <w:rPr>
            <w:color w:val="080808"/>
            <w:lang w:val="en-US"/>
            <w:rPrChange w:id="6818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00000"/>
            <w:lang w:val="en-US"/>
            <w:rPrChange w:id="6819" w:author="Maxim Bystrov" w:date="2026-05-24T12:54:00Z">
              <w:rPr>
                <w:color w:val="000000"/>
              </w:rPr>
            </w:rPrChange>
          </w:rPr>
          <w:t>session</w:t>
        </w:r>
        <w:r w:rsidRPr="0046394B">
          <w:rPr>
            <w:color w:val="080808"/>
            <w:lang w:val="en-US"/>
            <w:rPrChange w:id="6820" w:author="Maxim Bystrov" w:date="2026-05-24T12:54:00Z">
              <w:rPr>
                <w:color w:val="080808"/>
              </w:rPr>
            </w:rPrChange>
          </w:rPr>
          <w:t xml:space="preserve">: </w:t>
        </w:r>
        <w:proofErr w:type="spellStart"/>
        <w:r w:rsidRPr="0046394B">
          <w:rPr>
            <w:color w:val="000000"/>
            <w:lang w:val="en-US"/>
            <w:rPrChange w:id="6821" w:author="Maxim Bystrov" w:date="2026-05-24T12:54:00Z">
              <w:rPr>
                <w:color w:val="000000"/>
              </w:rPr>
            </w:rPrChange>
          </w:rPr>
          <w:t>WebSocketSession</w:t>
        </w:r>
        <w:proofErr w:type="spellEnd"/>
        <w:r w:rsidRPr="0046394B">
          <w:rPr>
            <w:color w:val="080808"/>
            <w:lang w:val="en-US"/>
            <w:rPrChange w:id="6822" w:author="Maxim Bystrov" w:date="2026-05-24T12:54:00Z">
              <w:rPr>
                <w:color w:val="080808"/>
              </w:rPr>
            </w:rPrChange>
          </w:rPr>
          <w:t xml:space="preserve">, </w:t>
        </w:r>
        <w:r w:rsidRPr="0046394B">
          <w:rPr>
            <w:color w:val="000000"/>
            <w:lang w:val="en-US"/>
            <w:rPrChange w:id="6823" w:author="Maxim Bystrov" w:date="2026-05-24T12:54:00Z">
              <w:rPr>
                <w:color w:val="000000"/>
              </w:rPr>
            </w:rPrChange>
          </w:rPr>
          <w:t>message</w:t>
        </w:r>
        <w:r w:rsidRPr="0046394B">
          <w:rPr>
            <w:color w:val="080808"/>
            <w:lang w:val="en-US"/>
            <w:rPrChange w:id="6824" w:author="Maxim Bystrov" w:date="2026-05-24T12:54:00Z">
              <w:rPr>
                <w:color w:val="080808"/>
              </w:rPr>
            </w:rPrChange>
          </w:rPr>
          <w:t xml:space="preserve">: </w:t>
        </w:r>
        <w:proofErr w:type="spellStart"/>
        <w:r w:rsidRPr="0046394B">
          <w:rPr>
            <w:color w:val="000000"/>
            <w:lang w:val="en-US"/>
            <w:rPrChange w:id="6825" w:author="Maxim Bystrov" w:date="2026-05-24T12:54:00Z">
              <w:rPr>
                <w:color w:val="000000"/>
              </w:rPr>
            </w:rPrChange>
          </w:rPr>
          <w:t>TextMessage</w:t>
        </w:r>
        <w:proofErr w:type="spellEnd"/>
        <w:r w:rsidRPr="0046394B">
          <w:rPr>
            <w:color w:val="080808"/>
            <w:lang w:val="en-US"/>
            <w:rPrChange w:id="6826" w:author="Maxim Bystrov" w:date="2026-05-24T12:54:00Z">
              <w:rPr>
                <w:color w:val="080808"/>
              </w:rPr>
            </w:rPrChange>
          </w:rPr>
          <w:t>) {</w:t>
        </w:r>
        <w:r w:rsidRPr="0046394B">
          <w:rPr>
            <w:color w:val="080808"/>
            <w:lang w:val="en-US"/>
            <w:rPrChange w:id="6827" w:author="Maxim Bystrov" w:date="2026-05-24T12:54:00Z">
              <w:rPr>
                <w:color w:val="080808"/>
              </w:rPr>
            </w:rPrChange>
          </w:rPr>
          <w:br/>
          <w:t xml:space="preserve">        </w:t>
        </w:r>
        <w:r w:rsidRPr="0046394B">
          <w:rPr>
            <w:color w:val="0033B3"/>
            <w:lang w:val="en-US"/>
            <w:rPrChange w:id="6828" w:author="Maxim Bystrov" w:date="2026-05-24T12:54:00Z">
              <w:rPr>
                <w:color w:val="0033B3"/>
              </w:rPr>
            </w:rPrChange>
          </w:rPr>
          <w:t xml:space="preserve">try </w:t>
        </w:r>
        <w:r w:rsidRPr="0046394B">
          <w:rPr>
            <w:color w:val="080808"/>
            <w:lang w:val="en-US"/>
            <w:rPrChange w:id="6829" w:author="Maxim Bystrov" w:date="2026-05-24T12:54:00Z">
              <w:rPr>
                <w:color w:val="080808"/>
              </w:rPr>
            </w:rPrChange>
          </w:rPr>
          <w:t>{</w:t>
        </w:r>
        <w:r w:rsidRPr="0046394B">
          <w:rPr>
            <w:color w:val="080808"/>
            <w:lang w:val="en-US"/>
            <w:rPrChange w:id="6830" w:author="Maxim Bystrov" w:date="2026-05-24T12:54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46394B">
          <w:rPr>
            <w:color w:val="0033B3"/>
            <w:lang w:val="en-US"/>
            <w:rPrChange w:id="6831" w:author="Maxim Bystrov" w:date="2026-05-24T12:54:00Z">
              <w:rPr>
                <w:color w:val="0033B3"/>
              </w:rPr>
            </w:rPrChange>
          </w:rPr>
          <w:t>val</w:t>
        </w:r>
        <w:proofErr w:type="spellEnd"/>
        <w:r w:rsidRPr="0046394B">
          <w:rPr>
            <w:color w:val="0033B3"/>
            <w:lang w:val="en-US"/>
            <w:rPrChange w:id="6832" w:author="Maxim Bystrov" w:date="2026-05-24T12:54:00Z">
              <w:rPr>
                <w:color w:val="0033B3"/>
              </w:rPr>
            </w:rPrChange>
          </w:rPr>
          <w:t xml:space="preserve"> </w:t>
        </w:r>
        <w:r w:rsidRPr="0046394B">
          <w:rPr>
            <w:color w:val="000000"/>
            <w:lang w:val="en-US"/>
            <w:rPrChange w:id="6833" w:author="Maxim Bystrov" w:date="2026-05-24T12:54:00Z">
              <w:rPr>
                <w:color w:val="000000"/>
              </w:rPr>
            </w:rPrChange>
          </w:rPr>
          <w:t xml:space="preserve">payload </w:t>
        </w:r>
        <w:r w:rsidRPr="0046394B">
          <w:rPr>
            <w:color w:val="080808"/>
            <w:lang w:val="en-US"/>
            <w:rPrChange w:id="6834" w:author="Maxim Bystrov" w:date="2026-05-24T12:54:00Z">
              <w:rPr>
                <w:color w:val="080808"/>
              </w:rPr>
            </w:rPrChange>
          </w:rPr>
          <w:t xml:space="preserve">= </w:t>
        </w:r>
        <w:proofErr w:type="spellStart"/>
        <w:r w:rsidRPr="0046394B">
          <w:rPr>
            <w:color w:val="000000"/>
            <w:lang w:val="en-US"/>
            <w:rPrChange w:id="6835" w:author="Maxim Bystrov" w:date="2026-05-24T12:54:00Z">
              <w:rPr>
                <w:color w:val="000000"/>
              </w:rPr>
            </w:rPrChange>
          </w:rPr>
          <w:t>message</w:t>
        </w:r>
        <w:r w:rsidRPr="0046394B">
          <w:rPr>
            <w:color w:val="080808"/>
            <w:lang w:val="en-US"/>
            <w:rPrChange w:id="6836" w:author="Maxim Bystrov" w:date="2026-05-24T12:54:00Z">
              <w:rPr>
                <w:color w:val="080808"/>
              </w:rPr>
            </w:rPrChange>
          </w:rPr>
          <w:t>.</w:t>
        </w:r>
        <w:r w:rsidRPr="0046394B">
          <w:rPr>
            <w:i/>
            <w:iCs/>
            <w:color w:val="871094"/>
            <w:lang w:val="en-US"/>
            <w:rPrChange w:id="6837" w:author="Maxim Bystrov" w:date="2026-05-24T12:54:00Z">
              <w:rPr>
                <w:i/>
                <w:iCs/>
                <w:color w:val="871094"/>
              </w:rPr>
            </w:rPrChange>
          </w:rPr>
          <w:t>payload</w:t>
        </w:r>
        <w:proofErr w:type="spellEnd"/>
        <w:r w:rsidRPr="0046394B">
          <w:rPr>
            <w:i/>
            <w:iCs/>
            <w:color w:val="871094"/>
            <w:lang w:val="en-US"/>
            <w:rPrChange w:id="6838" w:author="Maxim Bystrov" w:date="2026-05-24T12:54:00Z">
              <w:rPr>
                <w:i/>
                <w:iCs/>
                <w:color w:val="871094"/>
              </w:rPr>
            </w:rPrChange>
          </w:rPr>
          <w:br/>
          <w:t xml:space="preserve">            </w:t>
        </w:r>
        <w:proofErr w:type="spellStart"/>
        <w:r w:rsidRPr="0046394B">
          <w:rPr>
            <w:color w:val="871094"/>
            <w:lang w:val="en-US"/>
            <w:rPrChange w:id="6839" w:author="Maxim Bystrov" w:date="2026-05-24T12:54:00Z">
              <w:rPr>
                <w:color w:val="871094"/>
              </w:rPr>
            </w:rPrChange>
          </w:rPr>
          <w:t>logger</w:t>
        </w:r>
        <w:r w:rsidRPr="0046394B">
          <w:rPr>
            <w:color w:val="080808"/>
            <w:lang w:val="en-US"/>
            <w:rPrChange w:id="6840" w:author="Maxim Bystrov" w:date="2026-05-24T12:54:00Z">
              <w:rPr>
                <w:color w:val="080808"/>
              </w:rPr>
            </w:rPrChange>
          </w:rPr>
          <w:t>.debug</w:t>
        </w:r>
        <w:proofErr w:type="spellEnd"/>
        <w:r w:rsidRPr="0046394B">
          <w:rPr>
            <w:color w:val="080808"/>
            <w:lang w:val="en-US"/>
            <w:rPrChange w:id="6841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67D17"/>
            <w:lang w:val="en-US"/>
            <w:rPrChange w:id="6842" w:author="Maxim Bystrov" w:date="2026-05-24T12:54:00Z">
              <w:rPr>
                <w:color w:val="067D17"/>
              </w:rPr>
            </w:rPrChange>
          </w:rPr>
          <w:t xml:space="preserve">"Received message from </w:t>
        </w:r>
        <w:r w:rsidRPr="0046394B">
          <w:rPr>
            <w:color w:val="0037A6"/>
            <w:lang w:val="en-US"/>
            <w:rPrChange w:id="6843" w:author="Maxim Bystrov" w:date="2026-05-24T12:54:00Z">
              <w:rPr>
                <w:color w:val="0037A6"/>
              </w:rPr>
            </w:rPrChange>
          </w:rPr>
          <w:t>${</w:t>
        </w:r>
        <w:r w:rsidRPr="0046394B">
          <w:rPr>
            <w:color w:val="000000"/>
            <w:lang w:val="en-US"/>
            <w:rPrChange w:id="6844" w:author="Maxim Bystrov" w:date="2026-05-24T12:54:00Z">
              <w:rPr>
                <w:color w:val="000000"/>
              </w:rPr>
            </w:rPrChange>
          </w:rPr>
          <w:t>session</w:t>
        </w:r>
        <w:r w:rsidRPr="0046394B">
          <w:rPr>
            <w:color w:val="080808"/>
            <w:lang w:val="en-US"/>
            <w:rPrChange w:id="6845" w:author="Maxim Bystrov" w:date="2026-05-24T12:54:00Z">
              <w:rPr>
                <w:color w:val="080808"/>
              </w:rPr>
            </w:rPrChange>
          </w:rPr>
          <w:t>.</w:t>
        </w:r>
        <w:r w:rsidRPr="0046394B">
          <w:rPr>
            <w:i/>
            <w:iCs/>
            <w:color w:val="871094"/>
            <w:lang w:val="en-US"/>
            <w:rPrChange w:id="6846" w:author="Maxim Bystrov" w:date="2026-05-24T12:54:00Z">
              <w:rPr>
                <w:i/>
                <w:iCs/>
                <w:color w:val="871094"/>
              </w:rPr>
            </w:rPrChange>
          </w:rPr>
          <w:t>id</w:t>
        </w:r>
        <w:r w:rsidRPr="0046394B">
          <w:rPr>
            <w:color w:val="0037A6"/>
            <w:lang w:val="en-US"/>
            <w:rPrChange w:id="6847" w:author="Maxim Bystrov" w:date="2026-05-24T12:54:00Z">
              <w:rPr>
                <w:color w:val="0037A6"/>
              </w:rPr>
            </w:rPrChange>
          </w:rPr>
          <w:t>}</w:t>
        </w:r>
        <w:r w:rsidRPr="0046394B">
          <w:rPr>
            <w:color w:val="067D17"/>
            <w:lang w:val="en-US"/>
            <w:rPrChange w:id="6848" w:author="Maxim Bystrov" w:date="2026-05-24T12:54:00Z">
              <w:rPr>
                <w:color w:val="067D17"/>
              </w:rPr>
            </w:rPrChange>
          </w:rPr>
          <w:t xml:space="preserve">: </w:t>
        </w:r>
        <w:r w:rsidRPr="0046394B">
          <w:rPr>
            <w:color w:val="0037A6"/>
            <w:lang w:val="en-US"/>
            <w:rPrChange w:id="6849" w:author="Maxim Bystrov" w:date="2026-05-24T12:54:00Z">
              <w:rPr>
                <w:color w:val="0037A6"/>
              </w:rPr>
            </w:rPrChange>
          </w:rPr>
          <w:t>$</w:t>
        </w:r>
        <w:r w:rsidRPr="0046394B">
          <w:rPr>
            <w:color w:val="000000"/>
            <w:lang w:val="en-US"/>
            <w:rPrChange w:id="6850" w:author="Maxim Bystrov" w:date="2026-05-24T12:54:00Z">
              <w:rPr>
                <w:color w:val="000000"/>
              </w:rPr>
            </w:rPrChange>
          </w:rPr>
          <w:t>payload</w:t>
        </w:r>
        <w:r w:rsidRPr="0046394B">
          <w:rPr>
            <w:color w:val="067D17"/>
            <w:lang w:val="en-US"/>
            <w:rPrChange w:id="6851" w:author="Maxim Bystrov" w:date="2026-05-24T12:54:00Z">
              <w:rPr>
                <w:color w:val="067D17"/>
              </w:rPr>
            </w:rPrChange>
          </w:rPr>
          <w:t>"</w:t>
        </w:r>
        <w:r w:rsidRPr="0046394B">
          <w:rPr>
            <w:color w:val="080808"/>
            <w:lang w:val="en-US"/>
            <w:rPrChange w:id="6852" w:author="Maxim Bystrov" w:date="2026-05-24T12:54:00Z">
              <w:rPr>
                <w:color w:val="080808"/>
              </w:rPr>
            </w:rPrChange>
          </w:rPr>
          <w:t>)</w:t>
        </w:r>
        <w:r w:rsidRPr="0046394B">
          <w:rPr>
            <w:color w:val="080808"/>
            <w:lang w:val="en-US"/>
            <w:rPrChange w:id="6853" w:author="Maxim Bystrov" w:date="2026-05-24T12:54:00Z">
              <w:rPr>
                <w:color w:val="080808"/>
              </w:rPr>
            </w:rPrChange>
          </w:rPr>
          <w:br/>
          <w:t xml:space="preserve">            </w:t>
        </w:r>
        <w:r w:rsidRPr="0046394B">
          <w:rPr>
            <w:color w:val="080808"/>
            <w:lang w:val="en-US"/>
            <w:rPrChange w:id="6854" w:author="Maxim Bystrov" w:date="2026-05-24T12:54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46394B">
          <w:rPr>
            <w:color w:val="0033B3"/>
            <w:lang w:val="en-US"/>
            <w:rPrChange w:id="6855" w:author="Maxim Bystrov" w:date="2026-05-24T12:54:00Z">
              <w:rPr>
                <w:color w:val="0033B3"/>
              </w:rPr>
            </w:rPrChange>
          </w:rPr>
          <w:t>val</w:t>
        </w:r>
        <w:proofErr w:type="spellEnd"/>
        <w:r w:rsidRPr="0046394B">
          <w:rPr>
            <w:color w:val="0033B3"/>
            <w:lang w:val="en-US"/>
            <w:rPrChange w:id="6856" w:author="Maxim Bystrov" w:date="2026-05-24T12:54:00Z">
              <w:rPr>
                <w:color w:val="0033B3"/>
              </w:rPr>
            </w:rPrChange>
          </w:rPr>
          <w:t xml:space="preserve"> </w:t>
        </w:r>
        <w:r w:rsidRPr="0046394B">
          <w:rPr>
            <w:color w:val="000000"/>
            <w:lang w:val="en-US"/>
            <w:rPrChange w:id="6857" w:author="Maxim Bystrov" w:date="2026-05-24T12:54:00Z">
              <w:rPr>
                <w:color w:val="000000"/>
              </w:rPr>
            </w:rPrChange>
          </w:rPr>
          <w:t xml:space="preserve">request </w:t>
        </w:r>
        <w:r w:rsidRPr="0046394B">
          <w:rPr>
            <w:color w:val="080808"/>
            <w:lang w:val="en-US"/>
            <w:rPrChange w:id="6858" w:author="Maxim Bystrov" w:date="2026-05-24T12:54:00Z">
              <w:rPr>
                <w:color w:val="080808"/>
              </w:rPr>
            </w:rPrChange>
          </w:rPr>
          <w:t xml:space="preserve">= </w:t>
        </w:r>
        <w:proofErr w:type="spellStart"/>
        <w:r w:rsidRPr="0046394B">
          <w:rPr>
            <w:color w:val="871094"/>
            <w:lang w:val="en-US"/>
            <w:rPrChange w:id="6859" w:author="Maxim Bystrov" w:date="2026-05-24T12:54:00Z">
              <w:rPr>
                <w:color w:val="871094"/>
              </w:rPr>
            </w:rPrChange>
          </w:rPr>
          <w:t>objectMapper</w:t>
        </w:r>
        <w:r w:rsidRPr="0046394B">
          <w:rPr>
            <w:color w:val="080808"/>
            <w:lang w:val="en-US"/>
            <w:rPrChange w:id="6860" w:author="Maxim Bystrov" w:date="2026-05-24T12:54:00Z">
              <w:rPr>
                <w:color w:val="080808"/>
              </w:rPr>
            </w:rPrChange>
          </w:rPr>
          <w:t>.readTree</w:t>
        </w:r>
        <w:proofErr w:type="spellEnd"/>
        <w:r w:rsidRPr="0046394B">
          <w:rPr>
            <w:color w:val="080808"/>
            <w:lang w:val="en-US"/>
            <w:rPrChange w:id="6861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00000"/>
            <w:lang w:val="en-US"/>
            <w:rPrChange w:id="6862" w:author="Maxim Bystrov" w:date="2026-05-24T12:54:00Z">
              <w:rPr>
                <w:color w:val="000000"/>
              </w:rPr>
            </w:rPrChange>
          </w:rPr>
          <w:t>payload</w:t>
        </w:r>
        <w:r w:rsidRPr="0046394B">
          <w:rPr>
            <w:color w:val="080808"/>
            <w:lang w:val="en-US"/>
            <w:rPrChange w:id="6863" w:author="Maxim Bystrov" w:date="2026-05-24T12:54:00Z">
              <w:rPr>
                <w:color w:val="080808"/>
              </w:rPr>
            </w:rPrChange>
          </w:rPr>
          <w:t>)</w:t>
        </w:r>
        <w:r w:rsidRPr="0046394B">
          <w:rPr>
            <w:color w:val="080808"/>
            <w:lang w:val="en-US"/>
            <w:rPrChange w:id="6864" w:author="Maxim Bystrov" w:date="2026-05-24T12:54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46394B">
          <w:rPr>
            <w:color w:val="0033B3"/>
            <w:lang w:val="en-US"/>
            <w:rPrChange w:id="6865" w:author="Maxim Bystrov" w:date="2026-05-24T12:54:00Z">
              <w:rPr>
                <w:color w:val="0033B3"/>
              </w:rPr>
            </w:rPrChange>
          </w:rPr>
          <w:t>val</w:t>
        </w:r>
        <w:proofErr w:type="spellEnd"/>
        <w:r w:rsidRPr="0046394B">
          <w:rPr>
            <w:color w:val="0033B3"/>
            <w:lang w:val="en-US"/>
            <w:rPrChange w:id="6866" w:author="Maxim Bystrov" w:date="2026-05-24T12:54:00Z">
              <w:rPr>
                <w:color w:val="0033B3"/>
              </w:rPr>
            </w:rPrChange>
          </w:rPr>
          <w:t xml:space="preserve"> </w:t>
        </w:r>
        <w:proofErr w:type="spellStart"/>
        <w:r w:rsidRPr="0046394B">
          <w:rPr>
            <w:color w:val="000000"/>
            <w:lang w:val="en-US"/>
            <w:rPrChange w:id="6867" w:author="Maxim Bystrov" w:date="2026-05-24T12:54:00Z">
              <w:rPr>
                <w:color w:val="000000"/>
              </w:rPr>
            </w:rPrChange>
          </w:rPr>
          <w:t>type</w:t>
        </w:r>
        <w:r w:rsidRPr="0046394B">
          <w:rPr>
            <w:color w:val="080808"/>
            <w:lang w:val="en-US"/>
            <w:rPrChange w:id="6868" w:author="Maxim Bystrov" w:date="2026-05-24T12:54:00Z">
              <w:rPr>
                <w:color w:val="080808"/>
              </w:rPr>
            </w:rPrChange>
          </w:rPr>
          <w:t>Node</w:t>
        </w:r>
        <w:proofErr w:type="spellEnd"/>
        <w:r w:rsidRPr="0046394B">
          <w:rPr>
            <w:color w:val="080808"/>
            <w:lang w:val="en-US"/>
            <w:rPrChange w:id="6869" w:author="Maxim Bystrov" w:date="2026-05-24T12:54:00Z">
              <w:rPr>
                <w:color w:val="080808"/>
              </w:rPr>
            </w:rPrChange>
          </w:rPr>
          <w:t xml:space="preserve"> = </w:t>
        </w:r>
        <w:r w:rsidRPr="0046394B">
          <w:rPr>
            <w:color w:val="000000"/>
            <w:lang w:val="en-US"/>
            <w:rPrChange w:id="6870" w:author="Maxim Bystrov" w:date="2026-05-24T12:54:00Z">
              <w:rPr>
                <w:color w:val="000000"/>
              </w:rPr>
            </w:rPrChange>
          </w:rPr>
          <w:t>request</w:t>
        </w:r>
        <w:r w:rsidRPr="0046394B">
          <w:rPr>
            <w:color w:val="080808"/>
            <w:lang w:val="en-US"/>
            <w:rPrChange w:id="6871" w:author="Maxim Bystrov" w:date="2026-05-24T12:54:00Z">
              <w:rPr>
                <w:color w:val="080808"/>
              </w:rPr>
            </w:rPrChange>
          </w:rPr>
          <w:t>[</w:t>
        </w:r>
        <w:r w:rsidRPr="0046394B">
          <w:rPr>
            <w:color w:val="067D17"/>
            <w:lang w:val="en-US"/>
            <w:rPrChange w:id="6872" w:author="Maxim Bystrov" w:date="2026-05-24T12:54:00Z">
              <w:rPr>
                <w:color w:val="067D17"/>
              </w:rPr>
            </w:rPrChange>
          </w:rPr>
          <w:t>"type"</w:t>
        </w:r>
        <w:r w:rsidRPr="0046394B">
          <w:rPr>
            <w:color w:val="080808"/>
            <w:lang w:val="en-US"/>
            <w:rPrChange w:id="6873" w:author="Maxim Bystrov" w:date="2026-05-24T12:54:00Z">
              <w:rPr>
                <w:color w:val="080808"/>
              </w:rPr>
            </w:rPrChange>
          </w:rPr>
          <w:t>]</w:t>
        </w:r>
        <w:r w:rsidRPr="0046394B">
          <w:rPr>
            <w:color w:val="080808"/>
            <w:lang w:val="en-US"/>
            <w:rPrChange w:id="6874" w:author="Maxim Bystrov" w:date="2026-05-24T12:54:00Z">
              <w:rPr>
                <w:color w:val="080808"/>
              </w:rPr>
            </w:rPrChange>
          </w:rPr>
          <w:br/>
          <w:t xml:space="preserve">            </w:t>
        </w:r>
        <w:r w:rsidRPr="0046394B">
          <w:rPr>
            <w:color w:val="0033B3"/>
            <w:lang w:val="en-US"/>
            <w:rPrChange w:id="6875" w:author="Maxim Bystrov" w:date="2026-05-24T12:54:00Z">
              <w:rPr>
                <w:color w:val="0033B3"/>
              </w:rPr>
            </w:rPrChange>
          </w:rPr>
          <w:t xml:space="preserve">if </w:t>
        </w:r>
        <w:r w:rsidRPr="0046394B">
          <w:rPr>
            <w:color w:val="080808"/>
            <w:lang w:val="en-US"/>
            <w:rPrChange w:id="6876" w:author="Maxim Bystrov" w:date="2026-05-24T12:54:00Z">
              <w:rPr>
                <w:color w:val="080808"/>
              </w:rPr>
            </w:rPrChange>
          </w:rPr>
          <w:t>(</w:t>
        </w:r>
        <w:proofErr w:type="spellStart"/>
        <w:r w:rsidRPr="0046394B">
          <w:rPr>
            <w:color w:val="000000"/>
            <w:lang w:val="en-US"/>
            <w:rPrChange w:id="6877" w:author="Maxim Bystrov" w:date="2026-05-24T12:54:00Z">
              <w:rPr>
                <w:color w:val="000000"/>
              </w:rPr>
            </w:rPrChange>
          </w:rPr>
          <w:t>typeNode</w:t>
        </w:r>
        <w:proofErr w:type="spellEnd"/>
        <w:r w:rsidRPr="0046394B">
          <w:rPr>
            <w:color w:val="000000"/>
            <w:lang w:val="en-US"/>
            <w:rPrChange w:id="6878" w:author="Maxim Bystrov" w:date="2026-05-24T12:54:00Z">
              <w:rPr>
                <w:color w:val="000000"/>
              </w:rPr>
            </w:rPrChange>
          </w:rPr>
          <w:t xml:space="preserve"> </w:t>
        </w:r>
        <w:r w:rsidRPr="0046394B">
          <w:rPr>
            <w:color w:val="080808"/>
            <w:lang w:val="en-US"/>
            <w:rPrChange w:id="6879" w:author="Maxim Bystrov" w:date="2026-05-24T12:54:00Z">
              <w:rPr>
                <w:color w:val="080808"/>
              </w:rPr>
            </w:rPrChange>
          </w:rPr>
          <w:t xml:space="preserve">== </w:t>
        </w:r>
        <w:r w:rsidRPr="0046394B">
          <w:rPr>
            <w:color w:val="0033B3"/>
            <w:lang w:val="en-US"/>
            <w:rPrChange w:id="6880" w:author="Maxim Bystrov" w:date="2026-05-24T12:54:00Z">
              <w:rPr>
                <w:color w:val="0033B3"/>
              </w:rPr>
            </w:rPrChange>
          </w:rPr>
          <w:t xml:space="preserve">null </w:t>
        </w:r>
        <w:r w:rsidRPr="0046394B">
          <w:rPr>
            <w:color w:val="080808"/>
            <w:lang w:val="en-US"/>
            <w:rPrChange w:id="6881" w:author="Maxim Bystrov" w:date="2026-05-24T12:54:00Z">
              <w:rPr>
                <w:color w:val="080808"/>
              </w:rPr>
            </w:rPrChange>
          </w:rPr>
          <w:t xml:space="preserve">|| </w:t>
        </w:r>
        <w:proofErr w:type="spellStart"/>
        <w:r w:rsidRPr="0046394B">
          <w:rPr>
            <w:color w:val="000000"/>
            <w:lang w:val="en-US"/>
            <w:rPrChange w:id="6882" w:author="Maxim Bystrov" w:date="2026-05-24T12:54:00Z">
              <w:rPr>
                <w:color w:val="000000"/>
              </w:rPr>
            </w:rPrChange>
          </w:rPr>
          <w:t>typeNode</w:t>
        </w:r>
        <w:r w:rsidRPr="0046394B">
          <w:rPr>
            <w:color w:val="080808"/>
            <w:lang w:val="en-US"/>
            <w:rPrChange w:id="6883" w:author="Maxim Bystrov" w:date="2026-05-24T12:54:00Z">
              <w:rPr>
                <w:color w:val="080808"/>
              </w:rPr>
            </w:rPrChange>
          </w:rPr>
          <w:t>.</w:t>
        </w:r>
        <w:r w:rsidRPr="0046394B">
          <w:rPr>
            <w:i/>
            <w:iCs/>
            <w:color w:val="871094"/>
            <w:lang w:val="en-US"/>
            <w:rPrChange w:id="6884" w:author="Maxim Bystrov" w:date="2026-05-24T12:54:00Z">
              <w:rPr>
                <w:i/>
                <w:iCs/>
                <w:color w:val="871094"/>
              </w:rPr>
            </w:rPrChange>
          </w:rPr>
          <w:t>isNull</w:t>
        </w:r>
        <w:proofErr w:type="spellEnd"/>
        <w:r w:rsidRPr="0046394B">
          <w:rPr>
            <w:color w:val="080808"/>
            <w:lang w:val="en-US"/>
            <w:rPrChange w:id="6885" w:author="Maxim Bystrov" w:date="2026-05-24T12:54:00Z">
              <w:rPr>
                <w:color w:val="080808"/>
              </w:rPr>
            </w:rPrChange>
          </w:rPr>
          <w:t>) {</w:t>
        </w:r>
        <w:r w:rsidRPr="0046394B">
          <w:rPr>
            <w:color w:val="080808"/>
            <w:lang w:val="en-US"/>
            <w:rPrChange w:id="6886" w:author="Maxim Bystrov" w:date="2026-05-24T12:54:00Z">
              <w:rPr>
                <w:color w:val="080808"/>
              </w:rPr>
            </w:rPrChange>
          </w:rPr>
          <w:br/>
          <w:t xml:space="preserve">                </w:t>
        </w:r>
        <w:proofErr w:type="spellStart"/>
        <w:r w:rsidRPr="0046394B">
          <w:rPr>
            <w:color w:val="000000"/>
            <w:lang w:val="en-US"/>
            <w:rPrChange w:id="6887" w:author="Maxim Bystrov" w:date="2026-05-24T12:54:00Z">
              <w:rPr>
                <w:color w:val="000000"/>
              </w:rPr>
            </w:rPrChange>
          </w:rPr>
          <w:t>session</w:t>
        </w:r>
        <w:r w:rsidRPr="0046394B">
          <w:rPr>
            <w:color w:val="080808"/>
            <w:lang w:val="en-US"/>
            <w:rPrChange w:id="6888" w:author="Maxim Bystrov" w:date="2026-05-24T12:54:00Z">
              <w:rPr>
                <w:color w:val="080808"/>
              </w:rPr>
            </w:rPrChange>
          </w:rPr>
          <w:t>.sendMessage</w:t>
        </w:r>
        <w:proofErr w:type="spellEnd"/>
        <w:r w:rsidRPr="0046394B">
          <w:rPr>
            <w:color w:val="080808"/>
            <w:lang w:val="en-US"/>
            <w:rPrChange w:id="6889" w:author="Maxim Bystrov" w:date="2026-05-24T12:54:00Z">
              <w:rPr>
                <w:color w:val="080808"/>
              </w:rPr>
            </w:rPrChange>
          </w:rPr>
          <w:t>(</w:t>
        </w:r>
        <w:proofErr w:type="spellStart"/>
        <w:r w:rsidRPr="0046394B">
          <w:rPr>
            <w:color w:val="080808"/>
            <w:lang w:val="en-US"/>
            <w:rPrChange w:id="6890" w:author="Maxim Bystrov" w:date="2026-05-24T12:54:00Z">
              <w:rPr>
                <w:color w:val="080808"/>
              </w:rPr>
            </w:rPrChange>
          </w:rPr>
          <w:t>TextMessage</w:t>
        </w:r>
        <w:proofErr w:type="spellEnd"/>
        <w:r w:rsidRPr="0046394B">
          <w:rPr>
            <w:color w:val="080808"/>
            <w:lang w:val="en-US"/>
            <w:rPrChange w:id="6891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67D17"/>
            <w:lang w:val="en-US"/>
            <w:rPrChange w:id="6892" w:author="Maxim Bystrov" w:date="2026-05-24T12:54:00Z">
              <w:rPr>
                <w:color w:val="067D17"/>
              </w:rPr>
            </w:rPrChange>
          </w:rPr>
          <w:t>"""{"error": "Missing 'type' field"}"""</w:t>
        </w:r>
        <w:r w:rsidRPr="0046394B">
          <w:rPr>
            <w:color w:val="080808"/>
            <w:lang w:val="en-US"/>
            <w:rPrChange w:id="6893" w:author="Maxim Bystrov" w:date="2026-05-24T12:54:00Z">
              <w:rPr>
                <w:color w:val="080808"/>
              </w:rPr>
            </w:rPrChange>
          </w:rPr>
          <w:t>))</w:t>
        </w:r>
        <w:r w:rsidRPr="0046394B">
          <w:rPr>
            <w:color w:val="080808"/>
            <w:lang w:val="en-US"/>
            <w:rPrChange w:id="6894" w:author="Maxim Bystrov" w:date="2026-05-24T12:54:00Z">
              <w:rPr>
                <w:color w:val="080808"/>
              </w:rPr>
            </w:rPrChange>
          </w:rPr>
          <w:br/>
          <w:t xml:space="preserve">                </w:t>
        </w:r>
        <w:r w:rsidRPr="0046394B">
          <w:rPr>
            <w:color w:val="0033B3"/>
            <w:lang w:val="en-US"/>
            <w:rPrChange w:id="6895" w:author="Maxim Bystrov" w:date="2026-05-24T12:54:00Z">
              <w:rPr>
                <w:color w:val="0033B3"/>
              </w:rPr>
            </w:rPrChange>
          </w:rPr>
          <w:t>return</w:t>
        </w:r>
        <w:r w:rsidRPr="0046394B">
          <w:rPr>
            <w:color w:val="0033B3"/>
            <w:lang w:val="en-US"/>
            <w:rPrChange w:id="6896" w:author="Maxim Bystrov" w:date="2026-05-24T12:54:00Z">
              <w:rPr>
                <w:color w:val="0033B3"/>
              </w:rPr>
            </w:rPrChange>
          </w:rPr>
          <w:br/>
          <w:t xml:space="preserve">            </w:t>
        </w:r>
        <w:r w:rsidRPr="0046394B">
          <w:rPr>
            <w:color w:val="080808"/>
            <w:lang w:val="en-US"/>
            <w:rPrChange w:id="6897" w:author="Maxim Bystrov" w:date="2026-05-24T12:54:00Z">
              <w:rPr>
                <w:color w:val="080808"/>
              </w:rPr>
            </w:rPrChange>
          </w:rPr>
          <w:t>}</w:t>
        </w:r>
        <w:r w:rsidRPr="0046394B">
          <w:rPr>
            <w:color w:val="080808"/>
            <w:lang w:val="en-US"/>
            <w:rPrChange w:id="6898" w:author="Maxim Bystrov" w:date="2026-05-24T12:54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46394B">
          <w:rPr>
            <w:color w:val="0033B3"/>
            <w:lang w:val="en-US"/>
            <w:rPrChange w:id="6899" w:author="Maxim Bystrov" w:date="2026-05-24T12:54:00Z">
              <w:rPr>
                <w:color w:val="0033B3"/>
              </w:rPr>
            </w:rPrChange>
          </w:rPr>
          <w:t>val</w:t>
        </w:r>
        <w:proofErr w:type="spellEnd"/>
        <w:r w:rsidRPr="0046394B">
          <w:rPr>
            <w:color w:val="0033B3"/>
            <w:lang w:val="en-US"/>
            <w:rPrChange w:id="6900" w:author="Maxim Bystrov" w:date="2026-05-24T12:54:00Z">
              <w:rPr>
                <w:color w:val="0033B3"/>
              </w:rPr>
            </w:rPrChange>
          </w:rPr>
          <w:t xml:space="preserve"> </w:t>
        </w:r>
        <w:r w:rsidRPr="0046394B">
          <w:rPr>
            <w:color w:val="000000"/>
            <w:lang w:val="en-US"/>
            <w:rPrChange w:id="6901" w:author="Maxim Bystrov" w:date="2026-05-24T12:54:00Z">
              <w:rPr>
                <w:color w:val="000000"/>
              </w:rPr>
            </w:rPrChange>
          </w:rPr>
          <w:t xml:space="preserve">type </w:t>
        </w:r>
        <w:r w:rsidRPr="0046394B">
          <w:rPr>
            <w:color w:val="080808"/>
            <w:lang w:val="en-US"/>
            <w:rPrChange w:id="6902" w:author="Maxim Bystrov" w:date="2026-05-24T12:54:00Z">
              <w:rPr>
                <w:color w:val="080808"/>
              </w:rPr>
            </w:rPrChange>
          </w:rPr>
          <w:t xml:space="preserve">= </w:t>
        </w:r>
        <w:proofErr w:type="spellStart"/>
        <w:r w:rsidRPr="0046394B">
          <w:rPr>
            <w:color w:val="000000"/>
            <w:lang w:val="en-US"/>
            <w:rPrChange w:id="6903" w:author="Maxim Bystrov" w:date="2026-05-24T12:54:00Z">
              <w:rPr>
                <w:color w:val="000000"/>
              </w:rPr>
            </w:rPrChange>
          </w:rPr>
          <w:t>typeNode</w:t>
        </w:r>
        <w:r w:rsidRPr="0046394B">
          <w:rPr>
            <w:color w:val="080808"/>
            <w:lang w:val="en-US"/>
            <w:rPrChange w:id="6904" w:author="Maxim Bystrov" w:date="2026-05-24T12:54:00Z">
              <w:rPr>
                <w:color w:val="080808"/>
              </w:rPr>
            </w:rPrChange>
          </w:rPr>
          <w:t>.asText</w:t>
        </w:r>
        <w:proofErr w:type="spellEnd"/>
        <w:r w:rsidRPr="0046394B">
          <w:rPr>
            <w:color w:val="080808"/>
            <w:lang w:val="en-US"/>
            <w:rPrChange w:id="6905" w:author="Maxim Bystrov" w:date="2026-05-24T12:54:00Z">
              <w:rPr>
                <w:color w:val="080808"/>
              </w:rPr>
            </w:rPrChange>
          </w:rPr>
          <w:t>()</w:t>
        </w:r>
        <w:r w:rsidRPr="0046394B">
          <w:rPr>
            <w:color w:val="080808"/>
            <w:lang w:val="en-US"/>
            <w:rPrChange w:id="6906" w:author="Maxim Bystrov" w:date="2026-05-24T12:54:00Z">
              <w:rPr>
                <w:color w:val="080808"/>
              </w:rPr>
            </w:rPrChange>
          </w:rPr>
          <w:br/>
          <w:t xml:space="preserve">            </w:t>
        </w:r>
        <w:r w:rsidRPr="0046394B">
          <w:rPr>
            <w:color w:val="0033B3"/>
            <w:lang w:val="en-US"/>
            <w:rPrChange w:id="6907" w:author="Maxim Bystrov" w:date="2026-05-24T12:54:00Z">
              <w:rPr>
                <w:color w:val="0033B3"/>
              </w:rPr>
            </w:rPrChange>
          </w:rPr>
          <w:t xml:space="preserve">if </w:t>
        </w:r>
        <w:r w:rsidRPr="0046394B">
          <w:rPr>
            <w:color w:val="080808"/>
            <w:lang w:val="en-US"/>
            <w:rPrChange w:id="6908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00000"/>
            <w:lang w:val="en-US"/>
            <w:rPrChange w:id="6909" w:author="Maxim Bystrov" w:date="2026-05-24T12:54:00Z">
              <w:rPr>
                <w:color w:val="000000"/>
              </w:rPr>
            </w:rPrChange>
          </w:rPr>
          <w:t xml:space="preserve">type </w:t>
        </w:r>
        <w:r w:rsidRPr="0046394B">
          <w:rPr>
            <w:color w:val="080808"/>
            <w:lang w:val="en-US"/>
            <w:rPrChange w:id="6910" w:author="Maxim Bystrov" w:date="2026-05-24T12:54:00Z">
              <w:rPr>
                <w:color w:val="080808"/>
              </w:rPr>
            </w:rPrChange>
          </w:rPr>
          <w:t xml:space="preserve">== </w:t>
        </w:r>
        <w:r w:rsidRPr="0046394B">
          <w:rPr>
            <w:color w:val="0033B3"/>
            <w:lang w:val="en-US"/>
            <w:rPrChange w:id="6911" w:author="Maxim Bystrov" w:date="2026-05-24T12:54:00Z">
              <w:rPr>
                <w:color w:val="0033B3"/>
              </w:rPr>
            </w:rPrChange>
          </w:rPr>
          <w:t xml:space="preserve">null </w:t>
        </w:r>
        <w:r w:rsidRPr="0046394B">
          <w:rPr>
            <w:color w:val="080808"/>
            <w:lang w:val="en-US"/>
            <w:rPrChange w:id="6912" w:author="Maxim Bystrov" w:date="2026-05-24T12:54:00Z">
              <w:rPr>
                <w:color w:val="080808"/>
              </w:rPr>
            </w:rPrChange>
          </w:rPr>
          <w:t xml:space="preserve">|| </w:t>
        </w:r>
        <w:proofErr w:type="spellStart"/>
        <w:r w:rsidRPr="0046394B">
          <w:rPr>
            <w:color w:val="000000"/>
            <w:lang w:val="en-US"/>
            <w:rPrChange w:id="6913" w:author="Maxim Bystrov" w:date="2026-05-24T12:54:00Z">
              <w:rPr>
                <w:color w:val="000000"/>
              </w:rPr>
            </w:rPrChange>
          </w:rPr>
          <w:t>type</w:t>
        </w:r>
        <w:r w:rsidRPr="0046394B">
          <w:rPr>
            <w:color w:val="080808"/>
            <w:lang w:val="en-US"/>
            <w:rPrChange w:id="6914" w:author="Maxim Bystrov" w:date="2026-05-24T12:54:00Z">
              <w:rPr>
                <w:color w:val="080808"/>
              </w:rPr>
            </w:rPrChange>
          </w:rPr>
          <w:t>.</w:t>
        </w:r>
        <w:r w:rsidRPr="0046394B">
          <w:rPr>
            <w:i/>
            <w:iCs/>
            <w:color w:val="00627A"/>
            <w:lang w:val="en-US"/>
            <w:rPrChange w:id="6915" w:author="Maxim Bystrov" w:date="2026-05-24T12:54:00Z">
              <w:rPr>
                <w:i/>
                <w:iCs/>
                <w:color w:val="00627A"/>
              </w:rPr>
            </w:rPrChange>
          </w:rPr>
          <w:t>isBlank</w:t>
        </w:r>
        <w:proofErr w:type="spellEnd"/>
        <w:r w:rsidRPr="0046394B">
          <w:rPr>
            <w:color w:val="080808"/>
            <w:lang w:val="en-US"/>
            <w:rPrChange w:id="6916" w:author="Maxim Bystrov" w:date="2026-05-24T12:54:00Z">
              <w:rPr>
                <w:color w:val="080808"/>
              </w:rPr>
            </w:rPrChange>
          </w:rPr>
          <w:t>()) {</w:t>
        </w:r>
        <w:r w:rsidRPr="0046394B">
          <w:rPr>
            <w:color w:val="080808"/>
            <w:lang w:val="en-US"/>
            <w:rPrChange w:id="6917" w:author="Maxim Bystrov" w:date="2026-05-24T12:54:00Z">
              <w:rPr>
                <w:color w:val="080808"/>
              </w:rPr>
            </w:rPrChange>
          </w:rPr>
          <w:br/>
          <w:t xml:space="preserve">                </w:t>
        </w:r>
        <w:proofErr w:type="spellStart"/>
        <w:r w:rsidRPr="0046394B">
          <w:rPr>
            <w:color w:val="000000"/>
            <w:lang w:val="en-US"/>
            <w:rPrChange w:id="6918" w:author="Maxim Bystrov" w:date="2026-05-24T12:54:00Z">
              <w:rPr>
                <w:color w:val="000000"/>
              </w:rPr>
            </w:rPrChange>
          </w:rPr>
          <w:t>session</w:t>
        </w:r>
        <w:r w:rsidRPr="0046394B">
          <w:rPr>
            <w:color w:val="080808"/>
            <w:lang w:val="en-US"/>
            <w:rPrChange w:id="6919" w:author="Maxim Bystrov" w:date="2026-05-24T12:54:00Z">
              <w:rPr>
                <w:color w:val="080808"/>
              </w:rPr>
            </w:rPrChange>
          </w:rPr>
          <w:t>.sendMessage</w:t>
        </w:r>
        <w:proofErr w:type="spellEnd"/>
        <w:r w:rsidRPr="0046394B">
          <w:rPr>
            <w:color w:val="080808"/>
            <w:lang w:val="en-US"/>
            <w:rPrChange w:id="6920" w:author="Maxim Bystrov" w:date="2026-05-24T12:54:00Z">
              <w:rPr>
                <w:color w:val="080808"/>
              </w:rPr>
            </w:rPrChange>
          </w:rPr>
          <w:t>(</w:t>
        </w:r>
        <w:proofErr w:type="spellStart"/>
        <w:r w:rsidRPr="0046394B">
          <w:rPr>
            <w:color w:val="080808"/>
            <w:lang w:val="en-US"/>
            <w:rPrChange w:id="6921" w:author="Maxim Bystrov" w:date="2026-05-24T12:54:00Z">
              <w:rPr>
                <w:color w:val="080808"/>
              </w:rPr>
            </w:rPrChange>
          </w:rPr>
          <w:t>TextMessage</w:t>
        </w:r>
        <w:proofErr w:type="spellEnd"/>
        <w:r w:rsidRPr="0046394B">
          <w:rPr>
            <w:color w:val="080808"/>
            <w:lang w:val="en-US"/>
            <w:rPrChange w:id="6922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67D17"/>
            <w:lang w:val="en-US"/>
            <w:rPrChange w:id="6923" w:author="Maxim Bystrov" w:date="2026-05-24T12:54:00Z">
              <w:rPr>
                <w:color w:val="067D17"/>
              </w:rPr>
            </w:rPrChange>
          </w:rPr>
          <w:t>"""{"error": "Missing 'type' field"}"""</w:t>
        </w:r>
        <w:r w:rsidRPr="0046394B">
          <w:rPr>
            <w:color w:val="080808"/>
            <w:lang w:val="en-US"/>
            <w:rPrChange w:id="6924" w:author="Maxim Bystrov" w:date="2026-05-24T12:54:00Z">
              <w:rPr>
                <w:color w:val="080808"/>
              </w:rPr>
            </w:rPrChange>
          </w:rPr>
          <w:t>))</w:t>
        </w:r>
        <w:r w:rsidRPr="0046394B">
          <w:rPr>
            <w:color w:val="080808"/>
            <w:lang w:val="en-US"/>
            <w:rPrChange w:id="6925" w:author="Maxim Bystrov" w:date="2026-05-24T12:54:00Z">
              <w:rPr>
                <w:color w:val="080808"/>
              </w:rPr>
            </w:rPrChange>
          </w:rPr>
          <w:br/>
          <w:t xml:space="preserve">                </w:t>
        </w:r>
        <w:r w:rsidRPr="0046394B">
          <w:rPr>
            <w:color w:val="0033B3"/>
            <w:lang w:val="en-US"/>
            <w:rPrChange w:id="6926" w:author="Maxim Bystrov" w:date="2026-05-24T12:54:00Z">
              <w:rPr>
                <w:color w:val="0033B3"/>
              </w:rPr>
            </w:rPrChange>
          </w:rPr>
          <w:t>return</w:t>
        </w:r>
        <w:r w:rsidRPr="0046394B">
          <w:rPr>
            <w:color w:val="0033B3"/>
            <w:lang w:val="en-US"/>
            <w:rPrChange w:id="6927" w:author="Maxim Bystrov" w:date="2026-05-24T12:54:00Z">
              <w:rPr>
                <w:color w:val="0033B3"/>
              </w:rPr>
            </w:rPrChange>
          </w:rPr>
          <w:br/>
          <w:t xml:space="preserve">            </w:t>
        </w:r>
        <w:r w:rsidRPr="0046394B">
          <w:rPr>
            <w:color w:val="080808"/>
            <w:lang w:val="en-US"/>
            <w:rPrChange w:id="6928" w:author="Maxim Bystrov" w:date="2026-05-24T12:54:00Z">
              <w:rPr>
                <w:color w:val="080808"/>
              </w:rPr>
            </w:rPrChange>
          </w:rPr>
          <w:t>}</w:t>
        </w:r>
        <w:r w:rsidRPr="0046394B">
          <w:rPr>
            <w:color w:val="080808"/>
            <w:lang w:val="en-US"/>
            <w:rPrChange w:id="6929" w:author="Maxim Bystrov" w:date="2026-05-24T12:54:00Z">
              <w:rPr>
                <w:color w:val="080808"/>
              </w:rPr>
            </w:rPrChange>
          </w:rPr>
          <w:br/>
          <w:t xml:space="preserve">            </w:t>
        </w:r>
        <w:r w:rsidRPr="0046394B">
          <w:rPr>
            <w:color w:val="080808"/>
            <w:lang w:val="en-US"/>
            <w:rPrChange w:id="6930" w:author="Maxim Bystrov" w:date="2026-05-24T12:54:00Z">
              <w:rPr>
                <w:color w:val="080808"/>
              </w:rPr>
            </w:rPrChange>
          </w:rPr>
          <w:br/>
          <w:t xml:space="preserve">            </w:t>
        </w:r>
        <w:r w:rsidRPr="0046394B">
          <w:rPr>
            <w:color w:val="0033B3"/>
            <w:lang w:val="en-US"/>
            <w:rPrChange w:id="6931" w:author="Maxim Bystrov" w:date="2026-05-24T12:54:00Z">
              <w:rPr>
                <w:color w:val="0033B3"/>
              </w:rPr>
            </w:rPrChange>
          </w:rPr>
          <w:t xml:space="preserve">when </w:t>
        </w:r>
        <w:r w:rsidRPr="0046394B">
          <w:rPr>
            <w:color w:val="080808"/>
            <w:lang w:val="en-US"/>
            <w:rPrChange w:id="6932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00000"/>
            <w:lang w:val="en-US"/>
            <w:rPrChange w:id="6933" w:author="Maxim Bystrov" w:date="2026-05-24T12:54:00Z">
              <w:rPr>
                <w:color w:val="000000"/>
              </w:rPr>
            </w:rPrChange>
          </w:rPr>
          <w:t>type</w:t>
        </w:r>
        <w:r w:rsidRPr="0046394B">
          <w:rPr>
            <w:color w:val="080808"/>
            <w:lang w:val="en-US"/>
            <w:rPrChange w:id="6934" w:author="Maxim Bystrov" w:date="2026-05-24T12:54:00Z">
              <w:rPr>
                <w:color w:val="080808"/>
              </w:rPr>
            </w:rPrChange>
          </w:rPr>
          <w:t>) {</w:t>
        </w:r>
        <w:r w:rsidRPr="0046394B">
          <w:rPr>
            <w:color w:val="080808"/>
            <w:lang w:val="en-US"/>
            <w:rPrChange w:id="6935" w:author="Maxim Bystrov" w:date="2026-05-24T12:54:00Z">
              <w:rPr>
                <w:color w:val="080808"/>
              </w:rPr>
            </w:rPrChange>
          </w:rPr>
          <w:br/>
          <w:t xml:space="preserve">                </w:t>
        </w:r>
        <w:r w:rsidRPr="0046394B">
          <w:rPr>
            <w:color w:val="067D17"/>
            <w:lang w:val="en-US"/>
            <w:rPrChange w:id="6936" w:author="Maxim Bystrov" w:date="2026-05-24T12:54:00Z">
              <w:rPr>
                <w:color w:val="067D17"/>
              </w:rPr>
            </w:rPrChange>
          </w:rPr>
          <w:t>"</w:t>
        </w:r>
        <w:proofErr w:type="spellStart"/>
        <w:r w:rsidRPr="0046394B">
          <w:rPr>
            <w:color w:val="067D17"/>
            <w:lang w:val="en-US"/>
            <w:rPrChange w:id="6937" w:author="Maxim Bystrov" w:date="2026-05-24T12:54:00Z">
              <w:rPr>
                <w:color w:val="067D17"/>
              </w:rPr>
            </w:rPrChange>
          </w:rPr>
          <w:t>subscribe_polygon</w:t>
        </w:r>
        <w:proofErr w:type="spellEnd"/>
        <w:r w:rsidRPr="0046394B">
          <w:rPr>
            <w:color w:val="067D17"/>
            <w:lang w:val="en-US"/>
            <w:rPrChange w:id="6938" w:author="Maxim Bystrov" w:date="2026-05-24T12:54:00Z">
              <w:rPr>
                <w:color w:val="067D17"/>
              </w:rPr>
            </w:rPrChange>
          </w:rPr>
          <w:t xml:space="preserve">" </w:t>
        </w:r>
        <w:r w:rsidRPr="0046394B">
          <w:rPr>
            <w:color w:val="080808"/>
            <w:lang w:val="en-US"/>
            <w:rPrChange w:id="6939" w:author="Maxim Bystrov" w:date="2026-05-24T12:54:00Z">
              <w:rPr>
                <w:color w:val="080808"/>
              </w:rPr>
            </w:rPrChange>
          </w:rPr>
          <w:t xml:space="preserve">-&gt; </w:t>
        </w:r>
        <w:proofErr w:type="spellStart"/>
        <w:r w:rsidRPr="0046394B">
          <w:rPr>
            <w:color w:val="080808"/>
            <w:lang w:val="en-US"/>
            <w:rPrChange w:id="6940" w:author="Maxim Bystrov" w:date="2026-05-24T12:54:00Z">
              <w:rPr>
                <w:color w:val="080808"/>
              </w:rPr>
            </w:rPrChange>
          </w:rPr>
          <w:t>handleSubscribePolygon</w:t>
        </w:r>
        <w:proofErr w:type="spellEnd"/>
        <w:r w:rsidRPr="0046394B">
          <w:rPr>
            <w:color w:val="080808"/>
            <w:lang w:val="en-US"/>
            <w:rPrChange w:id="6941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00000"/>
            <w:lang w:val="en-US"/>
            <w:rPrChange w:id="6942" w:author="Maxim Bystrov" w:date="2026-05-24T12:54:00Z">
              <w:rPr>
                <w:color w:val="000000"/>
              </w:rPr>
            </w:rPrChange>
          </w:rPr>
          <w:t>session</w:t>
        </w:r>
        <w:r w:rsidRPr="0046394B">
          <w:rPr>
            <w:color w:val="080808"/>
            <w:lang w:val="en-US"/>
            <w:rPrChange w:id="6943" w:author="Maxim Bystrov" w:date="2026-05-24T12:54:00Z">
              <w:rPr>
                <w:color w:val="080808"/>
              </w:rPr>
            </w:rPrChange>
          </w:rPr>
          <w:t xml:space="preserve">, </w:t>
        </w:r>
        <w:r w:rsidRPr="0046394B">
          <w:rPr>
            <w:color w:val="000000"/>
            <w:lang w:val="en-US"/>
            <w:rPrChange w:id="6944" w:author="Maxim Bystrov" w:date="2026-05-24T12:54:00Z">
              <w:rPr>
                <w:color w:val="000000"/>
              </w:rPr>
            </w:rPrChange>
          </w:rPr>
          <w:t>request</w:t>
        </w:r>
        <w:r w:rsidRPr="0046394B">
          <w:rPr>
            <w:color w:val="080808"/>
            <w:lang w:val="en-US"/>
            <w:rPrChange w:id="6945" w:author="Maxim Bystrov" w:date="2026-05-24T12:54:00Z">
              <w:rPr>
                <w:color w:val="080808"/>
              </w:rPr>
            </w:rPrChange>
          </w:rPr>
          <w:t>)</w:t>
        </w:r>
        <w:r w:rsidRPr="0046394B">
          <w:rPr>
            <w:color w:val="080808"/>
            <w:lang w:val="en-US"/>
            <w:rPrChange w:id="6946" w:author="Maxim Bystrov" w:date="2026-05-24T12:54:00Z">
              <w:rPr>
                <w:color w:val="080808"/>
              </w:rPr>
            </w:rPrChange>
          </w:rPr>
          <w:br/>
          <w:t xml:space="preserve">                </w:t>
        </w:r>
        <w:r w:rsidRPr="0046394B">
          <w:rPr>
            <w:color w:val="0033B3"/>
            <w:lang w:val="en-US"/>
            <w:rPrChange w:id="6947" w:author="Maxim Bystrov" w:date="2026-05-24T12:54:00Z">
              <w:rPr>
                <w:color w:val="0033B3"/>
              </w:rPr>
            </w:rPrChange>
          </w:rPr>
          <w:t xml:space="preserve">else </w:t>
        </w:r>
        <w:r w:rsidRPr="0046394B">
          <w:rPr>
            <w:color w:val="080808"/>
            <w:lang w:val="en-US"/>
            <w:rPrChange w:id="6948" w:author="Maxim Bystrov" w:date="2026-05-24T12:54:00Z">
              <w:rPr>
                <w:color w:val="080808"/>
              </w:rPr>
            </w:rPrChange>
          </w:rPr>
          <w:t xml:space="preserve">-&gt; </w:t>
        </w:r>
        <w:proofErr w:type="spellStart"/>
        <w:r w:rsidRPr="0046394B">
          <w:rPr>
            <w:color w:val="000000"/>
            <w:lang w:val="en-US"/>
            <w:rPrChange w:id="6949" w:author="Maxim Bystrov" w:date="2026-05-24T12:54:00Z">
              <w:rPr>
                <w:color w:val="000000"/>
              </w:rPr>
            </w:rPrChange>
          </w:rPr>
          <w:t>session</w:t>
        </w:r>
        <w:r w:rsidRPr="0046394B">
          <w:rPr>
            <w:color w:val="080808"/>
            <w:lang w:val="en-US"/>
            <w:rPrChange w:id="6950" w:author="Maxim Bystrov" w:date="2026-05-24T12:54:00Z">
              <w:rPr>
                <w:color w:val="080808"/>
              </w:rPr>
            </w:rPrChange>
          </w:rPr>
          <w:t>.sendMessage</w:t>
        </w:r>
        <w:proofErr w:type="spellEnd"/>
        <w:r w:rsidRPr="0046394B">
          <w:rPr>
            <w:color w:val="080808"/>
            <w:lang w:val="en-US"/>
            <w:rPrChange w:id="6951" w:author="Maxim Bystrov" w:date="2026-05-24T12:54:00Z">
              <w:rPr>
                <w:color w:val="080808"/>
              </w:rPr>
            </w:rPrChange>
          </w:rPr>
          <w:t>(</w:t>
        </w:r>
        <w:proofErr w:type="spellStart"/>
        <w:r w:rsidRPr="0046394B">
          <w:rPr>
            <w:color w:val="080808"/>
            <w:lang w:val="en-US"/>
            <w:rPrChange w:id="6952" w:author="Maxim Bystrov" w:date="2026-05-24T12:54:00Z">
              <w:rPr>
                <w:color w:val="080808"/>
              </w:rPr>
            </w:rPrChange>
          </w:rPr>
          <w:t>TextMessage</w:t>
        </w:r>
        <w:proofErr w:type="spellEnd"/>
        <w:r w:rsidRPr="0046394B">
          <w:rPr>
            <w:color w:val="080808"/>
            <w:lang w:val="en-US"/>
            <w:rPrChange w:id="6953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67D17"/>
            <w:lang w:val="en-US"/>
            <w:rPrChange w:id="6954" w:author="Maxim Bystrov" w:date="2026-05-24T12:54:00Z">
              <w:rPr>
                <w:color w:val="067D17"/>
              </w:rPr>
            </w:rPrChange>
          </w:rPr>
          <w:t xml:space="preserve">"""{"error": "Unknown message type: </w:t>
        </w:r>
        <w:r w:rsidRPr="0046394B">
          <w:rPr>
            <w:color w:val="0037A6"/>
            <w:lang w:val="en-US"/>
            <w:rPrChange w:id="6955" w:author="Maxim Bystrov" w:date="2026-05-24T12:54:00Z">
              <w:rPr>
                <w:color w:val="0037A6"/>
              </w:rPr>
            </w:rPrChange>
          </w:rPr>
          <w:t>$</w:t>
        </w:r>
        <w:r w:rsidRPr="0046394B">
          <w:rPr>
            <w:color w:val="000000"/>
            <w:lang w:val="en-US"/>
            <w:rPrChange w:id="6956" w:author="Maxim Bystrov" w:date="2026-05-24T12:54:00Z">
              <w:rPr>
                <w:color w:val="000000"/>
              </w:rPr>
            </w:rPrChange>
          </w:rPr>
          <w:t>type</w:t>
        </w:r>
        <w:r w:rsidRPr="0046394B">
          <w:rPr>
            <w:color w:val="067D17"/>
            <w:lang w:val="en-US"/>
            <w:rPrChange w:id="6957" w:author="Maxim Bystrov" w:date="2026-05-24T12:54:00Z">
              <w:rPr>
                <w:color w:val="067D17"/>
              </w:rPr>
            </w:rPrChange>
          </w:rPr>
          <w:t>"}"""</w:t>
        </w:r>
        <w:r w:rsidRPr="0046394B">
          <w:rPr>
            <w:color w:val="080808"/>
            <w:lang w:val="en-US"/>
            <w:rPrChange w:id="6958" w:author="Maxim Bystrov" w:date="2026-05-24T12:54:00Z">
              <w:rPr>
                <w:color w:val="080808"/>
              </w:rPr>
            </w:rPrChange>
          </w:rPr>
          <w:t>))</w:t>
        </w:r>
        <w:r w:rsidRPr="0046394B">
          <w:rPr>
            <w:color w:val="080808"/>
            <w:lang w:val="en-US"/>
            <w:rPrChange w:id="6959" w:author="Maxim Bystrov" w:date="2026-05-24T12:54:00Z">
              <w:rPr>
                <w:color w:val="080808"/>
              </w:rPr>
            </w:rPrChange>
          </w:rPr>
          <w:br/>
          <w:t xml:space="preserve">            }</w:t>
        </w:r>
        <w:r w:rsidRPr="0046394B">
          <w:rPr>
            <w:color w:val="080808"/>
            <w:lang w:val="en-US"/>
            <w:rPrChange w:id="6960" w:author="Maxim Bystrov" w:date="2026-05-24T12:54:00Z">
              <w:rPr>
                <w:color w:val="080808"/>
              </w:rPr>
            </w:rPrChange>
          </w:rPr>
          <w:br/>
          <w:t xml:space="preserve">        } </w:t>
        </w:r>
        <w:r w:rsidRPr="0046394B">
          <w:rPr>
            <w:color w:val="0033B3"/>
            <w:lang w:val="en-US"/>
            <w:rPrChange w:id="6961" w:author="Maxim Bystrov" w:date="2026-05-24T12:54:00Z">
              <w:rPr>
                <w:color w:val="0033B3"/>
              </w:rPr>
            </w:rPrChange>
          </w:rPr>
          <w:t xml:space="preserve">catch </w:t>
        </w:r>
        <w:r w:rsidRPr="0046394B">
          <w:rPr>
            <w:color w:val="080808"/>
            <w:lang w:val="en-US"/>
            <w:rPrChange w:id="6962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00000"/>
            <w:lang w:val="en-US"/>
            <w:rPrChange w:id="6963" w:author="Maxim Bystrov" w:date="2026-05-24T12:54:00Z">
              <w:rPr>
                <w:color w:val="000000"/>
              </w:rPr>
            </w:rPrChange>
          </w:rPr>
          <w:t>e</w:t>
        </w:r>
        <w:r w:rsidRPr="0046394B">
          <w:rPr>
            <w:color w:val="080808"/>
            <w:lang w:val="en-US"/>
            <w:rPrChange w:id="6964" w:author="Maxim Bystrov" w:date="2026-05-24T12:54:00Z">
              <w:rPr>
                <w:color w:val="080808"/>
              </w:rPr>
            </w:rPrChange>
          </w:rPr>
          <w:t xml:space="preserve">: </w:t>
        </w:r>
        <w:r w:rsidRPr="0046394B">
          <w:rPr>
            <w:color w:val="000000"/>
            <w:lang w:val="en-US"/>
            <w:rPrChange w:id="6965" w:author="Maxim Bystrov" w:date="2026-05-24T12:54:00Z">
              <w:rPr>
                <w:color w:val="000000"/>
              </w:rPr>
            </w:rPrChange>
          </w:rPr>
          <w:t>Exception</w:t>
        </w:r>
        <w:r w:rsidRPr="0046394B">
          <w:rPr>
            <w:color w:val="080808"/>
            <w:lang w:val="en-US"/>
            <w:rPrChange w:id="6966" w:author="Maxim Bystrov" w:date="2026-05-24T12:54:00Z">
              <w:rPr>
                <w:color w:val="080808"/>
              </w:rPr>
            </w:rPrChange>
          </w:rPr>
          <w:t>) {</w:t>
        </w:r>
        <w:r w:rsidRPr="0046394B">
          <w:rPr>
            <w:color w:val="080808"/>
            <w:lang w:val="en-US"/>
            <w:rPrChange w:id="6967" w:author="Maxim Bystrov" w:date="2026-05-24T12:54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46394B">
          <w:rPr>
            <w:color w:val="871094"/>
            <w:lang w:val="en-US"/>
            <w:rPrChange w:id="6968" w:author="Maxim Bystrov" w:date="2026-05-24T12:54:00Z">
              <w:rPr>
                <w:color w:val="871094"/>
              </w:rPr>
            </w:rPrChange>
          </w:rPr>
          <w:t>logger</w:t>
        </w:r>
        <w:r w:rsidRPr="0046394B">
          <w:rPr>
            <w:color w:val="080808"/>
            <w:lang w:val="en-US"/>
            <w:rPrChange w:id="6969" w:author="Maxim Bystrov" w:date="2026-05-24T12:54:00Z">
              <w:rPr>
                <w:color w:val="080808"/>
              </w:rPr>
            </w:rPrChange>
          </w:rPr>
          <w:t>.error</w:t>
        </w:r>
        <w:proofErr w:type="spellEnd"/>
        <w:r w:rsidRPr="0046394B">
          <w:rPr>
            <w:color w:val="080808"/>
            <w:lang w:val="en-US"/>
            <w:rPrChange w:id="6970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67D17"/>
            <w:lang w:val="en-US"/>
            <w:rPrChange w:id="6971" w:author="Maxim Bystrov" w:date="2026-05-24T12:54:00Z">
              <w:rPr>
                <w:color w:val="067D17"/>
              </w:rPr>
            </w:rPrChange>
          </w:rPr>
          <w:t>"Error processing WebSocket message"</w:t>
        </w:r>
        <w:r w:rsidRPr="0046394B">
          <w:rPr>
            <w:color w:val="080808"/>
            <w:lang w:val="en-US"/>
            <w:rPrChange w:id="6972" w:author="Maxim Bystrov" w:date="2026-05-24T12:54:00Z">
              <w:rPr>
                <w:color w:val="080808"/>
              </w:rPr>
            </w:rPrChange>
          </w:rPr>
          <w:t xml:space="preserve">, </w:t>
        </w:r>
        <w:r w:rsidRPr="0046394B">
          <w:rPr>
            <w:color w:val="000000"/>
            <w:lang w:val="en-US"/>
            <w:rPrChange w:id="6973" w:author="Maxim Bystrov" w:date="2026-05-24T12:54:00Z">
              <w:rPr>
                <w:color w:val="000000"/>
              </w:rPr>
            </w:rPrChange>
          </w:rPr>
          <w:t>e</w:t>
        </w:r>
        <w:r w:rsidRPr="0046394B">
          <w:rPr>
            <w:color w:val="080808"/>
            <w:lang w:val="en-US"/>
            <w:rPrChange w:id="6974" w:author="Maxim Bystrov" w:date="2026-05-24T12:54:00Z">
              <w:rPr>
                <w:color w:val="080808"/>
              </w:rPr>
            </w:rPrChange>
          </w:rPr>
          <w:t>)</w:t>
        </w:r>
        <w:r w:rsidRPr="0046394B">
          <w:rPr>
            <w:color w:val="080808"/>
            <w:lang w:val="en-US"/>
            <w:rPrChange w:id="6975" w:author="Maxim Bystrov" w:date="2026-05-24T12:54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46394B">
          <w:rPr>
            <w:color w:val="000000"/>
            <w:lang w:val="en-US"/>
            <w:rPrChange w:id="6976" w:author="Maxim Bystrov" w:date="2026-05-24T12:54:00Z">
              <w:rPr>
                <w:color w:val="000000"/>
              </w:rPr>
            </w:rPrChange>
          </w:rPr>
          <w:t>session</w:t>
        </w:r>
        <w:r w:rsidRPr="0046394B">
          <w:rPr>
            <w:color w:val="080808"/>
            <w:lang w:val="en-US"/>
            <w:rPrChange w:id="6977" w:author="Maxim Bystrov" w:date="2026-05-24T12:54:00Z">
              <w:rPr>
                <w:color w:val="080808"/>
              </w:rPr>
            </w:rPrChange>
          </w:rPr>
          <w:t>.sendMessage</w:t>
        </w:r>
        <w:proofErr w:type="spellEnd"/>
        <w:r w:rsidRPr="0046394B">
          <w:rPr>
            <w:color w:val="080808"/>
            <w:lang w:val="en-US"/>
            <w:rPrChange w:id="6978" w:author="Maxim Bystrov" w:date="2026-05-24T12:54:00Z">
              <w:rPr>
                <w:color w:val="080808"/>
              </w:rPr>
            </w:rPrChange>
          </w:rPr>
          <w:t>(</w:t>
        </w:r>
        <w:proofErr w:type="spellStart"/>
        <w:r w:rsidRPr="0046394B">
          <w:rPr>
            <w:color w:val="080808"/>
            <w:lang w:val="en-US"/>
            <w:rPrChange w:id="6979" w:author="Maxim Bystrov" w:date="2026-05-24T12:54:00Z">
              <w:rPr>
                <w:color w:val="080808"/>
              </w:rPr>
            </w:rPrChange>
          </w:rPr>
          <w:t>TextMessage</w:t>
        </w:r>
        <w:proofErr w:type="spellEnd"/>
        <w:r w:rsidRPr="0046394B">
          <w:rPr>
            <w:color w:val="080808"/>
            <w:lang w:val="en-US"/>
            <w:rPrChange w:id="6980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67D17"/>
            <w:lang w:val="en-US"/>
            <w:rPrChange w:id="6981" w:author="Maxim Bystrov" w:date="2026-05-24T12:54:00Z">
              <w:rPr>
                <w:color w:val="067D17"/>
              </w:rPr>
            </w:rPrChange>
          </w:rPr>
          <w:t>"""{"error": "</w:t>
        </w:r>
        <w:r w:rsidRPr="0046394B">
          <w:rPr>
            <w:color w:val="0037A6"/>
            <w:lang w:val="en-US"/>
            <w:rPrChange w:id="6982" w:author="Maxim Bystrov" w:date="2026-05-24T12:54:00Z">
              <w:rPr>
                <w:color w:val="0037A6"/>
              </w:rPr>
            </w:rPrChange>
          </w:rPr>
          <w:t>${</w:t>
        </w:r>
        <w:proofErr w:type="spellStart"/>
        <w:r w:rsidRPr="0046394B">
          <w:rPr>
            <w:color w:val="000000"/>
            <w:lang w:val="en-US"/>
            <w:rPrChange w:id="6983" w:author="Maxim Bystrov" w:date="2026-05-24T12:54:00Z">
              <w:rPr>
                <w:color w:val="000000"/>
              </w:rPr>
            </w:rPrChange>
          </w:rPr>
          <w:t>e</w:t>
        </w:r>
        <w:r w:rsidRPr="0046394B">
          <w:rPr>
            <w:color w:val="080808"/>
            <w:lang w:val="en-US"/>
            <w:rPrChange w:id="6984" w:author="Maxim Bystrov" w:date="2026-05-24T12:54:00Z">
              <w:rPr>
                <w:color w:val="080808"/>
              </w:rPr>
            </w:rPrChange>
          </w:rPr>
          <w:t>.</w:t>
        </w:r>
        <w:r w:rsidRPr="0046394B">
          <w:rPr>
            <w:color w:val="871094"/>
            <w:lang w:val="en-US"/>
            <w:rPrChange w:id="6985" w:author="Maxim Bystrov" w:date="2026-05-24T12:54:00Z">
              <w:rPr>
                <w:color w:val="871094"/>
              </w:rPr>
            </w:rPrChange>
          </w:rPr>
          <w:t>message</w:t>
        </w:r>
        <w:proofErr w:type="spellEnd"/>
        <w:r w:rsidRPr="0046394B">
          <w:rPr>
            <w:color w:val="0037A6"/>
            <w:lang w:val="en-US"/>
            <w:rPrChange w:id="6986" w:author="Maxim Bystrov" w:date="2026-05-24T12:54:00Z">
              <w:rPr>
                <w:color w:val="0037A6"/>
              </w:rPr>
            </w:rPrChange>
          </w:rPr>
          <w:t>}</w:t>
        </w:r>
        <w:r w:rsidRPr="0046394B">
          <w:rPr>
            <w:color w:val="067D17"/>
            <w:lang w:val="en-US"/>
            <w:rPrChange w:id="6987" w:author="Maxim Bystrov" w:date="2026-05-24T12:54:00Z">
              <w:rPr>
                <w:color w:val="067D17"/>
              </w:rPr>
            </w:rPrChange>
          </w:rPr>
          <w:t>"}"""</w:t>
        </w:r>
        <w:r w:rsidRPr="0046394B">
          <w:rPr>
            <w:color w:val="080808"/>
            <w:lang w:val="en-US"/>
            <w:rPrChange w:id="6988" w:author="Maxim Bystrov" w:date="2026-05-24T12:54:00Z">
              <w:rPr>
                <w:color w:val="080808"/>
              </w:rPr>
            </w:rPrChange>
          </w:rPr>
          <w:t>))</w:t>
        </w:r>
        <w:r w:rsidRPr="0046394B">
          <w:rPr>
            <w:color w:val="080808"/>
            <w:lang w:val="en-US"/>
            <w:rPrChange w:id="6989" w:author="Maxim Bystrov" w:date="2026-05-24T12:54:00Z">
              <w:rPr>
                <w:color w:val="080808"/>
              </w:rPr>
            </w:rPrChange>
          </w:rPr>
          <w:br/>
          <w:t xml:space="preserve">        }</w:t>
        </w:r>
        <w:r w:rsidRPr="0046394B">
          <w:rPr>
            <w:color w:val="080808"/>
            <w:lang w:val="en-US"/>
            <w:rPrChange w:id="6990" w:author="Maxim Bystrov" w:date="2026-05-24T12:54:00Z">
              <w:rPr>
                <w:color w:val="080808"/>
              </w:rPr>
            </w:rPrChange>
          </w:rPr>
          <w:br/>
          <w:t xml:space="preserve">    }</w:t>
        </w:r>
        <w:r w:rsidRPr="0046394B">
          <w:rPr>
            <w:color w:val="080808"/>
            <w:lang w:val="en-US"/>
            <w:rPrChange w:id="6991" w:author="Maxim Bystrov" w:date="2026-05-24T12:54:00Z">
              <w:rPr>
                <w:color w:val="080808"/>
              </w:rPr>
            </w:rPrChange>
          </w:rPr>
          <w:br/>
        </w:r>
        <w:r w:rsidRPr="0046394B">
          <w:rPr>
            <w:color w:val="080808"/>
            <w:lang w:val="en-US"/>
            <w:rPrChange w:id="6992" w:author="Maxim Bystrov" w:date="2026-05-24T12:54:00Z">
              <w:rPr>
                <w:color w:val="080808"/>
              </w:rPr>
            </w:rPrChange>
          </w:rPr>
          <w:br/>
          <w:t xml:space="preserve">    </w:t>
        </w:r>
        <w:r w:rsidRPr="0046394B">
          <w:rPr>
            <w:color w:val="0033B3"/>
            <w:lang w:val="en-US"/>
            <w:rPrChange w:id="6993" w:author="Maxim Bystrov" w:date="2026-05-24T12:54:00Z">
              <w:rPr>
                <w:color w:val="0033B3"/>
              </w:rPr>
            </w:rPrChange>
          </w:rPr>
          <w:t xml:space="preserve">private fun </w:t>
        </w:r>
        <w:proofErr w:type="spellStart"/>
        <w:r w:rsidRPr="0046394B">
          <w:rPr>
            <w:color w:val="00627A"/>
            <w:lang w:val="en-US"/>
            <w:rPrChange w:id="6994" w:author="Maxim Bystrov" w:date="2026-05-24T12:54:00Z">
              <w:rPr>
                <w:color w:val="00627A"/>
              </w:rPr>
            </w:rPrChange>
          </w:rPr>
          <w:t>handleSubscribePolygon</w:t>
        </w:r>
        <w:proofErr w:type="spellEnd"/>
        <w:r w:rsidRPr="0046394B">
          <w:rPr>
            <w:color w:val="080808"/>
            <w:lang w:val="en-US"/>
            <w:rPrChange w:id="6995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00000"/>
            <w:lang w:val="en-US"/>
            <w:rPrChange w:id="6996" w:author="Maxim Bystrov" w:date="2026-05-24T12:54:00Z">
              <w:rPr>
                <w:color w:val="000000"/>
              </w:rPr>
            </w:rPrChange>
          </w:rPr>
          <w:t>session</w:t>
        </w:r>
        <w:r w:rsidRPr="0046394B">
          <w:rPr>
            <w:color w:val="080808"/>
            <w:lang w:val="en-US"/>
            <w:rPrChange w:id="6997" w:author="Maxim Bystrov" w:date="2026-05-24T12:54:00Z">
              <w:rPr>
                <w:color w:val="080808"/>
              </w:rPr>
            </w:rPrChange>
          </w:rPr>
          <w:t xml:space="preserve">: </w:t>
        </w:r>
        <w:proofErr w:type="spellStart"/>
        <w:r w:rsidRPr="0046394B">
          <w:rPr>
            <w:color w:val="000000"/>
            <w:lang w:val="en-US"/>
            <w:rPrChange w:id="6998" w:author="Maxim Bystrov" w:date="2026-05-24T12:54:00Z">
              <w:rPr>
                <w:color w:val="000000"/>
              </w:rPr>
            </w:rPrChange>
          </w:rPr>
          <w:t>WebSocketSession</w:t>
        </w:r>
        <w:proofErr w:type="spellEnd"/>
        <w:r w:rsidRPr="0046394B">
          <w:rPr>
            <w:color w:val="080808"/>
            <w:lang w:val="en-US"/>
            <w:rPrChange w:id="6999" w:author="Maxim Bystrov" w:date="2026-05-24T12:54:00Z">
              <w:rPr>
                <w:color w:val="080808"/>
              </w:rPr>
            </w:rPrChange>
          </w:rPr>
          <w:t xml:space="preserve">, </w:t>
        </w:r>
        <w:r w:rsidRPr="0046394B">
          <w:rPr>
            <w:color w:val="000000"/>
            <w:lang w:val="en-US"/>
            <w:rPrChange w:id="7000" w:author="Maxim Bystrov" w:date="2026-05-24T12:54:00Z">
              <w:rPr>
                <w:color w:val="000000"/>
              </w:rPr>
            </w:rPrChange>
          </w:rPr>
          <w:t>request</w:t>
        </w:r>
        <w:r w:rsidRPr="0046394B">
          <w:rPr>
            <w:color w:val="080808"/>
            <w:lang w:val="en-US"/>
            <w:rPrChange w:id="7001" w:author="Maxim Bystrov" w:date="2026-05-24T12:54:00Z">
              <w:rPr>
                <w:color w:val="080808"/>
              </w:rPr>
            </w:rPrChange>
          </w:rPr>
          <w:t xml:space="preserve">: </w:t>
        </w:r>
        <w:proofErr w:type="spellStart"/>
        <w:r w:rsidRPr="0046394B">
          <w:rPr>
            <w:color w:val="080808"/>
            <w:lang w:val="en-US"/>
            <w:rPrChange w:id="7002" w:author="Maxim Bystrov" w:date="2026-05-24T12:54:00Z">
              <w:rPr>
                <w:color w:val="080808"/>
              </w:rPr>
            </w:rPrChange>
          </w:rPr>
          <w:t>com.fasterxml.jackson.databind.</w:t>
        </w:r>
        <w:r w:rsidRPr="0046394B">
          <w:rPr>
            <w:color w:val="000000"/>
            <w:lang w:val="en-US"/>
            <w:rPrChange w:id="7003" w:author="Maxim Bystrov" w:date="2026-05-24T12:54:00Z">
              <w:rPr>
                <w:color w:val="000000"/>
              </w:rPr>
            </w:rPrChange>
          </w:rPr>
          <w:t>JsonNode</w:t>
        </w:r>
        <w:proofErr w:type="spellEnd"/>
        <w:r w:rsidRPr="0046394B">
          <w:rPr>
            <w:color w:val="080808"/>
            <w:lang w:val="en-US"/>
            <w:rPrChange w:id="7004" w:author="Maxim Bystrov" w:date="2026-05-24T12:54:00Z">
              <w:rPr>
                <w:color w:val="080808"/>
              </w:rPr>
            </w:rPrChange>
          </w:rPr>
          <w:t>) {</w:t>
        </w:r>
        <w:r w:rsidRPr="0046394B">
          <w:rPr>
            <w:color w:val="080808"/>
            <w:lang w:val="en-US"/>
            <w:rPrChange w:id="7005" w:author="Maxim Bystrov" w:date="2026-05-24T12:54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46394B">
          <w:rPr>
            <w:color w:val="0033B3"/>
            <w:lang w:val="en-US"/>
            <w:rPrChange w:id="7006" w:author="Maxim Bystrov" w:date="2026-05-24T12:54:00Z">
              <w:rPr>
                <w:color w:val="0033B3"/>
              </w:rPr>
            </w:rPrChange>
          </w:rPr>
          <w:t>val</w:t>
        </w:r>
        <w:proofErr w:type="spellEnd"/>
        <w:r w:rsidRPr="0046394B">
          <w:rPr>
            <w:color w:val="0033B3"/>
            <w:lang w:val="en-US"/>
            <w:rPrChange w:id="7007" w:author="Maxim Bystrov" w:date="2026-05-24T12:54:00Z">
              <w:rPr>
                <w:color w:val="0033B3"/>
              </w:rPr>
            </w:rPrChange>
          </w:rPr>
          <w:t xml:space="preserve"> </w:t>
        </w:r>
        <w:proofErr w:type="spellStart"/>
        <w:r w:rsidRPr="0046394B">
          <w:rPr>
            <w:color w:val="000000"/>
            <w:lang w:val="en-US"/>
            <w:rPrChange w:id="7008" w:author="Maxim Bystrov" w:date="2026-05-24T12:54:00Z">
              <w:rPr>
                <w:color w:val="000000"/>
              </w:rPr>
            </w:rPrChange>
          </w:rPr>
          <w:t>pointsNode</w:t>
        </w:r>
        <w:proofErr w:type="spellEnd"/>
        <w:r w:rsidRPr="0046394B">
          <w:rPr>
            <w:color w:val="000000"/>
            <w:lang w:val="en-US"/>
            <w:rPrChange w:id="7009" w:author="Maxim Bystrov" w:date="2026-05-24T12:54:00Z">
              <w:rPr>
                <w:color w:val="000000"/>
              </w:rPr>
            </w:rPrChange>
          </w:rPr>
          <w:t xml:space="preserve"> </w:t>
        </w:r>
        <w:r w:rsidRPr="0046394B">
          <w:rPr>
            <w:color w:val="080808"/>
            <w:lang w:val="en-US"/>
            <w:rPrChange w:id="7010" w:author="Maxim Bystrov" w:date="2026-05-24T12:54:00Z">
              <w:rPr>
                <w:color w:val="080808"/>
              </w:rPr>
            </w:rPrChange>
          </w:rPr>
          <w:t xml:space="preserve">= </w:t>
        </w:r>
        <w:r w:rsidRPr="0046394B">
          <w:rPr>
            <w:color w:val="000000"/>
            <w:lang w:val="en-US"/>
            <w:rPrChange w:id="7011" w:author="Maxim Bystrov" w:date="2026-05-24T12:54:00Z">
              <w:rPr>
                <w:color w:val="000000"/>
              </w:rPr>
            </w:rPrChange>
          </w:rPr>
          <w:t>request</w:t>
        </w:r>
        <w:r w:rsidRPr="0046394B">
          <w:rPr>
            <w:color w:val="080808"/>
            <w:lang w:val="en-US"/>
            <w:rPrChange w:id="7012" w:author="Maxim Bystrov" w:date="2026-05-24T12:54:00Z">
              <w:rPr>
                <w:color w:val="080808"/>
              </w:rPr>
            </w:rPrChange>
          </w:rPr>
          <w:t>[</w:t>
        </w:r>
        <w:r w:rsidRPr="0046394B">
          <w:rPr>
            <w:color w:val="067D17"/>
            <w:lang w:val="en-US"/>
            <w:rPrChange w:id="7013" w:author="Maxim Bystrov" w:date="2026-05-24T12:54:00Z">
              <w:rPr>
                <w:color w:val="067D17"/>
              </w:rPr>
            </w:rPrChange>
          </w:rPr>
          <w:t>"points"</w:t>
        </w:r>
        <w:r w:rsidRPr="0046394B">
          <w:rPr>
            <w:color w:val="080808"/>
            <w:lang w:val="en-US"/>
            <w:rPrChange w:id="7014" w:author="Maxim Bystrov" w:date="2026-05-24T12:54:00Z">
              <w:rPr>
                <w:color w:val="080808"/>
              </w:rPr>
            </w:rPrChange>
          </w:rPr>
          <w:t>]</w:t>
        </w:r>
        <w:r w:rsidRPr="0046394B">
          <w:rPr>
            <w:color w:val="080808"/>
            <w:lang w:val="en-US"/>
            <w:rPrChange w:id="7015" w:author="Maxim Bystrov" w:date="2026-05-24T12:54:00Z">
              <w:rPr>
                <w:color w:val="080808"/>
              </w:rPr>
            </w:rPrChange>
          </w:rPr>
          <w:br/>
          <w:t xml:space="preserve">        </w:t>
        </w:r>
        <w:r w:rsidRPr="0046394B">
          <w:rPr>
            <w:color w:val="0033B3"/>
            <w:lang w:val="en-US"/>
            <w:rPrChange w:id="7016" w:author="Maxim Bystrov" w:date="2026-05-24T12:54:00Z">
              <w:rPr>
                <w:color w:val="0033B3"/>
              </w:rPr>
            </w:rPrChange>
          </w:rPr>
          <w:t xml:space="preserve">if </w:t>
        </w:r>
        <w:r w:rsidRPr="0046394B">
          <w:rPr>
            <w:color w:val="080808"/>
            <w:lang w:val="en-US"/>
            <w:rPrChange w:id="7017" w:author="Maxim Bystrov" w:date="2026-05-24T12:54:00Z">
              <w:rPr>
                <w:color w:val="080808"/>
              </w:rPr>
            </w:rPrChange>
          </w:rPr>
          <w:t>(</w:t>
        </w:r>
        <w:proofErr w:type="spellStart"/>
        <w:r w:rsidRPr="0046394B">
          <w:rPr>
            <w:color w:val="000000"/>
            <w:lang w:val="en-US"/>
            <w:rPrChange w:id="7018" w:author="Maxim Bystrov" w:date="2026-05-24T12:54:00Z">
              <w:rPr>
                <w:color w:val="000000"/>
              </w:rPr>
            </w:rPrChange>
          </w:rPr>
          <w:t>pointsNode</w:t>
        </w:r>
        <w:proofErr w:type="spellEnd"/>
        <w:r w:rsidRPr="0046394B">
          <w:rPr>
            <w:color w:val="000000"/>
            <w:lang w:val="en-US"/>
            <w:rPrChange w:id="7019" w:author="Maxim Bystrov" w:date="2026-05-24T12:54:00Z">
              <w:rPr>
                <w:color w:val="000000"/>
              </w:rPr>
            </w:rPrChange>
          </w:rPr>
          <w:t xml:space="preserve"> </w:t>
        </w:r>
        <w:r w:rsidRPr="0046394B">
          <w:rPr>
            <w:color w:val="080808"/>
            <w:lang w:val="en-US"/>
            <w:rPrChange w:id="7020" w:author="Maxim Bystrov" w:date="2026-05-24T12:54:00Z">
              <w:rPr>
                <w:color w:val="080808"/>
              </w:rPr>
            </w:rPrChange>
          </w:rPr>
          <w:t xml:space="preserve">== </w:t>
        </w:r>
        <w:r w:rsidRPr="0046394B">
          <w:rPr>
            <w:color w:val="0033B3"/>
            <w:lang w:val="en-US"/>
            <w:rPrChange w:id="7021" w:author="Maxim Bystrov" w:date="2026-05-24T12:54:00Z">
              <w:rPr>
                <w:color w:val="0033B3"/>
              </w:rPr>
            </w:rPrChange>
          </w:rPr>
          <w:t xml:space="preserve">null </w:t>
        </w:r>
        <w:r w:rsidRPr="0046394B">
          <w:rPr>
            <w:color w:val="080808"/>
            <w:lang w:val="en-US"/>
            <w:rPrChange w:id="7022" w:author="Maxim Bystrov" w:date="2026-05-24T12:54:00Z">
              <w:rPr>
                <w:color w:val="080808"/>
              </w:rPr>
            </w:rPrChange>
          </w:rPr>
          <w:t xml:space="preserve">|| </w:t>
        </w:r>
        <w:proofErr w:type="spellStart"/>
        <w:r w:rsidRPr="0046394B">
          <w:rPr>
            <w:color w:val="000000"/>
            <w:lang w:val="en-US"/>
            <w:rPrChange w:id="7023" w:author="Maxim Bystrov" w:date="2026-05-24T12:54:00Z">
              <w:rPr>
                <w:color w:val="000000"/>
              </w:rPr>
            </w:rPrChange>
          </w:rPr>
          <w:t>pointsNode</w:t>
        </w:r>
        <w:r w:rsidRPr="0046394B">
          <w:rPr>
            <w:color w:val="080808"/>
            <w:lang w:val="en-US"/>
            <w:rPrChange w:id="7024" w:author="Maxim Bystrov" w:date="2026-05-24T12:54:00Z">
              <w:rPr>
                <w:color w:val="080808"/>
              </w:rPr>
            </w:rPrChange>
          </w:rPr>
          <w:t>.</w:t>
        </w:r>
        <w:r w:rsidRPr="0046394B">
          <w:rPr>
            <w:i/>
            <w:iCs/>
            <w:color w:val="871094"/>
            <w:lang w:val="en-US"/>
            <w:rPrChange w:id="7025" w:author="Maxim Bystrov" w:date="2026-05-24T12:54:00Z">
              <w:rPr>
                <w:i/>
                <w:iCs/>
                <w:color w:val="871094"/>
              </w:rPr>
            </w:rPrChange>
          </w:rPr>
          <w:t>isNull</w:t>
        </w:r>
        <w:proofErr w:type="spellEnd"/>
        <w:r w:rsidRPr="0046394B">
          <w:rPr>
            <w:color w:val="080808"/>
            <w:lang w:val="en-US"/>
            <w:rPrChange w:id="7026" w:author="Maxim Bystrov" w:date="2026-05-24T12:54:00Z">
              <w:rPr>
                <w:color w:val="080808"/>
              </w:rPr>
            </w:rPrChange>
          </w:rPr>
          <w:t>) {</w:t>
        </w:r>
        <w:r w:rsidRPr="0046394B">
          <w:rPr>
            <w:color w:val="080808"/>
            <w:lang w:val="en-US"/>
            <w:rPrChange w:id="7027" w:author="Maxim Bystrov" w:date="2026-05-24T12:54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46394B">
          <w:rPr>
            <w:color w:val="000000"/>
            <w:lang w:val="en-US"/>
            <w:rPrChange w:id="7028" w:author="Maxim Bystrov" w:date="2026-05-24T12:54:00Z">
              <w:rPr>
                <w:color w:val="000000"/>
              </w:rPr>
            </w:rPrChange>
          </w:rPr>
          <w:t>session</w:t>
        </w:r>
        <w:r w:rsidRPr="0046394B">
          <w:rPr>
            <w:color w:val="080808"/>
            <w:lang w:val="en-US"/>
            <w:rPrChange w:id="7029" w:author="Maxim Bystrov" w:date="2026-05-24T12:54:00Z">
              <w:rPr>
                <w:color w:val="080808"/>
              </w:rPr>
            </w:rPrChange>
          </w:rPr>
          <w:t>.sendMessage</w:t>
        </w:r>
        <w:proofErr w:type="spellEnd"/>
        <w:r w:rsidRPr="0046394B">
          <w:rPr>
            <w:color w:val="080808"/>
            <w:lang w:val="en-US"/>
            <w:rPrChange w:id="7030" w:author="Maxim Bystrov" w:date="2026-05-24T12:54:00Z">
              <w:rPr>
                <w:color w:val="080808"/>
              </w:rPr>
            </w:rPrChange>
          </w:rPr>
          <w:t>(</w:t>
        </w:r>
        <w:proofErr w:type="spellStart"/>
        <w:r w:rsidRPr="0046394B">
          <w:rPr>
            <w:color w:val="080808"/>
            <w:lang w:val="en-US"/>
            <w:rPrChange w:id="7031" w:author="Maxim Bystrov" w:date="2026-05-24T12:54:00Z">
              <w:rPr>
                <w:color w:val="080808"/>
              </w:rPr>
            </w:rPrChange>
          </w:rPr>
          <w:t>TextMessage</w:t>
        </w:r>
        <w:proofErr w:type="spellEnd"/>
        <w:r w:rsidRPr="0046394B">
          <w:rPr>
            <w:color w:val="080808"/>
            <w:lang w:val="en-US"/>
            <w:rPrChange w:id="7032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67D17"/>
            <w:lang w:val="en-US"/>
            <w:rPrChange w:id="7033" w:author="Maxim Bystrov" w:date="2026-05-24T12:54:00Z">
              <w:rPr>
                <w:color w:val="067D17"/>
              </w:rPr>
            </w:rPrChange>
          </w:rPr>
          <w:t>"""{"error": "Missing 'points' field"}"""</w:t>
        </w:r>
        <w:r w:rsidRPr="0046394B">
          <w:rPr>
            <w:color w:val="080808"/>
            <w:lang w:val="en-US"/>
            <w:rPrChange w:id="7034" w:author="Maxim Bystrov" w:date="2026-05-24T12:54:00Z">
              <w:rPr>
                <w:color w:val="080808"/>
              </w:rPr>
            </w:rPrChange>
          </w:rPr>
          <w:t>))</w:t>
        </w:r>
        <w:r w:rsidRPr="0046394B">
          <w:rPr>
            <w:color w:val="080808"/>
            <w:lang w:val="en-US"/>
            <w:rPrChange w:id="7035" w:author="Maxim Bystrov" w:date="2026-05-24T12:54:00Z">
              <w:rPr>
                <w:color w:val="080808"/>
              </w:rPr>
            </w:rPrChange>
          </w:rPr>
          <w:br/>
          <w:t xml:space="preserve">            </w:t>
        </w:r>
        <w:r w:rsidRPr="0046394B">
          <w:rPr>
            <w:color w:val="0033B3"/>
            <w:lang w:val="en-US"/>
            <w:rPrChange w:id="7036" w:author="Maxim Bystrov" w:date="2026-05-24T12:54:00Z">
              <w:rPr>
                <w:color w:val="0033B3"/>
              </w:rPr>
            </w:rPrChange>
          </w:rPr>
          <w:t>return</w:t>
        </w:r>
        <w:r w:rsidRPr="0046394B">
          <w:rPr>
            <w:color w:val="0033B3"/>
            <w:lang w:val="en-US"/>
            <w:rPrChange w:id="7037" w:author="Maxim Bystrov" w:date="2026-05-24T12:54:00Z">
              <w:rPr>
                <w:color w:val="0033B3"/>
              </w:rPr>
            </w:rPrChange>
          </w:rPr>
          <w:br/>
          <w:t xml:space="preserve">        </w:t>
        </w:r>
        <w:r w:rsidRPr="0046394B">
          <w:rPr>
            <w:color w:val="080808"/>
            <w:lang w:val="en-US"/>
            <w:rPrChange w:id="7038" w:author="Maxim Bystrov" w:date="2026-05-24T12:54:00Z">
              <w:rPr>
                <w:color w:val="080808"/>
              </w:rPr>
            </w:rPrChange>
          </w:rPr>
          <w:t>}</w:t>
        </w:r>
        <w:r w:rsidRPr="0046394B">
          <w:rPr>
            <w:color w:val="080808"/>
            <w:lang w:val="en-US"/>
            <w:rPrChange w:id="7039" w:author="Maxim Bystrov" w:date="2026-05-24T12:54:00Z">
              <w:rPr>
                <w:color w:val="080808"/>
              </w:rPr>
            </w:rPrChange>
          </w:rPr>
          <w:br/>
          <w:t xml:space="preserve">        </w:t>
        </w:r>
        <w:r w:rsidRPr="0046394B">
          <w:rPr>
            <w:color w:val="0033B3"/>
            <w:lang w:val="en-US"/>
            <w:rPrChange w:id="7040" w:author="Maxim Bystrov" w:date="2026-05-24T12:54:00Z">
              <w:rPr>
                <w:color w:val="0033B3"/>
              </w:rPr>
            </w:rPrChange>
          </w:rPr>
          <w:t xml:space="preserve">if </w:t>
        </w:r>
        <w:r w:rsidRPr="0046394B">
          <w:rPr>
            <w:color w:val="080808"/>
            <w:lang w:val="en-US"/>
            <w:rPrChange w:id="7041" w:author="Maxim Bystrov" w:date="2026-05-24T12:54:00Z">
              <w:rPr>
                <w:color w:val="080808"/>
              </w:rPr>
            </w:rPrChange>
          </w:rPr>
          <w:t>(!</w:t>
        </w:r>
        <w:proofErr w:type="spellStart"/>
        <w:r w:rsidRPr="0046394B">
          <w:rPr>
            <w:color w:val="000000"/>
            <w:lang w:val="en-US"/>
            <w:rPrChange w:id="7042" w:author="Maxim Bystrov" w:date="2026-05-24T12:54:00Z">
              <w:rPr>
                <w:color w:val="000000"/>
              </w:rPr>
            </w:rPrChange>
          </w:rPr>
          <w:t>pointsNode</w:t>
        </w:r>
        <w:r w:rsidRPr="0046394B">
          <w:rPr>
            <w:color w:val="080808"/>
            <w:lang w:val="en-US"/>
            <w:rPrChange w:id="7043" w:author="Maxim Bystrov" w:date="2026-05-24T12:54:00Z">
              <w:rPr>
                <w:color w:val="080808"/>
              </w:rPr>
            </w:rPrChange>
          </w:rPr>
          <w:t>.</w:t>
        </w:r>
        <w:r w:rsidRPr="0046394B">
          <w:rPr>
            <w:i/>
            <w:iCs/>
            <w:color w:val="871094"/>
            <w:lang w:val="en-US"/>
            <w:rPrChange w:id="7044" w:author="Maxim Bystrov" w:date="2026-05-24T12:54:00Z">
              <w:rPr>
                <w:i/>
                <w:iCs/>
                <w:color w:val="871094"/>
              </w:rPr>
            </w:rPrChange>
          </w:rPr>
          <w:t>isArray</w:t>
        </w:r>
        <w:proofErr w:type="spellEnd"/>
        <w:r w:rsidRPr="0046394B">
          <w:rPr>
            <w:color w:val="080808"/>
            <w:lang w:val="en-US"/>
            <w:rPrChange w:id="7045" w:author="Maxim Bystrov" w:date="2026-05-24T12:54:00Z">
              <w:rPr>
                <w:color w:val="080808"/>
              </w:rPr>
            </w:rPrChange>
          </w:rPr>
          <w:t>) {</w:t>
        </w:r>
        <w:r w:rsidRPr="0046394B">
          <w:rPr>
            <w:color w:val="080808"/>
            <w:lang w:val="en-US"/>
            <w:rPrChange w:id="7046" w:author="Maxim Bystrov" w:date="2026-05-24T12:54:00Z">
              <w:rPr>
                <w:color w:val="080808"/>
              </w:rPr>
            </w:rPrChange>
          </w:rPr>
          <w:br/>
        </w:r>
        <w:r w:rsidRPr="0046394B">
          <w:rPr>
            <w:color w:val="080808"/>
            <w:lang w:val="en-US"/>
            <w:rPrChange w:id="7047" w:author="Maxim Bystrov" w:date="2026-05-24T12:54:00Z">
              <w:rPr>
                <w:color w:val="080808"/>
              </w:rPr>
            </w:rPrChange>
          </w:rPr>
          <w:lastRenderedPageBreak/>
          <w:t xml:space="preserve">            </w:t>
        </w:r>
        <w:proofErr w:type="spellStart"/>
        <w:r w:rsidRPr="0046394B">
          <w:rPr>
            <w:color w:val="000000"/>
            <w:lang w:val="en-US"/>
            <w:rPrChange w:id="7048" w:author="Maxim Bystrov" w:date="2026-05-24T12:54:00Z">
              <w:rPr>
                <w:color w:val="000000"/>
              </w:rPr>
            </w:rPrChange>
          </w:rPr>
          <w:t>session</w:t>
        </w:r>
        <w:r w:rsidRPr="0046394B">
          <w:rPr>
            <w:color w:val="080808"/>
            <w:lang w:val="en-US"/>
            <w:rPrChange w:id="7049" w:author="Maxim Bystrov" w:date="2026-05-24T12:54:00Z">
              <w:rPr>
                <w:color w:val="080808"/>
              </w:rPr>
            </w:rPrChange>
          </w:rPr>
          <w:t>.sendMessage</w:t>
        </w:r>
        <w:proofErr w:type="spellEnd"/>
        <w:r w:rsidRPr="0046394B">
          <w:rPr>
            <w:color w:val="080808"/>
            <w:lang w:val="en-US"/>
            <w:rPrChange w:id="7050" w:author="Maxim Bystrov" w:date="2026-05-24T12:54:00Z">
              <w:rPr>
                <w:color w:val="080808"/>
              </w:rPr>
            </w:rPrChange>
          </w:rPr>
          <w:t>(</w:t>
        </w:r>
        <w:proofErr w:type="spellStart"/>
        <w:r w:rsidRPr="0046394B">
          <w:rPr>
            <w:color w:val="080808"/>
            <w:lang w:val="en-US"/>
            <w:rPrChange w:id="7051" w:author="Maxim Bystrov" w:date="2026-05-24T12:54:00Z">
              <w:rPr>
                <w:color w:val="080808"/>
              </w:rPr>
            </w:rPrChange>
          </w:rPr>
          <w:t>TextMessage</w:t>
        </w:r>
        <w:proofErr w:type="spellEnd"/>
        <w:r w:rsidRPr="0046394B">
          <w:rPr>
            <w:color w:val="080808"/>
            <w:lang w:val="en-US"/>
            <w:rPrChange w:id="7052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67D17"/>
            <w:lang w:val="en-US"/>
            <w:rPrChange w:id="7053" w:author="Maxim Bystrov" w:date="2026-05-24T12:54:00Z">
              <w:rPr>
                <w:color w:val="067D17"/>
              </w:rPr>
            </w:rPrChange>
          </w:rPr>
          <w:t>"""{"error": "Points must be an array"}"""</w:t>
        </w:r>
        <w:r w:rsidRPr="0046394B">
          <w:rPr>
            <w:color w:val="080808"/>
            <w:lang w:val="en-US"/>
            <w:rPrChange w:id="7054" w:author="Maxim Bystrov" w:date="2026-05-24T12:54:00Z">
              <w:rPr>
                <w:color w:val="080808"/>
              </w:rPr>
            </w:rPrChange>
          </w:rPr>
          <w:t>))</w:t>
        </w:r>
        <w:r w:rsidRPr="0046394B">
          <w:rPr>
            <w:color w:val="080808"/>
            <w:lang w:val="en-US"/>
            <w:rPrChange w:id="7055" w:author="Maxim Bystrov" w:date="2026-05-24T12:54:00Z">
              <w:rPr>
                <w:color w:val="080808"/>
              </w:rPr>
            </w:rPrChange>
          </w:rPr>
          <w:br/>
          <w:t xml:space="preserve">            </w:t>
        </w:r>
        <w:r w:rsidRPr="0046394B">
          <w:rPr>
            <w:color w:val="0033B3"/>
            <w:lang w:val="en-US"/>
            <w:rPrChange w:id="7056" w:author="Maxim Bystrov" w:date="2026-05-24T12:54:00Z">
              <w:rPr>
                <w:color w:val="0033B3"/>
              </w:rPr>
            </w:rPrChange>
          </w:rPr>
          <w:t>return</w:t>
        </w:r>
        <w:r w:rsidRPr="0046394B">
          <w:rPr>
            <w:color w:val="0033B3"/>
            <w:lang w:val="en-US"/>
            <w:rPrChange w:id="7057" w:author="Maxim Bystrov" w:date="2026-05-24T12:54:00Z">
              <w:rPr>
                <w:color w:val="0033B3"/>
              </w:rPr>
            </w:rPrChange>
          </w:rPr>
          <w:br/>
          <w:t xml:space="preserve">        </w:t>
        </w:r>
        <w:r w:rsidRPr="0046394B">
          <w:rPr>
            <w:color w:val="080808"/>
            <w:lang w:val="en-US"/>
            <w:rPrChange w:id="7058" w:author="Maxim Bystrov" w:date="2026-05-24T12:54:00Z">
              <w:rPr>
                <w:color w:val="080808"/>
              </w:rPr>
            </w:rPrChange>
          </w:rPr>
          <w:t>}</w:t>
        </w:r>
        <w:r w:rsidRPr="0046394B">
          <w:rPr>
            <w:color w:val="080808"/>
            <w:lang w:val="en-US"/>
            <w:rPrChange w:id="7059" w:author="Maxim Bystrov" w:date="2026-05-24T12:54:00Z">
              <w:rPr>
                <w:color w:val="080808"/>
              </w:rPr>
            </w:rPrChange>
          </w:rPr>
          <w:br/>
          <w:t xml:space="preserve">        </w:t>
        </w:r>
        <w:r w:rsidRPr="0046394B">
          <w:rPr>
            <w:color w:val="0033B3"/>
            <w:lang w:val="en-US"/>
            <w:rPrChange w:id="7060" w:author="Maxim Bystrov" w:date="2026-05-24T12:54:00Z">
              <w:rPr>
                <w:color w:val="0033B3"/>
              </w:rPr>
            </w:rPrChange>
          </w:rPr>
          <w:t xml:space="preserve">if </w:t>
        </w:r>
        <w:r w:rsidRPr="0046394B">
          <w:rPr>
            <w:color w:val="080808"/>
            <w:lang w:val="en-US"/>
            <w:rPrChange w:id="7061" w:author="Maxim Bystrov" w:date="2026-05-24T12:54:00Z">
              <w:rPr>
                <w:color w:val="080808"/>
              </w:rPr>
            </w:rPrChange>
          </w:rPr>
          <w:t>(</w:t>
        </w:r>
        <w:proofErr w:type="spellStart"/>
        <w:r w:rsidRPr="0046394B">
          <w:rPr>
            <w:color w:val="000000"/>
            <w:lang w:val="en-US"/>
            <w:rPrChange w:id="7062" w:author="Maxim Bystrov" w:date="2026-05-24T12:54:00Z">
              <w:rPr>
                <w:color w:val="000000"/>
              </w:rPr>
            </w:rPrChange>
          </w:rPr>
          <w:t>pointsNode</w:t>
        </w:r>
        <w:r w:rsidRPr="0046394B">
          <w:rPr>
            <w:color w:val="080808"/>
            <w:lang w:val="en-US"/>
            <w:rPrChange w:id="7063" w:author="Maxim Bystrov" w:date="2026-05-24T12:54:00Z">
              <w:rPr>
                <w:color w:val="080808"/>
              </w:rPr>
            </w:rPrChange>
          </w:rPr>
          <w:t>.size</w:t>
        </w:r>
        <w:proofErr w:type="spellEnd"/>
        <w:r w:rsidRPr="0046394B">
          <w:rPr>
            <w:color w:val="080808"/>
            <w:lang w:val="en-US"/>
            <w:rPrChange w:id="7064" w:author="Maxim Bystrov" w:date="2026-05-24T12:54:00Z">
              <w:rPr>
                <w:color w:val="080808"/>
              </w:rPr>
            </w:rPrChange>
          </w:rPr>
          <w:t xml:space="preserve">() &lt; </w:t>
        </w:r>
        <w:r w:rsidRPr="0046394B">
          <w:rPr>
            <w:color w:val="1750EB"/>
            <w:lang w:val="en-US"/>
            <w:rPrChange w:id="7065" w:author="Maxim Bystrov" w:date="2026-05-24T12:54:00Z">
              <w:rPr>
                <w:color w:val="1750EB"/>
              </w:rPr>
            </w:rPrChange>
          </w:rPr>
          <w:t>3</w:t>
        </w:r>
        <w:r w:rsidRPr="0046394B">
          <w:rPr>
            <w:color w:val="080808"/>
            <w:lang w:val="en-US"/>
            <w:rPrChange w:id="7066" w:author="Maxim Bystrov" w:date="2026-05-24T12:54:00Z">
              <w:rPr>
                <w:color w:val="080808"/>
              </w:rPr>
            </w:rPrChange>
          </w:rPr>
          <w:t>) {</w:t>
        </w:r>
        <w:r w:rsidRPr="0046394B">
          <w:rPr>
            <w:color w:val="080808"/>
            <w:lang w:val="en-US"/>
            <w:rPrChange w:id="7067" w:author="Maxim Bystrov" w:date="2026-05-24T12:54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46394B">
          <w:rPr>
            <w:color w:val="000000"/>
            <w:lang w:val="en-US"/>
            <w:rPrChange w:id="7068" w:author="Maxim Bystrov" w:date="2026-05-24T12:54:00Z">
              <w:rPr>
                <w:color w:val="000000"/>
              </w:rPr>
            </w:rPrChange>
          </w:rPr>
          <w:t>session</w:t>
        </w:r>
        <w:r w:rsidRPr="0046394B">
          <w:rPr>
            <w:color w:val="080808"/>
            <w:lang w:val="en-US"/>
            <w:rPrChange w:id="7069" w:author="Maxim Bystrov" w:date="2026-05-24T12:54:00Z">
              <w:rPr>
                <w:color w:val="080808"/>
              </w:rPr>
            </w:rPrChange>
          </w:rPr>
          <w:t>.sendMessage</w:t>
        </w:r>
        <w:proofErr w:type="spellEnd"/>
        <w:r w:rsidRPr="0046394B">
          <w:rPr>
            <w:color w:val="080808"/>
            <w:lang w:val="en-US"/>
            <w:rPrChange w:id="7070" w:author="Maxim Bystrov" w:date="2026-05-24T12:54:00Z">
              <w:rPr>
                <w:color w:val="080808"/>
              </w:rPr>
            </w:rPrChange>
          </w:rPr>
          <w:t>(</w:t>
        </w:r>
        <w:proofErr w:type="spellStart"/>
        <w:r w:rsidRPr="0046394B">
          <w:rPr>
            <w:color w:val="080808"/>
            <w:lang w:val="en-US"/>
            <w:rPrChange w:id="7071" w:author="Maxim Bystrov" w:date="2026-05-24T12:54:00Z">
              <w:rPr>
                <w:color w:val="080808"/>
              </w:rPr>
            </w:rPrChange>
          </w:rPr>
          <w:t>TextMessage</w:t>
        </w:r>
        <w:proofErr w:type="spellEnd"/>
        <w:r w:rsidRPr="0046394B">
          <w:rPr>
            <w:color w:val="080808"/>
            <w:lang w:val="en-US"/>
            <w:rPrChange w:id="7072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67D17"/>
            <w:lang w:val="en-US"/>
            <w:rPrChange w:id="7073" w:author="Maxim Bystrov" w:date="2026-05-24T12:54:00Z">
              <w:rPr>
                <w:color w:val="067D17"/>
              </w:rPr>
            </w:rPrChange>
          </w:rPr>
          <w:t>"""{"error": "Polygon must have at least 3 points"}"""</w:t>
        </w:r>
        <w:r w:rsidRPr="0046394B">
          <w:rPr>
            <w:color w:val="080808"/>
            <w:lang w:val="en-US"/>
            <w:rPrChange w:id="7074" w:author="Maxim Bystrov" w:date="2026-05-24T12:54:00Z">
              <w:rPr>
                <w:color w:val="080808"/>
              </w:rPr>
            </w:rPrChange>
          </w:rPr>
          <w:t>))</w:t>
        </w:r>
        <w:r w:rsidRPr="0046394B">
          <w:rPr>
            <w:color w:val="080808"/>
            <w:lang w:val="en-US"/>
            <w:rPrChange w:id="7075" w:author="Maxim Bystrov" w:date="2026-05-24T12:54:00Z">
              <w:rPr>
                <w:color w:val="080808"/>
              </w:rPr>
            </w:rPrChange>
          </w:rPr>
          <w:br/>
          <w:t xml:space="preserve">            </w:t>
        </w:r>
        <w:r w:rsidRPr="0046394B">
          <w:rPr>
            <w:color w:val="0033B3"/>
            <w:lang w:val="en-US"/>
            <w:rPrChange w:id="7076" w:author="Maxim Bystrov" w:date="2026-05-24T12:54:00Z">
              <w:rPr>
                <w:color w:val="0033B3"/>
              </w:rPr>
            </w:rPrChange>
          </w:rPr>
          <w:t>return</w:t>
        </w:r>
        <w:r w:rsidRPr="0046394B">
          <w:rPr>
            <w:color w:val="0033B3"/>
            <w:lang w:val="en-US"/>
            <w:rPrChange w:id="7077" w:author="Maxim Bystrov" w:date="2026-05-24T12:54:00Z">
              <w:rPr>
                <w:color w:val="0033B3"/>
              </w:rPr>
            </w:rPrChange>
          </w:rPr>
          <w:br/>
          <w:t xml:space="preserve">        </w:t>
        </w:r>
        <w:r w:rsidRPr="0046394B">
          <w:rPr>
            <w:color w:val="080808"/>
            <w:lang w:val="en-US"/>
            <w:rPrChange w:id="7078" w:author="Maxim Bystrov" w:date="2026-05-24T12:54:00Z">
              <w:rPr>
                <w:color w:val="080808"/>
              </w:rPr>
            </w:rPrChange>
          </w:rPr>
          <w:t>}</w:t>
        </w:r>
        <w:r w:rsidRPr="0046394B">
          <w:rPr>
            <w:color w:val="080808"/>
            <w:lang w:val="en-US"/>
            <w:rPrChange w:id="7079" w:author="Maxim Bystrov" w:date="2026-05-24T12:54:00Z">
              <w:rPr>
                <w:color w:val="080808"/>
              </w:rPr>
            </w:rPrChange>
          </w:rPr>
          <w:br/>
          <w:t xml:space="preserve">        </w:t>
        </w:r>
        <w:r w:rsidRPr="0046394B">
          <w:rPr>
            <w:color w:val="080808"/>
            <w:lang w:val="en-US"/>
            <w:rPrChange w:id="7080" w:author="Maxim Bystrov" w:date="2026-05-24T12:54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46394B">
          <w:rPr>
            <w:color w:val="0033B3"/>
            <w:lang w:val="en-US"/>
            <w:rPrChange w:id="7081" w:author="Maxim Bystrov" w:date="2026-05-24T12:54:00Z">
              <w:rPr>
                <w:color w:val="0033B3"/>
              </w:rPr>
            </w:rPrChange>
          </w:rPr>
          <w:t>val</w:t>
        </w:r>
        <w:proofErr w:type="spellEnd"/>
        <w:r w:rsidRPr="0046394B">
          <w:rPr>
            <w:color w:val="0033B3"/>
            <w:lang w:val="en-US"/>
            <w:rPrChange w:id="7082" w:author="Maxim Bystrov" w:date="2026-05-24T12:54:00Z">
              <w:rPr>
                <w:color w:val="0033B3"/>
              </w:rPr>
            </w:rPrChange>
          </w:rPr>
          <w:t xml:space="preserve"> </w:t>
        </w:r>
        <w:r w:rsidRPr="0046394B">
          <w:rPr>
            <w:color w:val="000000"/>
            <w:lang w:val="en-US"/>
            <w:rPrChange w:id="7083" w:author="Maxim Bystrov" w:date="2026-05-24T12:54:00Z">
              <w:rPr>
                <w:color w:val="000000"/>
              </w:rPr>
            </w:rPrChange>
          </w:rPr>
          <w:t xml:space="preserve">points </w:t>
        </w:r>
        <w:r w:rsidRPr="0046394B">
          <w:rPr>
            <w:color w:val="080808"/>
            <w:lang w:val="en-US"/>
            <w:rPrChange w:id="7084" w:author="Maxim Bystrov" w:date="2026-05-24T12:54:00Z">
              <w:rPr>
                <w:color w:val="080808"/>
              </w:rPr>
            </w:rPrChange>
          </w:rPr>
          <w:t xml:space="preserve">= </w:t>
        </w:r>
        <w:proofErr w:type="spellStart"/>
        <w:r w:rsidRPr="0046394B">
          <w:rPr>
            <w:i/>
            <w:iCs/>
            <w:color w:val="00627A"/>
            <w:lang w:val="en-US"/>
            <w:rPrChange w:id="7085" w:author="Maxim Bystrov" w:date="2026-05-24T12:54:00Z">
              <w:rPr>
                <w:i/>
                <w:iCs/>
                <w:color w:val="00627A"/>
              </w:rPr>
            </w:rPrChange>
          </w:rPr>
          <w:t>mutableListOf</w:t>
        </w:r>
        <w:proofErr w:type="spellEnd"/>
        <w:r w:rsidRPr="0046394B">
          <w:rPr>
            <w:color w:val="080808"/>
            <w:lang w:val="en-US"/>
            <w:rPrChange w:id="7086" w:author="Maxim Bystrov" w:date="2026-05-24T12:54:00Z">
              <w:rPr>
                <w:color w:val="080808"/>
              </w:rPr>
            </w:rPrChange>
          </w:rPr>
          <w:t>&lt;</w:t>
        </w:r>
        <w:r w:rsidRPr="0046394B">
          <w:rPr>
            <w:color w:val="000000"/>
            <w:lang w:val="en-US"/>
            <w:rPrChange w:id="7087" w:author="Maxim Bystrov" w:date="2026-05-24T12:54:00Z">
              <w:rPr>
                <w:color w:val="000000"/>
              </w:rPr>
            </w:rPrChange>
          </w:rPr>
          <w:t>Pair</w:t>
        </w:r>
        <w:r w:rsidRPr="0046394B">
          <w:rPr>
            <w:color w:val="080808"/>
            <w:lang w:val="en-US"/>
            <w:rPrChange w:id="7088" w:author="Maxim Bystrov" w:date="2026-05-24T12:54:00Z">
              <w:rPr>
                <w:color w:val="080808"/>
              </w:rPr>
            </w:rPrChange>
          </w:rPr>
          <w:t>&lt;</w:t>
        </w:r>
        <w:r w:rsidRPr="0046394B">
          <w:rPr>
            <w:color w:val="000000"/>
            <w:lang w:val="en-US"/>
            <w:rPrChange w:id="7089" w:author="Maxim Bystrov" w:date="2026-05-24T12:54:00Z">
              <w:rPr>
                <w:color w:val="000000"/>
              </w:rPr>
            </w:rPrChange>
          </w:rPr>
          <w:t>Double</w:t>
        </w:r>
        <w:r w:rsidRPr="0046394B">
          <w:rPr>
            <w:color w:val="080808"/>
            <w:lang w:val="en-US"/>
            <w:rPrChange w:id="7090" w:author="Maxim Bystrov" w:date="2026-05-24T12:54:00Z">
              <w:rPr>
                <w:color w:val="080808"/>
              </w:rPr>
            </w:rPrChange>
          </w:rPr>
          <w:t xml:space="preserve">, </w:t>
        </w:r>
        <w:r w:rsidRPr="0046394B">
          <w:rPr>
            <w:color w:val="000000"/>
            <w:lang w:val="en-US"/>
            <w:rPrChange w:id="7091" w:author="Maxim Bystrov" w:date="2026-05-24T12:54:00Z">
              <w:rPr>
                <w:color w:val="000000"/>
              </w:rPr>
            </w:rPrChange>
          </w:rPr>
          <w:t>Double</w:t>
        </w:r>
        <w:r w:rsidRPr="0046394B">
          <w:rPr>
            <w:color w:val="080808"/>
            <w:lang w:val="en-US"/>
            <w:rPrChange w:id="7092" w:author="Maxim Bystrov" w:date="2026-05-24T12:54:00Z">
              <w:rPr>
                <w:color w:val="080808"/>
              </w:rPr>
            </w:rPrChange>
          </w:rPr>
          <w:t>&gt;&gt;()</w:t>
        </w:r>
        <w:r w:rsidRPr="0046394B">
          <w:rPr>
            <w:color w:val="080808"/>
            <w:lang w:val="en-US"/>
            <w:rPrChange w:id="7093" w:author="Maxim Bystrov" w:date="2026-05-24T12:54:00Z">
              <w:rPr>
                <w:color w:val="080808"/>
              </w:rPr>
            </w:rPrChange>
          </w:rPr>
          <w:br/>
          <w:t xml:space="preserve">        </w:t>
        </w:r>
        <w:r w:rsidRPr="0046394B">
          <w:rPr>
            <w:color w:val="0033B3"/>
            <w:lang w:val="en-US"/>
            <w:rPrChange w:id="7094" w:author="Maxim Bystrov" w:date="2026-05-24T12:54:00Z">
              <w:rPr>
                <w:color w:val="0033B3"/>
              </w:rPr>
            </w:rPrChange>
          </w:rPr>
          <w:t xml:space="preserve">for </w:t>
        </w:r>
        <w:r w:rsidRPr="0046394B">
          <w:rPr>
            <w:color w:val="080808"/>
            <w:lang w:val="en-US"/>
            <w:rPrChange w:id="7095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00000"/>
            <w:lang w:val="en-US"/>
            <w:rPrChange w:id="7096" w:author="Maxim Bystrov" w:date="2026-05-24T12:54:00Z">
              <w:rPr>
                <w:color w:val="000000"/>
              </w:rPr>
            </w:rPrChange>
          </w:rPr>
          <w:t xml:space="preserve">point </w:t>
        </w:r>
        <w:r w:rsidRPr="0046394B">
          <w:rPr>
            <w:color w:val="0033B3"/>
            <w:lang w:val="en-US"/>
            <w:rPrChange w:id="7097" w:author="Maxim Bystrov" w:date="2026-05-24T12:54:00Z">
              <w:rPr>
                <w:color w:val="0033B3"/>
              </w:rPr>
            </w:rPrChange>
          </w:rPr>
          <w:t xml:space="preserve">in </w:t>
        </w:r>
        <w:proofErr w:type="spellStart"/>
        <w:r w:rsidRPr="0046394B">
          <w:rPr>
            <w:color w:val="000000"/>
            <w:lang w:val="en-US"/>
            <w:rPrChange w:id="7098" w:author="Maxim Bystrov" w:date="2026-05-24T12:54:00Z">
              <w:rPr>
                <w:color w:val="000000"/>
              </w:rPr>
            </w:rPrChange>
          </w:rPr>
          <w:t>pointsNode</w:t>
        </w:r>
        <w:proofErr w:type="spellEnd"/>
        <w:r w:rsidRPr="0046394B">
          <w:rPr>
            <w:color w:val="080808"/>
            <w:lang w:val="en-US"/>
            <w:rPrChange w:id="7099" w:author="Maxim Bystrov" w:date="2026-05-24T12:54:00Z">
              <w:rPr>
                <w:color w:val="080808"/>
              </w:rPr>
            </w:rPrChange>
          </w:rPr>
          <w:t>) {</w:t>
        </w:r>
        <w:r w:rsidRPr="0046394B">
          <w:rPr>
            <w:color w:val="080808"/>
            <w:lang w:val="en-US"/>
            <w:rPrChange w:id="7100" w:author="Maxim Bystrov" w:date="2026-05-24T12:54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46394B">
          <w:rPr>
            <w:color w:val="0033B3"/>
            <w:lang w:val="en-US"/>
            <w:rPrChange w:id="7101" w:author="Maxim Bystrov" w:date="2026-05-24T12:54:00Z">
              <w:rPr>
                <w:color w:val="0033B3"/>
              </w:rPr>
            </w:rPrChange>
          </w:rPr>
          <w:t>val</w:t>
        </w:r>
        <w:proofErr w:type="spellEnd"/>
        <w:r w:rsidRPr="0046394B">
          <w:rPr>
            <w:color w:val="0033B3"/>
            <w:lang w:val="en-US"/>
            <w:rPrChange w:id="7102" w:author="Maxim Bystrov" w:date="2026-05-24T12:54:00Z">
              <w:rPr>
                <w:color w:val="0033B3"/>
              </w:rPr>
            </w:rPrChange>
          </w:rPr>
          <w:t xml:space="preserve"> </w:t>
        </w:r>
        <w:proofErr w:type="spellStart"/>
        <w:r w:rsidRPr="0046394B">
          <w:rPr>
            <w:color w:val="000000"/>
            <w:lang w:val="en-US"/>
            <w:rPrChange w:id="7103" w:author="Maxim Bystrov" w:date="2026-05-24T12:54:00Z">
              <w:rPr>
                <w:color w:val="000000"/>
              </w:rPr>
            </w:rPrChange>
          </w:rPr>
          <w:t>lat</w:t>
        </w:r>
        <w:proofErr w:type="spellEnd"/>
        <w:r w:rsidRPr="0046394B">
          <w:rPr>
            <w:color w:val="000000"/>
            <w:lang w:val="en-US"/>
            <w:rPrChange w:id="7104" w:author="Maxim Bystrov" w:date="2026-05-24T12:54:00Z">
              <w:rPr>
                <w:color w:val="000000"/>
              </w:rPr>
            </w:rPrChange>
          </w:rPr>
          <w:t xml:space="preserve"> </w:t>
        </w:r>
        <w:r w:rsidRPr="0046394B">
          <w:rPr>
            <w:color w:val="080808"/>
            <w:lang w:val="en-US"/>
            <w:rPrChange w:id="7105" w:author="Maxim Bystrov" w:date="2026-05-24T12:54:00Z">
              <w:rPr>
                <w:color w:val="080808"/>
              </w:rPr>
            </w:rPrChange>
          </w:rPr>
          <w:t xml:space="preserve">= </w:t>
        </w:r>
        <w:r w:rsidRPr="0046394B">
          <w:rPr>
            <w:color w:val="000000"/>
            <w:lang w:val="en-US"/>
            <w:rPrChange w:id="7106" w:author="Maxim Bystrov" w:date="2026-05-24T12:54:00Z">
              <w:rPr>
                <w:color w:val="000000"/>
              </w:rPr>
            </w:rPrChange>
          </w:rPr>
          <w:t>point</w:t>
        </w:r>
        <w:r w:rsidRPr="0046394B">
          <w:rPr>
            <w:color w:val="080808"/>
            <w:lang w:val="en-US"/>
            <w:rPrChange w:id="7107" w:author="Maxim Bystrov" w:date="2026-05-24T12:54:00Z">
              <w:rPr>
                <w:color w:val="080808"/>
              </w:rPr>
            </w:rPrChange>
          </w:rPr>
          <w:t>[</w:t>
        </w:r>
        <w:r w:rsidRPr="0046394B">
          <w:rPr>
            <w:color w:val="067D17"/>
            <w:lang w:val="en-US"/>
            <w:rPrChange w:id="7108" w:author="Maxim Bystrov" w:date="2026-05-24T12:54:00Z">
              <w:rPr>
                <w:color w:val="067D17"/>
              </w:rPr>
            </w:rPrChange>
          </w:rPr>
          <w:t>"</w:t>
        </w:r>
        <w:proofErr w:type="spellStart"/>
        <w:r w:rsidRPr="0046394B">
          <w:rPr>
            <w:color w:val="067D17"/>
            <w:lang w:val="en-US"/>
            <w:rPrChange w:id="7109" w:author="Maxim Bystrov" w:date="2026-05-24T12:54:00Z">
              <w:rPr>
                <w:color w:val="067D17"/>
              </w:rPr>
            </w:rPrChange>
          </w:rPr>
          <w:t>lat</w:t>
        </w:r>
        <w:proofErr w:type="spellEnd"/>
        <w:r w:rsidRPr="0046394B">
          <w:rPr>
            <w:color w:val="067D17"/>
            <w:lang w:val="en-US"/>
            <w:rPrChange w:id="7110" w:author="Maxim Bystrov" w:date="2026-05-24T12:54:00Z">
              <w:rPr>
                <w:color w:val="067D17"/>
              </w:rPr>
            </w:rPrChange>
          </w:rPr>
          <w:t>"</w:t>
        </w:r>
        <w:r w:rsidRPr="0046394B">
          <w:rPr>
            <w:color w:val="080808"/>
            <w:lang w:val="en-US"/>
            <w:rPrChange w:id="7111" w:author="Maxim Bystrov" w:date="2026-05-24T12:54:00Z">
              <w:rPr>
                <w:color w:val="080808"/>
              </w:rPr>
            </w:rPrChange>
          </w:rPr>
          <w:t>].</w:t>
        </w:r>
        <w:proofErr w:type="spellStart"/>
        <w:r w:rsidRPr="0046394B">
          <w:rPr>
            <w:color w:val="080808"/>
            <w:lang w:val="en-US"/>
            <w:rPrChange w:id="7112" w:author="Maxim Bystrov" w:date="2026-05-24T12:54:00Z">
              <w:rPr>
                <w:color w:val="080808"/>
              </w:rPr>
            </w:rPrChange>
          </w:rPr>
          <w:t>asDouble</w:t>
        </w:r>
        <w:proofErr w:type="spellEnd"/>
        <w:r w:rsidRPr="0046394B">
          <w:rPr>
            <w:color w:val="080808"/>
            <w:lang w:val="en-US"/>
            <w:rPrChange w:id="7113" w:author="Maxim Bystrov" w:date="2026-05-24T12:54:00Z">
              <w:rPr>
                <w:color w:val="080808"/>
              </w:rPr>
            </w:rPrChange>
          </w:rPr>
          <w:t>()</w:t>
        </w:r>
        <w:r w:rsidRPr="0046394B">
          <w:rPr>
            <w:color w:val="080808"/>
            <w:lang w:val="en-US"/>
            <w:rPrChange w:id="7114" w:author="Maxim Bystrov" w:date="2026-05-24T12:54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46394B">
          <w:rPr>
            <w:color w:val="0033B3"/>
            <w:lang w:val="en-US"/>
            <w:rPrChange w:id="7115" w:author="Maxim Bystrov" w:date="2026-05-24T12:54:00Z">
              <w:rPr>
                <w:color w:val="0033B3"/>
              </w:rPr>
            </w:rPrChange>
          </w:rPr>
          <w:t>val</w:t>
        </w:r>
        <w:proofErr w:type="spellEnd"/>
        <w:r w:rsidRPr="0046394B">
          <w:rPr>
            <w:color w:val="0033B3"/>
            <w:lang w:val="en-US"/>
            <w:rPrChange w:id="7116" w:author="Maxim Bystrov" w:date="2026-05-24T12:54:00Z">
              <w:rPr>
                <w:color w:val="0033B3"/>
              </w:rPr>
            </w:rPrChange>
          </w:rPr>
          <w:t xml:space="preserve"> </w:t>
        </w:r>
        <w:proofErr w:type="spellStart"/>
        <w:r w:rsidRPr="0046394B">
          <w:rPr>
            <w:color w:val="000000"/>
            <w:lang w:val="en-US"/>
            <w:rPrChange w:id="7117" w:author="Maxim Bystrov" w:date="2026-05-24T12:54:00Z">
              <w:rPr>
                <w:color w:val="000000"/>
              </w:rPr>
            </w:rPrChange>
          </w:rPr>
          <w:t>lon</w:t>
        </w:r>
        <w:proofErr w:type="spellEnd"/>
        <w:r w:rsidRPr="0046394B">
          <w:rPr>
            <w:color w:val="000000"/>
            <w:lang w:val="en-US"/>
            <w:rPrChange w:id="7118" w:author="Maxim Bystrov" w:date="2026-05-24T12:54:00Z">
              <w:rPr>
                <w:color w:val="000000"/>
              </w:rPr>
            </w:rPrChange>
          </w:rPr>
          <w:t xml:space="preserve"> </w:t>
        </w:r>
        <w:r w:rsidRPr="0046394B">
          <w:rPr>
            <w:color w:val="080808"/>
            <w:lang w:val="en-US"/>
            <w:rPrChange w:id="7119" w:author="Maxim Bystrov" w:date="2026-05-24T12:54:00Z">
              <w:rPr>
                <w:color w:val="080808"/>
              </w:rPr>
            </w:rPrChange>
          </w:rPr>
          <w:t xml:space="preserve">= </w:t>
        </w:r>
        <w:r w:rsidRPr="0046394B">
          <w:rPr>
            <w:color w:val="000000"/>
            <w:lang w:val="en-US"/>
            <w:rPrChange w:id="7120" w:author="Maxim Bystrov" w:date="2026-05-24T12:54:00Z">
              <w:rPr>
                <w:color w:val="000000"/>
              </w:rPr>
            </w:rPrChange>
          </w:rPr>
          <w:t>point</w:t>
        </w:r>
        <w:r w:rsidRPr="0046394B">
          <w:rPr>
            <w:color w:val="080808"/>
            <w:lang w:val="en-US"/>
            <w:rPrChange w:id="7121" w:author="Maxim Bystrov" w:date="2026-05-24T12:54:00Z">
              <w:rPr>
                <w:color w:val="080808"/>
              </w:rPr>
            </w:rPrChange>
          </w:rPr>
          <w:t>[</w:t>
        </w:r>
        <w:r w:rsidRPr="0046394B">
          <w:rPr>
            <w:color w:val="067D17"/>
            <w:lang w:val="en-US"/>
            <w:rPrChange w:id="7122" w:author="Maxim Bystrov" w:date="2026-05-24T12:54:00Z">
              <w:rPr>
                <w:color w:val="067D17"/>
              </w:rPr>
            </w:rPrChange>
          </w:rPr>
          <w:t>"</w:t>
        </w:r>
        <w:proofErr w:type="spellStart"/>
        <w:r w:rsidRPr="0046394B">
          <w:rPr>
            <w:color w:val="067D17"/>
            <w:lang w:val="en-US"/>
            <w:rPrChange w:id="7123" w:author="Maxim Bystrov" w:date="2026-05-24T12:54:00Z">
              <w:rPr>
                <w:color w:val="067D17"/>
              </w:rPr>
            </w:rPrChange>
          </w:rPr>
          <w:t>lon</w:t>
        </w:r>
        <w:proofErr w:type="spellEnd"/>
        <w:r w:rsidRPr="0046394B">
          <w:rPr>
            <w:color w:val="067D17"/>
            <w:lang w:val="en-US"/>
            <w:rPrChange w:id="7124" w:author="Maxim Bystrov" w:date="2026-05-24T12:54:00Z">
              <w:rPr>
                <w:color w:val="067D17"/>
              </w:rPr>
            </w:rPrChange>
          </w:rPr>
          <w:t>"</w:t>
        </w:r>
        <w:r w:rsidRPr="0046394B">
          <w:rPr>
            <w:color w:val="080808"/>
            <w:lang w:val="en-US"/>
            <w:rPrChange w:id="7125" w:author="Maxim Bystrov" w:date="2026-05-24T12:54:00Z">
              <w:rPr>
                <w:color w:val="080808"/>
              </w:rPr>
            </w:rPrChange>
          </w:rPr>
          <w:t>].</w:t>
        </w:r>
        <w:proofErr w:type="spellStart"/>
        <w:r w:rsidRPr="0046394B">
          <w:rPr>
            <w:color w:val="080808"/>
            <w:lang w:val="en-US"/>
            <w:rPrChange w:id="7126" w:author="Maxim Bystrov" w:date="2026-05-24T12:54:00Z">
              <w:rPr>
                <w:color w:val="080808"/>
              </w:rPr>
            </w:rPrChange>
          </w:rPr>
          <w:t>asDouble</w:t>
        </w:r>
        <w:proofErr w:type="spellEnd"/>
        <w:r w:rsidRPr="0046394B">
          <w:rPr>
            <w:color w:val="080808"/>
            <w:lang w:val="en-US"/>
            <w:rPrChange w:id="7127" w:author="Maxim Bystrov" w:date="2026-05-24T12:54:00Z">
              <w:rPr>
                <w:color w:val="080808"/>
              </w:rPr>
            </w:rPrChange>
          </w:rPr>
          <w:t>()</w:t>
        </w:r>
        <w:r w:rsidRPr="0046394B">
          <w:rPr>
            <w:color w:val="080808"/>
            <w:lang w:val="en-US"/>
            <w:rPrChange w:id="7128" w:author="Maxim Bystrov" w:date="2026-05-24T12:54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46394B">
          <w:rPr>
            <w:color w:val="000000"/>
            <w:lang w:val="en-US"/>
            <w:rPrChange w:id="7129" w:author="Maxim Bystrov" w:date="2026-05-24T12:54:00Z">
              <w:rPr>
                <w:color w:val="000000"/>
              </w:rPr>
            </w:rPrChange>
          </w:rPr>
          <w:t>points</w:t>
        </w:r>
        <w:r w:rsidRPr="0046394B">
          <w:rPr>
            <w:color w:val="080808"/>
            <w:lang w:val="en-US"/>
            <w:rPrChange w:id="7130" w:author="Maxim Bystrov" w:date="2026-05-24T12:54:00Z">
              <w:rPr>
                <w:color w:val="080808"/>
              </w:rPr>
            </w:rPrChange>
          </w:rPr>
          <w:t>.add</w:t>
        </w:r>
        <w:proofErr w:type="spellEnd"/>
        <w:r w:rsidRPr="0046394B">
          <w:rPr>
            <w:color w:val="080808"/>
            <w:lang w:val="en-US"/>
            <w:rPrChange w:id="7131" w:author="Maxim Bystrov" w:date="2026-05-24T12:54:00Z">
              <w:rPr>
                <w:color w:val="080808"/>
              </w:rPr>
            </w:rPrChange>
          </w:rPr>
          <w:t>(</w:t>
        </w:r>
        <w:proofErr w:type="spellStart"/>
        <w:r w:rsidRPr="0046394B">
          <w:rPr>
            <w:color w:val="000000"/>
            <w:lang w:val="en-US"/>
            <w:rPrChange w:id="7132" w:author="Maxim Bystrov" w:date="2026-05-24T12:54:00Z">
              <w:rPr>
                <w:color w:val="000000"/>
              </w:rPr>
            </w:rPrChange>
          </w:rPr>
          <w:t>lat</w:t>
        </w:r>
        <w:proofErr w:type="spellEnd"/>
        <w:r w:rsidRPr="0046394B">
          <w:rPr>
            <w:color w:val="000000"/>
            <w:lang w:val="en-US"/>
            <w:rPrChange w:id="7133" w:author="Maxim Bystrov" w:date="2026-05-24T12:54:00Z">
              <w:rPr>
                <w:color w:val="000000"/>
              </w:rPr>
            </w:rPrChange>
          </w:rPr>
          <w:t xml:space="preserve"> </w:t>
        </w:r>
        <w:r w:rsidRPr="0046394B">
          <w:rPr>
            <w:i/>
            <w:iCs/>
            <w:color w:val="00627A"/>
            <w:lang w:val="en-US"/>
            <w:rPrChange w:id="7134" w:author="Maxim Bystrov" w:date="2026-05-24T12:54:00Z">
              <w:rPr>
                <w:i/>
                <w:iCs/>
                <w:color w:val="00627A"/>
              </w:rPr>
            </w:rPrChange>
          </w:rPr>
          <w:t xml:space="preserve">to </w:t>
        </w:r>
        <w:proofErr w:type="spellStart"/>
        <w:r w:rsidRPr="0046394B">
          <w:rPr>
            <w:color w:val="000000"/>
            <w:lang w:val="en-US"/>
            <w:rPrChange w:id="7135" w:author="Maxim Bystrov" w:date="2026-05-24T12:54:00Z">
              <w:rPr>
                <w:color w:val="000000"/>
              </w:rPr>
            </w:rPrChange>
          </w:rPr>
          <w:t>lon</w:t>
        </w:r>
        <w:proofErr w:type="spellEnd"/>
        <w:r w:rsidRPr="0046394B">
          <w:rPr>
            <w:color w:val="080808"/>
            <w:lang w:val="en-US"/>
            <w:rPrChange w:id="7136" w:author="Maxim Bystrov" w:date="2026-05-24T12:54:00Z">
              <w:rPr>
                <w:color w:val="080808"/>
              </w:rPr>
            </w:rPrChange>
          </w:rPr>
          <w:t>)</w:t>
        </w:r>
        <w:r w:rsidRPr="0046394B">
          <w:rPr>
            <w:color w:val="080808"/>
            <w:lang w:val="en-US"/>
            <w:rPrChange w:id="7137" w:author="Maxim Bystrov" w:date="2026-05-24T12:54:00Z">
              <w:rPr>
                <w:color w:val="080808"/>
              </w:rPr>
            </w:rPrChange>
          </w:rPr>
          <w:br/>
          <w:t xml:space="preserve">        }</w:t>
        </w:r>
        <w:r w:rsidRPr="0046394B">
          <w:rPr>
            <w:color w:val="080808"/>
            <w:lang w:val="en-US"/>
            <w:rPrChange w:id="7138" w:author="Maxim Bystrov" w:date="2026-05-24T12:54:00Z">
              <w:rPr>
                <w:color w:val="080808"/>
              </w:rPr>
            </w:rPrChange>
          </w:rPr>
          <w:br/>
        </w:r>
        <w:r w:rsidRPr="0046394B">
          <w:rPr>
            <w:color w:val="080808"/>
            <w:lang w:val="en-US"/>
            <w:rPrChange w:id="7139" w:author="Maxim Bystrov" w:date="2026-05-24T12:54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46394B">
          <w:rPr>
            <w:color w:val="0033B3"/>
            <w:lang w:val="en-US"/>
            <w:rPrChange w:id="7140" w:author="Maxim Bystrov" w:date="2026-05-24T12:54:00Z">
              <w:rPr>
                <w:color w:val="0033B3"/>
              </w:rPr>
            </w:rPrChange>
          </w:rPr>
          <w:t>val</w:t>
        </w:r>
        <w:proofErr w:type="spellEnd"/>
        <w:r w:rsidRPr="0046394B">
          <w:rPr>
            <w:color w:val="0033B3"/>
            <w:lang w:val="en-US"/>
            <w:rPrChange w:id="7141" w:author="Maxim Bystrov" w:date="2026-05-24T12:54:00Z">
              <w:rPr>
                <w:color w:val="0033B3"/>
              </w:rPr>
            </w:rPrChange>
          </w:rPr>
          <w:t xml:space="preserve"> </w:t>
        </w:r>
        <w:r w:rsidRPr="0046394B">
          <w:rPr>
            <w:color w:val="000000"/>
            <w:lang w:val="en-US"/>
            <w:rPrChange w:id="7142" w:author="Maxim Bystrov" w:date="2026-05-24T12:54:00Z">
              <w:rPr>
                <w:color w:val="000000"/>
              </w:rPr>
            </w:rPrChange>
          </w:rPr>
          <w:t xml:space="preserve">s2Points </w:t>
        </w:r>
        <w:r w:rsidRPr="0046394B">
          <w:rPr>
            <w:color w:val="080808"/>
            <w:lang w:val="en-US"/>
            <w:rPrChange w:id="7143" w:author="Maxim Bystrov" w:date="2026-05-24T12:54:00Z">
              <w:rPr>
                <w:color w:val="080808"/>
              </w:rPr>
            </w:rPrChange>
          </w:rPr>
          <w:t xml:space="preserve">= </w:t>
        </w:r>
        <w:proofErr w:type="spellStart"/>
        <w:r w:rsidRPr="0046394B">
          <w:rPr>
            <w:color w:val="000000"/>
            <w:lang w:val="en-US"/>
            <w:rPrChange w:id="7144" w:author="Maxim Bystrov" w:date="2026-05-24T12:54:00Z">
              <w:rPr>
                <w:color w:val="000000"/>
              </w:rPr>
            </w:rPrChange>
          </w:rPr>
          <w:t>points</w:t>
        </w:r>
        <w:r w:rsidRPr="0046394B">
          <w:rPr>
            <w:color w:val="080808"/>
            <w:lang w:val="en-US"/>
            <w:rPrChange w:id="7145" w:author="Maxim Bystrov" w:date="2026-05-24T12:54:00Z">
              <w:rPr>
                <w:color w:val="080808"/>
              </w:rPr>
            </w:rPrChange>
          </w:rPr>
          <w:t>.</w:t>
        </w:r>
        <w:r w:rsidRPr="0046394B">
          <w:rPr>
            <w:i/>
            <w:iCs/>
            <w:color w:val="00627A"/>
            <w:lang w:val="en-US"/>
            <w:rPrChange w:id="7146" w:author="Maxim Bystrov" w:date="2026-05-24T12:54:00Z">
              <w:rPr>
                <w:i/>
                <w:iCs/>
                <w:color w:val="00627A"/>
              </w:rPr>
            </w:rPrChange>
          </w:rPr>
          <w:t>map</w:t>
        </w:r>
        <w:proofErr w:type="spellEnd"/>
        <w:r w:rsidRPr="0046394B">
          <w:rPr>
            <w:i/>
            <w:iCs/>
            <w:color w:val="00627A"/>
            <w:lang w:val="en-US"/>
            <w:rPrChange w:id="7147" w:author="Maxim Bystrov" w:date="2026-05-24T12:54:00Z">
              <w:rPr>
                <w:i/>
                <w:iCs/>
                <w:color w:val="00627A"/>
              </w:rPr>
            </w:rPrChange>
          </w:rPr>
          <w:t xml:space="preserve"> </w:t>
        </w:r>
        <w:r w:rsidRPr="0046394B">
          <w:rPr>
            <w:b/>
            <w:bCs/>
            <w:color w:val="080808"/>
            <w:lang w:val="en-US"/>
            <w:rPrChange w:id="7148" w:author="Maxim Bystrov" w:date="2026-05-24T12:54:00Z">
              <w:rPr>
                <w:b/>
                <w:bCs/>
                <w:color w:val="080808"/>
              </w:rPr>
            </w:rPrChange>
          </w:rPr>
          <w:t xml:space="preserve">{ </w:t>
        </w:r>
        <w:r w:rsidRPr="0046394B">
          <w:rPr>
            <w:color w:val="000000"/>
            <w:lang w:val="en-US"/>
            <w:rPrChange w:id="7149" w:author="Maxim Bystrov" w:date="2026-05-24T12:54:00Z">
              <w:rPr>
                <w:color w:val="000000"/>
              </w:rPr>
            </w:rPrChange>
          </w:rPr>
          <w:t>S2LatLng</w:t>
        </w:r>
        <w:r w:rsidRPr="0046394B">
          <w:rPr>
            <w:color w:val="080808"/>
            <w:lang w:val="en-US"/>
            <w:rPrChange w:id="7150" w:author="Maxim Bystrov" w:date="2026-05-24T12:54:00Z">
              <w:rPr>
                <w:color w:val="080808"/>
              </w:rPr>
            </w:rPrChange>
          </w:rPr>
          <w:t>.fromDegrees(</w:t>
        </w:r>
        <w:r w:rsidRPr="0046394B">
          <w:rPr>
            <w:color w:val="080808"/>
            <w:lang w:val="en-US"/>
            <w:rPrChange w:id="7151" w:author="Maxim Bystrov" w:date="2026-05-24T12:54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46394B">
          <w:rPr>
            <w:b/>
            <w:bCs/>
            <w:color w:val="080808"/>
            <w:lang w:val="en-US"/>
            <w:rPrChange w:id="7152" w:author="Maxim Bystrov" w:date="2026-05-24T12:54:00Z">
              <w:rPr>
                <w:b/>
                <w:bCs/>
                <w:color w:val="080808"/>
              </w:rPr>
            </w:rPrChange>
          </w:rPr>
          <w:t>it</w:t>
        </w:r>
        <w:r w:rsidRPr="0046394B">
          <w:rPr>
            <w:color w:val="080808"/>
            <w:lang w:val="en-US"/>
            <w:rPrChange w:id="7153" w:author="Maxim Bystrov" w:date="2026-05-24T12:54:00Z">
              <w:rPr>
                <w:color w:val="080808"/>
              </w:rPr>
            </w:rPrChange>
          </w:rPr>
          <w:t>.</w:t>
        </w:r>
        <w:r w:rsidRPr="0046394B">
          <w:rPr>
            <w:color w:val="871094"/>
            <w:lang w:val="en-US"/>
            <w:rPrChange w:id="7154" w:author="Maxim Bystrov" w:date="2026-05-24T12:54:00Z">
              <w:rPr>
                <w:color w:val="871094"/>
              </w:rPr>
            </w:rPrChange>
          </w:rPr>
          <w:t>first</w:t>
        </w:r>
        <w:proofErr w:type="spellEnd"/>
        <w:r w:rsidRPr="0046394B">
          <w:rPr>
            <w:color w:val="080808"/>
            <w:lang w:val="en-US"/>
            <w:rPrChange w:id="7155" w:author="Maxim Bystrov" w:date="2026-05-24T12:54:00Z">
              <w:rPr>
                <w:color w:val="080808"/>
              </w:rPr>
            </w:rPrChange>
          </w:rPr>
          <w:t>,</w:t>
        </w:r>
        <w:r w:rsidRPr="0046394B">
          <w:rPr>
            <w:color w:val="080808"/>
            <w:lang w:val="en-US"/>
            <w:rPrChange w:id="7156" w:author="Maxim Bystrov" w:date="2026-05-24T12:54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46394B">
          <w:rPr>
            <w:b/>
            <w:bCs/>
            <w:color w:val="080808"/>
            <w:lang w:val="en-US"/>
            <w:rPrChange w:id="7157" w:author="Maxim Bystrov" w:date="2026-05-24T12:54:00Z">
              <w:rPr>
                <w:b/>
                <w:bCs/>
                <w:color w:val="080808"/>
              </w:rPr>
            </w:rPrChange>
          </w:rPr>
          <w:t>it</w:t>
        </w:r>
        <w:r w:rsidRPr="0046394B">
          <w:rPr>
            <w:color w:val="080808"/>
            <w:lang w:val="en-US"/>
            <w:rPrChange w:id="7158" w:author="Maxim Bystrov" w:date="2026-05-24T12:54:00Z">
              <w:rPr>
                <w:color w:val="080808"/>
              </w:rPr>
            </w:rPrChange>
          </w:rPr>
          <w:t>.</w:t>
        </w:r>
        <w:r w:rsidRPr="0046394B">
          <w:rPr>
            <w:color w:val="871094"/>
            <w:lang w:val="en-US"/>
            <w:rPrChange w:id="7159" w:author="Maxim Bystrov" w:date="2026-05-24T12:54:00Z">
              <w:rPr>
                <w:color w:val="871094"/>
              </w:rPr>
            </w:rPrChange>
          </w:rPr>
          <w:t>second</w:t>
        </w:r>
        <w:proofErr w:type="spellEnd"/>
        <w:r w:rsidRPr="0046394B">
          <w:rPr>
            <w:color w:val="080808"/>
            <w:lang w:val="en-US"/>
            <w:rPrChange w:id="7160" w:author="Maxim Bystrov" w:date="2026-05-24T12:54:00Z">
              <w:rPr>
                <w:color w:val="080808"/>
              </w:rPr>
            </w:rPrChange>
          </w:rPr>
          <w:t>).</w:t>
        </w:r>
        <w:proofErr w:type="spellStart"/>
        <w:r w:rsidRPr="0046394B">
          <w:rPr>
            <w:color w:val="080808"/>
            <w:lang w:val="en-US"/>
            <w:rPrChange w:id="7161" w:author="Maxim Bystrov" w:date="2026-05-24T12:54:00Z">
              <w:rPr>
                <w:color w:val="080808"/>
              </w:rPr>
            </w:rPrChange>
          </w:rPr>
          <w:t>toPoint</w:t>
        </w:r>
        <w:proofErr w:type="spellEnd"/>
        <w:r w:rsidRPr="0046394B">
          <w:rPr>
            <w:color w:val="080808"/>
            <w:lang w:val="en-US"/>
            <w:rPrChange w:id="7162" w:author="Maxim Bystrov" w:date="2026-05-24T12:54:00Z">
              <w:rPr>
                <w:color w:val="080808"/>
              </w:rPr>
            </w:rPrChange>
          </w:rPr>
          <w:t xml:space="preserve">() </w:t>
        </w:r>
        <w:r w:rsidRPr="0046394B">
          <w:rPr>
            <w:b/>
            <w:bCs/>
            <w:color w:val="080808"/>
            <w:lang w:val="en-US"/>
            <w:rPrChange w:id="7163" w:author="Maxim Bystrov" w:date="2026-05-24T12:54:00Z">
              <w:rPr>
                <w:b/>
                <w:bCs/>
                <w:color w:val="080808"/>
              </w:rPr>
            </w:rPrChange>
          </w:rPr>
          <w:t>}</w:t>
        </w:r>
        <w:r w:rsidRPr="0046394B">
          <w:rPr>
            <w:b/>
            <w:bCs/>
            <w:color w:val="080808"/>
            <w:lang w:val="en-US"/>
            <w:rPrChange w:id="7164" w:author="Maxim Bystrov" w:date="2026-05-24T12:54:00Z">
              <w:rPr>
                <w:b/>
                <w:bCs/>
                <w:color w:val="080808"/>
              </w:rPr>
            </w:rPrChange>
          </w:rPr>
          <w:br/>
          <w:t xml:space="preserve">        </w:t>
        </w:r>
        <w:proofErr w:type="spellStart"/>
        <w:r w:rsidRPr="0046394B">
          <w:rPr>
            <w:color w:val="0033B3"/>
            <w:lang w:val="en-US"/>
            <w:rPrChange w:id="7165" w:author="Maxim Bystrov" w:date="2026-05-24T12:54:00Z">
              <w:rPr>
                <w:color w:val="0033B3"/>
              </w:rPr>
            </w:rPrChange>
          </w:rPr>
          <w:t>val</w:t>
        </w:r>
        <w:proofErr w:type="spellEnd"/>
        <w:r w:rsidRPr="0046394B">
          <w:rPr>
            <w:color w:val="0033B3"/>
            <w:lang w:val="en-US"/>
            <w:rPrChange w:id="7166" w:author="Maxim Bystrov" w:date="2026-05-24T12:54:00Z">
              <w:rPr>
                <w:color w:val="0033B3"/>
              </w:rPr>
            </w:rPrChange>
          </w:rPr>
          <w:t xml:space="preserve"> </w:t>
        </w:r>
        <w:r w:rsidRPr="0046394B">
          <w:rPr>
            <w:color w:val="000000"/>
            <w:lang w:val="en-US"/>
            <w:rPrChange w:id="7167" w:author="Maxim Bystrov" w:date="2026-05-24T12:54:00Z">
              <w:rPr>
                <w:color w:val="000000"/>
              </w:rPr>
            </w:rPrChange>
          </w:rPr>
          <w:t xml:space="preserve">loop </w:t>
        </w:r>
        <w:r w:rsidRPr="0046394B">
          <w:rPr>
            <w:color w:val="080808"/>
            <w:lang w:val="en-US"/>
            <w:rPrChange w:id="7168" w:author="Maxim Bystrov" w:date="2026-05-24T12:54:00Z">
              <w:rPr>
                <w:color w:val="080808"/>
              </w:rPr>
            </w:rPrChange>
          </w:rPr>
          <w:t>= S2Loop(</w:t>
        </w:r>
        <w:r w:rsidRPr="0046394B">
          <w:rPr>
            <w:color w:val="000000"/>
            <w:lang w:val="en-US"/>
            <w:rPrChange w:id="7169" w:author="Maxim Bystrov" w:date="2026-05-24T12:54:00Z">
              <w:rPr>
                <w:color w:val="000000"/>
              </w:rPr>
            </w:rPrChange>
          </w:rPr>
          <w:t>s2Points</w:t>
        </w:r>
        <w:r w:rsidRPr="0046394B">
          <w:rPr>
            <w:color w:val="080808"/>
            <w:lang w:val="en-US"/>
            <w:rPrChange w:id="7170" w:author="Maxim Bystrov" w:date="2026-05-24T12:54:00Z">
              <w:rPr>
                <w:color w:val="080808"/>
              </w:rPr>
            </w:rPrChange>
          </w:rPr>
          <w:t>)</w:t>
        </w:r>
        <w:r w:rsidRPr="0046394B">
          <w:rPr>
            <w:color w:val="080808"/>
            <w:lang w:val="en-US"/>
            <w:rPrChange w:id="7171" w:author="Maxim Bystrov" w:date="2026-05-24T12:54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46394B">
          <w:rPr>
            <w:color w:val="0033B3"/>
            <w:lang w:val="en-US"/>
            <w:rPrChange w:id="7172" w:author="Maxim Bystrov" w:date="2026-05-24T12:54:00Z">
              <w:rPr>
                <w:color w:val="0033B3"/>
              </w:rPr>
            </w:rPrChange>
          </w:rPr>
          <w:t>val</w:t>
        </w:r>
        <w:proofErr w:type="spellEnd"/>
        <w:r w:rsidRPr="0046394B">
          <w:rPr>
            <w:color w:val="0033B3"/>
            <w:lang w:val="en-US"/>
            <w:rPrChange w:id="7173" w:author="Maxim Bystrov" w:date="2026-05-24T12:54:00Z">
              <w:rPr>
                <w:color w:val="0033B3"/>
              </w:rPr>
            </w:rPrChange>
          </w:rPr>
          <w:t xml:space="preserve"> </w:t>
        </w:r>
        <w:r w:rsidRPr="0046394B">
          <w:rPr>
            <w:color w:val="000000"/>
            <w:lang w:val="en-US"/>
            <w:rPrChange w:id="7174" w:author="Maxim Bystrov" w:date="2026-05-24T12:54:00Z">
              <w:rPr>
                <w:color w:val="000000"/>
              </w:rPr>
            </w:rPrChange>
          </w:rPr>
          <w:t xml:space="preserve">polygon </w:t>
        </w:r>
        <w:r w:rsidRPr="0046394B">
          <w:rPr>
            <w:color w:val="080808"/>
            <w:lang w:val="en-US"/>
            <w:rPrChange w:id="7175" w:author="Maxim Bystrov" w:date="2026-05-24T12:54:00Z">
              <w:rPr>
                <w:color w:val="080808"/>
              </w:rPr>
            </w:rPrChange>
          </w:rPr>
          <w:t>= S2Polygon(</w:t>
        </w:r>
        <w:r w:rsidRPr="0046394B">
          <w:rPr>
            <w:color w:val="000000"/>
            <w:lang w:val="en-US"/>
            <w:rPrChange w:id="7176" w:author="Maxim Bystrov" w:date="2026-05-24T12:54:00Z">
              <w:rPr>
                <w:color w:val="000000"/>
              </w:rPr>
            </w:rPrChange>
          </w:rPr>
          <w:t>loop</w:t>
        </w:r>
        <w:r w:rsidRPr="0046394B">
          <w:rPr>
            <w:color w:val="080808"/>
            <w:lang w:val="en-US"/>
            <w:rPrChange w:id="7177" w:author="Maxim Bystrov" w:date="2026-05-24T12:54:00Z">
              <w:rPr>
                <w:color w:val="080808"/>
              </w:rPr>
            </w:rPrChange>
          </w:rPr>
          <w:t>)</w:t>
        </w:r>
        <w:r w:rsidRPr="0046394B">
          <w:rPr>
            <w:color w:val="080808"/>
            <w:lang w:val="en-US"/>
            <w:rPrChange w:id="7178" w:author="Maxim Bystrov" w:date="2026-05-24T12:54:00Z">
              <w:rPr>
                <w:color w:val="080808"/>
              </w:rPr>
            </w:rPrChange>
          </w:rPr>
          <w:br/>
        </w:r>
        <w:r w:rsidRPr="0046394B">
          <w:rPr>
            <w:color w:val="080808"/>
            <w:lang w:val="en-US"/>
            <w:rPrChange w:id="7179" w:author="Maxim Bystrov" w:date="2026-05-24T12:54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46394B">
          <w:rPr>
            <w:color w:val="0033B3"/>
            <w:lang w:val="en-US"/>
            <w:rPrChange w:id="7180" w:author="Maxim Bystrov" w:date="2026-05-24T12:54:00Z">
              <w:rPr>
                <w:color w:val="0033B3"/>
              </w:rPr>
            </w:rPrChange>
          </w:rPr>
          <w:t>val</w:t>
        </w:r>
        <w:proofErr w:type="spellEnd"/>
        <w:r w:rsidRPr="0046394B">
          <w:rPr>
            <w:color w:val="0033B3"/>
            <w:lang w:val="en-US"/>
            <w:rPrChange w:id="7181" w:author="Maxim Bystrov" w:date="2026-05-24T12:54:00Z">
              <w:rPr>
                <w:color w:val="0033B3"/>
              </w:rPr>
            </w:rPrChange>
          </w:rPr>
          <w:t xml:space="preserve"> </w:t>
        </w:r>
        <w:r w:rsidRPr="0046394B">
          <w:rPr>
            <w:color w:val="000000"/>
            <w:lang w:val="en-US"/>
            <w:rPrChange w:id="7182" w:author="Maxim Bystrov" w:date="2026-05-24T12:54:00Z">
              <w:rPr>
                <w:color w:val="000000"/>
              </w:rPr>
            </w:rPrChange>
          </w:rPr>
          <w:t xml:space="preserve">index </w:t>
        </w:r>
        <w:r w:rsidRPr="0046394B">
          <w:rPr>
            <w:color w:val="080808"/>
            <w:lang w:val="en-US"/>
            <w:rPrChange w:id="7183" w:author="Maxim Bystrov" w:date="2026-05-24T12:54:00Z">
              <w:rPr>
                <w:color w:val="080808"/>
              </w:rPr>
            </w:rPrChange>
          </w:rPr>
          <w:t>= S2ShapeIndex()</w:t>
        </w:r>
        <w:r w:rsidRPr="0046394B">
          <w:rPr>
            <w:color w:val="080808"/>
            <w:lang w:val="en-US"/>
            <w:rPrChange w:id="7184" w:author="Maxim Bystrov" w:date="2026-05-24T12:54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46394B">
          <w:rPr>
            <w:color w:val="000000"/>
            <w:lang w:val="en-US"/>
            <w:rPrChange w:id="7185" w:author="Maxim Bystrov" w:date="2026-05-24T12:54:00Z">
              <w:rPr>
                <w:color w:val="000000"/>
              </w:rPr>
            </w:rPrChange>
          </w:rPr>
          <w:t>index</w:t>
        </w:r>
        <w:r w:rsidRPr="0046394B">
          <w:rPr>
            <w:color w:val="080808"/>
            <w:lang w:val="en-US"/>
            <w:rPrChange w:id="7186" w:author="Maxim Bystrov" w:date="2026-05-24T12:54:00Z">
              <w:rPr>
                <w:color w:val="080808"/>
              </w:rPr>
            </w:rPrChange>
          </w:rPr>
          <w:t>.add</w:t>
        </w:r>
        <w:proofErr w:type="spellEnd"/>
        <w:r w:rsidRPr="0046394B">
          <w:rPr>
            <w:color w:val="080808"/>
            <w:lang w:val="en-US"/>
            <w:rPrChange w:id="7187" w:author="Maxim Bystrov" w:date="2026-05-24T12:54:00Z">
              <w:rPr>
                <w:color w:val="080808"/>
              </w:rPr>
            </w:rPrChange>
          </w:rPr>
          <w:t>(</w:t>
        </w:r>
        <w:proofErr w:type="spellStart"/>
        <w:r w:rsidRPr="0046394B">
          <w:rPr>
            <w:color w:val="000000"/>
            <w:lang w:val="en-US"/>
            <w:rPrChange w:id="7188" w:author="Maxim Bystrov" w:date="2026-05-24T12:54:00Z">
              <w:rPr>
                <w:color w:val="000000"/>
              </w:rPr>
            </w:rPrChange>
          </w:rPr>
          <w:t>polygon</w:t>
        </w:r>
        <w:r w:rsidRPr="0046394B">
          <w:rPr>
            <w:color w:val="080808"/>
            <w:lang w:val="en-US"/>
            <w:rPrChange w:id="7189" w:author="Maxim Bystrov" w:date="2026-05-24T12:54:00Z">
              <w:rPr>
                <w:color w:val="080808"/>
              </w:rPr>
            </w:rPrChange>
          </w:rPr>
          <w:t>.shape</w:t>
        </w:r>
        <w:proofErr w:type="spellEnd"/>
        <w:r w:rsidRPr="0046394B">
          <w:rPr>
            <w:color w:val="080808"/>
            <w:lang w:val="en-US"/>
            <w:rPrChange w:id="7190" w:author="Maxim Bystrov" w:date="2026-05-24T12:54:00Z">
              <w:rPr>
                <w:color w:val="080808"/>
              </w:rPr>
            </w:rPrChange>
          </w:rPr>
          <w:t>())</w:t>
        </w:r>
        <w:r w:rsidRPr="0046394B">
          <w:rPr>
            <w:color w:val="080808"/>
            <w:lang w:val="en-US"/>
            <w:rPrChange w:id="7191" w:author="Maxim Bystrov" w:date="2026-05-24T12:54:00Z">
              <w:rPr>
                <w:color w:val="080808"/>
              </w:rPr>
            </w:rPrChange>
          </w:rPr>
          <w:br/>
        </w:r>
        <w:r w:rsidRPr="0046394B">
          <w:rPr>
            <w:color w:val="080808"/>
            <w:lang w:val="en-US"/>
            <w:rPrChange w:id="7192" w:author="Maxim Bystrov" w:date="2026-05-24T12:54:00Z">
              <w:rPr>
                <w:color w:val="080808"/>
              </w:rPr>
            </w:rPrChange>
          </w:rPr>
          <w:br/>
          <w:t xml:space="preserve">        </w:t>
        </w:r>
        <w:r w:rsidRPr="0046394B">
          <w:rPr>
            <w:i/>
            <w:iCs/>
            <w:color w:val="8C8C8C"/>
            <w:lang w:val="en-US"/>
            <w:rPrChange w:id="7193" w:author="Maxim Bystrov" w:date="2026-05-24T12:54:00Z">
              <w:rPr>
                <w:i/>
                <w:iCs/>
                <w:color w:val="8C8C8C"/>
              </w:rPr>
            </w:rPrChange>
          </w:rPr>
          <w:t xml:space="preserve">// </w:t>
        </w:r>
        <w:r>
          <w:rPr>
            <w:i/>
            <w:iCs/>
            <w:color w:val="8C8C8C"/>
          </w:rPr>
          <w:t>Создаем</w:t>
        </w:r>
        <w:r w:rsidRPr="0046394B">
          <w:rPr>
            <w:i/>
            <w:iCs/>
            <w:color w:val="8C8C8C"/>
            <w:lang w:val="en-US"/>
            <w:rPrChange w:id="7194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объект</w:t>
        </w:r>
        <w:r w:rsidRPr="0046394B">
          <w:rPr>
            <w:i/>
            <w:iCs/>
            <w:color w:val="8C8C8C"/>
            <w:lang w:val="en-US"/>
            <w:rPrChange w:id="7195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запроса</w:t>
        </w:r>
        <w:r w:rsidRPr="0046394B">
          <w:rPr>
            <w:i/>
            <w:iCs/>
            <w:color w:val="8C8C8C"/>
            <w:lang w:val="en-US"/>
            <w:rPrChange w:id="7196" w:author="Maxim Bystrov" w:date="2026-05-24T12:54:00Z">
              <w:rPr>
                <w:i/>
                <w:iCs/>
                <w:color w:val="8C8C8C"/>
              </w:rPr>
            </w:rPrChange>
          </w:rPr>
          <w:br/>
          <w:t xml:space="preserve">        // Reuse </w:t>
        </w:r>
        <w:r>
          <w:rPr>
            <w:i/>
            <w:iCs/>
            <w:color w:val="8C8C8C"/>
          </w:rPr>
          <w:t>этого</w:t>
        </w:r>
        <w:r w:rsidRPr="0046394B">
          <w:rPr>
            <w:i/>
            <w:iCs/>
            <w:color w:val="8C8C8C"/>
            <w:lang w:val="en-US"/>
            <w:rPrChange w:id="7197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объекта</w:t>
        </w:r>
        <w:r w:rsidRPr="0046394B">
          <w:rPr>
            <w:i/>
            <w:iCs/>
            <w:color w:val="8C8C8C"/>
            <w:lang w:val="en-US"/>
            <w:rPrChange w:id="7198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важен</w:t>
        </w:r>
        <w:r w:rsidRPr="0046394B">
          <w:rPr>
            <w:i/>
            <w:iCs/>
            <w:color w:val="8C8C8C"/>
            <w:lang w:val="en-US"/>
            <w:rPrChange w:id="7199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для</w:t>
        </w:r>
        <w:r w:rsidRPr="0046394B">
          <w:rPr>
            <w:i/>
            <w:iCs/>
            <w:color w:val="8C8C8C"/>
            <w:lang w:val="en-US"/>
            <w:rPrChange w:id="7200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производительности</w:t>
        </w:r>
        <w:r w:rsidRPr="0046394B">
          <w:rPr>
            <w:i/>
            <w:iCs/>
            <w:color w:val="8C8C8C"/>
            <w:lang w:val="en-US"/>
            <w:rPrChange w:id="7201" w:author="Maxim Bystrov" w:date="2026-05-24T12:54:00Z">
              <w:rPr>
                <w:i/>
                <w:iCs/>
                <w:color w:val="8C8C8C"/>
              </w:rPr>
            </w:rPrChange>
          </w:rPr>
          <w:t xml:space="preserve"> (</w:t>
        </w:r>
        <w:r>
          <w:rPr>
            <w:i/>
            <w:iCs/>
            <w:color w:val="8C8C8C"/>
          </w:rPr>
          <w:t>кэширование</w:t>
        </w:r>
        <w:r w:rsidRPr="0046394B">
          <w:rPr>
            <w:i/>
            <w:iCs/>
            <w:color w:val="8C8C8C"/>
            <w:lang w:val="en-US"/>
            <w:rPrChange w:id="7202" w:author="Maxim Bystrov" w:date="2026-05-24T12:54:00Z">
              <w:rPr>
                <w:i/>
                <w:iCs/>
                <w:color w:val="8C8C8C"/>
              </w:rPr>
            </w:rPrChange>
          </w:rPr>
          <w:t>)</w:t>
        </w:r>
        <w:r w:rsidRPr="0046394B">
          <w:rPr>
            <w:i/>
            <w:iCs/>
            <w:color w:val="8C8C8C"/>
            <w:lang w:val="en-US"/>
            <w:rPrChange w:id="7203" w:author="Maxim Bystrov" w:date="2026-05-24T12:54:00Z">
              <w:rPr>
                <w:i/>
                <w:iCs/>
                <w:color w:val="8C8C8C"/>
              </w:rPr>
            </w:rPrChange>
          </w:rPr>
          <w:br/>
          <w:t xml:space="preserve">        </w:t>
        </w:r>
        <w:proofErr w:type="spellStart"/>
        <w:r w:rsidRPr="0046394B">
          <w:rPr>
            <w:color w:val="0033B3"/>
            <w:lang w:val="en-US"/>
            <w:rPrChange w:id="7204" w:author="Maxim Bystrov" w:date="2026-05-24T12:54:00Z">
              <w:rPr>
                <w:color w:val="0033B3"/>
              </w:rPr>
            </w:rPrChange>
          </w:rPr>
          <w:t>val</w:t>
        </w:r>
        <w:proofErr w:type="spellEnd"/>
        <w:r w:rsidRPr="0046394B">
          <w:rPr>
            <w:color w:val="0033B3"/>
            <w:lang w:val="en-US"/>
            <w:rPrChange w:id="7205" w:author="Maxim Bystrov" w:date="2026-05-24T12:54:00Z">
              <w:rPr>
                <w:color w:val="0033B3"/>
              </w:rPr>
            </w:rPrChange>
          </w:rPr>
          <w:t xml:space="preserve"> </w:t>
        </w:r>
        <w:r w:rsidRPr="0046394B">
          <w:rPr>
            <w:color w:val="000000"/>
            <w:lang w:val="en-US"/>
            <w:rPrChange w:id="7206" w:author="Maxim Bystrov" w:date="2026-05-24T12:54:00Z">
              <w:rPr>
                <w:color w:val="000000"/>
              </w:rPr>
            </w:rPrChange>
          </w:rPr>
          <w:t xml:space="preserve">query </w:t>
        </w:r>
        <w:r w:rsidRPr="0046394B">
          <w:rPr>
            <w:color w:val="080808"/>
            <w:lang w:val="en-US"/>
            <w:rPrChange w:id="7207" w:author="Maxim Bystrov" w:date="2026-05-24T12:54:00Z">
              <w:rPr>
                <w:color w:val="080808"/>
              </w:rPr>
            </w:rPrChange>
          </w:rPr>
          <w:t>= S2ContainsPointQuery(</w:t>
        </w:r>
        <w:r w:rsidRPr="0046394B">
          <w:rPr>
            <w:color w:val="000000"/>
            <w:lang w:val="en-US"/>
            <w:rPrChange w:id="7208" w:author="Maxim Bystrov" w:date="2026-05-24T12:54:00Z">
              <w:rPr>
                <w:color w:val="000000"/>
              </w:rPr>
            </w:rPrChange>
          </w:rPr>
          <w:t>index</w:t>
        </w:r>
        <w:r w:rsidRPr="0046394B">
          <w:rPr>
            <w:color w:val="080808"/>
            <w:lang w:val="en-US"/>
            <w:rPrChange w:id="7209" w:author="Maxim Bystrov" w:date="2026-05-24T12:54:00Z">
              <w:rPr>
                <w:color w:val="080808"/>
              </w:rPr>
            </w:rPrChange>
          </w:rPr>
          <w:t>)</w:t>
        </w:r>
        <w:r w:rsidRPr="0046394B">
          <w:rPr>
            <w:color w:val="080808"/>
            <w:lang w:val="en-US"/>
            <w:rPrChange w:id="7210" w:author="Maxim Bystrov" w:date="2026-05-24T12:54:00Z">
              <w:rPr>
                <w:color w:val="080808"/>
              </w:rPr>
            </w:rPrChange>
          </w:rPr>
          <w:br/>
        </w:r>
        <w:r w:rsidRPr="0046394B">
          <w:rPr>
            <w:color w:val="080808"/>
            <w:lang w:val="en-US"/>
            <w:rPrChange w:id="7211" w:author="Maxim Bystrov" w:date="2026-05-24T12:54:00Z">
              <w:rPr>
                <w:color w:val="080808"/>
              </w:rPr>
            </w:rPrChange>
          </w:rPr>
          <w:br/>
          <w:t xml:space="preserve">        </w:t>
        </w:r>
        <w:r w:rsidRPr="0046394B">
          <w:rPr>
            <w:i/>
            <w:iCs/>
            <w:color w:val="8C8C8C"/>
            <w:lang w:val="en-US"/>
            <w:rPrChange w:id="7212" w:author="Maxim Bystrov" w:date="2026-05-24T12:54:00Z">
              <w:rPr>
                <w:i/>
                <w:iCs/>
                <w:color w:val="8C8C8C"/>
              </w:rPr>
            </w:rPrChange>
          </w:rPr>
          <w:t xml:space="preserve">// </w:t>
        </w:r>
        <w:r>
          <w:rPr>
            <w:i/>
            <w:iCs/>
            <w:color w:val="8C8C8C"/>
          </w:rPr>
          <w:t>Очищаем</w:t>
        </w:r>
        <w:r w:rsidRPr="0046394B">
          <w:rPr>
            <w:i/>
            <w:iCs/>
            <w:color w:val="8C8C8C"/>
            <w:lang w:val="en-US"/>
            <w:rPrChange w:id="7213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предыдущие</w:t>
        </w:r>
        <w:r w:rsidRPr="0046394B">
          <w:rPr>
            <w:i/>
            <w:iCs/>
            <w:color w:val="8C8C8C"/>
            <w:lang w:val="en-US"/>
            <w:rPrChange w:id="7214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подписки</w:t>
        </w:r>
        <w:r w:rsidRPr="0046394B">
          <w:rPr>
            <w:i/>
            <w:iCs/>
            <w:color w:val="8C8C8C"/>
            <w:lang w:val="en-US"/>
            <w:rPrChange w:id="7215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сессии</w:t>
        </w:r>
        <w:r w:rsidRPr="0046394B">
          <w:rPr>
            <w:i/>
            <w:iCs/>
            <w:color w:val="8C8C8C"/>
            <w:lang w:val="en-US"/>
            <w:rPrChange w:id="7216" w:author="Maxim Bystrov" w:date="2026-05-24T12:54:00Z">
              <w:rPr>
                <w:i/>
                <w:iCs/>
                <w:color w:val="8C8C8C"/>
              </w:rPr>
            </w:rPrChange>
          </w:rPr>
          <w:br/>
          <w:t xml:space="preserve">        </w:t>
        </w:r>
        <w:proofErr w:type="spellStart"/>
        <w:r w:rsidRPr="0046394B">
          <w:rPr>
            <w:color w:val="871094"/>
            <w:lang w:val="en-US"/>
            <w:rPrChange w:id="7217" w:author="Maxim Bystrov" w:date="2026-05-24T12:54:00Z">
              <w:rPr>
                <w:color w:val="871094"/>
              </w:rPr>
            </w:rPrChange>
          </w:rPr>
          <w:t>sessionCellSubscriptions</w:t>
        </w:r>
        <w:r w:rsidRPr="0046394B">
          <w:rPr>
            <w:color w:val="080808"/>
            <w:lang w:val="en-US"/>
            <w:rPrChange w:id="7218" w:author="Maxim Bystrov" w:date="2026-05-24T12:54:00Z">
              <w:rPr>
                <w:color w:val="080808"/>
              </w:rPr>
            </w:rPrChange>
          </w:rPr>
          <w:t>.remove</w:t>
        </w:r>
        <w:proofErr w:type="spellEnd"/>
        <w:r w:rsidRPr="0046394B">
          <w:rPr>
            <w:color w:val="080808"/>
            <w:lang w:val="en-US"/>
            <w:rPrChange w:id="7219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00000"/>
            <w:lang w:val="en-US"/>
            <w:rPrChange w:id="7220" w:author="Maxim Bystrov" w:date="2026-05-24T12:54:00Z">
              <w:rPr>
                <w:color w:val="000000"/>
              </w:rPr>
            </w:rPrChange>
          </w:rPr>
          <w:t>session</w:t>
        </w:r>
        <w:r w:rsidRPr="0046394B">
          <w:rPr>
            <w:color w:val="080808"/>
            <w:lang w:val="en-US"/>
            <w:rPrChange w:id="7221" w:author="Maxim Bystrov" w:date="2026-05-24T12:54:00Z">
              <w:rPr>
                <w:color w:val="080808"/>
              </w:rPr>
            </w:rPrChange>
          </w:rPr>
          <w:t>)</w:t>
        </w:r>
        <w:r w:rsidRPr="0046394B">
          <w:rPr>
            <w:color w:val="080808"/>
            <w:lang w:val="en-US"/>
            <w:rPrChange w:id="7222" w:author="Maxim Bystrov" w:date="2026-05-24T12:54:00Z">
              <w:rPr>
                <w:color w:val="080808"/>
              </w:rPr>
            </w:rPrChange>
          </w:rPr>
          <w:br/>
        </w:r>
        <w:r w:rsidRPr="0046394B">
          <w:rPr>
            <w:color w:val="080808"/>
            <w:lang w:val="en-US"/>
            <w:rPrChange w:id="7223" w:author="Maxim Bystrov" w:date="2026-05-24T12:54:00Z">
              <w:rPr>
                <w:color w:val="080808"/>
              </w:rPr>
            </w:rPrChange>
          </w:rPr>
          <w:br/>
          <w:t xml:space="preserve">        </w:t>
        </w:r>
        <w:r w:rsidRPr="0046394B">
          <w:rPr>
            <w:i/>
            <w:iCs/>
            <w:color w:val="8C8C8C"/>
            <w:lang w:val="en-US"/>
            <w:rPrChange w:id="7224" w:author="Maxim Bystrov" w:date="2026-05-24T12:54:00Z">
              <w:rPr>
                <w:i/>
                <w:iCs/>
                <w:color w:val="8C8C8C"/>
              </w:rPr>
            </w:rPrChange>
          </w:rPr>
          <w:t xml:space="preserve">// </w:t>
        </w:r>
        <w:r>
          <w:rPr>
            <w:i/>
            <w:iCs/>
            <w:color w:val="8C8C8C"/>
          </w:rPr>
          <w:t>новая</w:t>
        </w:r>
        <w:r w:rsidRPr="0046394B">
          <w:rPr>
            <w:i/>
            <w:iCs/>
            <w:color w:val="8C8C8C"/>
            <w:lang w:val="en-US"/>
            <w:rPrChange w:id="7225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подписка</w:t>
        </w:r>
        <w:r w:rsidRPr="0046394B">
          <w:rPr>
            <w:i/>
            <w:iCs/>
            <w:color w:val="8C8C8C"/>
            <w:lang w:val="en-US"/>
            <w:rPrChange w:id="7226" w:author="Maxim Bystrov" w:date="2026-05-24T12:54:00Z">
              <w:rPr>
                <w:i/>
                <w:iCs/>
                <w:color w:val="8C8C8C"/>
              </w:rPr>
            </w:rPrChange>
          </w:rPr>
          <w:br/>
          <w:t xml:space="preserve">        </w:t>
        </w:r>
        <w:proofErr w:type="spellStart"/>
        <w:r w:rsidRPr="0046394B">
          <w:rPr>
            <w:color w:val="871094"/>
            <w:lang w:val="en-US"/>
            <w:rPrChange w:id="7227" w:author="Maxim Bystrov" w:date="2026-05-24T12:54:00Z">
              <w:rPr>
                <w:color w:val="871094"/>
              </w:rPr>
            </w:rPrChange>
          </w:rPr>
          <w:t>sessionCellSubscriptions</w:t>
        </w:r>
        <w:proofErr w:type="spellEnd"/>
        <w:r w:rsidRPr="0046394B">
          <w:rPr>
            <w:color w:val="080808"/>
            <w:lang w:val="en-US"/>
            <w:rPrChange w:id="7228" w:author="Maxim Bystrov" w:date="2026-05-24T12:54:00Z">
              <w:rPr>
                <w:color w:val="080808"/>
              </w:rPr>
            </w:rPrChange>
          </w:rPr>
          <w:t>[</w:t>
        </w:r>
        <w:r w:rsidRPr="0046394B">
          <w:rPr>
            <w:color w:val="000000"/>
            <w:lang w:val="en-US"/>
            <w:rPrChange w:id="7229" w:author="Maxim Bystrov" w:date="2026-05-24T12:54:00Z">
              <w:rPr>
                <w:color w:val="000000"/>
              </w:rPr>
            </w:rPrChange>
          </w:rPr>
          <w:t>session</w:t>
        </w:r>
        <w:r w:rsidRPr="0046394B">
          <w:rPr>
            <w:color w:val="080808"/>
            <w:lang w:val="en-US"/>
            <w:rPrChange w:id="7230" w:author="Maxim Bystrov" w:date="2026-05-24T12:54:00Z">
              <w:rPr>
                <w:color w:val="080808"/>
              </w:rPr>
            </w:rPrChange>
          </w:rPr>
          <w:t xml:space="preserve">] = </w:t>
        </w:r>
        <w:r w:rsidRPr="0046394B">
          <w:rPr>
            <w:color w:val="000000"/>
            <w:lang w:val="en-US"/>
            <w:rPrChange w:id="7231" w:author="Maxim Bystrov" w:date="2026-05-24T12:54:00Z">
              <w:rPr>
                <w:color w:val="000000"/>
              </w:rPr>
            </w:rPrChange>
          </w:rPr>
          <w:t>query</w:t>
        </w:r>
        <w:r w:rsidRPr="0046394B">
          <w:rPr>
            <w:color w:val="000000"/>
            <w:lang w:val="en-US"/>
            <w:rPrChange w:id="7232" w:author="Maxim Bystrov" w:date="2026-05-24T12:54:00Z">
              <w:rPr>
                <w:color w:val="000000"/>
              </w:rPr>
            </w:rPrChange>
          </w:rPr>
          <w:br/>
          <w:t xml:space="preserve">        </w:t>
        </w:r>
        <w:r w:rsidRPr="0046394B">
          <w:rPr>
            <w:color w:val="000000"/>
            <w:lang w:val="en-US"/>
            <w:rPrChange w:id="7233" w:author="Maxim Bystrov" w:date="2026-05-24T12:54:00Z">
              <w:rPr>
                <w:color w:val="000000"/>
              </w:rPr>
            </w:rPrChange>
          </w:rPr>
          <w:br/>
          <w:t xml:space="preserve">        </w:t>
        </w:r>
        <w:r w:rsidRPr="0046394B">
          <w:rPr>
            <w:i/>
            <w:iCs/>
            <w:color w:val="8C8C8C"/>
            <w:lang w:val="en-US"/>
            <w:rPrChange w:id="7234" w:author="Maxim Bystrov" w:date="2026-05-24T12:54:00Z">
              <w:rPr>
                <w:i/>
                <w:iCs/>
                <w:color w:val="8C8C8C"/>
              </w:rPr>
            </w:rPrChange>
          </w:rPr>
          <w:t xml:space="preserve">// </w:t>
        </w:r>
        <w:r>
          <w:rPr>
            <w:i/>
            <w:iCs/>
            <w:color w:val="8C8C8C"/>
          </w:rPr>
          <w:t>Для</w:t>
        </w:r>
        <w:r w:rsidRPr="0046394B">
          <w:rPr>
            <w:i/>
            <w:iCs/>
            <w:color w:val="8C8C8C"/>
            <w:lang w:val="en-US"/>
            <w:rPrChange w:id="7235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каждой</w:t>
        </w:r>
        <w:r w:rsidRPr="0046394B">
          <w:rPr>
            <w:i/>
            <w:iCs/>
            <w:color w:val="8C8C8C"/>
            <w:lang w:val="en-US"/>
            <w:rPrChange w:id="7236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ячейки</w:t>
        </w:r>
        <w:r w:rsidRPr="0046394B">
          <w:rPr>
            <w:i/>
            <w:iCs/>
            <w:color w:val="8C8C8C"/>
            <w:lang w:val="en-US"/>
            <w:rPrChange w:id="7237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получаем</w:t>
        </w:r>
        <w:r w:rsidRPr="0046394B">
          <w:rPr>
            <w:i/>
            <w:iCs/>
            <w:color w:val="8C8C8C"/>
            <w:lang w:val="en-US"/>
            <w:rPrChange w:id="7238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устройства</w:t>
        </w:r>
        <w:r w:rsidRPr="0046394B">
          <w:rPr>
            <w:i/>
            <w:iCs/>
            <w:color w:val="8C8C8C"/>
            <w:lang w:val="en-US"/>
            <w:rPrChange w:id="7239" w:author="Maxim Bystrov" w:date="2026-05-24T12:54:00Z">
              <w:rPr>
                <w:i/>
                <w:iCs/>
                <w:color w:val="8C8C8C"/>
              </w:rPr>
            </w:rPrChange>
          </w:rPr>
          <w:br/>
          <w:t xml:space="preserve">        </w:t>
        </w:r>
        <w:proofErr w:type="spellStart"/>
        <w:r w:rsidRPr="0046394B">
          <w:rPr>
            <w:color w:val="0033B3"/>
            <w:lang w:val="en-US"/>
            <w:rPrChange w:id="7240" w:author="Maxim Bystrov" w:date="2026-05-24T12:54:00Z">
              <w:rPr>
                <w:color w:val="0033B3"/>
              </w:rPr>
            </w:rPrChange>
          </w:rPr>
          <w:t>val</w:t>
        </w:r>
        <w:proofErr w:type="spellEnd"/>
        <w:r w:rsidRPr="0046394B">
          <w:rPr>
            <w:color w:val="0033B3"/>
            <w:lang w:val="en-US"/>
            <w:rPrChange w:id="7241" w:author="Maxim Bystrov" w:date="2026-05-24T12:54:00Z">
              <w:rPr>
                <w:color w:val="0033B3"/>
              </w:rPr>
            </w:rPrChange>
          </w:rPr>
          <w:t xml:space="preserve"> </w:t>
        </w:r>
        <w:proofErr w:type="spellStart"/>
        <w:r w:rsidRPr="0046394B">
          <w:rPr>
            <w:color w:val="000000"/>
            <w:lang w:val="en-US"/>
            <w:rPrChange w:id="7242" w:author="Maxim Bystrov" w:date="2026-05-24T12:54:00Z">
              <w:rPr>
                <w:color w:val="000000"/>
              </w:rPr>
            </w:rPrChange>
          </w:rPr>
          <w:t>allDeviceIds</w:t>
        </w:r>
        <w:proofErr w:type="spellEnd"/>
        <w:r w:rsidRPr="0046394B">
          <w:rPr>
            <w:color w:val="000000"/>
            <w:lang w:val="en-US"/>
            <w:rPrChange w:id="7243" w:author="Maxim Bystrov" w:date="2026-05-24T12:54:00Z">
              <w:rPr>
                <w:color w:val="000000"/>
              </w:rPr>
            </w:rPrChange>
          </w:rPr>
          <w:t xml:space="preserve"> </w:t>
        </w:r>
        <w:r w:rsidRPr="0046394B">
          <w:rPr>
            <w:color w:val="080808"/>
            <w:lang w:val="en-US"/>
            <w:rPrChange w:id="7244" w:author="Maxim Bystrov" w:date="2026-05-24T12:54:00Z">
              <w:rPr>
                <w:color w:val="080808"/>
              </w:rPr>
            </w:rPrChange>
          </w:rPr>
          <w:t xml:space="preserve">= </w:t>
        </w:r>
        <w:proofErr w:type="spellStart"/>
        <w:r w:rsidRPr="0046394B">
          <w:rPr>
            <w:i/>
            <w:iCs/>
            <w:color w:val="00627A"/>
            <w:lang w:val="en-US"/>
            <w:rPrChange w:id="7245" w:author="Maxim Bystrov" w:date="2026-05-24T12:54:00Z">
              <w:rPr>
                <w:i/>
                <w:iCs/>
                <w:color w:val="00627A"/>
              </w:rPr>
            </w:rPrChange>
          </w:rPr>
          <w:t>mutableSetOf</w:t>
        </w:r>
        <w:proofErr w:type="spellEnd"/>
        <w:r w:rsidRPr="0046394B">
          <w:rPr>
            <w:color w:val="080808"/>
            <w:lang w:val="en-US"/>
            <w:rPrChange w:id="7246" w:author="Maxim Bystrov" w:date="2026-05-24T12:54:00Z">
              <w:rPr>
                <w:color w:val="080808"/>
              </w:rPr>
            </w:rPrChange>
          </w:rPr>
          <w:t>&lt;</w:t>
        </w:r>
        <w:r w:rsidRPr="0046394B">
          <w:rPr>
            <w:color w:val="000000"/>
            <w:lang w:val="en-US"/>
            <w:rPrChange w:id="7247" w:author="Maxim Bystrov" w:date="2026-05-24T12:54:00Z">
              <w:rPr>
                <w:color w:val="000000"/>
              </w:rPr>
            </w:rPrChange>
          </w:rPr>
          <w:t>Long</w:t>
        </w:r>
        <w:r w:rsidRPr="0046394B">
          <w:rPr>
            <w:color w:val="080808"/>
            <w:lang w:val="en-US"/>
            <w:rPrChange w:id="7248" w:author="Maxim Bystrov" w:date="2026-05-24T12:54:00Z">
              <w:rPr>
                <w:color w:val="080808"/>
              </w:rPr>
            </w:rPrChange>
          </w:rPr>
          <w:t>&gt;()</w:t>
        </w:r>
        <w:r w:rsidRPr="0046394B">
          <w:rPr>
            <w:color w:val="080808"/>
            <w:lang w:val="en-US"/>
            <w:rPrChange w:id="7249" w:author="Maxim Bystrov" w:date="2026-05-24T12:54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46394B">
          <w:rPr>
            <w:color w:val="0033B3"/>
            <w:lang w:val="en-US"/>
            <w:rPrChange w:id="7250" w:author="Maxim Bystrov" w:date="2026-05-24T12:54:00Z">
              <w:rPr>
                <w:color w:val="0033B3"/>
              </w:rPr>
            </w:rPrChange>
          </w:rPr>
          <w:t>val</w:t>
        </w:r>
        <w:proofErr w:type="spellEnd"/>
        <w:r w:rsidRPr="0046394B">
          <w:rPr>
            <w:color w:val="0033B3"/>
            <w:lang w:val="en-US"/>
            <w:rPrChange w:id="7251" w:author="Maxim Bystrov" w:date="2026-05-24T12:54:00Z">
              <w:rPr>
                <w:color w:val="0033B3"/>
              </w:rPr>
            </w:rPrChange>
          </w:rPr>
          <w:t xml:space="preserve"> </w:t>
        </w:r>
        <w:r w:rsidRPr="0046394B">
          <w:rPr>
            <w:color w:val="000000"/>
            <w:lang w:val="en-US"/>
            <w:rPrChange w:id="7252" w:author="Maxim Bystrov" w:date="2026-05-24T12:54:00Z">
              <w:rPr>
                <w:color w:val="000000"/>
              </w:rPr>
            </w:rPrChange>
          </w:rPr>
          <w:t xml:space="preserve">options </w:t>
        </w:r>
        <w:r w:rsidRPr="0046394B">
          <w:rPr>
            <w:color w:val="080808"/>
            <w:lang w:val="en-US"/>
            <w:rPrChange w:id="7253" w:author="Maxim Bystrov" w:date="2026-05-24T12:54:00Z">
              <w:rPr>
                <w:color w:val="080808"/>
              </w:rPr>
            </w:rPrChange>
          </w:rPr>
          <w:t xml:space="preserve">= </w:t>
        </w:r>
        <w:proofErr w:type="spellStart"/>
        <w:r w:rsidRPr="0046394B">
          <w:rPr>
            <w:color w:val="000000"/>
            <w:lang w:val="en-US"/>
            <w:rPrChange w:id="7254" w:author="Maxim Bystrov" w:date="2026-05-24T12:54:00Z">
              <w:rPr>
                <w:color w:val="000000"/>
              </w:rPr>
            </w:rPrChange>
          </w:rPr>
          <w:t>ScanOptions</w:t>
        </w:r>
        <w:r w:rsidRPr="0046394B">
          <w:rPr>
            <w:color w:val="080808"/>
            <w:lang w:val="en-US"/>
            <w:rPrChange w:id="7255" w:author="Maxim Bystrov" w:date="2026-05-24T12:54:00Z">
              <w:rPr>
                <w:color w:val="080808"/>
              </w:rPr>
            </w:rPrChange>
          </w:rPr>
          <w:t>.scanOptions</w:t>
        </w:r>
        <w:proofErr w:type="spellEnd"/>
        <w:r w:rsidRPr="0046394B">
          <w:rPr>
            <w:color w:val="080808"/>
            <w:lang w:val="en-US"/>
            <w:rPrChange w:id="7256" w:author="Maxim Bystrov" w:date="2026-05-24T12:54:00Z">
              <w:rPr>
                <w:color w:val="080808"/>
              </w:rPr>
            </w:rPrChange>
          </w:rPr>
          <w:t>()</w:t>
        </w:r>
        <w:r w:rsidRPr="0046394B">
          <w:rPr>
            <w:color w:val="080808"/>
            <w:lang w:val="en-US"/>
            <w:rPrChange w:id="7257" w:author="Maxim Bystrov" w:date="2026-05-24T12:54:00Z">
              <w:rPr>
                <w:color w:val="080808"/>
              </w:rPr>
            </w:rPrChange>
          </w:rPr>
          <w:br/>
          <w:t xml:space="preserve">            .match(</w:t>
        </w:r>
        <w:r w:rsidRPr="0046394B">
          <w:rPr>
            <w:color w:val="067D17"/>
            <w:lang w:val="en-US"/>
            <w:rPrChange w:id="7258" w:author="Maxim Bystrov" w:date="2026-05-24T12:54:00Z">
              <w:rPr>
                <w:color w:val="067D17"/>
              </w:rPr>
            </w:rPrChange>
          </w:rPr>
          <w:t>"nav:*:last"</w:t>
        </w:r>
        <w:r w:rsidRPr="0046394B">
          <w:rPr>
            <w:color w:val="080808"/>
            <w:lang w:val="en-US"/>
            <w:rPrChange w:id="7259" w:author="Maxim Bystrov" w:date="2026-05-24T12:54:00Z">
              <w:rPr>
                <w:color w:val="080808"/>
              </w:rPr>
            </w:rPrChange>
          </w:rPr>
          <w:t xml:space="preserve">) </w:t>
        </w:r>
        <w:r w:rsidRPr="0046394B">
          <w:rPr>
            <w:i/>
            <w:iCs/>
            <w:color w:val="8C8C8C"/>
            <w:lang w:val="en-US"/>
            <w:rPrChange w:id="7260" w:author="Maxim Bystrov" w:date="2026-05-24T12:54:00Z">
              <w:rPr>
                <w:i/>
                <w:iCs/>
                <w:color w:val="8C8C8C"/>
              </w:rPr>
            </w:rPrChange>
          </w:rPr>
          <w:t xml:space="preserve">// </w:t>
        </w:r>
        <w:r>
          <w:rPr>
            <w:i/>
            <w:iCs/>
            <w:color w:val="8C8C8C"/>
          </w:rPr>
          <w:t>Задаем</w:t>
        </w:r>
        <w:r w:rsidRPr="0046394B">
          <w:rPr>
            <w:i/>
            <w:iCs/>
            <w:color w:val="8C8C8C"/>
            <w:lang w:val="en-US"/>
            <w:rPrChange w:id="7261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паттерн</w:t>
        </w:r>
        <w:r w:rsidRPr="0046394B">
          <w:rPr>
            <w:i/>
            <w:iCs/>
            <w:color w:val="8C8C8C"/>
            <w:lang w:val="en-US"/>
            <w:rPrChange w:id="7262" w:author="Maxim Bystrov" w:date="2026-05-24T12:54:00Z">
              <w:rPr>
                <w:i/>
                <w:iCs/>
                <w:color w:val="8C8C8C"/>
              </w:rPr>
            </w:rPrChange>
          </w:rPr>
          <w:t xml:space="preserve"> (</w:t>
        </w:r>
        <w:r>
          <w:rPr>
            <w:i/>
            <w:iCs/>
            <w:color w:val="8C8C8C"/>
          </w:rPr>
          <w:t>например</w:t>
        </w:r>
        <w:r w:rsidRPr="0046394B">
          <w:rPr>
            <w:i/>
            <w:iCs/>
            <w:color w:val="8C8C8C"/>
            <w:lang w:val="en-US"/>
            <w:rPrChange w:id="7263" w:author="Maxim Bystrov" w:date="2026-05-24T12:54:00Z">
              <w:rPr>
                <w:i/>
                <w:iCs/>
                <w:color w:val="8C8C8C"/>
              </w:rPr>
            </w:rPrChange>
          </w:rPr>
          <w:t>, "</w:t>
        </w:r>
        <w:proofErr w:type="spellStart"/>
        <w:r w:rsidRPr="0046394B">
          <w:rPr>
            <w:i/>
            <w:iCs/>
            <w:color w:val="8C8C8C"/>
            <w:lang w:val="en-US"/>
            <w:rPrChange w:id="7264" w:author="Maxim Bystrov" w:date="2026-05-24T12:54:00Z">
              <w:rPr>
                <w:i/>
                <w:iCs/>
                <w:color w:val="8C8C8C"/>
              </w:rPr>
            </w:rPrChange>
          </w:rPr>
          <w:t>myKey</w:t>
        </w:r>
        <w:proofErr w:type="spellEnd"/>
        <w:r w:rsidRPr="0046394B">
          <w:rPr>
            <w:i/>
            <w:iCs/>
            <w:color w:val="8C8C8C"/>
            <w:lang w:val="en-US"/>
            <w:rPrChange w:id="7265" w:author="Maxim Bystrov" w:date="2026-05-24T12:54:00Z">
              <w:rPr>
                <w:i/>
                <w:iCs/>
                <w:color w:val="8C8C8C"/>
              </w:rPr>
            </w:rPrChange>
          </w:rPr>
          <w:t>*")</w:t>
        </w:r>
        <w:r w:rsidRPr="0046394B">
          <w:rPr>
            <w:i/>
            <w:iCs/>
            <w:color w:val="8C8C8C"/>
            <w:lang w:val="en-US"/>
            <w:rPrChange w:id="7266" w:author="Maxim Bystrov" w:date="2026-05-24T12:54:00Z">
              <w:rPr>
                <w:i/>
                <w:iCs/>
                <w:color w:val="8C8C8C"/>
              </w:rPr>
            </w:rPrChange>
          </w:rPr>
          <w:br/>
          <w:t xml:space="preserve">            </w:t>
        </w:r>
        <w:r w:rsidRPr="0046394B">
          <w:rPr>
            <w:color w:val="080808"/>
            <w:lang w:val="en-US"/>
            <w:rPrChange w:id="7267" w:author="Maxim Bystrov" w:date="2026-05-24T12:54:00Z">
              <w:rPr>
                <w:color w:val="080808"/>
              </w:rPr>
            </w:rPrChange>
          </w:rPr>
          <w:t>.build()</w:t>
        </w:r>
        <w:r w:rsidRPr="0046394B">
          <w:rPr>
            <w:color w:val="080808"/>
            <w:lang w:val="en-US"/>
            <w:rPrChange w:id="7268" w:author="Maxim Bystrov" w:date="2026-05-24T12:54:00Z">
              <w:rPr>
                <w:color w:val="080808"/>
              </w:rPr>
            </w:rPrChange>
          </w:rPr>
          <w:br/>
        </w:r>
        <w:r w:rsidRPr="0046394B">
          <w:rPr>
            <w:color w:val="080808"/>
            <w:lang w:val="en-US"/>
            <w:rPrChange w:id="7269" w:author="Maxim Bystrov" w:date="2026-05-24T12:54:00Z">
              <w:rPr>
                <w:color w:val="080808"/>
              </w:rPr>
            </w:rPrChange>
          </w:rPr>
          <w:br/>
          <w:t xml:space="preserve">        </w:t>
        </w:r>
        <w:r w:rsidRPr="0046394B">
          <w:rPr>
            <w:i/>
            <w:iCs/>
            <w:color w:val="8C8C8C"/>
            <w:lang w:val="en-US"/>
            <w:rPrChange w:id="7270" w:author="Maxim Bystrov" w:date="2026-05-24T12:54:00Z">
              <w:rPr>
                <w:i/>
                <w:iCs/>
                <w:color w:val="8C8C8C"/>
              </w:rPr>
            </w:rPrChange>
          </w:rPr>
          <w:t xml:space="preserve">// </w:t>
        </w:r>
        <w:r>
          <w:rPr>
            <w:i/>
            <w:iCs/>
            <w:color w:val="8C8C8C"/>
          </w:rPr>
          <w:t>ищем</w:t>
        </w:r>
        <w:r w:rsidRPr="0046394B">
          <w:rPr>
            <w:i/>
            <w:iCs/>
            <w:color w:val="8C8C8C"/>
            <w:lang w:val="en-US"/>
            <w:rPrChange w:id="7271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все</w:t>
        </w:r>
        <w:r w:rsidRPr="0046394B">
          <w:rPr>
            <w:i/>
            <w:iCs/>
            <w:color w:val="8C8C8C"/>
            <w:lang w:val="en-US"/>
            <w:rPrChange w:id="7272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ключи</w:t>
        </w:r>
        <w:r w:rsidRPr="0046394B">
          <w:rPr>
            <w:i/>
            <w:iCs/>
            <w:color w:val="8C8C8C"/>
            <w:lang w:val="en-US"/>
            <w:rPrChange w:id="7273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навигации</w:t>
        </w:r>
        <w:r w:rsidRPr="0046394B">
          <w:rPr>
            <w:i/>
            <w:iCs/>
            <w:color w:val="8C8C8C"/>
            <w:lang w:val="en-US"/>
            <w:rPrChange w:id="7274" w:author="Maxim Bystrov" w:date="2026-05-24T12:54:00Z">
              <w:rPr>
                <w:i/>
                <w:iCs/>
                <w:color w:val="8C8C8C"/>
              </w:rPr>
            </w:rPrChange>
          </w:rPr>
          <w:br/>
          <w:t xml:space="preserve">        </w:t>
        </w:r>
        <w:proofErr w:type="spellStart"/>
        <w:r w:rsidRPr="0046394B">
          <w:rPr>
            <w:color w:val="0033B3"/>
            <w:lang w:val="en-US"/>
            <w:rPrChange w:id="7275" w:author="Maxim Bystrov" w:date="2026-05-24T12:54:00Z">
              <w:rPr>
                <w:color w:val="0033B3"/>
              </w:rPr>
            </w:rPrChange>
          </w:rPr>
          <w:t>val</w:t>
        </w:r>
        <w:proofErr w:type="spellEnd"/>
        <w:r w:rsidRPr="0046394B">
          <w:rPr>
            <w:color w:val="0033B3"/>
            <w:lang w:val="en-US"/>
            <w:rPrChange w:id="7276" w:author="Maxim Bystrov" w:date="2026-05-24T12:54:00Z">
              <w:rPr>
                <w:color w:val="0033B3"/>
              </w:rPr>
            </w:rPrChange>
          </w:rPr>
          <w:t xml:space="preserve"> </w:t>
        </w:r>
        <w:r w:rsidRPr="0046394B">
          <w:rPr>
            <w:color w:val="000000"/>
            <w:lang w:val="en-US"/>
            <w:rPrChange w:id="7277" w:author="Maxim Bystrov" w:date="2026-05-24T12:54:00Z">
              <w:rPr>
                <w:color w:val="000000"/>
              </w:rPr>
            </w:rPrChange>
          </w:rPr>
          <w:t xml:space="preserve">cursor </w:t>
        </w:r>
        <w:r w:rsidRPr="0046394B">
          <w:rPr>
            <w:color w:val="080808"/>
            <w:lang w:val="en-US"/>
            <w:rPrChange w:id="7278" w:author="Maxim Bystrov" w:date="2026-05-24T12:54:00Z">
              <w:rPr>
                <w:color w:val="080808"/>
              </w:rPr>
            </w:rPrChange>
          </w:rPr>
          <w:t xml:space="preserve">= </w:t>
        </w:r>
        <w:proofErr w:type="spellStart"/>
        <w:r w:rsidRPr="0046394B">
          <w:rPr>
            <w:color w:val="871094"/>
            <w:lang w:val="en-US"/>
            <w:rPrChange w:id="7279" w:author="Maxim Bystrov" w:date="2026-05-24T12:54:00Z">
              <w:rPr>
                <w:color w:val="871094"/>
              </w:rPr>
            </w:rPrChange>
          </w:rPr>
          <w:t>redisTemplate</w:t>
        </w:r>
        <w:r w:rsidRPr="0046394B">
          <w:rPr>
            <w:color w:val="080808"/>
            <w:lang w:val="en-US"/>
            <w:rPrChange w:id="7280" w:author="Maxim Bystrov" w:date="2026-05-24T12:54:00Z">
              <w:rPr>
                <w:color w:val="080808"/>
              </w:rPr>
            </w:rPrChange>
          </w:rPr>
          <w:t>.scan</w:t>
        </w:r>
        <w:proofErr w:type="spellEnd"/>
        <w:r w:rsidRPr="0046394B">
          <w:rPr>
            <w:color w:val="080808"/>
            <w:lang w:val="en-US"/>
            <w:rPrChange w:id="7281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00000"/>
            <w:lang w:val="en-US"/>
            <w:rPrChange w:id="7282" w:author="Maxim Bystrov" w:date="2026-05-24T12:54:00Z">
              <w:rPr>
                <w:color w:val="000000"/>
              </w:rPr>
            </w:rPrChange>
          </w:rPr>
          <w:t>options</w:t>
        </w:r>
        <w:r w:rsidRPr="0046394B">
          <w:rPr>
            <w:color w:val="080808"/>
            <w:lang w:val="en-US"/>
            <w:rPrChange w:id="7283" w:author="Maxim Bystrov" w:date="2026-05-24T12:54:00Z">
              <w:rPr>
                <w:color w:val="080808"/>
              </w:rPr>
            </w:rPrChange>
          </w:rPr>
          <w:t>)</w:t>
        </w:r>
        <w:r w:rsidRPr="0046394B">
          <w:rPr>
            <w:color w:val="080808"/>
            <w:lang w:val="en-US"/>
            <w:rPrChange w:id="7284" w:author="Maxim Bystrov" w:date="2026-05-24T12:54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46394B">
          <w:rPr>
            <w:color w:val="0033B3"/>
            <w:lang w:val="en-US"/>
            <w:rPrChange w:id="7285" w:author="Maxim Bystrov" w:date="2026-05-24T12:54:00Z">
              <w:rPr>
                <w:color w:val="0033B3"/>
              </w:rPr>
            </w:rPrChange>
          </w:rPr>
          <w:t>val</w:t>
        </w:r>
        <w:proofErr w:type="spellEnd"/>
        <w:r w:rsidRPr="0046394B">
          <w:rPr>
            <w:color w:val="0033B3"/>
            <w:lang w:val="en-US"/>
            <w:rPrChange w:id="7286" w:author="Maxim Bystrov" w:date="2026-05-24T12:54:00Z">
              <w:rPr>
                <w:color w:val="0033B3"/>
              </w:rPr>
            </w:rPrChange>
          </w:rPr>
          <w:t xml:space="preserve"> </w:t>
        </w:r>
        <w:r w:rsidRPr="0046394B">
          <w:rPr>
            <w:color w:val="000000"/>
            <w:lang w:val="en-US"/>
            <w:rPrChange w:id="7287" w:author="Maxim Bystrov" w:date="2026-05-24T12:54:00Z">
              <w:rPr>
                <w:color w:val="000000"/>
              </w:rPr>
            </w:rPrChange>
          </w:rPr>
          <w:t xml:space="preserve">keys </w:t>
        </w:r>
        <w:r w:rsidRPr="0046394B">
          <w:rPr>
            <w:color w:val="080808"/>
            <w:lang w:val="en-US"/>
            <w:rPrChange w:id="7288" w:author="Maxim Bystrov" w:date="2026-05-24T12:54:00Z">
              <w:rPr>
                <w:color w:val="080808"/>
              </w:rPr>
            </w:rPrChange>
          </w:rPr>
          <w:t xml:space="preserve">= </w:t>
        </w:r>
        <w:proofErr w:type="spellStart"/>
        <w:r w:rsidRPr="0046394B">
          <w:rPr>
            <w:i/>
            <w:iCs/>
            <w:color w:val="00627A"/>
            <w:lang w:val="en-US"/>
            <w:rPrChange w:id="7289" w:author="Maxim Bystrov" w:date="2026-05-24T12:54:00Z">
              <w:rPr>
                <w:i/>
                <w:iCs/>
                <w:color w:val="00627A"/>
              </w:rPr>
            </w:rPrChange>
          </w:rPr>
          <w:t>mutableListOf</w:t>
        </w:r>
        <w:proofErr w:type="spellEnd"/>
        <w:r w:rsidRPr="0046394B">
          <w:rPr>
            <w:color w:val="080808"/>
            <w:lang w:val="en-US"/>
            <w:rPrChange w:id="7290" w:author="Maxim Bystrov" w:date="2026-05-24T12:54:00Z">
              <w:rPr>
                <w:color w:val="080808"/>
              </w:rPr>
            </w:rPrChange>
          </w:rPr>
          <w:t>&lt;</w:t>
        </w:r>
        <w:r w:rsidRPr="0046394B">
          <w:rPr>
            <w:color w:val="000000"/>
            <w:lang w:val="en-US"/>
            <w:rPrChange w:id="7291" w:author="Maxim Bystrov" w:date="2026-05-24T12:54:00Z">
              <w:rPr>
                <w:color w:val="000000"/>
              </w:rPr>
            </w:rPrChange>
          </w:rPr>
          <w:t>String</w:t>
        </w:r>
        <w:r w:rsidRPr="0046394B">
          <w:rPr>
            <w:color w:val="080808"/>
            <w:lang w:val="en-US"/>
            <w:rPrChange w:id="7292" w:author="Maxim Bystrov" w:date="2026-05-24T12:54:00Z">
              <w:rPr>
                <w:color w:val="080808"/>
              </w:rPr>
            </w:rPrChange>
          </w:rPr>
          <w:t>&gt;()</w:t>
        </w:r>
        <w:r w:rsidRPr="0046394B">
          <w:rPr>
            <w:color w:val="080808"/>
            <w:lang w:val="en-US"/>
            <w:rPrChange w:id="7293" w:author="Maxim Bystrov" w:date="2026-05-24T12:54:00Z">
              <w:rPr>
                <w:color w:val="080808"/>
              </w:rPr>
            </w:rPrChange>
          </w:rPr>
          <w:br/>
          <w:t xml:space="preserve">        </w:t>
        </w:r>
        <w:r w:rsidRPr="0046394B">
          <w:rPr>
            <w:color w:val="080808"/>
            <w:lang w:val="en-US"/>
            <w:rPrChange w:id="7294" w:author="Maxim Bystrov" w:date="2026-05-24T12:54:00Z">
              <w:rPr>
                <w:color w:val="080808"/>
              </w:rPr>
            </w:rPrChange>
          </w:rPr>
          <w:br/>
          <w:t xml:space="preserve">        </w:t>
        </w:r>
        <w:r w:rsidRPr="0046394B">
          <w:rPr>
            <w:color w:val="0033B3"/>
            <w:lang w:val="en-US"/>
            <w:rPrChange w:id="7295" w:author="Maxim Bystrov" w:date="2026-05-24T12:54:00Z">
              <w:rPr>
                <w:color w:val="0033B3"/>
              </w:rPr>
            </w:rPrChange>
          </w:rPr>
          <w:t xml:space="preserve">if </w:t>
        </w:r>
        <w:r w:rsidRPr="0046394B">
          <w:rPr>
            <w:color w:val="080808"/>
            <w:lang w:val="en-US"/>
            <w:rPrChange w:id="7296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00000"/>
            <w:lang w:val="en-US"/>
            <w:rPrChange w:id="7297" w:author="Maxim Bystrov" w:date="2026-05-24T12:54:00Z">
              <w:rPr>
                <w:color w:val="000000"/>
              </w:rPr>
            </w:rPrChange>
          </w:rPr>
          <w:t xml:space="preserve">cursor </w:t>
        </w:r>
        <w:r w:rsidRPr="0046394B">
          <w:rPr>
            <w:color w:val="080808"/>
            <w:lang w:val="en-US"/>
            <w:rPrChange w:id="7298" w:author="Maxim Bystrov" w:date="2026-05-24T12:54:00Z">
              <w:rPr>
                <w:color w:val="080808"/>
              </w:rPr>
            </w:rPrChange>
          </w:rPr>
          <w:t xml:space="preserve">!= </w:t>
        </w:r>
        <w:r w:rsidRPr="0046394B">
          <w:rPr>
            <w:color w:val="0033B3"/>
            <w:lang w:val="en-US"/>
            <w:rPrChange w:id="7299" w:author="Maxim Bystrov" w:date="2026-05-24T12:54:00Z">
              <w:rPr>
                <w:color w:val="0033B3"/>
              </w:rPr>
            </w:rPrChange>
          </w:rPr>
          <w:t>null</w:t>
        </w:r>
        <w:r w:rsidRPr="0046394B">
          <w:rPr>
            <w:color w:val="080808"/>
            <w:lang w:val="en-US"/>
            <w:rPrChange w:id="7300" w:author="Maxim Bystrov" w:date="2026-05-24T12:54:00Z">
              <w:rPr>
                <w:color w:val="080808"/>
              </w:rPr>
            </w:rPrChange>
          </w:rPr>
          <w:t>) {</w:t>
        </w:r>
        <w:r w:rsidRPr="0046394B">
          <w:rPr>
            <w:color w:val="080808"/>
            <w:lang w:val="en-US"/>
            <w:rPrChange w:id="7301" w:author="Maxim Bystrov" w:date="2026-05-24T12:54:00Z">
              <w:rPr>
                <w:color w:val="080808"/>
              </w:rPr>
            </w:rPrChange>
          </w:rPr>
          <w:br/>
          <w:t xml:space="preserve">            </w:t>
        </w:r>
        <w:r w:rsidRPr="0046394B">
          <w:rPr>
            <w:color w:val="0033B3"/>
            <w:lang w:val="en-US"/>
            <w:rPrChange w:id="7302" w:author="Maxim Bystrov" w:date="2026-05-24T12:54:00Z">
              <w:rPr>
                <w:color w:val="0033B3"/>
              </w:rPr>
            </w:rPrChange>
          </w:rPr>
          <w:t xml:space="preserve">while </w:t>
        </w:r>
        <w:r w:rsidRPr="0046394B">
          <w:rPr>
            <w:color w:val="080808"/>
            <w:lang w:val="en-US"/>
            <w:rPrChange w:id="7303" w:author="Maxim Bystrov" w:date="2026-05-24T12:54:00Z">
              <w:rPr>
                <w:color w:val="080808"/>
              </w:rPr>
            </w:rPrChange>
          </w:rPr>
          <w:t>(</w:t>
        </w:r>
        <w:proofErr w:type="spellStart"/>
        <w:r w:rsidRPr="0046394B">
          <w:rPr>
            <w:color w:val="000000"/>
            <w:lang w:val="en-US"/>
            <w:rPrChange w:id="7304" w:author="Maxim Bystrov" w:date="2026-05-24T12:54:00Z">
              <w:rPr>
                <w:color w:val="000000"/>
              </w:rPr>
            </w:rPrChange>
          </w:rPr>
          <w:t>cursor</w:t>
        </w:r>
        <w:r w:rsidRPr="0046394B">
          <w:rPr>
            <w:color w:val="080808"/>
            <w:lang w:val="en-US"/>
            <w:rPrChange w:id="7305" w:author="Maxim Bystrov" w:date="2026-05-24T12:54:00Z">
              <w:rPr>
                <w:color w:val="080808"/>
              </w:rPr>
            </w:rPrChange>
          </w:rPr>
          <w:t>.hasNext</w:t>
        </w:r>
        <w:proofErr w:type="spellEnd"/>
        <w:r w:rsidRPr="0046394B">
          <w:rPr>
            <w:color w:val="080808"/>
            <w:lang w:val="en-US"/>
            <w:rPrChange w:id="7306" w:author="Maxim Bystrov" w:date="2026-05-24T12:54:00Z">
              <w:rPr>
                <w:color w:val="080808"/>
              </w:rPr>
            </w:rPrChange>
          </w:rPr>
          <w:t>()) {</w:t>
        </w:r>
        <w:r w:rsidRPr="0046394B">
          <w:rPr>
            <w:color w:val="080808"/>
            <w:lang w:val="en-US"/>
            <w:rPrChange w:id="7307" w:author="Maxim Bystrov" w:date="2026-05-24T12:54:00Z">
              <w:rPr>
                <w:color w:val="080808"/>
              </w:rPr>
            </w:rPrChange>
          </w:rPr>
          <w:br/>
          <w:t xml:space="preserve">                </w:t>
        </w:r>
        <w:proofErr w:type="spellStart"/>
        <w:r w:rsidRPr="0046394B">
          <w:rPr>
            <w:color w:val="0033B3"/>
            <w:lang w:val="en-US"/>
            <w:rPrChange w:id="7308" w:author="Maxim Bystrov" w:date="2026-05-24T12:54:00Z">
              <w:rPr>
                <w:color w:val="0033B3"/>
              </w:rPr>
            </w:rPrChange>
          </w:rPr>
          <w:t>val</w:t>
        </w:r>
        <w:proofErr w:type="spellEnd"/>
        <w:r w:rsidRPr="0046394B">
          <w:rPr>
            <w:color w:val="0033B3"/>
            <w:lang w:val="en-US"/>
            <w:rPrChange w:id="7309" w:author="Maxim Bystrov" w:date="2026-05-24T12:54:00Z">
              <w:rPr>
                <w:color w:val="0033B3"/>
              </w:rPr>
            </w:rPrChange>
          </w:rPr>
          <w:t xml:space="preserve"> </w:t>
        </w:r>
        <w:r w:rsidRPr="0046394B">
          <w:rPr>
            <w:color w:val="000000"/>
            <w:lang w:val="en-US"/>
            <w:rPrChange w:id="7310" w:author="Maxim Bystrov" w:date="2026-05-24T12:54:00Z">
              <w:rPr>
                <w:color w:val="000000"/>
              </w:rPr>
            </w:rPrChange>
          </w:rPr>
          <w:t xml:space="preserve">key </w:t>
        </w:r>
        <w:r w:rsidRPr="0046394B">
          <w:rPr>
            <w:color w:val="080808"/>
            <w:lang w:val="en-US"/>
            <w:rPrChange w:id="7311" w:author="Maxim Bystrov" w:date="2026-05-24T12:54:00Z">
              <w:rPr>
                <w:color w:val="080808"/>
              </w:rPr>
            </w:rPrChange>
          </w:rPr>
          <w:t xml:space="preserve">= </w:t>
        </w:r>
        <w:proofErr w:type="spellStart"/>
        <w:r w:rsidRPr="0046394B">
          <w:rPr>
            <w:color w:val="000000"/>
            <w:lang w:val="en-US"/>
            <w:rPrChange w:id="7312" w:author="Maxim Bystrov" w:date="2026-05-24T12:54:00Z">
              <w:rPr>
                <w:color w:val="000000"/>
              </w:rPr>
            </w:rPrChange>
          </w:rPr>
          <w:t>cursor</w:t>
        </w:r>
        <w:r w:rsidRPr="0046394B">
          <w:rPr>
            <w:color w:val="080808"/>
            <w:lang w:val="en-US"/>
            <w:rPrChange w:id="7313" w:author="Maxim Bystrov" w:date="2026-05-24T12:54:00Z">
              <w:rPr>
                <w:color w:val="080808"/>
              </w:rPr>
            </w:rPrChange>
          </w:rPr>
          <w:t>.next</w:t>
        </w:r>
        <w:proofErr w:type="spellEnd"/>
        <w:r w:rsidRPr="0046394B">
          <w:rPr>
            <w:color w:val="080808"/>
            <w:lang w:val="en-US"/>
            <w:rPrChange w:id="7314" w:author="Maxim Bystrov" w:date="2026-05-24T12:54:00Z">
              <w:rPr>
                <w:color w:val="080808"/>
              </w:rPr>
            </w:rPrChange>
          </w:rPr>
          <w:t>()</w:t>
        </w:r>
        <w:r w:rsidRPr="0046394B">
          <w:rPr>
            <w:color w:val="080808"/>
            <w:lang w:val="en-US"/>
            <w:rPrChange w:id="7315" w:author="Maxim Bystrov" w:date="2026-05-24T12:54:00Z">
              <w:rPr>
                <w:color w:val="080808"/>
              </w:rPr>
            </w:rPrChange>
          </w:rPr>
          <w:br/>
          <w:t xml:space="preserve">                </w:t>
        </w:r>
        <w:proofErr w:type="spellStart"/>
        <w:r w:rsidRPr="0046394B">
          <w:rPr>
            <w:color w:val="000000"/>
            <w:lang w:val="en-US"/>
            <w:rPrChange w:id="7316" w:author="Maxim Bystrov" w:date="2026-05-24T12:54:00Z">
              <w:rPr>
                <w:color w:val="000000"/>
              </w:rPr>
            </w:rPrChange>
          </w:rPr>
          <w:t>keys</w:t>
        </w:r>
        <w:r w:rsidRPr="0046394B">
          <w:rPr>
            <w:color w:val="080808"/>
            <w:lang w:val="en-US"/>
            <w:rPrChange w:id="7317" w:author="Maxim Bystrov" w:date="2026-05-24T12:54:00Z">
              <w:rPr>
                <w:color w:val="080808"/>
              </w:rPr>
            </w:rPrChange>
          </w:rPr>
          <w:t>.add</w:t>
        </w:r>
        <w:proofErr w:type="spellEnd"/>
        <w:r w:rsidRPr="0046394B">
          <w:rPr>
            <w:color w:val="080808"/>
            <w:lang w:val="en-US"/>
            <w:rPrChange w:id="7318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00000"/>
            <w:lang w:val="en-US"/>
            <w:rPrChange w:id="7319" w:author="Maxim Bystrov" w:date="2026-05-24T12:54:00Z">
              <w:rPr>
                <w:color w:val="000000"/>
              </w:rPr>
            </w:rPrChange>
          </w:rPr>
          <w:t>key</w:t>
        </w:r>
        <w:r w:rsidRPr="0046394B">
          <w:rPr>
            <w:color w:val="080808"/>
            <w:lang w:val="en-US"/>
            <w:rPrChange w:id="7320" w:author="Maxim Bystrov" w:date="2026-05-24T12:54:00Z">
              <w:rPr>
                <w:color w:val="080808"/>
              </w:rPr>
            </w:rPrChange>
          </w:rPr>
          <w:t>)</w:t>
        </w:r>
        <w:r w:rsidRPr="0046394B">
          <w:rPr>
            <w:color w:val="080808"/>
            <w:lang w:val="en-US"/>
            <w:rPrChange w:id="7321" w:author="Maxim Bystrov" w:date="2026-05-24T12:54:00Z">
              <w:rPr>
                <w:color w:val="080808"/>
              </w:rPr>
            </w:rPrChange>
          </w:rPr>
          <w:br/>
          <w:t xml:space="preserve">            }</w:t>
        </w:r>
        <w:r w:rsidRPr="0046394B">
          <w:rPr>
            <w:color w:val="080808"/>
            <w:lang w:val="en-US"/>
            <w:rPrChange w:id="7322" w:author="Maxim Bystrov" w:date="2026-05-24T12:54:00Z">
              <w:rPr>
                <w:color w:val="080808"/>
              </w:rPr>
            </w:rPrChange>
          </w:rPr>
          <w:br/>
          <w:t xml:space="preserve">        }</w:t>
        </w:r>
        <w:r w:rsidRPr="0046394B">
          <w:rPr>
            <w:color w:val="080808"/>
            <w:lang w:val="en-US"/>
            <w:rPrChange w:id="7323" w:author="Maxim Bystrov" w:date="2026-05-24T12:54:00Z">
              <w:rPr>
                <w:color w:val="080808"/>
              </w:rPr>
            </w:rPrChange>
          </w:rPr>
          <w:br/>
          <w:t xml:space="preserve">        </w:t>
        </w:r>
        <w:r w:rsidRPr="0046394B">
          <w:rPr>
            <w:color w:val="080808"/>
            <w:lang w:val="en-US"/>
            <w:rPrChange w:id="7324" w:author="Maxim Bystrov" w:date="2026-05-24T12:54:00Z">
              <w:rPr>
                <w:color w:val="080808"/>
              </w:rPr>
            </w:rPrChange>
          </w:rPr>
          <w:br/>
          <w:t xml:space="preserve">        </w:t>
        </w:r>
        <w:r w:rsidRPr="0046394B">
          <w:rPr>
            <w:i/>
            <w:iCs/>
            <w:color w:val="8C8C8C"/>
            <w:lang w:val="en-US"/>
            <w:rPrChange w:id="7325" w:author="Maxim Bystrov" w:date="2026-05-24T12:54:00Z">
              <w:rPr>
                <w:i/>
                <w:iCs/>
                <w:color w:val="8C8C8C"/>
              </w:rPr>
            </w:rPrChange>
          </w:rPr>
          <w:t xml:space="preserve">// </w:t>
        </w:r>
        <w:r>
          <w:rPr>
            <w:i/>
            <w:iCs/>
            <w:color w:val="8C8C8C"/>
          </w:rPr>
          <w:t>берем</w:t>
        </w:r>
        <w:r w:rsidRPr="0046394B">
          <w:rPr>
            <w:i/>
            <w:iCs/>
            <w:color w:val="8C8C8C"/>
            <w:lang w:val="en-US"/>
            <w:rPrChange w:id="7326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всю</w:t>
        </w:r>
        <w:r w:rsidRPr="0046394B">
          <w:rPr>
            <w:i/>
            <w:iCs/>
            <w:color w:val="8C8C8C"/>
            <w:lang w:val="en-US"/>
            <w:rPrChange w:id="7327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навигацию</w:t>
        </w:r>
        <w:r w:rsidRPr="0046394B">
          <w:rPr>
            <w:i/>
            <w:iCs/>
            <w:color w:val="8C8C8C"/>
            <w:lang w:val="en-US"/>
            <w:rPrChange w:id="7328" w:author="Maxim Bystrov" w:date="2026-05-24T12:54:00Z">
              <w:rPr>
                <w:i/>
                <w:iCs/>
                <w:color w:val="8C8C8C"/>
              </w:rPr>
            </w:rPrChange>
          </w:rPr>
          <w:br/>
          <w:t xml:space="preserve">        </w:t>
        </w:r>
        <w:proofErr w:type="spellStart"/>
        <w:r w:rsidRPr="0046394B">
          <w:rPr>
            <w:color w:val="0033B3"/>
            <w:lang w:val="en-US"/>
            <w:rPrChange w:id="7329" w:author="Maxim Bystrov" w:date="2026-05-24T12:54:00Z">
              <w:rPr>
                <w:color w:val="0033B3"/>
              </w:rPr>
            </w:rPrChange>
          </w:rPr>
          <w:t>val</w:t>
        </w:r>
        <w:proofErr w:type="spellEnd"/>
        <w:r w:rsidRPr="0046394B">
          <w:rPr>
            <w:color w:val="0033B3"/>
            <w:lang w:val="en-US"/>
            <w:rPrChange w:id="7330" w:author="Maxim Bystrov" w:date="2026-05-24T12:54:00Z">
              <w:rPr>
                <w:color w:val="0033B3"/>
              </w:rPr>
            </w:rPrChange>
          </w:rPr>
          <w:t xml:space="preserve"> </w:t>
        </w:r>
        <w:r w:rsidRPr="0046394B">
          <w:rPr>
            <w:color w:val="000000"/>
            <w:lang w:val="en-US"/>
            <w:rPrChange w:id="7331" w:author="Maxim Bystrov" w:date="2026-05-24T12:54:00Z">
              <w:rPr>
                <w:color w:val="000000"/>
              </w:rPr>
            </w:rPrChange>
          </w:rPr>
          <w:t xml:space="preserve">data </w:t>
        </w:r>
        <w:r w:rsidRPr="0046394B">
          <w:rPr>
            <w:color w:val="080808"/>
            <w:lang w:val="en-US"/>
            <w:rPrChange w:id="7332" w:author="Maxim Bystrov" w:date="2026-05-24T12:54:00Z">
              <w:rPr>
                <w:color w:val="080808"/>
              </w:rPr>
            </w:rPrChange>
          </w:rPr>
          <w:t xml:space="preserve">= </w:t>
        </w:r>
        <w:r w:rsidRPr="0046394B">
          <w:rPr>
            <w:color w:val="0033B3"/>
            <w:lang w:val="en-US"/>
            <w:rPrChange w:id="7333" w:author="Maxim Bystrov" w:date="2026-05-24T12:54:00Z">
              <w:rPr>
                <w:color w:val="0033B3"/>
              </w:rPr>
            </w:rPrChange>
          </w:rPr>
          <w:t xml:space="preserve">if </w:t>
        </w:r>
        <w:r w:rsidRPr="0046394B">
          <w:rPr>
            <w:color w:val="080808"/>
            <w:lang w:val="en-US"/>
            <w:rPrChange w:id="7334" w:author="Maxim Bystrov" w:date="2026-05-24T12:54:00Z">
              <w:rPr>
                <w:color w:val="080808"/>
              </w:rPr>
            </w:rPrChange>
          </w:rPr>
          <w:t>(</w:t>
        </w:r>
        <w:proofErr w:type="spellStart"/>
        <w:r w:rsidRPr="0046394B">
          <w:rPr>
            <w:color w:val="000000"/>
            <w:lang w:val="en-US"/>
            <w:rPrChange w:id="7335" w:author="Maxim Bystrov" w:date="2026-05-24T12:54:00Z">
              <w:rPr>
                <w:color w:val="000000"/>
              </w:rPr>
            </w:rPrChange>
          </w:rPr>
          <w:t>keys</w:t>
        </w:r>
        <w:r w:rsidRPr="0046394B">
          <w:rPr>
            <w:color w:val="080808"/>
            <w:lang w:val="en-US"/>
            <w:rPrChange w:id="7336" w:author="Maxim Bystrov" w:date="2026-05-24T12:54:00Z">
              <w:rPr>
                <w:color w:val="080808"/>
              </w:rPr>
            </w:rPrChange>
          </w:rPr>
          <w:t>.</w:t>
        </w:r>
        <w:r w:rsidRPr="0046394B">
          <w:rPr>
            <w:i/>
            <w:iCs/>
            <w:color w:val="00627A"/>
            <w:lang w:val="en-US"/>
            <w:rPrChange w:id="7337" w:author="Maxim Bystrov" w:date="2026-05-24T12:54:00Z">
              <w:rPr>
                <w:i/>
                <w:iCs/>
                <w:color w:val="00627A"/>
              </w:rPr>
            </w:rPrChange>
          </w:rPr>
          <w:t>isNotEmpty</w:t>
        </w:r>
        <w:proofErr w:type="spellEnd"/>
        <w:r w:rsidRPr="0046394B">
          <w:rPr>
            <w:color w:val="080808"/>
            <w:lang w:val="en-US"/>
            <w:rPrChange w:id="7338" w:author="Maxim Bystrov" w:date="2026-05-24T12:54:00Z">
              <w:rPr>
                <w:color w:val="080808"/>
              </w:rPr>
            </w:rPrChange>
          </w:rPr>
          <w:t xml:space="preserve">()) </w:t>
        </w:r>
        <w:proofErr w:type="spellStart"/>
        <w:r w:rsidRPr="0046394B">
          <w:rPr>
            <w:color w:val="871094"/>
            <w:lang w:val="en-US"/>
            <w:rPrChange w:id="7339" w:author="Maxim Bystrov" w:date="2026-05-24T12:54:00Z">
              <w:rPr>
                <w:color w:val="871094"/>
              </w:rPr>
            </w:rPrChange>
          </w:rPr>
          <w:t>redisTemplate</w:t>
        </w:r>
        <w:r w:rsidRPr="0046394B">
          <w:rPr>
            <w:color w:val="080808"/>
            <w:lang w:val="en-US"/>
            <w:rPrChange w:id="7340" w:author="Maxim Bystrov" w:date="2026-05-24T12:54:00Z">
              <w:rPr>
                <w:color w:val="080808"/>
              </w:rPr>
            </w:rPrChange>
          </w:rPr>
          <w:t>.opsForValue</w:t>
        </w:r>
        <w:proofErr w:type="spellEnd"/>
        <w:r w:rsidRPr="0046394B">
          <w:rPr>
            <w:color w:val="080808"/>
            <w:lang w:val="en-US"/>
            <w:rPrChange w:id="7341" w:author="Maxim Bystrov" w:date="2026-05-24T12:54:00Z">
              <w:rPr>
                <w:color w:val="080808"/>
              </w:rPr>
            </w:rPrChange>
          </w:rPr>
          <w:t>().</w:t>
        </w:r>
        <w:proofErr w:type="spellStart"/>
        <w:r w:rsidRPr="0046394B">
          <w:rPr>
            <w:color w:val="080808"/>
            <w:lang w:val="en-US"/>
            <w:rPrChange w:id="7342" w:author="Maxim Bystrov" w:date="2026-05-24T12:54:00Z">
              <w:rPr>
                <w:color w:val="080808"/>
              </w:rPr>
            </w:rPrChange>
          </w:rPr>
          <w:t>multiGet</w:t>
        </w:r>
        <w:proofErr w:type="spellEnd"/>
        <w:r w:rsidRPr="0046394B">
          <w:rPr>
            <w:color w:val="080808"/>
            <w:lang w:val="en-US"/>
            <w:rPrChange w:id="7343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00000"/>
            <w:lang w:val="en-US"/>
            <w:rPrChange w:id="7344" w:author="Maxim Bystrov" w:date="2026-05-24T12:54:00Z">
              <w:rPr>
                <w:color w:val="000000"/>
              </w:rPr>
            </w:rPrChange>
          </w:rPr>
          <w:t>keys</w:t>
        </w:r>
        <w:r w:rsidRPr="0046394B">
          <w:rPr>
            <w:color w:val="080808"/>
            <w:lang w:val="en-US"/>
            <w:rPrChange w:id="7345" w:author="Maxim Bystrov" w:date="2026-05-24T12:54:00Z">
              <w:rPr>
                <w:color w:val="080808"/>
              </w:rPr>
            </w:rPrChange>
          </w:rPr>
          <w:t xml:space="preserve">) </w:t>
        </w:r>
        <w:r w:rsidRPr="0046394B">
          <w:rPr>
            <w:color w:val="0033B3"/>
            <w:lang w:val="en-US"/>
            <w:rPrChange w:id="7346" w:author="Maxim Bystrov" w:date="2026-05-24T12:54:00Z">
              <w:rPr>
                <w:color w:val="0033B3"/>
              </w:rPr>
            </w:rPrChange>
          </w:rPr>
          <w:t>else null</w:t>
        </w:r>
        <w:r w:rsidRPr="0046394B">
          <w:rPr>
            <w:color w:val="0033B3"/>
            <w:lang w:val="en-US"/>
            <w:rPrChange w:id="7347" w:author="Maxim Bystrov" w:date="2026-05-24T12:54:00Z">
              <w:rPr>
                <w:color w:val="0033B3"/>
              </w:rPr>
            </w:rPrChange>
          </w:rPr>
          <w:br/>
        </w:r>
        <w:r w:rsidRPr="0046394B">
          <w:rPr>
            <w:color w:val="0033B3"/>
            <w:lang w:val="en-US"/>
            <w:rPrChange w:id="7348" w:author="Maxim Bystrov" w:date="2026-05-24T12:54:00Z">
              <w:rPr>
                <w:color w:val="0033B3"/>
              </w:rPr>
            </w:rPrChange>
          </w:rPr>
          <w:br/>
          <w:t xml:space="preserve">        </w:t>
        </w:r>
        <w:r w:rsidRPr="0046394B">
          <w:rPr>
            <w:i/>
            <w:iCs/>
            <w:color w:val="8C8C8C"/>
            <w:lang w:val="en-US"/>
            <w:rPrChange w:id="7349" w:author="Maxim Bystrov" w:date="2026-05-24T12:54:00Z">
              <w:rPr>
                <w:i/>
                <w:iCs/>
                <w:color w:val="8C8C8C"/>
              </w:rPr>
            </w:rPrChange>
          </w:rPr>
          <w:t xml:space="preserve">// </w:t>
        </w:r>
        <w:r>
          <w:rPr>
            <w:i/>
            <w:iCs/>
            <w:color w:val="8C8C8C"/>
          </w:rPr>
          <w:t>если</w:t>
        </w:r>
        <w:r w:rsidRPr="0046394B">
          <w:rPr>
            <w:i/>
            <w:iCs/>
            <w:color w:val="8C8C8C"/>
            <w:lang w:val="en-US"/>
            <w:rPrChange w:id="7350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навигация</w:t>
        </w:r>
        <w:r w:rsidRPr="0046394B">
          <w:rPr>
            <w:i/>
            <w:iCs/>
            <w:color w:val="8C8C8C"/>
            <w:lang w:val="en-US"/>
            <w:rPrChange w:id="7351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входит</w:t>
        </w:r>
        <w:r w:rsidRPr="0046394B">
          <w:rPr>
            <w:i/>
            <w:iCs/>
            <w:color w:val="8C8C8C"/>
            <w:lang w:val="en-US"/>
            <w:rPrChange w:id="7352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в</w:t>
        </w:r>
        <w:r w:rsidRPr="0046394B">
          <w:rPr>
            <w:i/>
            <w:iCs/>
            <w:color w:val="8C8C8C"/>
            <w:lang w:val="en-US"/>
            <w:rPrChange w:id="7353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точку</w:t>
        </w:r>
        <w:r w:rsidRPr="0046394B">
          <w:rPr>
            <w:i/>
            <w:iCs/>
            <w:color w:val="8C8C8C"/>
            <w:lang w:val="en-US"/>
            <w:rPrChange w:id="7354" w:author="Maxim Bystrov" w:date="2026-05-24T12:54:00Z">
              <w:rPr>
                <w:i/>
                <w:iCs/>
                <w:color w:val="8C8C8C"/>
              </w:rPr>
            </w:rPrChange>
          </w:rPr>
          <w:t xml:space="preserve">, </w:t>
        </w:r>
        <w:r>
          <w:rPr>
            <w:i/>
            <w:iCs/>
            <w:color w:val="8C8C8C"/>
          </w:rPr>
          <w:t>отдаем</w:t>
        </w:r>
        <w:r w:rsidRPr="0046394B">
          <w:rPr>
            <w:i/>
            <w:iCs/>
            <w:color w:val="8C8C8C"/>
            <w:lang w:val="en-US"/>
            <w:rPrChange w:id="7355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клиенту</w:t>
        </w:r>
        <w:r w:rsidRPr="0046394B">
          <w:rPr>
            <w:i/>
            <w:iCs/>
            <w:color w:val="8C8C8C"/>
            <w:lang w:val="en-US"/>
            <w:rPrChange w:id="7356" w:author="Maxim Bystrov" w:date="2026-05-24T12:54:00Z">
              <w:rPr>
                <w:i/>
                <w:iCs/>
                <w:color w:val="8C8C8C"/>
              </w:rPr>
            </w:rPrChange>
          </w:rPr>
          <w:t xml:space="preserve"> (</w:t>
        </w:r>
        <w:r>
          <w:rPr>
            <w:i/>
            <w:iCs/>
            <w:color w:val="8C8C8C"/>
          </w:rPr>
          <w:t>должно</w:t>
        </w:r>
        <w:r w:rsidRPr="0046394B">
          <w:rPr>
            <w:i/>
            <w:iCs/>
            <w:color w:val="8C8C8C"/>
            <w:lang w:val="en-US"/>
            <w:rPrChange w:id="7357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быть</w:t>
        </w:r>
        <w:r w:rsidRPr="0046394B">
          <w:rPr>
            <w:i/>
            <w:iCs/>
            <w:color w:val="8C8C8C"/>
            <w:lang w:val="en-US"/>
            <w:rPrChange w:id="7358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быстро</w:t>
        </w:r>
        <w:r w:rsidRPr="0046394B">
          <w:rPr>
            <w:i/>
            <w:iCs/>
            <w:color w:val="8C8C8C"/>
            <w:lang w:val="en-US"/>
            <w:rPrChange w:id="7359" w:author="Maxim Bystrov" w:date="2026-05-24T12:54:00Z">
              <w:rPr>
                <w:i/>
                <w:iCs/>
                <w:color w:val="8C8C8C"/>
              </w:rPr>
            </w:rPrChange>
          </w:rPr>
          <w:t>)</w:t>
        </w:r>
        <w:r w:rsidRPr="0046394B">
          <w:rPr>
            <w:i/>
            <w:iCs/>
            <w:color w:val="8C8C8C"/>
            <w:lang w:val="en-US"/>
            <w:rPrChange w:id="7360" w:author="Maxim Bystrov" w:date="2026-05-24T12:54:00Z">
              <w:rPr>
                <w:i/>
                <w:iCs/>
                <w:color w:val="8C8C8C"/>
              </w:rPr>
            </w:rPrChange>
          </w:rPr>
          <w:br/>
          <w:t xml:space="preserve">        </w:t>
        </w:r>
        <w:r w:rsidRPr="0046394B">
          <w:rPr>
            <w:color w:val="0033B3"/>
            <w:lang w:val="en-US"/>
            <w:rPrChange w:id="7361" w:author="Maxim Bystrov" w:date="2026-05-24T12:54:00Z">
              <w:rPr>
                <w:color w:val="0033B3"/>
              </w:rPr>
            </w:rPrChange>
          </w:rPr>
          <w:t xml:space="preserve">if </w:t>
        </w:r>
        <w:r w:rsidRPr="0046394B">
          <w:rPr>
            <w:color w:val="080808"/>
            <w:lang w:val="en-US"/>
            <w:rPrChange w:id="7362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00000"/>
            <w:lang w:val="en-US"/>
            <w:rPrChange w:id="7363" w:author="Maxim Bystrov" w:date="2026-05-24T12:54:00Z">
              <w:rPr>
                <w:color w:val="000000"/>
              </w:rPr>
            </w:rPrChange>
          </w:rPr>
          <w:t xml:space="preserve">data </w:t>
        </w:r>
        <w:r w:rsidRPr="0046394B">
          <w:rPr>
            <w:color w:val="080808"/>
            <w:lang w:val="en-US"/>
            <w:rPrChange w:id="7364" w:author="Maxim Bystrov" w:date="2026-05-24T12:54:00Z">
              <w:rPr>
                <w:color w:val="080808"/>
              </w:rPr>
            </w:rPrChange>
          </w:rPr>
          <w:t xml:space="preserve">!= </w:t>
        </w:r>
        <w:r w:rsidRPr="0046394B">
          <w:rPr>
            <w:color w:val="0033B3"/>
            <w:lang w:val="en-US"/>
            <w:rPrChange w:id="7365" w:author="Maxim Bystrov" w:date="2026-05-24T12:54:00Z">
              <w:rPr>
                <w:color w:val="0033B3"/>
              </w:rPr>
            </w:rPrChange>
          </w:rPr>
          <w:t>null</w:t>
        </w:r>
        <w:r w:rsidRPr="0046394B">
          <w:rPr>
            <w:color w:val="080808"/>
            <w:lang w:val="en-US"/>
            <w:rPrChange w:id="7366" w:author="Maxim Bystrov" w:date="2026-05-24T12:54:00Z">
              <w:rPr>
                <w:color w:val="080808"/>
              </w:rPr>
            </w:rPrChange>
          </w:rPr>
          <w:t>) {</w:t>
        </w:r>
        <w:r w:rsidRPr="0046394B">
          <w:rPr>
            <w:color w:val="080808"/>
            <w:lang w:val="en-US"/>
            <w:rPrChange w:id="7367" w:author="Maxim Bystrov" w:date="2026-05-24T12:54:00Z">
              <w:rPr>
                <w:color w:val="080808"/>
              </w:rPr>
            </w:rPrChange>
          </w:rPr>
          <w:br/>
          <w:t xml:space="preserve">            </w:t>
        </w:r>
        <w:r w:rsidRPr="0046394B">
          <w:rPr>
            <w:color w:val="0033B3"/>
            <w:lang w:val="en-US"/>
            <w:rPrChange w:id="7368" w:author="Maxim Bystrov" w:date="2026-05-24T12:54:00Z">
              <w:rPr>
                <w:color w:val="0033B3"/>
              </w:rPr>
            </w:rPrChange>
          </w:rPr>
          <w:t xml:space="preserve">for </w:t>
        </w:r>
        <w:r w:rsidRPr="0046394B">
          <w:rPr>
            <w:color w:val="080808"/>
            <w:lang w:val="en-US"/>
            <w:rPrChange w:id="7369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00000"/>
            <w:lang w:val="en-US"/>
            <w:rPrChange w:id="7370" w:author="Maxim Bystrov" w:date="2026-05-24T12:54:00Z">
              <w:rPr>
                <w:color w:val="000000"/>
              </w:rPr>
            </w:rPrChange>
          </w:rPr>
          <w:t xml:space="preserve">value </w:t>
        </w:r>
        <w:r w:rsidRPr="0046394B">
          <w:rPr>
            <w:color w:val="0033B3"/>
            <w:lang w:val="en-US"/>
            <w:rPrChange w:id="7371" w:author="Maxim Bystrov" w:date="2026-05-24T12:54:00Z">
              <w:rPr>
                <w:color w:val="0033B3"/>
              </w:rPr>
            </w:rPrChange>
          </w:rPr>
          <w:t xml:space="preserve">in </w:t>
        </w:r>
        <w:r w:rsidRPr="0046394B">
          <w:rPr>
            <w:color w:val="000000"/>
            <w:lang w:val="en-US"/>
            <w:rPrChange w:id="7372" w:author="Maxim Bystrov" w:date="2026-05-24T12:54:00Z">
              <w:rPr>
                <w:color w:val="000000"/>
              </w:rPr>
            </w:rPrChange>
          </w:rPr>
          <w:t>data</w:t>
        </w:r>
        <w:r w:rsidRPr="0046394B">
          <w:rPr>
            <w:color w:val="080808"/>
            <w:lang w:val="en-US"/>
            <w:rPrChange w:id="7373" w:author="Maxim Bystrov" w:date="2026-05-24T12:54:00Z">
              <w:rPr>
                <w:color w:val="080808"/>
              </w:rPr>
            </w:rPrChange>
          </w:rPr>
          <w:t>) {</w:t>
        </w:r>
        <w:r w:rsidRPr="0046394B">
          <w:rPr>
            <w:color w:val="080808"/>
            <w:lang w:val="en-US"/>
            <w:rPrChange w:id="7374" w:author="Maxim Bystrov" w:date="2026-05-24T12:54:00Z">
              <w:rPr>
                <w:color w:val="080808"/>
              </w:rPr>
            </w:rPrChange>
          </w:rPr>
          <w:br/>
          <w:t xml:space="preserve">                </w:t>
        </w:r>
        <w:r w:rsidRPr="0046394B">
          <w:rPr>
            <w:color w:val="0033B3"/>
            <w:lang w:val="en-US"/>
            <w:rPrChange w:id="7375" w:author="Maxim Bystrov" w:date="2026-05-24T12:54:00Z">
              <w:rPr>
                <w:color w:val="0033B3"/>
              </w:rPr>
            </w:rPrChange>
          </w:rPr>
          <w:t xml:space="preserve">if </w:t>
        </w:r>
        <w:r w:rsidRPr="0046394B">
          <w:rPr>
            <w:color w:val="080808"/>
            <w:lang w:val="en-US"/>
            <w:rPrChange w:id="7376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00000"/>
            <w:lang w:val="en-US"/>
            <w:rPrChange w:id="7377" w:author="Maxim Bystrov" w:date="2026-05-24T12:54:00Z">
              <w:rPr>
                <w:color w:val="000000"/>
              </w:rPr>
            </w:rPrChange>
          </w:rPr>
          <w:t xml:space="preserve">value </w:t>
        </w:r>
        <w:r w:rsidRPr="0046394B">
          <w:rPr>
            <w:color w:val="080808"/>
            <w:lang w:val="en-US"/>
            <w:rPrChange w:id="7378" w:author="Maxim Bystrov" w:date="2026-05-24T12:54:00Z">
              <w:rPr>
                <w:color w:val="080808"/>
              </w:rPr>
            </w:rPrChange>
          </w:rPr>
          <w:t xml:space="preserve">!= </w:t>
        </w:r>
        <w:r w:rsidRPr="0046394B">
          <w:rPr>
            <w:color w:val="0033B3"/>
            <w:lang w:val="en-US"/>
            <w:rPrChange w:id="7379" w:author="Maxim Bystrov" w:date="2026-05-24T12:54:00Z">
              <w:rPr>
                <w:color w:val="0033B3"/>
              </w:rPr>
            </w:rPrChange>
          </w:rPr>
          <w:t>null</w:t>
        </w:r>
        <w:r w:rsidRPr="0046394B">
          <w:rPr>
            <w:color w:val="080808"/>
            <w:lang w:val="en-US"/>
            <w:rPrChange w:id="7380" w:author="Maxim Bystrov" w:date="2026-05-24T12:54:00Z">
              <w:rPr>
                <w:color w:val="080808"/>
              </w:rPr>
            </w:rPrChange>
          </w:rPr>
          <w:t>) {</w:t>
        </w:r>
        <w:r w:rsidRPr="0046394B">
          <w:rPr>
            <w:color w:val="080808"/>
            <w:lang w:val="en-US"/>
            <w:rPrChange w:id="7381" w:author="Maxim Bystrov" w:date="2026-05-24T12:54:00Z">
              <w:rPr>
                <w:color w:val="080808"/>
              </w:rPr>
            </w:rPrChange>
          </w:rPr>
          <w:br/>
        </w:r>
        <w:r w:rsidRPr="0046394B">
          <w:rPr>
            <w:color w:val="080808"/>
            <w:lang w:val="en-US"/>
            <w:rPrChange w:id="7382" w:author="Maxim Bystrov" w:date="2026-05-24T12:54:00Z">
              <w:rPr>
                <w:color w:val="080808"/>
              </w:rPr>
            </w:rPrChange>
          </w:rPr>
          <w:lastRenderedPageBreak/>
          <w:t xml:space="preserve">                    </w:t>
        </w:r>
        <w:proofErr w:type="spellStart"/>
        <w:r w:rsidRPr="0046394B">
          <w:rPr>
            <w:color w:val="0033B3"/>
            <w:lang w:val="en-US"/>
            <w:rPrChange w:id="7383" w:author="Maxim Bystrov" w:date="2026-05-24T12:54:00Z">
              <w:rPr>
                <w:color w:val="0033B3"/>
              </w:rPr>
            </w:rPrChange>
          </w:rPr>
          <w:t>val</w:t>
        </w:r>
        <w:proofErr w:type="spellEnd"/>
        <w:r w:rsidRPr="0046394B">
          <w:rPr>
            <w:color w:val="0033B3"/>
            <w:lang w:val="en-US"/>
            <w:rPrChange w:id="7384" w:author="Maxim Bystrov" w:date="2026-05-24T12:54:00Z">
              <w:rPr>
                <w:color w:val="0033B3"/>
              </w:rPr>
            </w:rPrChange>
          </w:rPr>
          <w:t xml:space="preserve"> </w:t>
        </w:r>
        <w:r w:rsidRPr="0046394B">
          <w:rPr>
            <w:color w:val="000000"/>
            <w:lang w:val="en-US"/>
            <w:rPrChange w:id="7385" w:author="Maxim Bystrov" w:date="2026-05-24T12:54:00Z">
              <w:rPr>
                <w:color w:val="000000"/>
              </w:rPr>
            </w:rPrChange>
          </w:rPr>
          <w:t xml:space="preserve">str </w:t>
        </w:r>
        <w:r w:rsidRPr="0046394B">
          <w:rPr>
            <w:color w:val="080808"/>
            <w:lang w:val="en-US"/>
            <w:rPrChange w:id="7386" w:author="Maxim Bystrov" w:date="2026-05-24T12:54:00Z">
              <w:rPr>
                <w:color w:val="080808"/>
              </w:rPr>
            </w:rPrChange>
          </w:rPr>
          <w:t xml:space="preserve">= </w:t>
        </w:r>
        <w:proofErr w:type="spellStart"/>
        <w:r w:rsidRPr="0046394B">
          <w:rPr>
            <w:color w:val="000000"/>
            <w:lang w:val="en-US"/>
            <w:rPrChange w:id="7387" w:author="Maxim Bystrov" w:date="2026-05-24T12:54:00Z">
              <w:rPr>
                <w:color w:val="000000"/>
              </w:rPr>
            </w:rPrChange>
          </w:rPr>
          <w:t>value</w:t>
        </w:r>
        <w:r w:rsidRPr="0046394B">
          <w:rPr>
            <w:color w:val="080808"/>
            <w:lang w:val="en-US"/>
            <w:rPrChange w:id="7388" w:author="Maxim Bystrov" w:date="2026-05-24T12:54:00Z">
              <w:rPr>
                <w:color w:val="080808"/>
              </w:rPr>
            </w:rPrChange>
          </w:rPr>
          <w:t>.toString</w:t>
        </w:r>
        <w:proofErr w:type="spellEnd"/>
        <w:r w:rsidRPr="0046394B">
          <w:rPr>
            <w:color w:val="080808"/>
            <w:lang w:val="en-US"/>
            <w:rPrChange w:id="7389" w:author="Maxim Bystrov" w:date="2026-05-24T12:54:00Z">
              <w:rPr>
                <w:color w:val="080808"/>
              </w:rPr>
            </w:rPrChange>
          </w:rPr>
          <w:t>()</w:t>
        </w:r>
        <w:r w:rsidRPr="0046394B">
          <w:rPr>
            <w:color w:val="080808"/>
            <w:lang w:val="en-US"/>
            <w:rPrChange w:id="7390" w:author="Maxim Bystrov" w:date="2026-05-24T12:54:00Z">
              <w:rPr>
                <w:color w:val="080808"/>
              </w:rPr>
            </w:rPrChange>
          </w:rPr>
          <w:br/>
          <w:t xml:space="preserve">                    </w:t>
        </w:r>
        <w:r w:rsidRPr="0046394B">
          <w:rPr>
            <w:color w:val="0033B3"/>
            <w:lang w:val="en-US"/>
            <w:rPrChange w:id="7391" w:author="Maxim Bystrov" w:date="2026-05-24T12:54:00Z">
              <w:rPr>
                <w:color w:val="0033B3"/>
              </w:rPr>
            </w:rPrChange>
          </w:rPr>
          <w:t xml:space="preserve">try </w:t>
        </w:r>
        <w:r w:rsidRPr="0046394B">
          <w:rPr>
            <w:color w:val="080808"/>
            <w:lang w:val="en-US"/>
            <w:rPrChange w:id="7392" w:author="Maxim Bystrov" w:date="2026-05-24T12:54:00Z">
              <w:rPr>
                <w:color w:val="080808"/>
              </w:rPr>
            </w:rPrChange>
          </w:rPr>
          <w:t>{</w:t>
        </w:r>
        <w:r w:rsidRPr="0046394B">
          <w:rPr>
            <w:color w:val="080808"/>
            <w:lang w:val="en-US"/>
            <w:rPrChange w:id="7393" w:author="Maxim Bystrov" w:date="2026-05-24T12:54:00Z">
              <w:rPr>
                <w:color w:val="080808"/>
              </w:rPr>
            </w:rPrChange>
          </w:rPr>
          <w:br/>
          <w:t xml:space="preserve">                        </w:t>
        </w:r>
        <w:proofErr w:type="spellStart"/>
        <w:r w:rsidRPr="0046394B">
          <w:rPr>
            <w:color w:val="0033B3"/>
            <w:lang w:val="en-US"/>
            <w:rPrChange w:id="7394" w:author="Maxim Bystrov" w:date="2026-05-24T12:54:00Z">
              <w:rPr>
                <w:color w:val="0033B3"/>
              </w:rPr>
            </w:rPrChange>
          </w:rPr>
          <w:t>val</w:t>
        </w:r>
        <w:proofErr w:type="spellEnd"/>
        <w:r w:rsidRPr="0046394B">
          <w:rPr>
            <w:color w:val="0033B3"/>
            <w:lang w:val="en-US"/>
            <w:rPrChange w:id="7395" w:author="Maxim Bystrov" w:date="2026-05-24T12:54:00Z">
              <w:rPr>
                <w:color w:val="0033B3"/>
              </w:rPr>
            </w:rPrChange>
          </w:rPr>
          <w:t xml:space="preserve"> </w:t>
        </w:r>
        <w:r w:rsidRPr="0046394B">
          <w:rPr>
            <w:color w:val="000000"/>
            <w:lang w:val="en-US"/>
            <w:rPrChange w:id="7396" w:author="Maxim Bystrov" w:date="2026-05-24T12:54:00Z">
              <w:rPr>
                <w:color w:val="000000"/>
              </w:rPr>
            </w:rPrChange>
          </w:rPr>
          <w:t xml:space="preserve">obj </w:t>
        </w:r>
        <w:r w:rsidRPr="0046394B">
          <w:rPr>
            <w:color w:val="080808"/>
            <w:lang w:val="en-US"/>
            <w:rPrChange w:id="7397" w:author="Maxim Bystrov" w:date="2026-05-24T12:54:00Z">
              <w:rPr>
                <w:color w:val="080808"/>
              </w:rPr>
            </w:rPrChange>
          </w:rPr>
          <w:t xml:space="preserve">= </w:t>
        </w:r>
        <w:proofErr w:type="spellStart"/>
        <w:r w:rsidRPr="0046394B">
          <w:rPr>
            <w:color w:val="871094"/>
            <w:lang w:val="en-US"/>
            <w:rPrChange w:id="7398" w:author="Maxim Bystrov" w:date="2026-05-24T12:54:00Z">
              <w:rPr>
                <w:color w:val="871094"/>
              </w:rPr>
            </w:rPrChange>
          </w:rPr>
          <w:t>objectMapper</w:t>
        </w:r>
        <w:r w:rsidRPr="0046394B">
          <w:rPr>
            <w:color w:val="080808"/>
            <w:lang w:val="en-US"/>
            <w:rPrChange w:id="7399" w:author="Maxim Bystrov" w:date="2026-05-24T12:54:00Z">
              <w:rPr>
                <w:color w:val="080808"/>
              </w:rPr>
            </w:rPrChange>
          </w:rPr>
          <w:t>.readValue</w:t>
        </w:r>
        <w:proofErr w:type="spellEnd"/>
        <w:r w:rsidRPr="0046394B">
          <w:rPr>
            <w:color w:val="080808"/>
            <w:lang w:val="en-US"/>
            <w:rPrChange w:id="7400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00000"/>
            <w:lang w:val="en-US"/>
            <w:rPrChange w:id="7401" w:author="Maxim Bystrov" w:date="2026-05-24T12:54:00Z">
              <w:rPr>
                <w:color w:val="000000"/>
              </w:rPr>
            </w:rPrChange>
          </w:rPr>
          <w:t>str</w:t>
        </w:r>
        <w:r w:rsidRPr="0046394B">
          <w:rPr>
            <w:color w:val="080808"/>
            <w:lang w:val="en-US"/>
            <w:rPrChange w:id="7402" w:author="Maxim Bystrov" w:date="2026-05-24T12:54:00Z">
              <w:rPr>
                <w:color w:val="080808"/>
              </w:rPr>
            </w:rPrChange>
          </w:rPr>
          <w:t xml:space="preserve">, </w:t>
        </w:r>
        <w:proofErr w:type="spellStart"/>
        <w:r w:rsidRPr="0046394B">
          <w:rPr>
            <w:color w:val="000000"/>
            <w:lang w:val="en-US"/>
            <w:rPrChange w:id="7403" w:author="Maxim Bystrov" w:date="2026-05-24T12:54:00Z">
              <w:rPr>
                <w:color w:val="000000"/>
              </w:rPr>
            </w:rPrChange>
          </w:rPr>
          <w:t>TelemetryPacket</w:t>
        </w:r>
        <w:proofErr w:type="spellEnd"/>
        <w:r w:rsidRPr="0046394B">
          <w:rPr>
            <w:color w:val="080808"/>
            <w:lang w:val="en-US"/>
            <w:rPrChange w:id="7404" w:author="Maxim Bystrov" w:date="2026-05-24T12:54:00Z">
              <w:rPr>
                <w:color w:val="080808"/>
              </w:rPr>
            </w:rPrChange>
          </w:rPr>
          <w:t>::</w:t>
        </w:r>
        <w:r w:rsidRPr="0046394B">
          <w:rPr>
            <w:color w:val="0033B3"/>
            <w:lang w:val="en-US"/>
            <w:rPrChange w:id="7405" w:author="Maxim Bystrov" w:date="2026-05-24T12:54:00Z">
              <w:rPr>
                <w:color w:val="0033B3"/>
              </w:rPr>
            </w:rPrChange>
          </w:rPr>
          <w:t>class</w:t>
        </w:r>
        <w:r w:rsidRPr="0046394B">
          <w:rPr>
            <w:color w:val="080808"/>
            <w:lang w:val="en-US"/>
            <w:rPrChange w:id="7406" w:author="Maxim Bystrov" w:date="2026-05-24T12:54:00Z">
              <w:rPr>
                <w:color w:val="080808"/>
              </w:rPr>
            </w:rPrChange>
          </w:rPr>
          <w:t>.</w:t>
        </w:r>
        <w:r w:rsidRPr="0046394B">
          <w:rPr>
            <w:i/>
            <w:iCs/>
            <w:color w:val="871094"/>
            <w:lang w:val="en-US"/>
            <w:rPrChange w:id="7407" w:author="Maxim Bystrov" w:date="2026-05-24T12:54:00Z">
              <w:rPr>
                <w:i/>
                <w:iCs/>
                <w:color w:val="871094"/>
              </w:rPr>
            </w:rPrChange>
          </w:rPr>
          <w:t>java</w:t>
        </w:r>
        <w:r w:rsidRPr="0046394B">
          <w:rPr>
            <w:color w:val="080808"/>
            <w:lang w:val="en-US"/>
            <w:rPrChange w:id="7408" w:author="Maxim Bystrov" w:date="2026-05-24T12:54:00Z">
              <w:rPr>
                <w:color w:val="080808"/>
              </w:rPr>
            </w:rPrChange>
          </w:rPr>
          <w:t>)</w:t>
        </w:r>
        <w:r w:rsidRPr="0046394B">
          <w:rPr>
            <w:color w:val="080808"/>
            <w:lang w:val="en-US"/>
            <w:rPrChange w:id="7409" w:author="Maxim Bystrov" w:date="2026-05-24T12:54:00Z">
              <w:rPr>
                <w:color w:val="080808"/>
              </w:rPr>
            </w:rPrChange>
          </w:rPr>
          <w:br/>
          <w:t xml:space="preserve">                        </w:t>
        </w:r>
        <w:proofErr w:type="spellStart"/>
        <w:r w:rsidRPr="0046394B">
          <w:rPr>
            <w:color w:val="0033B3"/>
            <w:lang w:val="en-US"/>
            <w:rPrChange w:id="7410" w:author="Maxim Bystrov" w:date="2026-05-24T12:54:00Z">
              <w:rPr>
                <w:color w:val="0033B3"/>
              </w:rPr>
            </w:rPrChange>
          </w:rPr>
          <w:t>val</w:t>
        </w:r>
        <w:proofErr w:type="spellEnd"/>
        <w:r w:rsidRPr="0046394B">
          <w:rPr>
            <w:color w:val="0033B3"/>
            <w:lang w:val="en-US"/>
            <w:rPrChange w:id="7411" w:author="Maxim Bystrov" w:date="2026-05-24T12:54:00Z">
              <w:rPr>
                <w:color w:val="0033B3"/>
              </w:rPr>
            </w:rPrChange>
          </w:rPr>
          <w:t xml:space="preserve"> </w:t>
        </w:r>
        <w:r w:rsidRPr="0046394B">
          <w:rPr>
            <w:color w:val="000000"/>
            <w:lang w:val="en-US"/>
            <w:rPrChange w:id="7412" w:author="Maxim Bystrov" w:date="2026-05-24T12:54:00Z">
              <w:rPr>
                <w:color w:val="000000"/>
              </w:rPr>
            </w:rPrChange>
          </w:rPr>
          <w:t xml:space="preserve">s2Point </w:t>
        </w:r>
        <w:r w:rsidRPr="0046394B">
          <w:rPr>
            <w:color w:val="080808"/>
            <w:lang w:val="en-US"/>
            <w:rPrChange w:id="7413" w:author="Maxim Bystrov" w:date="2026-05-24T12:54:00Z">
              <w:rPr>
                <w:color w:val="080808"/>
              </w:rPr>
            </w:rPrChange>
          </w:rPr>
          <w:t xml:space="preserve">= </w:t>
        </w:r>
        <w:r w:rsidRPr="0046394B">
          <w:rPr>
            <w:color w:val="000000"/>
            <w:lang w:val="en-US"/>
            <w:rPrChange w:id="7414" w:author="Maxim Bystrov" w:date="2026-05-24T12:54:00Z">
              <w:rPr>
                <w:color w:val="000000"/>
              </w:rPr>
            </w:rPrChange>
          </w:rPr>
          <w:t>S2LatLng</w:t>
        </w:r>
        <w:r w:rsidRPr="0046394B">
          <w:rPr>
            <w:color w:val="080808"/>
            <w:lang w:val="en-US"/>
            <w:rPrChange w:id="7415" w:author="Maxim Bystrov" w:date="2026-05-24T12:54:00Z">
              <w:rPr>
                <w:color w:val="080808"/>
              </w:rPr>
            </w:rPrChange>
          </w:rPr>
          <w:t>.fromDegrees(</w:t>
        </w:r>
        <w:proofErr w:type="spellStart"/>
        <w:r w:rsidRPr="0046394B">
          <w:rPr>
            <w:color w:val="000000"/>
            <w:lang w:val="en-US"/>
            <w:rPrChange w:id="7416" w:author="Maxim Bystrov" w:date="2026-05-24T12:54:00Z">
              <w:rPr>
                <w:color w:val="000000"/>
              </w:rPr>
            </w:rPrChange>
          </w:rPr>
          <w:t>obj</w:t>
        </w:r>
        <w:r w:rsidRPr="0046394B">
          <w:rPr>
            <w:color w:val="080808"/>
            <w:lang w:val="en-US"/>
            <w:rPrChange w:id="7417" w:author="Maxim Bystrov" w:date="2026-05-24T12:54:00Z">
              <w:rPr>
                <w:color w:val="080808"/>
              </w:rPr>
            </w:rPrChange>
          </w:rPr>
          <w:t>.</w:t>
        </w:r>
        <w:r w:rsidRPr="0046394B">
          <w:rPr>
            <w:color w:val="871094"/>
            <w:lang w:val="en-US"/>
            <w:rPrChange w:id="7418" w:author="Maxim Bystrov" w:date="2026-05-24T12:54:00Z">
              <w:rPr>
                <w:color w:val="871094"/>
              </w:rPr>
            </w:rPrChange>
          </w:rPr>
          <w:t>latitude</w:t>
        </w:r>
        <w:proofErr w:type="spellEnd"/>
        <w:r w:rsidRPr="0046394B">
          <w:rPr>
            <w:color w:val="080808"/>
            <w:lang w:val="en-US"/>
            <w:rPrChange w:id="7419" w:author="Maxim Bystrov" w:date="2026-05-24T12:54:00Z">
              <w:rPr>
                <w:color w:val="080808"/>
              </w:rPr>
            </w:rPrChange>
          </w:rPr>
          <w:t xml:space="preserve">, </w:t>
        </w:r>
        <w:proofErr w:type="spellStart"/>
        <w:r w:rsidRPr="0046394B">
          <w:rPr>
            <w:color w:val="000000"/>
            <w:lang w:val="en-US"/>
            <w:rPrChange w:id="7420" w:author="Maxim Bystrov" w:date="2026-05-24T12:54:00Z">
              <w:rPr>
                <w:color w:val="000000"/>
              </w:rPr>
            </w:rPrChange>
          </w:rPr>
          <w:t>obj</w:t>
        </w:r>
        <w:r w:rsidRPr="0046394B">
          <w:rPr>
            <w:color w:val="080808"/>
            <w:lang w:val="en-US"/>
            <w:rPrChange w:id="7421" w:author="Maxim Bystrov" w:date="2026-05-24T12:54:00Z">
              <w:rPr>
                <w:color w:val="080808"/>
              </w:rPr>
            </w:rPrChange>
          </w:rPr>
          <w:t>.</w:t>
        </w:r>
        <w:r w:rsidRPr="0046394B">
          <w:rPr>
            <w:color w:val="871094"/>
            <w:lang w:val="en-US"/>
            <w:rPrChange w:id="7422" w:author="Maxim Bystrov" w:date="2026-05-24T12:54:00Z">
              <w:rPr>
                <w:color w:val="871094"/>
              </w:rPr>
            </w:rPrChange>
          </w:rPr>
          <w:t>longitude</w:t>
        </w:r>
        <w:proofErr w:type="spellEnd"/>
        <w:r w:rsidRPr="0046394B">
          <w:rPr>
            <w:color w:val="080808"/>
            <w:lang w:val="en-US"/>
            <w:rPrChange w:id="7423" w:author="Maxim Bystrov" w:date="2026-05-24T12:54:00Z">
              <w:rPr>
                <w:color w:val="080808"/>
              </w:rPr>
            </w:rPrChange>
          </w:rPr>
          <w:t>).</w:t>
        </w:r>
        <w:proofErr w:type="spellStart"/>
        <w:r w:rsidRPr="0046394B">
          <w:rPr>
            <w:color w:val="080808"/>
            <w:lang w:val="en-US"/>
            <w:rPrChange w:id="7424" w:author="Maxim Bystrov" w:date="2026-05-24T12:54:00Z">
              <w:rPr>
                <w:color w:val="080808"/>
              </w:rPr>
            </w:rPrChange>
          </w:rPr>
          <w:t>toPoint</w:t>
        </w:r>
        <w:proofErr w:type="spellEnd"/>
        <w:r w:rsidRPr="0046394B">
          <w:rPr>
            <w:color w:val="080808"/>
            <w:lang w:val="en-US"/>
            <w:rPrChange w:id="7425" w:author="Maxim Bystrov" w:date="2026-05-24T12:54:00Z">
              <w:rPr>
                <w:color w:val="080808"/>
              </w:rPr>
            </w:rPrChange>
          </w:rPr>
          <w:t>()</w:t>
        </w:r>
        <w:r w:rsidRPr="0046394B">
          <w:rPr>
            <w:color w:val="080808"/>
            <w:lang w:val="en-US"/>
            <w:rPrChange w:id="7426" w:author="Maxim Bystrov" w:date="2026-05-24T12:54:00Z">
              <w:rPr>
                <w:color w:val="080808"/>
              </w:rPr>
            </w:rPrChange>
          </w:rPr>
          <w:br/>
          <w:t xml:space="preserve">                        </w:t>
        </w:r>
        <w:r w:rsidRPr="0046394B">
          <w:rPr>
            <w:i/>
            <w:iCs/>
            <w:color w:val="8C8C8C"/>
            <w:lang w:val="en-US"/>
            <w:rPrChange w:id="7427" w:author="Maxim Bystrov" w:date="2026-05-24T12:54:00Z">
              <w:rPr>
                <w:i/>
                <w:iCs/>
                <w:color w:val="8C8C8C"/>
              </w:rPr>
            </w:rPrChange>
          </w:rPr>
          <w:t>//</w:t>
        </w:r>
        <w:proofErr w:type="spellStart"/>
        <w:r w:rsidRPr="0046394B">
          <w:rPr>
            <w:i/>
            <w:iCs/>
            <w:color w:val="8C8C8C"/>
            <w:lang w:val="en-US"/>
            <w:rPrChange w:id="7428" w:author="Maxim Bystrov" w:date="2026-05-24T12:54:00Z">
              <w:rPr>
                <w:i/>
                <w:iCs/>
                <w:color w:val="8C8C8C"/>
              </w:rPr>
            </w:rPrChange>
          </w:rPr>
          <w:t>session.sendMessage</w:t>
        </w:r>
        <w:proofErr w:type="spellEnd"/>
        <w:r w:rsidRPr="0046394B">
          <w:rPr>
            <w:i/>
            <w:iCs/>
            <w:color w:val="8C8C8C"/>
            <w:lang w:val="en-US"/>
            <w:rPrChange w:id="7429" w:author="Maxim Bystrov" w:date="2026-05-24T12:54:00Z">
              <w:rPr>
                <w:i/>
                <w:iCs/>
                <w:color w:val="8C8C8C"/>
              </w:rPr>
            </w:rPrChange>
          </w:rPr>
          <w:t>(</w:t>
        </w:r>
        <w:proofErr w:type="spellStart"/>
        <w:r w:rsidRPr="0046394B">
          <w:rPr>
            <w:i/>
            <w:iCs/>
            <w:color w:val="8C8C8C"/>
            <w:lang w:val="en-US"/>
            <w:rPrChange w:id="7430" w:author="Maxim Bystrov" w:date="2026-05-24T12:54:00Z">
              <w:rPr>
                <w:i/>
                <w:iCs/>
                <w:color w:val="8C8C8C"/>
              </w:rPr>
            </w:rPrChange>
          </w:rPr>
          <w:t>TextMessage</w:t>
        </w:r>
        <w:proofErr w:type="spellEnd"/>
        <w:r w:rsidRPr="0046394B">
          <w:rPr>
            <w:i/>
            <w:iCs/>
            <w:color w:val="8C8C8C"/>
            <w:lang w:val="en-US"/>
            <w:rPrChange w:id="7431" w:author="Maxim Bystrov" w:date="2026-05-24T12:54:00Z">
              <w:rPr>
                <w:i/>
                <w:iCs/>
                <w:color w:val="8C8C8C"/>
              </w:rPr>
            </w:rPrChange>
          </w:rPr>
          <w:t>(str))</w:t>
        </w:r>
        <w:r w:rsidRPr="0046394B">
          <w:rPr>
            <w:i/>
            <w:iCs/>
            <w:color w:val="8C8C8C"/>
            <w:lang w:val="en-US"/>
            <w:rPrChange w:id="7432" w:author="Maxim Bystrov" w:date="2026-05-24T12:54:00Z">
              <w:rPr>
                <w:i/>
                <w:iCs/>
                <w:color w:val="8C8C8C"/>
              </w:rPr>
            </w:rPrChange>
          </w:rPr>
          <w:br/>
          <w:t xml:space="preserve">                        </w:t>
        </w:r>
        <w:r w:rsidRPr="0046394B">
          <w:rPr>
            <w:color w:val="0033B3"/>
            <w:lang w:val="en-US"/>
            <w:rPrChange w:id="7433" w:author="Maxim Bystrov" w:date="2026-05-24T12:54:00Z">
              <w:rPr>
                <w:color w:val="0033B3"/>
              </w:rPr>
            </w:rPrChange>
          </w:rPr>
          <w:t xml:space="preserve">if </w:t>
        </w:r>
        <w:r w:rsidRPr="0046394B">
          <w:rPr>
            <w:color w:val="080808"/>
            <w:lang w:val="en-US"/>
            <w:rPrChange w:id="7434" w:author="Maxim Bystrov" w:date="2026-05-24T12:54:00Z">
              <w:rPr>
                <w:color w:val="080808"/>
              </w:rPr>
            </w:rPrChange>
          </w:rPr>
          <w:t>(</w:t>
        </w:r>
        <w:proofErr w:type="spellStart"/>
        <w:r w:rsidRPr="0046394B">
          <w:rPr>
            <w:color w:val="000000"/>
            <w:lang w:val="en-US"/>
            <w:rPrChange w:id="7435" w:author="Maxim Bystrov" w:date="2026-05-24T12:54:00Z">
              <w:rPr>
                <w:color w:val="000000"/>
              </w:rPr>
            </w:rPrChange>
          </w:rPr>
          <w:t>query</w:t>
        </w:r>
        <w:r w:rsidRPr="0046394B">
          <w:rPr>
            <w:color w:val="080808"/>
            <w:lang w:val="en-US"/>
            <w:rPrChange w:id="7436" w:author="Maxim Bystrov" w:date="2026-05-24T12:54:00Z">
              <w:rPr>
                <w:color w:val="080808"/>
              </w:rPr>
            </w:rPrChange>
          </w:rPr>
          <w:t>.contains</w:t>
        </w:r>
        <w:proofErr w:type="spellEnd"/>
        <w:r w:rsidRPr="0046394B">
          <w:rPr>
            <w:color w:val="080808"/>
            <w:lang w:val="en-US"/>
            <w:rPrChange w:id="7437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00000"/>
            <w:lang w:val="en-US"/>
            <w:rPrChange w:id="7438" w:author="Maxim Bystrov" w:date="2026-05-24T12:54:00Z">
              <w:rPr>
                <w:color w:val="000000"/>
              </w:rPr>
            </w:rPrChange>
          </w:rPr>
          <w:t>s2Point</w:t>
        </w:r>
        <w:r w:rsidRPr="0046394B">
          <w:rPr>
            <w:color w:val="080808"/>
            <w:lang w:val="en-US"/>
            <w:rPrChange w:id="7439" w:author="Maxim Bystrov" w:date="2026-05-24T12:54:00Z">
              <w:rPr>
                <w:color w:val="080808"/>
              </w:rPr>
            </w:rPrChange>
          </w:rPr>
          <w:t>)) {</w:t>
        </w:r>
        <w:r w:rsidRPr="0046394B">
          <w:rPr>
            <w:color w:val="080808"/>
            <w:lang w:val="en-US"/>
            <w:rPrChange w:id="7440" w:author="Maxim Bystrov" w:date="2026-05-24T12:54:00Z">
              <w:rPr>
                <w:color w:val="080808"/>
              </w:rPr>
            </w:rPrChange>
          </w:rPr>
          <w:br/>
          <w:t xml:space="preserve">                            </w:t>
        </w:r>
        <w:proofErr w:type="spellStart"/>
        <w:r w:rsidRPr="0046394B">
          <w:rPr>
            <w:color w:val="000000"/>
            <w:lang w:val="en-US"/>
            <w:rPrChange w:id="7441" w:author="Maxim Bystrov" w:date="2026-05-24T12:54:00Z">
              <w:rPr>
                <w:color w:val="000000"/>
              </w:rPr>
            </w:rPrChange>
          </w:rPr>
          <w:t>session</w:t>
        </w:r>
        <w:r w:rsidRPr="0046394B">
          <w:rPr>
            <w:color w:val="080808"/>
            <w:lang w:val="en-US"/>
            <w:rPrChange w:id="7442" w:author="Maxim Bystrov" w:date="2026-05-24T12:54:00Z">
              <w:rPr>
                <w:color w:val="080808"/>
              </w:rPr>
            </w:rPrChange>
          </w:rPr>
          <w:t>.sendMessage</w:t>
        </w:r>
        <w:proofErr w:type="spellEnd"/>
        <w:r w:rsidRPr="0046394B">
          <w:rPr>
            <w:color w:val="080808"/>
            <w:lang w:val="en-US"/>
            <w:rPrChange w:id="7443" w:author="Maxim Bystrov" w:date="2026-05-24T12:54:00Z">
              <w:rPr>
                <w:color w:val="080808"/>
              </w:rPr>
            </w:rPrChange>
          </w:rPr>
          <w:t>(</w:t>
        </w:r>
        <w:proofErr w:type="spellStart"/>
        <w:r w:rsidRPr="0046394B">
          <w:rPr>
            <w:color w:val="080808"/>
            <w:lang w:val="en-US"/>
            <w:rPrChange w:id="7444" w:author="Maxim Bystrov" w:date="2026-05-24T12:54:00Z">
              <w:rPr>
                <w:color w:val="080808"/>
              </w:rPr>
            </w:rPrChange>
          </w:rPr>
          <w:t>TextMessage</w:t>
        </w:r>
        <w:proofErr w:type="spellEnd"/>
        <w:r w:rsidRPr="0046394B">
          <w:rPr>
            <w:color w:val="080808"/>
            <w:lang w:val="en-US"/>
            <w:rPrChange w:id="7445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00000"/>
            <w:lang w:val="en-US"/>
            <w:rPrChange w:id="7446" w:author="Maxim Bystrov" w:date="2026-05-24T12:54:00Z">
              <w:rPr>
                <w:color w:val="000000"/>
              </w:rPr>
            </w:rPrChange>
          </w:rPr>
          <w:t>str</w:t>
        </w:r>
        <w:r w:rsidRPr="0046394B">
          <w:rPr>
            <w:color w:val="080808"/>
            <w:lang w:val="en-US"/>
            <w:rPrChange w:id="7447" w:author="Maxim Bystrov" w:date="2026-05-24T12:54:00Z">
              <w:rPr>
                <w:color w:val="080808"/>
              </w:rPr>
            </w:rPrChange>
          </w:rPr>
          <w:t>))</w:t>
        </w:r>
        <w:r w:rsidRPr="0046394B">
          <w:rPr>
            <w:color w:val="080808"/>
            <w:lang w:val="en-US"/>
            <w:rPrChange w:id="7448" w:author="Maxim Bystrov" w:date="2026-05-24T12:54:00Z">
              <w:rPr>
                <w:color w:val="080808"/>
              </w:rPr>
            </w:rPrChange>
          </w:rPr>
          <w:br/>
          <w:t xml:space="preserve">                        }</w:t>
        </w:r>
        <w:r w:rsidRPr="0046394B">
          <w:rPr>
            <w:color w:val="080808"/>
            <w:lang w:val="en-US"/>
            <w:rPrChange w:id="7449" w:author="Maxim Bystrov" w:date="2026-05-24T12:54:00Z">
              <w:rPr>
                <w:color w:val="080808"/>
              </w:rPr>
            </w:rPrChange>
          </w:rPr>
          <w:br/>
          <w:t xml:space="preserve">                    } </w:t>
        </w:r>
        <w:r w:rsidRPr="0046394B">
          <w:rPr>
            <w:color w:val="0033B3"/>
            <w:lang w:val="en-US"/>
            <w:rPrChange w:id="7450" w:author="Maxim Bystrov" w:date="2026-05-24T12:54:00Z">
              <w:rPr>
                <w:color w:val="0033B3"/>
              </w:rPr>
            </w:rPrChange>
          </w:rPr>
          <w:t xml:space="preserve">catch </w:t>
        </w:r>
        <w:r w:rsidRPr="0046394B">
          <w:rPr>
            <w:color w:val="080808"/>
            <w:lang w:val="en-US"/>
            <w:rPrChange w:id="7451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00000"/>
            <w:lang w:val="en-US"/>
            <w:rPrChange w:id="7452" w:author="Maxim Bystrov" w:date="2026-05-24T12:54:00Z">
              <w:rPr>
                <w:color w:val="000000"/>
              </w:rPr>
            </w:rPrChange>
          </w:rPr>
          <w:t>e</w:t>
        </w:r>
        <w:r w:rsidRPr="0046394B">
          <w:rPr>
            <w:color w:val="080808"/>
            <w:lang w:val="en-US"/>
            <w:rPrChange w:id="7453" w:author="Maxim Bystrov" w:date="2026-05-24T12:54:00Z">
              <w:rPr>
                <w:color w:val="080808"/>
              </w:rPr>
            </w:rPrChange>
          </w:rPr>
          <w:t xml:space="preserve">: </w:t>
        </w:r>
        <w:r w:rsidRPr="0046394B">
          <w:rPr>
            <w:color w:val="000000"/>
            <w:lang w:val="en-US"/>
            <w:rPrChange w:id="7454" w:author="Maxim Bystrov" w:date="2026-05-24T12:54:00Z">
              <w:rPr>
                <w:color w:val="000000"/>
              </w:rPr>
            </w:rPrChange>
          </w:rPr>
          <w:t>Exception</w:t>
        </w:r>
        <w:r w:rsidRPr="0046394B">
          <w:rPr>
            <w:color w:val="080808"/>
            <w:lang w:val="en-US"/>
            <w:rPrChange w:id="7455" w:author="Maxim Bystrov" w:date="2026-05-24T12:54:00Z">
              <w:rPr>
                <w:color w:val="080808"/>
              </w:rPr>
            </w:rPrChange>
          </w:rPr>
          <w:t>) {</w:t>
        </w:r>
        <w:r w:rsidRPr="0046394B">
          <w:rPr>
            <w:color w:val="080808"/>
            <w:lang w:val="en-US"/>
            <w:rPrChange w:id="7456" w:author="Maxim Bystrov" w:date="2026-05-24T12:54:00Z">
              <w:rPr>
                <w:color w:val="080808"/>
              </w:rPr>
            </w:rPrChange>
          </w:rPr>
          <w:br/>
          <w:t xml:space="preserve">                        </w:t>
        </w:r>
        <w:proofErr w:type="spellStart"/>
        <w:r w:rsidRPr="0046394B">
          <w:rPr>
            <w:color w:val="871094"/>
            <w:lang w:val="en-US"/>
            <w:rPrChange w:id="7457" w:author="Maxim Bystrov" w:date="2026-05-24T12:54:00Z">
              <w:rPr>
                <w:color w:val="871094"/>
              </w:rPr>
            </w:rPrChange>
          </w:rPr>
          <w:t>logger</w:t>
        </w:r>
        <w:r w:rsidRPr="0046394B">
          <w:rPr>
            <w:color w:val="080808"/>
            <w:lang w:val="en-US"/>
            <w:rPrChange w:id="7458" w:author="Maxim Bystrov" w:date="2026-05-24T12:54:00Z">
              <w:rPr>
                <w:color w:val="080808"/>
              </w:rPr>
            </w:rPrChange>
          </w:rPr>
          <w:t>.error</w:t>
        </w:r>
        <w:proofErr w:type="spellEnd"/>
        <w:r w:rsidRPr="0046394B">
          <w:rPr>
            <w:color w:val="080808"/>
            <w:lang w:val="en-US"/>
            <w:rPrChange w:id="7459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67D17"/>
            <w:lang w:val="en-US"/>
            <w:rPrChange w:id="7460" w:author="Maxim Bystrov" w:date="2026-05-24T12:54:00Z">
              <w:rPr>
                <w:color w:val="067D17"/>
              </w:rPr>
            </w:rPrChange>
          </w:rPr>
          <w:t xml:space="preserve">"Failed to parse telemetry data: </w:t>
        </w:r>
        <w:r w:rsidRPr="0046394B">
          <w:rPr>
            <w:color w:val="0037A6"/>
            <w:lang w:val="en-US"/>
            <w:rPrChange w:id="7461" w:author="Maxim Bystrov" w:date="2026-05-24T12:54:00Z">
              <w:rPr>
                <w:color w:val="0037A6"/>
              </w:rPr>
            </w:rPrChange>
          </w:rPr>
          <w:t>$</w:t>
        </w:r>
        <w:r w:rsidRPr="0046394B">
          <w:rPr>
            <w:color w:val="000000"/>
            <w:lang w:val="en-US"/>
            <w:rPrChange w:id="7462" w:author="Maxim Bystrov" w:date="2026-05-24T12:54:00Z">
              <w:rPr>
                <w:color w:val="000000"/>
              </w:rPr>
            </w:rPrChange>
          </w:rPr>
          <w:t>str</w:t>
        </w:r>
        <w:r w:rsidRPr="0046394B">
          <w:rPr>
            <w:color w:val="067D17"/>
            <w:lang w:val="en-US"/>
            <w:rPrChange w:id="7463" w:author="Maxim Bystrov" w:date="2026-05-24T12:54:00Z">
              <w:rPr>
                <w:color w:val="067D17"/>
              </w:rPr>
            </w:rPrChange>
          </w:rPr>
          <w:t>"</w:t>
        </w:r>
        <w:r w:rsidRPr="0046394B">
          <w:rPr>
            <w:color w:val="080808"/>
            <w:lang w:val="en-US"/>
            <w:rPrChange w:id="7464" w:author="Maxim Bystrov" w:date="2026-05-24T12:54:00Z">
              <w:rPr>
                <w:color w:val="080808"/>
              </w:rPr>
            </w:rPrChange>
          </w:rPr>
          <w:t xml:space="preserve">, </w:t>
        </w:r>
        <w:r w:rsidRPr="0046394B">
          <w:rPr>
            <w:color w:val="000000"/>
            <w:lang w:val="en-US"/>
            <w:rPrChange w:id="7465" w:author="Maxim Bystrov" w:date="2026-05-24T12:54:00Z">
              <w:rPr>
                <w:color w:val="000000"/>
              </w:rPr>
            </w:rPrChange>
          </w:rPr>
          <w:t>e</w:t>
        </w:r>
        <w:r w:rsidRPr="0046394B">
          <w:rPr>
            <w:color w:val="080808"/>
            <w:lang w:val="en-US"/>
            <w:rPrChange w:id="7466" w:author="Maxim Bystrov" w:date="2026-05-24T12:54:00Z">
              <w:rPr>
                <w:color w:val="080808"/>
              </w:rPr>
            </w:rPrChange>
          </w:rPr>
          <w:t>)</w:t>
        </w:r>
        <w:r w:rsidRPr="0046394B">
          <w:rPr>
            <w:color w:val="080808"/>
            <w:lang w:val="en-US"/>
            <w:rPrChange w:id="7467" w:author="Maxim Bystrov" w:date="2026-05-24T12:54:00Z">
              <w:rPr>
                <w:color w:val="080808"/>
              </w:rPr>
            </w:rPrChange>
          </w:rPr>
          <w:br/>
          <w:t xml:space="preserve">                    }</w:t>
        </w:r>
        <w:r w:rsidRPr="0046394B">
          <w:rPr>
            <w:color w:val="080808"/>
            <w:lang w:val="en-US"/>
            <w:rPrChange w:id="7468" w:author="Maxim Bystrov" w:date="2026-05-24T12:54:00Z">
              <w:rPr>
                <w:color w:val="080808"/>
              </w:rPr>
            </w:rPrChange>
          </w:rPr>
          <w:br/>
          <w:t xml:space="preserve">                }</w:t>
        </w:r>
        <w:r w:rsidRPr="0046394B">
          <w:rPr>
            <w:color w:val="080808"/>
            <w:lang w:val="en-US"/>
            <w:rPrChange w:id="7469" w:author="Maxim Bystrov" w:date="2026-05-24T12:54:00Z">
              <w:rPr>
                <w:color w:val="080808"/>
              </w:rPr>
            </w:rPrChange>
          </w:rPr>
          <w:br/>
          <w:t xml:space="preserve">            }</w:t>
        </w:r>
        <w:r w:rsidRPr="0046394B">
          <w:rPr>
            <w:color w:val="080808"/>
            <w:lang w:val="en-US"/>
            <w:rPrChange w:id="7470" w:author="Maxim Bystrov" w:date="2026-05-24T12:54:00Z">
              <w:rPr>
                <w:color w:val="080808"/>
              </w:rPr>
            </w:rPrChange>
          </w:rPr>
          <w:br/>
          <w:t xml:space="preserve">        }</w:t>
        </w:r>
        <w:r w:rsidRPr="0046394B">
          <w:rPr>
            <w:color w:val="080808"/>
            <w:lang w:val="en-US"/>
            <w:rPrChange w:id="7471" w:author="Maxim Bystrov" w:date="2026-05-24T12:54:00Z">
              <w:rPr>
                <w:color w:val="080808"/>
              </w:rPr>
            </w:rPrChange>
          </w:rPr>
          <w:br/>
          <w:t xml:space="preserve">        </w:t>
        </w:r>
        <w:r w:rsidRPr="0046394B">
          <w:rPr>
            <w:color w:val="080808"/>
            <w:lang w:val="en-US"/>
            <w:rPrChange w:id="7472" w:author="Maxim Bystrov" w:date="2026-05-24T12:54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46394B">
          <w:rPr>
            <w:color w:val="000000"/>
            <w:lang w:val="en-US"/>
            <w:rPrChange w:id="7473" w:author="Maxim Bystrov" w:date="2026-05-24T12:54:00Z">
              <w:rPr>
                <w:color w:val="000000"/>
              </w:rPr>
            </w:rPrChange>
          </w:rPr>
          <w:t>session</w:t>
        </w:r>
        <w:r w:rsidRPr="0046394B">
          <w:rPr>
            <w:color w:val="080808"/>
            <w:lang w:val="en-US"/>
            <w:rPrChange w:id="7474" w:author="Maxim Bystrov" w:date="2026-05-24T12:54:00Z">
              <w:rPr>
                <w:color w:val="080808"/>
              </w:rPr>
            </w:rPrChange>
          </w:rPr>
          <w:t>.sendMessage</w:t>
        </w:r>
        <w:proofErr w:type="spellEnd"/>
        <w:r w:rsidRPr="0046394B">
          <w:rPr>
            <w:color w:val="080808"/>
            <w:lang w:val="en-US"/>
            <w:rPrChange w:id="7475" w:author="Maxim Bystrov" w:date="2026-05-24T12:54:00Z">
              <w:rPr>
                <w:color w:val="080808"/>
              </w:rPr>
            </w:rPrChange>
          </w:rPr>
          <w:t>(</w:t>
        </w:r>
        <w:proofErr w:type="spellStart"/>
        <w:r w:rsidRPr="0046394B">
          <w:rPr>
            <w:color w:val="080808"/>
            <w:lang w:val="en-US"/>
            <w:rPrChange w:id="7476" w:author="Maxim Bystrov" w:date="2026-05-24T12:54:00Z">
              <w:rPr>
                <w:color w:val="080808"/>
              </w:rPr>
            </w:rPrChange>
          </w:rPr>
          <w:t>TextMessage</w:t>
        </w:r>
        <w:proofErr w:type="spellEnd"/>
        <w:r w:rsidRPr="0046394B">
          <w:rPr>
            <w:color w:val="080808"/>
            <w:lang w:val="en-US"/>
            <w:rPrChange w:id="7477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67D17"/>
            <w:lang w:val="en-US"/>
            <w:rPrChange w:id="7478" w:author="Maxim Bystrov" w:date="2026-05-24T12:54:00Z">
              <w:rPr>
                <w:color w:val="067D17"/>
              </w:rPr>
            </w:rPrChange>
          </w:rPr>
          <w:t>"""{"status": "subscribed"}"""</w:t>
        </w:r>
        <w:r w:rsidRPr="0046394B">
          <w:rPr>
            <w:color w:val="080808"/>
            <w:lang w:val="en-US"/>
            <w:rPrChange w:id="7479" w:author="Maxim Bystrov" w:date="2026-05-24T12:54:00Z">
              <w:rPr>
                <w:color w:val="080808"/>
              </w:rPr>
            </w:rPrChange>
          </w:rPr>
          <w:t>))</w:t>
        </w:r>
        <w:r w:rsidRPr="0046394B">
          <w:rPr>
            <w:color w:val="080808"/>
            <w:lang w:val="en-US"/>
            <w:rPrChange w:id="7480" w:author="Maxim Bystrov" w:date="2026-05-24T12:54:00Z">
              <w:rPr>
                <w:color w:val="080808"/>
              </w:rPr>
            </w:rPrChange>
          </w:rPr>
          <w:br/>
          <w:t xml:space="preserve">    }</w:t>
        </w:r>
        <w:r w:rsidRPr="0046394B">
          <w:rPr>
            <w:color w:val="080808"/>
            <w:lang w:val="en-US"/>
            <w:rPrChange w:id="7481" w:author="Maxim Bystrov" w:date="2026-05-24T12:54:00Z">
              <w:rPr>
                <w:color w:val="080808"/>
              </w:rPr>
            </w:rPrChange>
          </w:rPr>
          <w:br/>
        </w:r>
        <w:r w:rsidRPr="0046394B">
          <w:rPr>
            <w:color w:val="080808"/>
            <w:lang w:val="en-US"/>
            <w:rPrChange w:id="7482" w:author="Maxim Bystrov" w:date="2026-05-24T12:54:00Z">
              <w:rPr>
                <w:color w:val="080808"/>
              </w:rPr>
            </w:rPrChange>
          </w:rPr>
          <w:br/>
          <w:t xml:space="preserve">    </w:t>
        </w:r>
        <w:r w:rsidRPr="0046394B">
          <w:rPr>
            <w:color w:val="9E880D"/>
            <w:lang w:val="en-US"/>
            <w:rPrChange w:id="7483" w:author="Maxim Bystrov" w:date="2026-05-24T12:54:00Z">
              <w:rPr>
                <w:color w:val="9E880D"/>
              </w:rPr>
            </w:rPrChange>
          </w:rPr>
          <w:t>@Suppress</w:t>
        </w:r>
        <w:r w:rsidRPr="0046394B">
          <w:rPr>
            <w:color w:val="080808"/>
            <w:lang w:val="en-US"/>
            <w:rPrChange w:id="7484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67D17"/>
            <w:lang w:val="en-US"/>
            <w:rPrChange w:id="7485" w:author="Maxim Bystrov" w:date="2026-05-24T12:54:00Z">
              <w:rPr>
                <w:color w:val="067D17"/>
              </w:rPr>
            </w:rPrChange>
          </w:rPr>
          <w:t>"UNUSED_PARAMETER"</w:t>
        </w:r>
        <w:r w:rsidRPr="0046394B">
          <w:rPr>
            <w:color w:val="080808"/>
            <w:lang w:val="en-US"/>
            <w:rPrChange w:id="7486" w:author="Maxim Bystrov" w:date="2026-05-24T12:54:00Z">
              <w:rPr>
                <w:color w:val="080808"/>
              </w:rPr>
            </w:rPrChange>
          </w:rPr>
          <w:t>)</w:t>
        </w:r>
        <w:r w:rsidRPr="0046394B">
          <w:rPr>
            <w:color w:val="080808"/>
            <w:lang w:val="en-US"/>
            <w:rPrChange w:id="7487" w:author="Maxim Bystrov" w:date="2026-05-24T12:54:00Z">
              <w:rPr>
                <w:color w:val="080808"/>
              </w:rPr>
            </w:rPrChange>
          </w:rPr>
          <w:br/>
          <w:t xml:space="preserve">    </w:t>
        </w:r>
        <w:r w:rsidRPr="0046394B">
          <w:rPr>
            <w:color w:val="0033B3"/>
            <w:lang w:val="en-US"/>
            <w:rPrChange w:id="7488" w:author="Maxim Bystrov" w:date="2026-05-24T12:54:00Z">
              <w:rPr>
                <w:color w:val="0033B3"/>
              </w:rPr>
            </w:rPrChange>
          </w:rPr>
          <w:t xml:space="preserve">fun </w:t>
        </w:r>
        <w:proofErr w:type="spellStart"/>
        <w:r w:rsidRPr="0046394B">
          <w:rPr>
            <w:color w:val="00627A"/>
            <w:lang w:val="en-US"/>
            <w:rPrChange w:id="7489" w:author="Maxim Bystrov" w:date="2026-05-24T12:54:00Z">
              <w:rPr>
                <w:color w:val="00627A"/>
              </w:rPr>
            </w:rPrChange>
          </w:rPr>
          <w:t>handleKeyspaceNotification</w:t>
        </w:r>
        <w:proofErr w:type="spellEnd"/>
        <w:r w:rsidRPr="0046394B">
          <w:rPr>
            <w:color w:val="080808"/>
            <w:lang w:val="en-US"/>
            <w:rPrChange w:id="7490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00000"/>
            <w:lang w:val="en-US"/>
            <w:rPrChange w:id="7491" w:author="Maxim Bystrov" w:date="2026-05-24T12:54:00Z">
              <w:rPr>
                <w:color w:val="000000"/>
              </w:rPr>
            </w:rPrChange>
          </w:rPr>
          <w:t>message</w:t>
        </w:r>
        <w:r w:rsidRPr="0046394B">
          <w:rPr>
            <w:color w:val="080808"/>
            <w:lang w:val="en-US"/>
            <w:rPrChange w:id="7492" w:author="Maxim Bystrov" w:date="2026-05-24T12:54:00Z">
              <w:rPr>
                <w:color w:val="080808"/>
              </w:rPr>
            </w:rPrChange>
          </w:rPr>
          <w:t xml:space="preserve">: </w:t>
        </w:r>
        <w:r w:rsidRPr="0046394B">
          <w:rPr>
            <w:color w:val="000000"/>
            <w:lang w:val="en-US"/>
            <w:rPrChange w:id="7493" w:author="Maxim Bystrov" w:date="2026-05-24T12:54:00Z">
              <w:rPr>
                <w:color w:val="000000"/>
              </w:rPr>
            </w:rPrChange>
          </w:rPr>
          <w:t>String</w:t>
        </w:r>
        <w:r w:rsidRPr="0046394B">
          <w:rPr>
            <w:color w:val="080808"/>
            <w:lang w:val="en-US"/>
            <w:rPrChange w:id="7494" w:author="Maxim Bystrov" w:date="2026-05-24T12:54:00Z">
              <w:rPr>
                <w:color w:val="080808"/>
              </w:rPr>
            </w:rPrChange>
          </w:rPr>
          <w:t xml:space="preserve">, </w:t>
        </w:r>
        <w:r w:rsidRPr="0046394B">
          <w:rPr>
            <w:color w:val="000000"/>
            <w:lang w:val="en-US"/>
            <w:rPrChange w:id="7495" w:author="Maxim Bystrov" w:date="2026-05-24T12:54:00Z">
              <w:rPr>
                <w:color w:val="000000"/>
              </w:rPr>
            </w:rPrChange>
          </w:rPr>
          <w:t>pattern</w:t>
        </w:r>
        <w:r w:rsidRPr="0046394B">
          <w:rPr>
            <w:color w:val="080808"/>
            <w:lang w:val="en-US"/>
            <w:rPrChange w:id="7496" w:author="Maxim Bystrov" w:date="2026-05-24T12:54:00Z">
              <w:rPr>
                <w:color w:val="080808"/>
              </w:rPr>
            </w:rPrChange>
          </w:rPr>
          <w:t xml:space="preserve">: </w:t>
        </w:r>
        <w:r w:rsidRPr="0046394B">
          <w:rPr>
            <w:color w:val="000000"/>
            <w:lang w:val="en-US"/>
            <w:rPrChange w:id="7497" w:author="Maxim Bystrov" w:date="2026-05-24T12:54:00Z">
              <w:rPr>
                <w:color w:val="000000"/>
              </w:rPr>
            </w:rPrChange>
          </w:rPr>
          <w:t>String</w:t>
        </w:r>
        <w:r w:rsidRPr="0046394B">
          <w:rPr>
            <w:color w:val="080808"/>
            <w:lang w:val="en-US"/>
            <w:rPrChange w:id="7498" w:author="Maxim Bystrov" w:date="2026-05-24T12:54:00Z">
              <w:rPr>
                <w:color w:val="080808"/>
              </w:rPr>
            </w:rPrChange>
          </w:rPr>
          <w:t>) {</w:t>
        </w:r>
        <w:r w:rsidRPr="0046394B">
          <w:rPr>
            <w:color w:val="080808"/>
            <w:lang w:val="en-US"/>
            <w:rPrChange w:id="7499" w:author="Maxim Bystrov" w:date="2026-05-24T12:54:00Z">
              <w:rPr>
                <w:color w:val="080808"/>
              </w:rPr>
            </w:rPrChange>
          </w:rPr>
          <w:br/>
          <w:t xml:space="preserve">        </w:t>
        </w:r>
        <w:r w:rsidRPr="0046394B">
          <w:rPr>
            <w:i/>
            <w:iCs/>
            <w:color w:val="8C8C8C"/>
            <w:lang w:val="en-US"/>
            <w:rPrChange w:id="7500" w:author="Maxim Bystrov" w:date="2026-05-24T12:54:00Z">
              <w:rPr>
                <w:i/>
                <w:iCs/>
                <w:color w:val="8C8C8C"/>
              </w:rPr>
            </w:rPrChange>
          </w:rPr>
          <w:t xml:space="preserve">//logger.info("Received Redis </w:t>
        </w:r>
        <w:proofErr w:type="spellStart"/>
        <w:r w:rsidRPr="0046394B">
          <w:rPr>
            <w:i/>
            <w:iCs/>
            <w:color w:val="8C8C8C"/>
            <w:lang w:val="en-US"/>
            <w:rPrChange w:id="7501" w:author="Maxim Bystrov" w:date="2026-05-24T12:54:00Z">
              <w:rPr>
                <w:i/>
                <w:iCs/>
                <w:color w:val="8C8C8C"/>
              </w:rPr>
            </w:rPrChange>
          </w:rPr>
          <w:t>keyspace</w:t>
        </w:r>
        <w:proofErr w:type="spellEnd"/>
        <w:r w:rsidRPr="0046394B">
          <w:rPr>
            <w:i/>
            <w:iCs/>
            <w:color w:val="8C8C8C"/>
            <w:lang w:val="en-US"/>
            <w:rPrChange w:id="7502" w:author="Maxim Bystrov" w:date="2026-05-24T12:54:00Z">
              <w:rPr>
                <w:i/>
                <w:iCs/>
                <w:color w:val="8C8C8C"/>
              </w:rPr>
            </w:rPrChange>
          </w:rPr>
          <w:t xml:space="preserve"> notification on pattern $pattern: $message")</w:t>
        </w:r>
        <w:r w:rsidRPr="0046394B">
          <w:rPr>
            <w:i/>
            <w:iCs/>
            <w:color w:val="8C8C8C"/>
            <w:lang w:val="en-US"/>
            <w:rPrChange w:id="7503" w:author="Maxim Bystrov" w:date="2026-05-24T12:54:00Z">
              <w:rPr>
                <w:i/>
                <w:iCs/>
                <w:color w:val="8C8C8C"/>
              </w:rPr>
            </w:rPrChange>
          </w:rPr>
          <w:br/>
        </w:r>
        <w:r w:rsidRPr="0046394B">
          <w:rPr>
            <w:i/>
            <w:iCs/>
            <w:color w:val="8C8C8C"/>
            <w:lang w:val="en-US"/>
            <w:rPrChange w:id="7504" w:author="Maxim Bystrov" w:date="2026-05-24T12:54:00Z">
              <w:rPr>
                <w:i/>
                <w:iCs/>
                <w:color w:val="8C8C8C"/>
              </w:rPr>
            </w:rPrChange>
          </w:rPr>
          <w:br/>
          <w:t xml:space="preserve">        </w:t>
        </w:r>
        <w:r w:rsidRPr="0046394B">
          <w:rPr>
            <w:color w:val="0033B3"/>
            <w:lang w:val="en-US"/>
            <w:rPrChange w:id="7505" w:author="Maxim Bystrov" w:date="2026-05-24T12:54:00Z">
              <w:rPr>
                <w:color w:val="0033B3"/>
              </w:rPr>
            </w:rPrChange>
          </w:rPr>
          <w:t xml:space="preserve">if </w:t>
        </w:r>
        <w:r w:rsidRPr="0046394B">
          <w:rPr>
            <w:color w:val="080808"/>
            <w:lang w:val="en-US"/>
            <w:rPrChange w:id="7506" w:author="Maxim Bystrov" w:date="2026-05-24T12:54:00Z">
              <w:rPr>
                <w:color w:val="080808"/>
              </w:rPr>
            </w:rPrChange>
          </w:rPr>
          <w:t>(</w:t>
        </w:r>
        <w:proofErr w:type="spellStart"/>
        <w:r w:rsidRPr="0046394B">
          <w:rPr>
            <w:color w:val="871094"/>
            <w:lang w:val="en-US"/>
            <w:rPrChange w:id="7507" w:author="Maxim Bystrov" w:date="2026-05-24T12:54:00Z">
              <w:rPr>
                <w:color w:val="871094"/>
              </w:rPr>
            </w:rPrChange>
          </w:rPr>
          <w:t>sessionCellSubscriptions</w:t>
        </w:r>
        <w:r w:rsidRPr="0046394B">
          <w:rPr>
            <w:color w:val="080808"/>
            <w:lang w:val="en-US"/>
            <w:rPrChange w:id="7508" w:author="Maxim Bystrov" w:date="2026-05-24T12:54:00Z">
              <w:rPr>
                <w:color w:val="080808"/>
              </w:rPr>
            </w:rPrChange>
          </w:rPr>
          <w:t>.isEmpty</w:t>
        </w:r>
        <w:proofErr w:type="spellEnd"/>
        <w:r w:rsidRPr="0046394B">
          <w:rPr>
            <w:color w:val="080808"/>
            <w:lang w:val="en-US"/>
            <w:rPrChange w:id="7509" w:author="Maxim Bystrov" w:date="2026-05-24T12:54:00Z">
              <w:rPr>
                <w:color w:val="080808"/>
              </w:rPr>
            </w:rPrChange>
          </w:rPr>
          <w:t>()) {</w:t>
        </w:r>
        <w:r w:rsidRPr="0046394B">
          <w:rPr>
            <w:color w:val="080808"/>
            <w:lang w:val="en-US"/>
            <w:rPrChange w:id="7510" w:author="Maxim Bystrov" w:date="2026-05-24T12:54:00Z">
              <w:rPr>
                <w:color w:val="080808"/>
              </w:rPr>
            </w:rPrChange>
          </w:rPr>
          <w:br/>
          <w:t xml:space="preserve">            </w:t>
        </w:r>
        <w:r w:rsidRPr="0046394B">
          <w:rPr>
            <w:color w:val="0033B3"/>
            <w:lang w:val="en-US"/>
            <w:rPrChange w:id="7511" w:author="Maxim Bystrov" w:date="2026-05-24T12:54:00Z">
              <w:rPr>
                <w:color w:val="0033B3"/>
              </w:rPr>
            </w:rPrChange>
          </w:rPr>
          <w:t>return</w:t>
        </w:r>
        <w:r w:rsidRPr="0046394B">
          <w:rPr>
            <w:color w:val="0033B3"/>
            <w:lang w:val="en-US"/>
            <w:rPrChange w:id="7512" w:author="Maxim Bystrov" w:date="2026-05-24T12:54:00Z">
              <w:rPr>
                <w:color w:val="0033B3"/>
              </w:rPr>
            </w:rPrChange>
          </w:rPr>
          <w:br/>
          <w:t xml:space="preserve">        </w:t>
        </w:r>
        <w:r w:rsidRPr="0046394B">
          <w:rPr>
            <w:color w:val="080808"/>
            <w:lang w:val="en-US"/>
            <w:rPrChange w:id="7513" w:author="Maxim Bystrov" w:date="2026-05-24T12:54:00Z">
              <w:rPr>
                <w:color w:val="080808"/>
              </w:rPr>
            </w:rPrChange>
          </w:rPr>
          <w:t>}</w:t>
        </w:r>
        <w:r w:rsidRPr="0046394B">
          <w:rPr>
            <w:color w:val="080808"/>
            <w:lang w:val="en-US"/>
            <w:rPrChange w:id="7514" w:author="Maxim Bystrov" w:date="2026-05-24T12:54:00Z">
              <w:rPr>
                <w:color w:val="080808"/>
              </w:rPr>
            </w:rPrChange>
          </w:rPr>
          <w:br/>
        </w:r>
        <w:r w:rsidRPr="0046394B">
          <w:rPr>
            <w:color w:val="080808"/>
            <w:lang w:val="en-US"/>
            <w:rPrChange w:id="7515" w:author="Maxim Bystrov" w:date="2026-05-24T12:54:00Z">
              <w:rPr>
                <w:color w:val="080808"/>
              </w:rPr>
            </w:rPrChange>
          </w:rPr>
          <w:br/>
          <w:t xml:space="preserve">        </w:t>
        </w:r>
        <w:r w:rsidRPr="0046394B">
          <w:rPr>
            <w:i/>
            <w:iCs/>
            <w:color w:val="8C8C8C"/>
            <w:lang w:val="en-US"/>
            <w:rPrChange w:id="7516" w:author="Maxim Bystrov" w:date="2026-05-24T12:54:00Z">
              <w:rPr>
                <w:i/>
                <w:iCs/>
                <w:color w:val="8C8C8C"/>
              </w:rPr>
            </w:rPrChange>
          </w:rPr>
          <w:t xml:space="preserve">// message </w:t>
        </w:r>
        <w:r>
          <w:rPr>
            <w:i/>
            <w:iCs/>
            <w:color w:val="8C8C8C"/>
          </w:rPr>
          <w:t>содержит</w:t>
        </w:r>
        <w:r w:rsidRPr="0046394B">
          <w:rPr>
            <w:i/>
            <w:iCs/>
            <w:color w:val="8C8C8C"/>
            <w:lang w:val="en-US"/>
            <w:rPrChange w:id="7517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ключ</w:t>
        </w:r>
        <w:r w:rsidRPr="0046394B">
          <w:rPr>
            <w:i/>
            <w:iCs/>
            <w:color w:val="8C8C8C"/>
            <w:lang w:val="en-US"/>
            <w:rPrChange w:id="7518" w:author="Maxim Bystrov" w:date="2026-05-24T12:54:00Z">
              <w:rPr>
                <w:i/>
                <w:iCs/>
                <w:color w:val="8C8C8C"/>
              </w:rPr>
            </w:rPrChange>
          </w:rPr>
          <w:t xml:space="preserve">, </w:t>
        </w:r>
        <w:r>
          <w:rPr>
            <w:i/>
            <w:iCs/>
            <w:color w:val="8C8C8C"/>
          </w:rPr>
          <w:t>который</w:t>
        </w:r>
        <w:r w:rsidRPr="0046394B">
          <w:rPr>
            <w:i/>
            <w:iCs/>
            <w:color w:val="8C8C8C"/>
            <w:lang w:val="en-US"/>
            <w:rPrChange w:id="7519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был</w:t>
        </w:r>
        <w:r w:rsidRPr="0046394B">
          <w:rPr>
            <w:i/>
            <w:iCs/>
            <w:color w:val="8C8C8C"/>
            <w:lang w:val="en-US"/>
            <w:rPrChange w:id="7520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изменен</w:t>
        </w:r>
        <w:r w:rsidRPr="0046394B">
          <w:rPr>
            <w:i/>
            <w:iCs/>
            <w:color w:val="8C8C8C"/>
            <w:lang w:val="en-US"/>
            <w:rPrChange w:id="7521" w:author="Maxim Bystrov" w:date="2026-05-24T12:54:00Z">
              <w:rPr>
                <w:i/>
                <w:iCs/>
                <w:color w:val="8C8C8C"/>
              </w:rPr>
            </w:rPrChange>
          </w:rPr>
          <w:t xml:space="preserve"> (</w:t>
        </w:r>
        <w:r>
          <w:rPr>
            <w:i/>
            <w:iCs/>
            <w:color w:val="8C8C8C"/>
          </w:rPr>
          <w:t>например</w:t>
        </w:r>
        <w:r w:rsidRPr="0046394B">
          <w:rPr>
            <w:i/>
            <w:iCs/>
            <w:color w:val="8C8C8C"/>
            <w:lang w:val="en-US"/>
            <w:rPrChange w:id="7522" w:author="Maxim Bystrov" w:date="2026-05-24T12:54:00Z">
              <w:rPr>
                <w:i/>
                <w:iCs/>
                <w:color w:val="8C8C8C"/>
              </w:rPr>
            </w:rPrChange>
          </w:rPr>
          <w:t xml:space="preserve"> "nav:123:last")</w:t>
        </w:r>
        <w:r w:rsidRPr="0046394B">
          <w:rPr>
            <w:i/>
            <w:iCs/>
            <w:color w:val="8C8C8C"/>
            <w:lang w:val="en-US"/>
            <w:rPrChange w:id="7523" w:author="Maxim Bystrov" w:date="2026-05-24T12:54:00Z">
              <w:rPr>
                <w:i/>
                <w:iCs/>
                <w:color w:val="8C8C8C"/>
              </w:rPr>
            </w:rPrChange>
          </w:rPr>
          <w:br/>
          <w:t xml:space="preserve">        </w:t>
        </w:r>
        <w:r w:rsidRPr="0046394B">
          <w:rPr>
            <w:color w:val="0033B3"/>
            <w:lang w:val="en-US"/>
            <w:rPrChange w:id="7524" w:author="Maxim Bystrov" w:date="2026-05-24T12:54:00Z">
              <w:rPr>
                <w:color w:val="0033B3"/>
              </w:rPr>
            </w:rPrChange>
          </w:rPr>
          <w:t xml:space="preserve">if </w:t>
        </w:r>
        <w:r w:rsidRPr="0046394B">
          <w:rPr>
            <w:color w:val="080808"/>
            <w:lang w:val="en-US"/>
            <w:rPrChange w:id="7525" w:author="Maxim Bystrov" w:date="2026-05-24T12:54:00Z">
              <w:rPr>
                <w:color w:val="080808"/>
              </w:rPr>
            </w:rPrChange>
          </w:rPr>
          <w:t>(!</w:t>
        </w:r>
        <w:proofErr w:type="spellStart"/>
        <w:r w:rsidRPr="0046394B">
          <w:rPr>
            <w:color w:val="000000"/>
            <w:lang w:val="en-US"/>
            <w:rPrChange w:id="7526" w:author="Maxim Bystrov" w:date="2026-05-24T12:54:00Z">
              <w:rPr>
                <w:color w:val="000000"/>
              </w:rPr>
            </w:rPrChange>
          </w:rPr>
          <w:t>message</w:t>
        </w:r>
        <w:r w:rsidRPr="0046394B">
          <w:rPr>
            <w:color w:val="080808"/>
            <w:lang w:val="en-US"/>
            <w:rPrChange w:id="7527" w:author="Maxim Bystrov" w:date="2026-05-24T12:54:00Z">
              <w:rPr>
                <w:color w:val="080808"/>
              </w:rPr>
            </w:rPrChange>
          </w:rPr>
          <w:t>.</w:t>
        </w:r>
        <w:r w:rsidRPr="0046394B">
          <w:rPr>
            <w:i/>
            <w:iCs/>
            <w:color w:val="00627A"/>
            <w:lang w:val="en-US"/>
            <w:rPrChange w:id="7528" w:author="Maxim Bystrov" w:date="2026-05-24T12:54:00Z">
              <w:rPr>
                <w:i/>
                <w:iCs/>
                <w:color w:val="00627A"/>
              </w:rPr>
            </w:rPrChange>
          </w:rPr>
          <w:t>startsWith</w:t>
        </w:r>
        <w:proofErr w:type="spellEnd"/>
        <w:r w:rsidRPr="0046394B">
          <w:rPr>
            <w:color w:val="080808"/>
            <w:lang w:val="en-US"/>
            <w:rPrChange w:id="7529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871094"/>
            <w:lang w:val="en-US"/>
            <w:rPrChange w:id="7530" w:author="Maxim Bystrov" w:date="2026-05-24T12:54:00Z">
              <w:rPr>
                <w:color w:val="871094"/>
              </w:rPr>
            </w:rPrChange>
          </w:rPr>
          <w:t>NAV_KEY_PREFIX</w:t>
        </w:r>
        <w:r w:rsidRPr="0046394B">
          <w:rPr>
            <w:color w:val="080808"/>
            <w:lang w:val="en-US"/>
            <w:rPrChange w:id="7531" w:author="Maxim Bystrov" w:date="2026-05-24T12:54:00Z">
              <w:rPr>
                <w:color w:val="080808"/>
              </w:rPr>
            </w:rPrChange>
          </w:rPr>
          <w:t>) || !</w:t>
        </w:r>
        <w:proofErr w:type="spellStart"/>
        <w:r w:rsidRPr="0046394B">
          <w:rPr>
            <w:color w:val="000000"/>
            <w:lang w:val="en-US"/>
            <w:rPrChange w:id="7532" w:author="Maxim Bystrov" w:date="2026-05-24T12:54:00Z">
              <w:rPr>
                <w:color w:val="000000"/>
              </w:rPr>
            </w:rPrChange>
          </w:rPr>
          <w:t>message</w:t>
        </w:r>
        <w:r w:rsidRPr="0046394B">
          <w:rPr>
            <w:color w:val="080808"/>
            <w:lang w:val="en-US"/>
            <w:rPrChange w:id="7533" w:author="Maxim Bystrov" w:date="2026-05-24T12:54:00Z">
              <w:rPr>
                <w:color w:val="080808"/>
              </w:rPr>
            </w:rPrChange>
          </w:rPr>
          <w:t>.</w:t>
        </w:r>
        <w:r w:rsidRPr="0046394B">
          <w:rPr>
            <w:i/>
            <w:iCs/>
            <w:color w:val="00627A"/>
            <w:lang w:val="en-US"/>
            <w:rPrChange w:id="7534" w:author="Maxim Bystrov" w:date="2026-05-24T12:54:00Z">
              <w:rPr>
                <w:i/>
                <w:iCs/>
                <w:color w:val="00627A"/>
              </w:rPr>
            </w:rPrChange>
          </w:rPr>
          <w:t>endsWith</w:t>
        </w:r>
        <w:proofErr w:type="spellEnd"/>
        <w:r w:rsidRPr="0046394B">
          <w:rPr>
            <w:color w:val="080808"/>
            <w:lang w:val="en-US"/>
            <w:rPrChange w:id="7535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871094"/>
            <w:lang w:val="en-US"/>
            <w:rPrChange w:id="7536" w:author="Maxim Bystrov" w:date="2026-05-24T12:54:00Z">
              <w:rPr>
                <w:color w:val="871094"/>
              </w:rPr>
            </w:rPrChange>
          </w:rPr>
          <w:t>NAV_KEY_SUFFIX</w:t>
        </w:r>
        <w:r w:rsidRPr="0046394B">
          <w:rPr>
            <w:color w:val="080808"/>
            <w:lang w:val="en-US"/>
            <w:rPrChange w:id="7537" w:author="Maxim Bystrov" w:date="2026-05-24T12:54:00Z">
              <w:rPr>
                <w:color w:val="080808"/>
              </w:rPr>
            </w:rPrChange>
          </w:rPr>
          <w:t>)) {</w:t>
        </w:r>
        <w:r w:rsidRPr="0046394B">
          <w:rPr>
            <w:color w:val="080808"/>
            <w:lang w:val="en-US"/>
            <w:rPrChange w:id="7538" w:author="Maxim Bystrov" w:date="2026-05-24T12:54:00Z">
              <w:rPr>
                <w:color w:val="080808"/>
              </w:rPr>
            </w:rPrChange>
          </w:rPr>
          <w:br/>
          <w:t xml:space="preserve">            </w:t>
        </w:r>
        <w:r w:rsidRPr="0046394B">
          <w:rPr>
            <w:color w:val="0033B3"/>
            <w:lang w:val="en-US"/>
            <w:rPrChange w:id="7539" w:author="Maxim Bystrov" w:date="2026-05-24T12:54:00Z">
              <w:rPr>
                <w:color w:val="0033B3"/>
              </w:rPr>
            </w:rPrChange>
          </w:rPr>
          <w:t xml:space="preserve">return </w:t>
        </w:r>
        <w:r w:rsidRPr="0046394B">
          <w:rPr>
            <w:i/>
            <w:iCs/>
            <w:color w:val="8C8C8C"/>
            <w:lang w:val="en-US"/>
            <w:rPrChange w:id="7540" w:author="Maxim Bystrov" w:date="2026-05-24T12:54:00Z">
              <w:rPr>
                <w:i/>
                <w:iCs/>
                <w:color w:val="8C8C8C"/>
              </w:rPr>
            </w:rPrChange>
          </w:rPr>
          <w:t xml:space="preserve">// </w:t>
        </w:r>
        <w:r>
          <w:rPr>
            <w:i/>
            <w:iCs/>
            <w:color w:val="8C8C8C"/>
          </w:rPr>
          <w:t>Нас</w:t>
        </w:r>
        <w:r w:rsidRPr="0046394B">
          <w:rPr>
            <w:i/>
            <w:iCs/>
            <w:color w:val="8C8C8C"/>
            <w:lang w:val="en-US"/>
            <w:rPrChange w:id="7541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интересуют</w:t>
        </w:r>
        <w:r w:rsidRPr="0046394B">
          <w:rPr>
            <w:i/>
            <w:iCs/>
            <w:color w:val="8C8C8C"/>
            <w:lang w:val="en-US"/>
            <w:rPrChange w:id="7542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только</w:t>
        </w:r>
        <w:r w:rsidRPr="0046394B">
          <w:rPr>
            <w:i/>
            <w:iCs/>
            <w:color w:val="8C8C8C"/>
            <w:lang w:val="en-US"/>
            <w:rPrChange w:id="7543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ключи</w:t>
        </w:r>
        <w:r w:rsidRPr="0046394B">
          <w:rPr>
            <w:i/>
            <w:iCs/>
            <w:color w:val="8C8C8C"/>
            <w:lang w:val="en-US"/>
            <w:rPrChange w:id="7544" w:author="Maxim Bystrov" w:date="2026-05-24T12:54:00Z">
              <w:rPr>
                <w:i/>
                <w:iCs/>
                <w:color w:val="8C8C8C"/>
              </w:rPr>
            </w:rPrChange>
          </w:rPr>
          <w:t xml:space="preserve"> nav:*:last</w:t>
        </w:r>
        <w:r w:rsidRPr="0046394B">
          <w:rPr>
            <w:i/>
            <w:iCs/>
            <w:color w:val="8C8C8C"/>
            <w:lang w:val="en-US"/>
            <w:rPrChange w:id="7545" w:author="Maxim Bystrov" w:date="2026-05-24T12:54:00Z">
              <w:rPr>
                <w:i/>
                <w:iCs/>
                <w:color w:val="8C8C8C"/>
              </w:rPr>
            </w:rPrChange>
          </w:rPr>
          <w:br/>
          <w:t xml:space="preserve">        </w:t>
        </w:r>
        <w:r w:rsidRPr="0046394B">
          <w:rPr>
            <w:color w:val="080808"/>
            <w:lang w:val="en-US"/>
            <w:rPrChange w:id="7546" w:author="Maxim Bystrov" w:date="2026-05-24T12:54:00Z">
              <w:rPr>
                <w:color w:val="080808"/>
              </w:rPr>
            </w:rPrChange>
          </w:rPr>
          <w:t>}</w:t>
        </w:r>
        <w:r w:rsidRPr="0046394B">
          <w:rPr>
            <w:color w:val="080808"/>
            <w:lang w:val="en-US"/>
            <w:rPrChange w:id="7547" w:author="Maxim Bystrov" w:date="2026-05-24T12:54:00Z">
              <w:rPr>
                <w:color w:val="080808"/>
              </w:rPr>
            </w:rPrChange>
          </w:rPr>
          <w:br/>
          <w:t xml:space="preserve">        </w:t>
        </w:r>
        <w:r w:rsidRPr="0046394B">
          <w:rPr>
            <w:color w:val="080808"/>
            <w:lang w:val="en-US"/>
            <w:rPrChange w:id="7548" w:author="Maxim Bystrov" w:date="2026-05-24T12:54:00Z">
              <w:rPr>
                <w:color w:val="080808"/>
              </w:rPr>
            </w:rPrChange>
          </w:rPr>
          <w:br/>
          <w:t xml:space="preserve">        </w:t>
        </w:r>
        <w:r w:rsidRPr="0046394B">
          <w:rPr>
            <w:color w:val="0033B3"/>
            <w:lang w:val="en-US"/>
            <w:rPrChange w:id="7549" w:author="Maxim Bystrov" w:date="2026-05-24T12:54:00Z">
              <w:rPr>
                <w:color w:val="0033B3"/>
              </w:rPr>
            </w:rPrChange>
          </w:rPr>
          <w:t xml:space="preserve">try </w:t>
        </w:r>
        <w:r w:rsidRPr="0046394B">
          <w:rPr>
            <w:color w:val="080808"/>
            <w:lang w:val="en-US"/>
            <w:rPrChange w:id="7550" w:author="Maxim Bystrov" w:date="2026-05-24T12:54:00Z">
              <w:rPr>
                <w:color w:val="080808"/>
              </w:rPr>
            </w:rPrChange>
          </w:rPr>
          <w:t>{</w:t>
        </w:r>
        <w:r w:rsidRPr="0046394B">
          <w:rPr>
            <w:color w:val="080808"/>
            <w:lang w:val="en-US"/>
            <w:rPrChange w:id="7551" w:author="Maxim Bystrov" w:date="2026-05-24T12:54:00Z">
              <w:rPr>
                <w:color w:val="080808"/>
              </w:rPr>
            </w:rPrChange>
          </w:rPr>
          <w:br/>
          <w:t xml:space="preserve">            </w:t>
        </w:r>
        <w:r w:rsidRPr="0046394B">
          <w:rPr>
            <w:i/>
            <w:iCs/>
            <w:color w:val="8C8C8C"/>
            <w:lang w:val="en-US"/>
            <w:rPrChange w:id="7552" w:author="Maxim Bystrov" w:date="2026-05-24T12:54:00Z">
              <w:rPr>
                <w:i/>
                <w:iCs/>
                <w:color w:val="8C8C8C"/>
              </w:rPr>
            </w:rPrChange>
          </w:rPr>
          <w:t xml:space="preserve">// </w:t>
        </w:r>
        <w:r>
          <w:rPr>
            <w:i/>
            <w:iCs/>
            <w:color w:val="8C8C8C"/>
          </w:rPr>
          <w:t>Извлекаем</w:t>
        </w:r>
        <w:r w:rsidRPr="0046394B">
          <w:rPr>
            <w:i/>
            <w:iCs/>
            <w:color w:val="8C8C8C"/>
            <w:lang w:val="en-US"/>
            <w:rPrChange w:id="7553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proofErr w:type="spellStart"/>
        <w:r w:rsidRPr="0046394B">
          <w:rPr>
            <w:i/>
            <w:iCs/>
            <w:color w:val="8C8C8C"/>
            <w:lang w:val="en-US"/>
            <w:rPrChange w:id="7554" w:author="Maxim Bystrov" w:date="2026-05-24T12:54:00Z">
              <w:rPr>
                <w:i/>
                <w:iCs/>
                <w:color w:val="8C8C8C"/>
              </w:rPr>
            </w:rPrChange>
          </w:rPr>
          <w:t>deviceId</w:t>
        </w:r>
        <w:proofErr w:type="spellEnd"/>
        <w:r w:rsidRPr="0046394B">
          <w:rPr>
            <w:i/>
            <w:iCs/>
            <w:color w:val="8C8C8C"/>
            <w:lang w:val="en-US"/>
            <w:rPrChange w:id="7555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из</w:t>
        </w:r>
        <w:r w:rsidRPr="0046394B">
          <w:rPr>
            <w:i/>
            <w:iCs/>
            <w:color w:val="8C8C8C"/>
            <w:lang w:val="en-US"/>
            <w:rPrChange w:id="7556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ключа</w:t>
        </w:r>
        <w:r w:rsidRPr="0046394B">
          <w:rPr>
            <w:i/>
            <w:iCs/>
            <w:color w:val="8C8C8C"/>
            <w:lang w:val="en-US"/>
            <w:rPrChange w:id="7557" w:author="Maxim Bystrov" w:date="2026-05-24T12:54:00Z">
              <w:rPr>
                <w:i/>
                <w:iCs/>
                <w:color w:val="8C8C8C"/>
              </w:rPr>
            </w:rPrChange>
          </w:rPr>
          <w:br/>
          <w:t xml:space="preserve">            </w:t>
        </w:r>
        <w:proofErr w:type="spellStart"/>
        <w:r w:rsidRPr="0046394B">
          <w:rPr>
            <w:color w:val="0033B3"/>
            <w:lang w:val="en-US"/>
            <w:rPrChange w:id="7558" w:author="Maxim Bystrov" w:date="2026-05-24T12:54:00Z">
              <w:rPr>
                <w:color w:val="0033B3"/>
              </w:rPr>
            </w:rPrChange>
          </w:rPr>
          <w:t>val</w:t>
        </w:r>
        <w:proofErr w:type="spellEnd"/>
        <w:r w:rsidRPr="0046394B">
          <w:rPr>
            <w:color w:val="0033B3"/>
            <w:lang w:val="en-US"/>
            <w:rPrChange w:id="7559" w:author="Maxim Bystrov" w:date="2026-05-24T12:54:00Z">
              <w:rPr>
                <w:color w:val="0033B3"/>
              </w:rPr>
            </w:rPrChange>
          </w:rPr>
          <w:t xml:space="preserve"> </w:t>
        </w:r>
        <w:proofErr w:type="spellStart"/>
        <w:r w:rsidRPr="0046394B">
          <w:rPr>
            <w:color w:val="000000"/>
            <w:lang w:val="en-US"/>
            <w:rPrChange w:id="7560" w:author="Maxim Bystrov" w:date="2026-05-24T12:54:00Z">
              <w:rPr>
                <w:color w:val="000000"/>
              </w:rPr>
            </w:rPrChange>
          </w:rPr>
          <w:t>deviceId</w:t>
        </w:r>
        <w:proofErr w:type="spellEnd"/>
        <w:r w:rsidRPr="0046394B">
          <w:rPr>
            <w:color w:val="000000"/>
            <w:lang w:val="en-US"/>
            <w:rPrChange w:id="7561" w:author="Maxim Bystrov" w:date="2026-05-24T12:54:00Z">
              <w:rPr>
                <w:color w:val="000000"/>
              </w:rPr>
            </w:rPrChange>
          </w:rPr>
          <w:t xml:space="preserve"> </w:t>
        </w:r>
        <w:r w:rsidRPr="0046394B">
          <w:rPr>
            <w:color w:val="080808"/>
            <w:lang w:val="en-US"/>
            <w:rPrChange w:id="7562" w:author="Maxim Bystrov" w:date="2026-05-24T12:54:00Z">
              <w:rPr>
                <w:color w:val="080808"/>
              </w:rPr>
            </w:rPrChange>
          </w:rPr>
          <w:t xml:space="preserve">= </w:t>
        </w:r>
        <w:proofErr w:type="spellStart"/>
        <w:r w:rsidRPr="0046394B">
          <w:rPr>
            <w:color w:val="080808"/>
            <w:lang w:val="en-US"/>
            <w:rPrChange w:id="7563" w:author="Maxim Bystrov" w:date="2026-05-24T12:54:00Z">
              <w:rPr>
                <w:color w:val="080808"/>
              </w:rPr>
            </w:rPrChange>
          </w:rPr>
          <w:t>extractDeviceIdFromKey</w:t>
        </w:r>
        <w:proofErr w:type="spellEnd"/>
        <w:r w:rsidRPr="0046394B">
          <w:rPr>
            <w:color w:val="080808"/>
            <w:lang w:val="en-US"/>
            <w:rPrChange w:id="7564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00000"/>
            <w:lang w:val="en-US"/>
            <w:rPrChange w:id="7565" w:author="Maxim Bystrov" w:date="2026-05-24T12:54:00Z">
              <w:rPr>
                <w:color w:val="000000"/>
              </w:rPr>
            </w:rPrChange>
          </w:rPr>
          <w:t>message</w:t>
        </w:r>
        <w:r w:rsidRPr="0046394B">
          <w:rPr>
            <w:color w:val="080808"/>
            <w:lang w:val="en-US"/>
            <w:rPrChange w:id="7566" w:author="Maxim Bystrov" w:date="2026-05-24T12:54:00Z">
              <w:rPr>
                <w:color w:val="080808"/>
              </w:rPr>
            </w:rPrChange>
          </w:rPr>
          <w:t>)</w:t>
        </w:r>
        <w:r w:rsidRPr="0046394B">
          <w:rPr>
            <w:color w:val="080808"/>
            <w:lang w:val="en-US"/>
            <w:rPrChange w:id="7567" w:author="Maxim Bystrov" w:date="2026-05-24T12:54:00Z">
              <w:rPr>
                <w:color w:val="080808"/>
              </w:rPr>
            </w:rPrChange>
          </w:rPr>
          <w:br/>
          <w:t xml:space="preserve">            </w:t>
        </w:r>
        <w:r w:rsidRPr="0046394B">
          <w:rPr>
            <w:color w:val="0033B3"/>
            <w:lang w:val="en-US"/>
            <w:rPrChange w:id="7568" w:author="Maxim Bystrov" w:date="2026-05-24T12:54:00Z">
              <w:rPr>
                <w:color w:val="0033B3"/>
              </w:rPr>
            </w:rPrChange>
          </w:rPr>
          <w:t xml:space="preserve">if </w:t>
        </w:r>
        <w:r w:rsidRPr="0046394B">
          <w:rPr>
            <w:color w:val="080808"/>
            <w:lang w:val="en-US"/>
            <w:rPrChange w:id="7569" w:author="Maxim Bystrov" w:date="2026-05-24T12:54:00Z">
              <w:rPr>
                <w:color w:val="080808"/>
              </w:rPr>
            </w:rPrChange>
          </w:rPr>
          <w:t>(</w:t>
        </w:r>
        <w:proofErr w:type="spellStart"/>
        <w:r w:rsidRPr="0046394B">
          <w:rPr>
            <w:color w:val="000000"/>
            <w:lang w:val="en-US"/>
            <w:rPrChange w:id="7570" w:author="Maxim Bystrov" w:date="2026-05-24T12:54:00Z">
              <w:rPr>
                <w:color w:val="000000"/>
              </w:rPr>
            </w:rPrChange>
          </w:rPr>
          <w:t>deviceId</w:t>
        </w:r>
        <w:proofErr w:type="spellEnd"/>
        <w:r w:rsidRPr="0046394B">
          <w:rPr>
            <w:color w:val="000000"/>
            <w:lang w:val="en-US"/>
            <w:rPrChange w:id="7571" w:author="Maxim Bystrov" w:date="2026-05-24T12:54:00Z">
              <w:rPr>
                <w:color w:val="000000"/>
              </w:rPr>
            </w:rPrChange>
          </w:rPr>
          <w:t xml:space="preserve"> </w:t>
        </w:r>
        <w:r w:rsidRPr="0046394B">
          <w:rPr>
            <w:color w:val="080808"/>
            <w:lang w:val="en-US"/>
            <w:rPrChange w:id="7572" w:author="Maxim Bystrov" w:date="2026-05-24T12:54:00Z">
              <w:rPr>
                <w:color w:val="080808"/>
              </w:rPr>
            </w:rPrChange>
          </w:rPr>
          <w:t xml:space="preserve">== </w:t>
        </w:r>
        <w:r w:rsidRPr="0046394B">
          <w:rPr>
            <w:color w:val="0033B3"/>
            <w:lang w:val="en-US"/>
            <w:rPrChange w:id="7573" w:author="Maxim Bystrov" w:date="2026-05-24T12:54:00Z">
              <w:rPr>
                <w:color w:val="0033B3"/>
              </w:rPr>
            </w:rPrChange>
          </w:rPr>
          <w:t>null</w:t>
        </w:r>
        <w:r w:rsidRPr="0046394B">
          <w:rPr>
            <w:color w:val="080808"/>
            <w:lang w:val="en-US"/>
            <w:rPrChange w:id="7574" w:author="Maxim Bystrov" w:date="2026-05-24T12:54:00Z">
              <w:rPr>
                <w:color w:val="080808"/>
              </w:rPr>
            </w:rPrChange>
          </w:rPr>
          <w:t>) {</w:t>
        </w:r>
        <w:r w:rsidRPr="0046394B">
          <w:rPr>
            <w:color w:val="080808"/>
            <w:lang w:val="en-US"/>
            <w:rPrChange w:id="7575" w:author="Maxim Bystrov" w:date="2026-05-24T12:54:00Z">
              <w:rPr>
                <w:color w:val="080808"/>
              </w:rPr>
            </w:rPrChange>
          </w:rPr>
          <w:br/>
          <w:t xml:space="preserve">                </w:t>
        </w:r>
        <w:proofErr w:type="spellStart"/>
        <w:r w:rsidRPr="0046394B">
          <w:rPr>
            <w:color w:val="871094"/>
            <w:lang w:val="en-US"/>
            <w:rPrChange w:id="7576" w:author="Maxim Bystrov" w:date="2026-05-24T12:54:00Z">
              <w:rPr>
                <w:color w:val="871094"/>
              </w:rPr>
            </w:rPrChange>
          </w:rPr>
          <w:t>logger</w:t>
        </w:r>
        <w:r w:rsidRPr="0046394B">
          <w:rPr>
            <w:color w:val="080808"/>
            <w:lang w:val="en-US"/>
            <w:rPrChange w:id="7577" w:author="Maxim Bystrov" w:date="2026-05-24T12:54:00Z">
              <w:rPr>
                <w:color w:val="080808"/>
              </w:rPr>
            </w:rPrChange>
          </w:rPr>
          <w:t>.warn</w:t>
        </w:r>
        <w:proofErr w:type="spellEnd"/>
        <w:r w:rsidRPr="0046394B">
          <w:rPr>
            <w:color w:val="080808"/>
            <w:lang w:val="en-US"/>
            <w:rPrChange w:id="7578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67D17"/>
            <w:lang w:val="en-US"/>
            <w:rPrChange w:id="7579" w:author="Maxim Bystrov" w:date="2026-05-24T12:54:00Z">
              <w:rPr>
                <w:color w:val="067D17"/>
              </w:rPr>
            </w:rPrChange>
          </w:rPr>
          <w:t xml:space="preserve">"Failed to extract </w:t>
        </w:r>
        <w:proofErr w:type="spellStart"/>
        <w:r w:rsidRPr="0046394B">
          <w:rPr>
            <w:color w:val="067D17"/>
            <w:lang w:val="en-US"/>
            <w:rPrChange w:id="7580" w:author="Maxim Bystrov" w:date="2026-05-24T12:54:00Z">
              <w:rPr>
                <w:color w:val="067D17"/>
              </w:rPr>
            </w:rPrChange>
          </w:rPr>
          <w:t>deviceId</w:t>
        </w:r>
        <w:proofErr w:type="spellEnd"/>
        <w:r w:rsidRPr="0046394B">
          <w:rPr>
            <w:color w:val="067D17"/>
            <w:lang w:val="en-US"/>
            <w:rPrChange w:id="7581" w:author="Maxim Bystrov" w:date="2026-05-24T12:54:00Z">
              <w:rPr>
                <w:color w:val="067D17"/>
              </w:rPr>
            </w:rPrChange>
          </w:rPr>
          <w:t xml:space="preserve"> from key: </w:t>
        </w:r>
        <w:r w:rsidRPr="0046394B">
          <w:rPr>
            <w:color w:val="0037A6"/>
            <w:lang w:val="en-US"/>
            <w:rPrChange w:id="7582" w:author="Maxim Bystrov" w:date="2026-05-24T12:54:00Z">
              <w:rPr>
                <w:color w:val="0037A6"/>
              </w:rPr>
            </w:rPrChange>
          </w:rPr>
          <w:t>$</w:t>
        </w:r>
        <w:r w:rsidRPr="0046394B">
          <w:rPr>
            <w:color w:val="000000"/>
            <w:lang w:val="en-US"/>
            <w:rPrChange w:id="7583" w:author="Maxim Bystrov" w:date="2026-05-24T12:54:00Z">
              <w:rPr>
                <w:color w:val="000000"/>
              </w:rPr>
            </w:rPrChange>
          </w:rPr>
          <w:t>message</w:t>
        </w:r>
        <w:r w:rsidRPr="0046394B">
          <w:rPr>
            <w:color w:val="067D17"/>
            <w:lang w:val="en-US"/>
            <w:rPrChange w:id="7584" w:author="Maxim Bystrov" w:date="2026-05-24T12:54:00Z">
              <w:rPr>
                <w:color w:val="067D17"/>
              </w:rPr>
            </w:rPrChange>
          </w:rPr>
          <w:t>"</w:t>
        </w:r>
        <w:r w:rsidRPr="0046394B">
          <w:rPr>
            <w:color w:val="080808"/>
            <w:lang w:val="en-US"/>
            <w:rPrChange w:id="7585" w:author="Maxim Bystrov" w:date="2026-05-24T12:54:00Z">
              <w:rPr>
                <w:color w:val="080808"/>
              </w:rPr>
            </w:rPrChange>
          </w:rPr>
          <w:t>)</w:t>
        </w:r>
        <w:r w:rsidRPr="0046394B">
          <w:rPr>
            <w:color w:val="080808"/>
            <w:lang w:val="en-US"/>
            <w:rPrChange w:id="7586" w:author="Maxim Bystrov" w:date="2026-05-24T12:54:00Z">
              <w:rPr>
                <w:color w:val="080808"/>
              </w:rPr>
            </w:rPrChange>
          </w:rPr>
          <w:br/>
          <w:t xml:space="preserve">                </w:t>
        </w:r>
        <w:r w:rsidRPr="0046394B">
          <w:rPr>
            <w:color w:val="0033B3"/>
            <w:lang w:val="en-US"/>
            <w:rPrChange w:id="7587" w:author="Maxim Bystrov" w:date="2026-05-24T12:54:00Z">
              <w:rPr>
                <w:color w:val="0033B3"/>
              </w:rPr>
            </w:rPrChange>
          </w:rPr>
          <w:t>return</w:t>
        </w:r>
        <w:r w:rsidRPr="0046394B">
          <w:rPr>
            <w:color w:val="0033B3"/>
            <w:lang w:val="en-US"/>
            <w:rPrChange w:id="7588" w:author="Maxim Bystrov" w:date="2026-05-24T12:54:00Z">
              <w:rPr>
                <w:color w:val="0033B3"/>
              </w:rPr>
            </w:rPrChange>
          </w:rPr>
          <w:br/>
          <w:t xml:space="preserve">            </w:t>
        </w:r>
        <w:r w:rsidRPr="0046394B">
          <w:rPr>
            <w:color w:val="080808"/>
            <w:lang w:val="en-US"/>
            <w:rPrChange w:id="7589" w:author="Maxim Bystrov" w:date="2026-05-24T12:54:00Z">
              <w:rPr>
                <w:color w:val="080808"/>
              </w:rPr>
            </w:rPrChange>
          </w:rPr>
          <w:t>}</w:t>
        </w:r>
        <w:r w:rsidRPr="0046394B">
          <w:rPr>
            <w:color w:val="080808"/>
            <w:lang w:val="en-US"/>
            <w:rPrChange w:id="7590" w:author="Maxim Bystrov" w:date="2026-05-24T12:54:00Z">
              <w:rPr>
                <w:color w:val="080808"/>
              </w:rPr>
            </w:rPrChange>
          </w:rPr>
          <w:br/>
          <w:t xml:space="preserve">            </w:t>
        </w:r>
        <w:r w:rsidRPr="0046394B">
          <w:rPr>
            <w:color w:val="080808"/>
            <w:lang w:val="en-US"/>
            <w:rPrChange w:id="7591" w:author="Maxim Bystrov" w:date="2026-05-24T12:54:00Z">
              <w:rPr>
                <w:color w:val="080808"/>
              </w:rPr>
            </w:rPrChange>
          </w:rPr>
          <w:br/>
          <w:t xml:space="preserve">            </w:t>
        </w:r>
        <w:r w:rsidRPr="0046394B">
          <w:rPr>
            <w:i/>
            <w:iCs/>
            <w:color w:val="8C8C8C"/>
            <w:lang w:val="en-US"/>
            <w:rPrChange w:id="7592" w:author="Maxim Bystrov" w:date="2026-05-24T12:54:00Z">
              <w:rPr>
                <w:i/>
                <w:iCs/>
                <w:color w:val="8C8C8C"/>
              </w:rPr>
            </w:rPrChange>
          </w:rPr>
          <w:t xml:space="preserve">// </w:t>
        </w:r>
        <w:r>
          <w:rPr>
            <w:i/>
            <w:iCs/>
            <w:color w:val="8C8C8C"/>
          </w:rPr>
          <w:t>Получаем</w:t>
        </w:r>
        <w:r w:rsidRPr="0046394B">
          <w:rPr>
            <w:i/>
            <w:iCs/>
            <w:color w:val="8C8C8C"/>
            <w:lang w:val="en-US"/>
            <w:rPrChange w:id="7593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обновленные</w:t>
        </w:r>
        <w:r w:rsidRPr="0046394B">
          <w:rPr>
            <w:i/>
            <w:iCs/>
            <w:color w:val="8C8C8C"/>
            <w:lang w:val="en-US"/>
            <w:rPrChange w:id="7594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данные</w:t>
        </w:r>
        <w:r w:rsidRPr="0046394B">
          <w:rPr>
            <w:i/>
            <w:iCs/>
            <w:color w:val="8C8C8C"/>
            <w:lang w:val="en-US"/>
            <w:rPrChange w:id="7595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из</w:t>
        </w:r>
        <w:r w:rsidRPr="0046394B">
          <w:rPr>
            <w:i/>
            <w:iCs/>
            <w:color w:val="8C8C8C"/>
            <w:lang w:val="en-US"/>
            <w:rPrChange w:id="7596" w:author="Maxim Bystrov" w:date="2026-05-24T12:54:00Z">
              <w:rPr>
                <w:i/>
                <w:iCs/>
                <w:color w:val="8C8C8C"/>
              </w:rPr>
            </w:rPrChange>
          </w:rPr>
          <w:t xml:space="preserve"> Redis</w:t>
        </w:r>
        <w:r w:rsidRPr="0046394B">
          <w:rPr>
            <w:i/>
            <w:iCs/>
            <w:color w:val="8C8C8C"/>
            <w:lang w:val="en-US"/>
            <w:rPrChange w:id="7597" w:author="Maxim Bystrov" w:date="2026-05-24T12:54:00Z">
              <w:rPr>
                <w:i/>
                <w:iCs/>
                <w:color w:val="8C8C8C"/>
              </w:rPr>
            </w:rPrChange>
          </w:rPr>
          <w:br/>
          <w:t xml:space="preserve">            </w:t>
        </w:r>
        <w:proofErr w:type="spellStart"/>
        <w:r w:rsidRPr="0046394B">
          <w:rPr>
            <w:color w:val="0033B3"/>
            <w:lang w:val="en-US"/>
            <w:rPrChange w:id="7598" w:author="Maxim Bystrov" w:date="2026-05-24T12:54:00Z">
              <w:rPr>
                <w:color w:val="0033B3"/>
              </w:rPr>
            </w:rPrChange>
          </w:rPr>
          <w:t>val</w:t>
        </w:r>
        <w:proofErr w:type="spellEnd"/>
        <w:r w:rsidRPr="0046394B">
          <w:rPr>
            <w:color w:val="0033B3"/>
            <w:lang w:val="en-US"/>
            <w:rPrChange w:id="7599" w:author="Maxim Bystrov" w:date="2026-05-24T12:54:00Z">
              <w:rPr>
                <w:color w:val="0033B3"/>
              </w:rPr>
            </w:rPrChange>
          </w:rPr>
          <w:t xml:space="preserve"> </w:t>
        </w:r>
        <w:r w:rsidRPr="0046394B">
          <w:rPr>
            <w:color w:val="000000"/>
            <w:lang w:val="en-US"/>
            <w:rPrChange w:id="7600" w:author="Maxim Bystrov" w:date="2026-05-24T12:54:00Z">
              <w:rPr>
                <w:color w:val="000000"/>
              </w:rPr>
            </w:rPrChange>
          </w:rPr>
          <w:t xml:space="preserve">data </w:t>
        </w:r>
        <w:r w:rsidRPr="0046394B">
          <w:rPr>
            <w:color w:val="080808"/>
            <w:lang w:val="en-US"/>
            <w:rPrChange w:id="7601" w:author="Maxim Bystrov" w:date="2026-05-24T12:54:00Z">
              <w:rPr>
                <w:color w:val="080808"/>
              </w:rPr>
            </w:rPrChange>
          </w:rPr>
          <w:t xml:space="preserve">= </w:t>
        </w:r>
        <w:proofErr w:type="spellStart"/>
        <w:r w:rsidRPr="0046394B">
          <w:rPr>
            <w:color w:val="871094"/>
            <w:lang w:val="en-US"/>
            <w:rPrChange w:id="7602" w:author="Maxim Bystrov" w:date="2026-05-24T12:54:00Z">
              <w:rPr>
                <w:color w:val="871094"/>
              </w:rPr>
            </w:rPrChange>
          </w:rPr>
          <w:t>redisTemplate</w:t>
        </w:r>
        <w:r w:rsidRPr="0046394B">
          <w:rPr>
            <w:color w:val="080808"/>
            <w:lang w:val="en-US"/>
            <w:rPrChange w:id="7603" w:author="Maxim Bystrov" w:date="2026-05-24T12:54:00Z">
              <w:rPr>
                <w:color w:val="080808"/>
              </w:rPr>
            </w:rPrChange>
          </w:rPr>
          <w:t>.opsForValue</w:t>
        </w:r>
        <w:proofErr w:type="spellEnd"/>
        <w:r w:rsidRPr="0046394B">
          <w:rPr>
            <w:color w:val="080808"/>
            <w:lang w:val="en-US"/>
            <w:rPrChange w:id="7604" w:author="Maxim Bystrov" w:date="2026-05-24T12:54:00Z">
              <w:rPr>
                <w:color w:val="080808"/>
              </w:rPr>
            </w:rPrChange>
          </w:rPr>
          <w:t>().get(</w:t>
        </w:r>
        <w:r w:rsidRPr="0046394B">
          <w:rPr>
            <w:color w:val="000000"/>
            <w:lang w:val="en-US"/>
            <w:rPrChange w:id="7605" w:author="Maxim Bystrov" w:date="2026-05-24T12:54:00Z">
              <w:rPr>
                <w:color w:val="000000"/>
              </w:rPr>
            </w:rPrChange>
          </w:rPr>
          <w:t>message</w:t>
        </w:r>
        <w:r w:rsidRPr="0046394B">
          <w:rPr>
            <w:color w:val="080808"/>
            <w:lang w:val="en-US"/>
            <w:rPrChange w:id="7606" w:author="Maxim Bystrov" w:date="2026-05-24T12:54:00Z">
              <w:rPr>
                <w:color w:val="080808"/>
              </w:rPr>
            </w:rPrChange>
          </w:rPr>
          <w:t xml:space="preserve">) </w:t>
        </w:r>
        <w:r w:rsidRPr="0046394B">
          <w:rPr>
            <w:color w:val="0033B3"/>
            <w:lang w:val="en-US"/>
            <w:rPrChange w:id="7607" w:author="Maxim Bystrov" w:date="2026-05-24T12:54:00Z">
              <w:rPr>
                <w:color w:val="0033B3"/>
              </w:rPr>
            </w:rPrChange>
          </w:rPr>
          <w:t xml:space="preserve">as? </w:t>
        </w:r>
        <w:r w:rsidRPr="0046394B">
          <w:rPr>
            <w:color w:val="000000"/>
            <w:lang w:val="en-US"/>
            <w:rPrChange w:id="7608" w:author="Maxim Bystrov" w:date="2026-05-24T12:54:00Z">
              <w:rPr>
                <w:color w:val="000000"/>
              </w:rPr>
            </w:rPrChange>
          </w:rPr>
          <w:t>String</w:t>
        </w:r>
        <w:r w:rsidRPr="0046394B">
          <w:rPr>
            <w:color w:val="000000"/>
            <w:lang w:val="en-US"/>
            <w:rPrChange w:id="7609" w:author="Maxim Bystrov" w:date="2026-05-24T12:54:00Z">
              <w:rPr>
                <w:color w:val="000000"/>
              </w:rPr>
            </w:rPrChange>
          </w:rPr>
          <w:br/>
          <w:t xml:space="preserve">            </w:t>
        </w:r>
        <w:r w:rsidRPr="0046394B">
          <w:rPr>
            <w:color w:val="0033B3"/>
            <w:lang w:val="en-US"/>
            <w:rPrChange w:id="7610" w:author="Maxim Bystrov" w:date="2026-05-24T12:54:00Z">
              <w:rPr>
                <w:color w:val="0033B3"/>
              </w:rPr>
            </w:rPrChange>
          </w:rPr>
          <w:t xml:space="preserve">if </w:t>
        </w:r>
        <w:r w:rsidRPr="0046394B">
          <w:rPr>
            <w:color w:val="080808"/>
            <w:lang w:val="en-US"/>
            <w:rPrChange w:id="7611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00000"/>
            <w:lang w:val="en-US"/>
            <w:rPrChange w:id="7612" w:author="Maxim Bystrov" w:date="2026-05-24T12:54:00Z">
              <w:rPr>
                <w:color w:val="000000"/>
              </w:rPr>
            </w:rPrChange>
          </w:rPr>
          <w:t xml:space="preserve">data </w:t>
        </w:r>
        <w:r w:rsidRPr="0046394B">
          <w:rPr>
            <w:color w:val="080808"/>
            <w:lang w:val="en-US"/>
            <w:rPrChange w:id="7613" w:author="Maxim Bystrov" w:date="2026-05-24T12:54:00Z">
              <w:rPr>
                <w:color w:val="080808"/>
              </w:rPr>
            </w:rPrChange>
          </w:rPr>
          <w:t xml:space="preserve">== </w:t>
        </w:r>
        <w:r w:rsidRPr="0046394B">
          <w:rPr>
            <w:color w:val="0033B3"/>
            <w:lang w:val="en-US"/>
            <w:rPrChange w:id="7614" w:author="Maxim Bystrov" w:date="2026-05-24T12:54:00Z">
              <w:rPr>
                <w:color w:val="0033B3"/>
              </w:rPr>
            </w:rPrChange>
          </w:rPr>
          <w:t>null</w:t>
        </w:r>
        <w:r w:rsidRPr="0046394B">
          <w:rPr>
            <w:color w:val="080808"/>
            <w:lang w:val="en-US"/>
            <w:rPrChange w:id="7615" w:author="Maxim Bystrov" w:date="2026-05-24T12:54:00Z">
              <w:rPr>
                <w:color w:val="080808"/>
              </w:rPr>
            </w:rPrChange>
          </w:rPr>
          <w:t>) {</w:t>
        </w:r>
        <w:r w:rsidRPr="0046394B">
          <w:rPr>
            <w:color w:val="080808"/>
            <w:lang w:val="en-US"/>
            <w:rPrChange w:id="7616" w:author="Maxim Bystrov" w:date="2026-05-24T12:54:00Z">
              <w:rPr>
                <w:color w:val="080808"/>
              </w:rPr>
            </w:rPrChange>
          </w:rPr>
          <w:br/>
          <w:t xml:space="preserve">                </w:t>
        </w:r>
        <w:proofErr w:type="spellStart"/>
        <w:r w:rsidRPr="0046394B">
          <w:rPr>
            <w:color w:val="871094"/>
            <w:lang w:val="en-US"/>
            <w:rPrChange w:id="7617" w:author="Maxim Bystrov" w:date="2026-05-24T12:54:00Z">
              <w:rPr>
                <w:color w:val="871094"/>
              </w:rPr>
            </w:rPrChange>
          </w:rPr>
          <w:t>logger</w:t>
        </w:r>
        <w:r w:rsidRPr="0046394B">
          <w:rPr>
            <w:color w:val="080808"/>
            <w:lang w:val="en-US"/>
            <w:rPrChange w:id="7618" w:author="Maxim Bystrov" w:date="2026-05-24T12:54:00Z">
              <w:rPr>
                <w:color w:val="080808"/>
              </w:rPr>
            </w:rPrChange>
          </w:rPr>
          <w:t>.warn</w:t>
        </w:r>
        <w:proofErr w:type="spellEnd"/>
        <w:r w:rsidRPr="0046394B">
          <w:rPr>
            <w:color w:val="080808"/>
            <w:lang w:val="en-US"/>
            <w:rPrChange w:id="7619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67D17"/>
            <w:lang w:val="en-US"/>
            <w:rPrChange w:id="7620" w:author="Maxim Bystrov" w:date="2026-05-24T12:54:00Z">
              <w:rPr>
                <w:color w:val="067D17"/>
              </w:rPr>
            </w:rPrChange>
          </w:rPr>
          <w:t xml:space="preserve">"No telemetry data found for key: </w:t>
        </w:r>
        <w:r w:rsidRPr="0046394B">
          <w:rPr>
            <w:color w:val="0037A6"/>
            <w:lang w:val="en-US"/>
            <w:rPrChange w:id="7621" w:author="Maxim Bystrov" w:date="2026-05-24T12:54:00Z">
              <w:rPr>
                <w:color w:val="0037A6"/>
              </w:rPr>
            </w:rPrChange>
          </w:rPr>
          <w:t>$</w:t>
        </w:r>
        <w:r w:rsidRPr="0046394B">
          <w:rPr>
            <w:color w:val="000000"/>
            <w:lang w:val="en-US"/>
            <w:rPrChange w:id="7622" w:author="Maxim Bystrov" w:date="2026-05-24T12:54:00Z">
              <w:rPr>
                <w:color w:val="000000"/>
              </w:rPr>
            </w:rPrChange>
          </w:rPr>
          <w:t>message</w:t>
        </w:r>
        <w:r w:rsidRPr="0046394B">
          <w:rPr>
            <w:color w:val="067D17"/>
            <w:lang w:val="en-US"/>
            <w:rPrChange w:id="7623" w:author="Maxim Bystrov" w:date="2026-05-24T12:54:00Z">
              <w:rPr>
                <w:color w:val="067D17"/>
              </w:rPr>
            </w:rPrChange>
          </w:rPr>
          <w:t>"</w:t>
        </w:r>
        <w:r w:rsidRPr="0046394B">
          <w:rPr>
            <w:color w:val="080808"/>
            <w:lang w:val="en-US"/>
            <w:rPrChange w:id="7624" w:author="Maxim Bystrov" w:date="2026-05-24T12:54:00Z">
              <w:rPr>
                <w:color w:val="080808"/>
              </w:rPr>
            </w:rPrChange>
          </w:rPr>
          <w:t>)</w:t>
        </w:r>
        <w:r w:rsidRPr="0046394B">
          <w:rPr>
            <w:color w:val="080808"/>
            <w:lang w:val="en-US"/>
            <w:rPrChange w:id="7625" w:author="Maxim Bystrov" w:date="2026-05-24T12:54:00Z">
              <w:rPr>
                <w:color w:val="080808"/>
              </w:rPr>
            </w:rPrChange>
          </w:rPr>
          <w:br/>
          <w:t xml:space="preserve">                </w:t>
        </w:r>
        <w:r w:rsidRPr="0046394B">
          <w:rPr>
            <w:color w:val="0033B3"/>
            <w:lang w:val="en-US"/>
            <w:rPrChange w:id="7626" w:author="Maxim Bystrov" w:date="2026-05-24T12:54:00Z">
              <w:rPr>
                <w:color w:val="0033B3"/>
              </w:rPr>
            </w:rPrChange>
          </w:rPr>
          <w:t>return</w:t>
        </w:r>
        <w:r w:rsidRPr="0046394B">
          <w:rPr>
            <w:color w:val="0033B3"/>
            <w:lang w:val="en-US"/>
            <w:rPrChange w:id="7627" w:author="Maxim Bystrov" w:date="2026-05-24T12:54:00Z">
              <w:rPr>
                <w:color w:val="0033B3"/>
              </w:rPr>
            </w:rPrChange>
          </w:rPr>
          <w:br/>
          <w:t xml:space="preserve">            </w:t>
        </w:r>
        <w:r w:rsidRPr="0046394B">
          <w:rPr>
            <w:color w:val="080808"/>
            <w:lang w:val="en-US"/>
            <w:rPrChange w:id="7628" w:author="Maxim Bystrov" w:date="2026-05-24T12:54:00Z">
              <w:rPr>
                <w:color w:val="080808"/>
              </w:rPr>
            </w:rPrChange>
          </w:rPr>
          <w:t>}</w:t>
        </w:r>
        <w:r w:rsidRPr="0046394B">
          <w:rPr>
            <w:color w:val="080808"/>
            <w:lang w:val="en-US"/>
            <w:rPrChange w:id="7629" w:author="Maxim Bystrov" w:date="2026-05-24T12:54:00Z">
              <w:rPr>
                <w:color w:val="080808"/>
              </w:rPr>
            </w:rPrChange>
          </w:rPr>
          <w:br/>
          <w:t xml:space="preserve">            </w:t>
        </w:r>
        <w:r w:rsidRPr="0046394B">
          <w:rPr>
            <w:color w:val="080808"/>
            <w:lang w:val="en-US"/>
            <w:rPrChange w:id="7630" w:author="Maxim Bystrov" w:date="2026-05-24T12:54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46394B">
          <w:rPr>
            <w:color w:val="0033B3"/>
            <w:lang w:val="en-US"/>
            <w:rPrChange w:id="7631" w:author="Maxim Bystrov" w:date="2026-05-24T12:54:00Z">
              <w:rPr>
                <w:color w:val="0033B3"/>
              </w:rPr>
            </w:rPrChange>
          </w:rPr>
          <w:t>val</w:t>
        </w:r>
        <w:proofErr w:type="spellEnd"/>
        <w:r w:rsidRPr="0046394B">
          <w:rPr>
            <w:color w:val="0033B3"/>
            <w:lang w:val="en-US"/>
            <w:rPrChange w:id="7632" w:author="Maxim Bystrov" w:date="2026-05-24T12:54:00Z">
              <w:rPr>
                <w:color w:val="0033B3"/>
              </w:rPr>
            </w:rPrChange>
          </w:rPr>
          <w:t xml:space="preserve"> </w:t>
        </w:r>
        <w:proofErr w:type="spellStart"/>
        <w:r w:rsidRPr="0046394B">
          <w:rPr>
            <w:color w:val="000000"/>
            <w:lang w:val="en-US"/>
            <w:rPrChange w:id="7633" w:author="Maxim Bystrov" w:date="2026-05-24T12:54:00Z">
              <w:rPr>
                <w:color w:val="000000"/>
              </w:rPr>
            </w:rPrChange>
          </w:rPr>
          <w:t>telemetryPacket</w:t>
        </w:r>
        <w:proofErr w:type="spellEnd"/>
        <w:r w:rsidRPr="0046394B">
          <w:rPr>
            <w:color w:val="000000"/>
            <w:lang w:val="en-US"/>
            <w:rPrChange w:id="7634" w:author="Maxim Bystrov" w:date="2026-05-24T12:54:00Z">
              <w:rPr>
                <w:color w:val="000000"/>
              </w:rPr>
            </w:rPrChange>
          </w:rPr>
          <w:t xml:space="preserve"> </w:t>
        </w:r>
        <w:r w:rsidRPr="0046394B">
          <w:rPr>
            <w:color w:val="080808"/>
            <w:lang w:val="en-US"/>
            <w:rPrChange w:id="7635" w:author="Maxim Bystrov" w:date="2026-05-24T12:54:00Z">
              <w:rPr>
                <w:color w:val="080808"/>
              </w:rPr>
            </w:rPrChange>
          </w:rPr>
          <w:t xml:space="preserve">= </w:t>
        </w:r>
        <w:proofErr w:type="spellStart"/>
        <w:r w:rsidRPr="0046394B">
          <w:rPr>
            <w:color w:val="871094"/>
            <w:lang w:val="en-US"/>
            <w:rPrChange w:id="7636" w:author="Maxim Bystrov" w:date="2026-05-24T12:54:00Z">
              <w:rPr>
                <w:color w:val="871094"/>
              </w:rPr>
            </w:rPrChange>
          </w:rPr>
          <w:t>objectMapper</w:t>
        </w:r>
        <w:r w:rsidRPr="0046394B">
          <w:rPr>
            <w:color w:val="080808"/>
            <w:lang w:val="en-US"/>
            <w:rPrChange w:id="7637" w:author="Maxim Bystrov" w:date="2026-05-24T12:54:00Z">
              <w:rPr>
                <w:color w:val="080808"/>
              </w:rPr>
            </w:rPrChange>
          </w:rPr>
          <w:t>.readValue</w:t>
        </w:r>
        <w:proofErr w:type="spellEnd"/>
        <w:r w:rsidRPr="0046394B">
          <w:rPr>
            <w:color w:val="080808"/>
            <w:lang w:val="en-US"/>
            <w:rPrChange w:id="7638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80808"/>
            <w:lang w:val="en-US"/>
            <w:rPrChange w:id="7639" w:author="Maxim Bystrov" w:date="2026-05-24T12:54:00Z">
              <w:rPr>
                <w:color w:val="080808"/>
              </w:rPr>
            </w:rPrChange>
          </w:rPr>
          <w:br/>
          <w:t xml:space="preserve">                </w:t>
        </w:r>
        <w:r w:rsidRPr="0046394B">
          <w:rPr>
            <w:color w:val="000000"/>
            <w:lang w:val="en-US"/>
            <w:rPrChange w:id="7640" w:author="Maxim Bystrov" w:date="2026-05-24T12:54:00Z">
              <w:rPr>
                <w:color w:val="000000"/>
              </w:rPr>
            </w:rPrChange>
          </w:rPr>
          <w:t>data</w:t>
        </w:r>
        <w:r w:rsidRPr="0046394B">
          <w:rPr>
            <w:color w:val="080808"/>
            <w:lang w:val="en-US"/>
            <w:rPrChange w:id="7641" w:author="Maxim Bystrov" w:date="2026-05-24T12:54:00Z">
              <w:rPr>
                <w:color w:val="080808"/>
              </w:rPr>
            </w:rPrChange>
          </w:rPr>
          <w:t>,</w:t>
        </w:r>
        <w:r w:rsidRPr="0046394B">
          <w:rPr>
            <w:color w:val="080808"/>
            <w:lang w:val="en-US"/>
            <w:rPrChange w:id="7642" w:author="Maxim Bystrov" w:date="2026-05-24T12:54:00Z">
              <w:rPr>
                <w:color w:val="080808"/>
              </w:rPr>
            </w:rPrChange>
          </w:rPr>
          <w:br/>
          <w:t xml:space="preserve">                </w:t>
        </w:r>
        <w:proofErr w:type="spellStart"/>
        <w:r w:rsidRPr="0046394B">
          <w:rPr>
            <w:color w:val="000000"/>
            <w:lang w:val="en-US"/>
            <w:rPrChange w:id="7643" w:author="Maxim Bystrov" w:date="2026-05-24T12:54:00Z">
              <w:rPr>
                <w:color w:val="000000"/>
              </w:rPr>
            </w:rPrChange>
          </w:rPr>
          <w:t>TelemetryPacket</w:t>
        </w:r>
        <w:proofErr w:type="spellEnd"/>
        <w:r w:rsidRPr="0046394B">
          <w:rPr>
            <w:color w:val="080808"/>
            <w:lang w:val="en-US"/>
            <w:rPrChange w:id="7644" w:author="Maxim Bystrov" w:date="2026-05-24T12:54:00Z">
              <w:rPr>
                <w:color w:val="080808"/>
              </w:rPr>
            </w:rPrChange>
          </w:rPr>
          <w:t>::</w:t>
        </w:r>
        <w:r w:rsidRPr="0046394B">
          <w:rPr>
            <w:color w:val="0033B3"/>
            <w:lang w:val="en-US"/>
            <w:rPrChange w:id="7645" w:author="Maxim Bystrov" w:date="2026-05-24T12:54:00Z">
              <w:rPr>
                <w:color w:val="0033B3"/>
              </w:rPr>
            </w:rPrChange>
          </w:rPr>
          <w:t>class</w:t>
        </w:r>
        <w:r w:rsidRPr="0046394B">
          <w:rPr>
            <w:color w:val="080808"/>
            <w:lang w:val="en-US"/>
            <w:rPrChange w:id="7646" w:author="Maxim Bystrov" w:date="2026-05-24T12:54:00Z">
              <w:rPr>
                <w:color w:val="080808"/>
              </w:rPr>
            </w:rPrChange>
          </w:rPr>
          <w:t>.</w:t>
        </w:r>
        <w:r w:rsidRPr="0046394B">
          <w:rPr>
            <w:i/>
            <w:iCs/>
            <w:color w:val="871094"/>
            <w:lang w:val="en-US"/>
            <w:rPrChange w:id="7647" w:author="Maxim Bystrov" w:date="2026-05-24T12:54:00Z">
              <w:rPr>
                <w:i/>
                <w:iCs/>
                <w:color w:val="871094"/>
              </w:rPr>
            </w:rPrChange>
          </w:rPr>
          <w:t>java</w:t>
        </w:r>
        <w:r w:rsidRPr="0046394B">
          <w:rPr>
            <w:color w:val="080808"/>
            <w:lang w:val="en-US"/>
            <w:rPrChange w:id="7648" w:author="Maxim Bystrov" w:date="2026-05-24T12:54:00Z">
              <w:rPr>
                <w:color w:val="080808"/>
              </w:rPr>
            </w:rPrChange>
          </w:rPr>
          <w:t>)</w:t>
        </w:r>
        <w:r w:rsidRPr="0046394B">
          <w:rPr>
            <w:color w:val="080808"/>
            <w:lang w:val="en-US"/>
            <w:rPrChange w:id="7649" w:author="Maxim Bystrov" w:date="2026-05-24T12:54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46394B">
          <w:rPr>
            <w:color w:val="0033B3"/>
            <w:lang w:val="en-US"/>
            <w:rPrChange w:id="7650" w:author="Maxim Bystrov" w:date="2026-05-24T12:54:00Z">
              <w:rPr>
                <w:color w:val="0033B3"/>
              </w:rPr>
            </w:rPrChange>
          </w:rPr>
          <w:t>val</w:t>
        </w:r>
        <w:proofErr w:type="spellEnd"/>
        <w:r w:rsidRPr="0046394B">
          <w:rPr>
            <w:color w:val="0033B3"/>
            <w:lang w:val="en-US"/>
            <w:rPrChange w:id="7651" w:author="Maxim Bystrov" w:date="2026-05-24T12:54:00Z">
              <w:rPr>
                <w:color w:val="0033B3"/>
              </w:rPr>
            </w:rPrChange>
          </w:rPr>
          <w:t xml:space="preserve"> </w:t>
        </w:r>
        <w:r w:rsidRPr="0046394B">
          <w:rPr>
            <w:color w:val="000000"/>
            <w:lang w:val="en-US"/>
            <w:rPrChange w:id="7652" w:author="Maxim Bystrov" w:date="2026-05-24T12:54:00Z">
              <w:rPr>
                <w:color w:val="000000"/>
              </w:rPr>
            </w:rPrChange>
          </w:rPr>
          <w:t xml:space="preserve">s2Point </w:t>
        </w:r>
        <w:r w:rsidRPr="0046394B">
          <w:rPr>
            <w:color w:val="080808"/>
            <w:lang w:val="en-US"/>
            <w:rPrChange w:id="7653" w:author="Maxim Bystrov" w:date="2026-05-24T12:54:00Z">
              <w:rPr>
                <w:color w:val="080808"/>
              </w:rPr>
            </w:rPrChange>
          </w:rPr>
          <w:t xml:space="preserve">= </w:t>
        </w:r>
        <w:r w:rsidRPr="0046394B">
          <w:rPr>
            <w:color w:val="000000"/>
            <w:lang w:val="en-US"/>
            <w:rPrChange w:id="7654" w:author="Maxim Bystrov" w:date="2026-05-24T12:54:00Z">
              <w:rPr>
                <w:color w:val="000000"/>
              </w:rPr>
            </w:rPrChange>
          </w:rPr>
          <w:t>S2LatLng</w:t>
        </w:r>
        <w:r w:rsidRPr="0046394B">
          <w:rPr>
            <w:color w:val="080808"/>
            <w:lang w:val="en-US"/>
            <w:rPrChange w:id="7655" w:author="Maxim Bystrov" w:date="2026-05-24T12:54:00Z">
              <w:rPr>
                <w:color w:val="080808"/>
              </w:rPr>
            </w:rPrChange>
          </w:rPr>
          <w:t>.fromDegrees(</w:t>
        </w:r>
        <w:r w:rsidRPr="0046394B">
          <w:rPr>
            <w:color w:val="080808"/>
            <w:lang w:val="en-US"/>
            <w:rPrChange w:id="7656" w:author="Maxim Bystrov" w:date="2026-05-24T12:54:00Z">
              <w:rPr>
                <w:color w:val="080808"/>
              </w:rPr>
            </w:rPrChange>
          </w:rPr>
          <w:br/>
          <w:t xml:space="preserve">                </w:t>
        </w:r>
        <w:proofErr w:type="spellStart"/>
        <w:r w:rsidRPr="0046394B">
          <w:rPr>
            <w:color w:val="000000"/>
            <w:lang w:val="en-US"/>
            <w:rPrChange w:id="7657" w:author="Maxim Bystrov" w:date="2026-05-24T12:54:00Z">
              <w:rPr>
                <w:color w:val="000000"/>
              </w:rPr>
            </w:rPrChange>
          </w:rPr>
          <w:t>telemetryPacket</w:t>
        </w:r>
        <w:r w:rsidRPr="0046394B">
          <w:rPr>
            <w:color w:val="080808"/>
            <w:lang w:val="en-US"/>
            <w:rPrChange w:id="7658" w:author="Maxim Bystrov" w:date="2026-05-24T12:54:00Z">
              <w:rPr>
                <w:color w:val="080808"/>
              </w:rPr>
            </w:rPrChange>
          </w:rPr>
          <w:t>.</w:t>
        </w:r>
        <w:r w:rsidRPr="0046394B">
          <w:rPr>
            <w:color w:val="871094"/>
            <w:lang w:val="en-US"/>
            <w:rPrChange w:id="7659" w:author="Maxim Bystrov" w:date="2026-05-24T12:54:00Z">
              <w:rPr>
                <w:color w:val="871094"/>
              </w:rPr>
            </w:rPrChange>
          </w:rPr>
          <w:t>latitude</w:t>
        </w:r>
        <w:proofErr w:type="spellEnd"/>
        <w:r w:rsidRPr="0046394B">
          <w:rPr>
            <w:color w:val="080808"/>
            <w:lang w:val="en-US"/>
            <w:rPrChange w:id="7660" w:author="Maxim Bystrov" w:date="2026-05-24T12:54:00Z">
              <w:rPr>
                <w:color w:val="080808"/>
              </w:rPr>
            </w:rPrChange>
          </w:rPr>
          <w:t>,</w:t>
        </w:r>
        <w:r w:rsidRPr="0046394B">
          <w:rPr>
            <w:color w:val="080808"/>
            <w:lang w:val="en-US"/>
            <w:rPrChange w:id="7661" w:author="Maxim Bystrov" w:date="2026-05-24T12:54:00Z">
              <w:rPr>
                <w:color w:val="080808"/>
              </w:rPr>
            </w:rPrChange>
          </w:rPr>
          <w:br/>
          <w:t xml:space="preserve">                </w:t>
        </w:r>
        <w:proofErr w:type="spellStart"/>
        <w:r w:rsidRPr="0046394B">
          <w:rPr>
            <w:color w:val="000000"/>
            <w:lang w:val="en-US"/>
            <w:rPrChange w:id="7662" w:author="Maxim Bystrov" w:date="2026-05-24T12:54:00Z">
              <w:rPr>
                <w:color w:val="000000"/>
              </w:rPr>
            </w:rPrChange>
          </w:rPr>
          <w:t>telemetryPacket</w:t>
        </w:r>
        <w:r w:rsidRPr="0046394B">
          <w:rPr>
            <w:color w:val="080808"/>
            <w:lang w:val="en-US"/>
            <w:rPrChange w:id="7663" w:author="Maxim Bystrov" w:date="2026-05-24T12:54:00Z">
              <w:rPr>
                <w:color w:val="080808"/>
              </w:rPr>
            </w:rPrChange>
          </w:rPr>
          <w:t>.</w:t>
        </w:r>
        <w:r w:rsidRPr="0046394B">
          <w:rPr>
            <w:color w:val="871094"/>
            <w:lang w:val="en-US"/>
            <w:rPrChange w:id="7664" w:author="Maxim Bystrov" w:date="2026-05-24T12:54:00Z">
              <w:rPr>
                <w:color w:val="871094"/>
              </w:rPr>
            </w:rPrChange>
          </w:rPr>
          <w:t>longitude</w:t>
        </w:r>
        <w:proofErr w:type="spellEnd"/>
        <w:r w:rsidRPr="0046394B">
          <w:rPr>
            <w:color w:val="080808"/>
            <w:lang w:val="en-US"/>
            <w:rPrChange w:id="7665" w:author="Maxim Bystrov" w:date="2026-05-24T12:54:00Z">
              <w:rPr>
                <w:color w:val="080808"/>
              </w:rPr>
            </w:rPrChange>
          </w:rPr>
          <w:t>).</w:t>
        </w:r>
        <w:proofErr w:type="spellStart"/>
        <w:r w:rsidRPr="0046394B">
          <w:rPr>
            <w:color w:val="080808"/>
            <w:lang w:val="en-US"/>
            <w:rPrChange w:id="7666" w:author="Maxim Bystrov" w:date="2026-05-24T12:54:00Z">
              <w:rPr>
                <w:color w:val="080808"/>
              </w:rPr>
            </w:rPrChange>
          </w:rPr>
          <w:t>toPoint</w:t>
        </w:r>
        <w:proofErr w:type="spellEnd"/>
        <w:r w:rsidRPr="0046394B">
          <w:rPr>
            <w:color w:val="080808"/>
            <w:lang w:val="en-US"/>
            <w:rPrChange w:id="7667" w:author="Maxim Bystrov" w:date="2026-05-24T12:54:00Z">
              <w:rPr>
                <w:color w:val="080808"/>
              </w:rPr>
            </w:rPrChange>
          </w:rPr>
          <w:t>()</w:t>
        </w:r>
        <w:r w:rsidRPr="0046394B">
          <w:rPr>
            <w:color w:val="080808"/>
            <w:lang w:val="en-US"/>
            <w:rPrChange w:id="7668" w:author="Maxim Bystrov" w:date="2026-05-24T12:54:00Z">
              <w:rPr>
                <w:color w:val="080808"/>
              </w:rPr>
            </w:rPrChange>
          </w:rPr>
          <w:br/>
          <w:t xml:space="preserve">            </w:t>
        </w:r>
        <w:r w:rsidRPr="0046394B">
          <w:rPr>
            <w:color w:val="080808"/>
            <w:lang w:val="en-US"/>
            <w:rPrChange w:id="7669" w:author="Maxim Bystrov" w:date="2026-05-24T12:54:00Z">
              <w:rPr>
                <w:color w:val="080808"/>
              </w:rPr>
            </w:rPrChange>
          </w:rPr>
          <w:br/>
          <w:t xml:space="preserve">            </w:t>
        </w:r>
        <w:r w:rsidRPr="0046394B">
          <w:rPr>
            <w:i/>
            <w:iCs/>
            <w:color w:val="8C8C8C"/>
            <w:lang w:val="en-US"/>
            <w:rPrChange w:id="7670" w:author="Maxim Bystrov" w:date="2026-05-24T12:54:00Z">
              <w:rPr>
                <w:i/>
                <w:iCs/>
                <w:color w:val="8C8C8C"/>
              </w:rPr>
            </w:rPrChange>
          </w:rPr>
          <w:t xml:space="preserve">// </w:t>
        </w:r>
        <w:r>
          <w:rPr>
            <w:i/>
            <w:iCs/>
            <w:color w:val="8C8C8C"/>
          </w:rPr>
          <w:t>Находим</w:t>
        </w:r>
        <w:r w:rsidRPr="0046394B">
          <w:rPr>
            <w:i/>
            <w:iCs/>
            <w:color w:val="8C8C8C"/>
            <w:lang w:val="en-US"/>
            <w:rPrChange w:id="7671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сессии</w:t>
        </w:r>
        <w:r w:rsidRPr="0046394B">
          <w:rPr>
            <w:i/>
            <w:iCs/>
            <w:color w:val="8C8C8C"/>
            <w:lang w:val="en-US"/>
            <w:rPrChange w:id="7672" w:author="Maxim Bystrov" w:date="2026-05-24T12:54:00Z">
              <w:rPr>
                <w:i/>
                <w:iCs/>
                <w:color w:val="8C8C8C"/>
              </w:rPr>
            </w:rPrChange>
          </w:rPr>
          <w:t xml:space="preserve">, </w:t>
        </w:r>
        <w:r>
          <w:rPr>
            <w:i/>
            <w:iCs/>
            <w:color w:val="8C8C8C"/>
          </w:rPr>
          <w:t>подписанные</w:t>
        </w:r>
        <w:r w:rsidRPr="0046394B">
          <w:rPr>
            <w:i/>
            <w:iCs/>
            <w:color w:val="8C8C8C"/>
            <w:lang w:val="en-US"/>
            <w:rPrChange w:id="7673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на</w:t>
        </w:r>
        <w:r w:rsidRPr="0046394B">
          <w:rPr>
            <w:i/>
            <w:iCs/>
            <w:color w:val="8C8C8C"/>
            <w:lang w:val="en-US"/>
            <w:rPrChange w:id="7674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эту</w:t>
        </w:r>
        <w:r w:rsidRPr="0046394B">
          <w:rPr>
            <w:i/>
            <w:iCs/>
            <w:color w:val="8C8C8C"/>
            <w:lang w:val="en-US"/>
            <w:rPrChange w:id="7675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ячейку</w:t>
        </w:r>
        <w:r w:rsidRPr="0046394B">
          <w:rPr>
            <w:i/>
            <w:iCs/>
            <w:color w:val="8C8C8C"/>
            <w:lang w:val="en-US"/>
            <w:rPrChange w:id="7676" w:author="Maxim Bystrov" w:date="2026-05-24T12:54:00Z">
              <w:rPr>
                <w:i/>
                <w:iCs/>
                <w:color w:val="8C8C8C"/>
              </w:rPr>
            </w:rPrChange>
          </w:rPr>
          <w:br/>
          <w:t xml:space="preserve">            </w:t>
        </w:r>
        <w:proofErr w:type="spellStart"/>
        <w:r w:rsidRPr="0046394B">
          <w:rPr>
            <w:color w:val="0033B3"/>
            <w:lang w:val="en-US"/>
            <w:rPrChange w:id="7677" w:author="Maxim Bystrov" w:date="2026-05-24T12:54:00Z">
              <w:rPr>
                <w:color w:val="0033B3"/>
              </w:rPr>
            </w:rPrChange>
          </w:rPr>
          <w:t>val</w:t>
        </w:r>
        <w:proofErr w:type="spellEnd"/>
        <w:r w:rsidRPr="0046394B">
          <w:rPr>
            <w:color w:val="0033B3"/>
            <w:lang w:val="en-US"/>
            <w:rPrChange w:id="7678" w:author="Maxim Bystrov" w:date="2026-05-24T12:54:00Z">
              <w:rPr>
                <w:color w:val="0033B3"/>
              </w:rPr>
            </w:rPrChange>
          </w:rPr>
          <w:t xml:space="preserve"> </w:t>
        </w:r>
        <w:r w:rsidRPr="0046394B">
          <w:rPr>
            <w:color w:val="000000"/>
            <w:lang w:val="en-US"/>
            <w:rPrChange w:id="7679" w:author="Maxim Bystrov" w:date="2026-05-24T12:54:00Z">
              <w:rPr>
                <w:color w:val="000000"/>
              </w:rPr>
            </w:rPrChange>
          </w:rPr>
          <w:t xml:space="preserve">sessions </w:t>
        </w:r>
        <w:r w:rsidRPr="0046394B">
          <w:rPr>
            <w:color w:val="080808"/>
            <w:lang w:val="en-US"/>
            <w:rPrChange w:id="7680" w:author="Maxim Bystrov" w:date="2026-05-24T12:54:00Z">
              <w:rPr>
                <w:color w:val="080808"/>
              </w:rPr>
            </w:rPrChange>
          </w:rPr>
          <w:t xml:space="preserve">= </w:t>
        </w:r>
        <w:proofErr w:type="spellStart"/>
        <w:r w:rsidRPr="0046394B">
          <w:rPr>
            <w:color w:val="871094"/>
            <w:lang w:val="en-US"/>
            <w:rPrChange w:id="7681" w:author="Maxim Bystrov" w:date="2026-05-24T12:54:00Z">
              <w:rPr>
                <w:color w:val="871094"/>
              </w:rPr>
            </w:rPrChange>
          </w:rPr>
          <w:t>sessionCellSubscriptions</w:t>
        </w:r>
        <w:r w:rsidRPr="0046394B">
          <w:rPr>
            <w:color w:val="080808"/>
            <w:lang w:val="en-US"/>
            <w:rPrChange w:id="7682" w:author="Maxim Bystrov" w:date="2026-05-24T12:54:00Z">
              <w:rPr>
                <w:color w:val="080808"/>
              </w:rPr>
            </w:rPrChange>
          </w:rPr>
          <w:t>.</w:t>
        </w:r>
        <w:r w:rsidRPr="0046394B">
          <w:rPr>
            <w:i/>
            <w:iCs/>
            <w:color w:val="00627A"/>
            <w:lang w:val="en-US"/>
            <w:rPrChange w:id="7683" w:author="Maxim Bystrov" w:date="2026-05-24T12:54:00Z">
              <w:rPr>
                <w:i/>
                <w:iCs/>
                <w:color w:val="00627A"/>
              </w:rPr>
            </w:rPrChange>
          </w:rPr>
          <w:t>filter</w:t>
        </w:r>
        <w:proofErr w:type="spellEnd"/>
        <w:r w:rsidRPr="0046394B">
          <w:rPr>
            <w:i/>
            <w:iCs/>
            <w:color w:val="00627A"/>
            <w:lang w:val="en-US"/>
            <w:rPrChange w:id="7684" w:author="Maxim Bystrov" w:date="2026-05-24T12:54:00Z">
              <w:rPr>
                <w:i/>
                <w:iCs/>
                <w:color w:val="00627A"/>
              </w:rPr>
            </w:rPrChange>
          </w:rPr>
          <w:t xml:space="preserve"> </w:t>
        </w:r>
        <w:r w:rsidRPr="0046394B">
          <w:rPr>
            <w:b/>
            <w:bCs/>
            <w:color w:val="080808"/>
            <w:lang w:val="en-US"/>
            <w:rPrChange w:id="7685" w:author="Maxim Bystrov" w:date="2026-05-24T12:54:00Z">
              <w:rPr>
                <w:b/>
                <w:bCs/>
                <w:color w:val="080808"/>
              </w:rPr>
            </w:rPrChange>
          </w:rPr>
          <w:t xml:space="preserve">{ </w:t>
        </w:r>
        <w:proofErr w:type="spellStart"/>
        <w:r w:rsidRPr="0046394B">
          <w:rPr>
            <w:b/>
            <w:bCs/>
            <w:color w:val="080808"/>
            <w:lang w:val="en-US"/>
            <w:rPrChange w:id="7686" w:author="Maxim Bystrov" w:date="2026-05-24T12:54:00Z">
              <w:rPr>
                <w:b/>
                <w:bCs/>
                <w:color w:val="080808"/>
              </w:rPr>
            </w:rPrChange>
          </w:rPr>
          <w:t>it</w:t>
        </w:r>
        <w:r w:rsidRPr="0046394B">
          <w:rPr>
            <w:color w:val="080808"/>
            <w:lang w:val="en-US"/>
            <w:rPrChange w:id="7687" w:author="Maxim Bystrov" w:date="2026-05-24T12:54:00Z">
              <w:rPr>
                <w:color w:val="080808"/>
              </w:rPr>
            </w:rPrChange>
          </w:rPr>
          <w:t>.</w:t>
        </w:r>
        <w:r w:rsidRPr="0046394B">
          <w:rPr>
            <w:color w:val="871094"/>
            <w:lang w:val="en-US"/>
            <w:rPrChange w:id="7688" w:author="Maxim Bystrov" w:date="2026-05-24T12:54:00Z">
              <w:rPr>
                <w:color w:val="871094"/>
              </w:rPr>
            </w:rPrChange>
          </w:rPr>
          <w:t>value</w:t>
        </w:r>
        <w:r w:rsidRPr="0046394B">
          <w:rPr>
            <w:color w:val="080808"/>
            <w:lang w:val="en-US"/>
            <w:rPrChange w:id="7689" w:author="Maxim Bystrov" w:date="2026-05-24T12:54:00Z">
              <w:rPr>
                <w:color w:val="080808"/>
              </w:rPr>
            </w:rPrChange>
          </w:rPr>
          <w:t>.contains</w:t>
        </w:r>
        <w:proofErr w:type="spellEnd"/>
        <w:r w:rsidRPr="0046394B">
          <w:rPr>
            <w:color w:val="080808"/>
            <w:lang w:val="en-US"/>
            <w:rPrChange w:id="7690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00000"/>
            <w:lang w:val="en-US"/>
            <w:rPrChange w:id="7691" w:author="Maxim Bystrov" w:date="2026-05-24T12:54:00Z">
              <w:rPr>
                <w:color w:val="000000"/>
              </w:rPr>
            </w:rPrChange>
          </w:rPr>
          <w:t>s2Point</w:t>
        </w:r>
        <w:r w:rsidRPr="0046394B">
          <w:rPr>
            <w:color w:val="080808"/>
            <w:lang w:val="en-US"/>
            <w:rPrChange w:id="7692" w:author="Maxim Bystrov" w:date="2026-05-24T12:54:00Z">
              <w:rPr>
                <w:color w:val="080808"/>
              </w:rPr>
            </w:rPrChange>
          </w:rPr>
          <w:t xml:space="preserve">) </w:t>
        </w:r>
        <w:r w:rsidRPr="0046394B">
          <w:rPr>
            <w:b/>
            <w:bCs/>
            <w:color w:val="080808"/>
            <w:lang w:val="en-US"/>
            <w:rPrChange w:id="7693" w:author="Maxim Bystrov" w:date="2026-05-24T12:54:00Z">
              <w:rPr>
                <w:b/>
                <w:bCs/>
                <w:color w:val="080808"/>
              </w:rPr>
            </w:rPrChange>
          </w:rPr>
          <w:t>}</w:t>
        </w:r>
        <w:r w:rsidRPr="0046394B">
          <w:rPr>
            <w:color w:val="080808"/>
            <w:lang w:val="en-US"/>
            <w:rPrChange w:id="7694" w:author="Maxim Bystrov" w:date="2026-05-24T12:54:00Z">
              <w:rPr>
                <w:color w:val="080808"/>
              </w:rPr>
            </w:rPrChange>
          </w:rPr>
          <w:t>.</w:t>
        </w:r>
        <w:r w:rsidRPr="0046394B">
          <w:rPr>
            <w:color w:val="871094"/>
            <w:lang w:val="en-US"/>
            <w:rPrChange w:id="7695" w:author="Maxim Bystrov" w:date="2026-05-24T12:54:00Z">
              <w:rPr>
                <w:color w:val="871094"/>
              </w:rPr>
            </w:rPrChange>
          </w:rPr>
          <w:t>keys</w:t>
        </w:r>
        <w:r w:rsidRPr="0046394B">
          <w:rPr>
            <w:color w:val="871094"/>
            <w:lang w:val="en-US"/>
            <w:rPrChange w:id="7696" w:author="Maxim Bystrov" w:date="2026-05-24T12:54:00Z">
              <w:rPr>
                <w:color w:val="871094"/>
              </w:rPr>
            </w:rPrChange>
          </w:rPr>
          <w:br/>
          <w:t xml:space="preserve">            </w:t>
        </w:r>
        <w:r w:rsidRPr="0046394B">
          <w:rPr>
            <w:color w:val="0033B3"/>
            <w:lang w:val="en-US"/>
            <w:rPrChange w:id="7697" w:author="Maxim Bystrov" w:date="2026-05-24T12:54:00Z">
              <w:rPr>
                <w:color w:val="0033B3"/>
              </w:rPr>
            </w:rPrChange>
          </w:rPr>
          <w:t xml:space="preserve">if </w:t>
        </w:r>
        <w:r w:rsidRPr="0046394B">
          <w:rPr>
            <w:color w:val="080808"/>
            <w:lang w:val="en-US"/>
            <w:rPrChange w:id="7698" w:author="Maxim Bystrov" w:date="2026-05-24T12:54:00Z">
              <w:rPr>
                <w:color w:val="080808"/>
              </w:rPr>
            </w:rPrChange>
          </w:rPr>
          <w:t>(</w:t>
        </w:r>
        <w:proofErr w:type="spellStart"/>
        <w:r w:rsidRPr="0046394B">
          <w:rPr>
            <w:color w:val="000000"/>
            <w:lang w:val="en-US"/>
            <w:rPrChange w:id="7699" w:author="Maxim Bystrov" w:date="2026-05-24T12:54:00Z">
              <w:rPr>
                <w:color w:val="000000"/>
              </w:rPr>
            </w:rPrChange>
          </w:rPr>
          <w:t>sessions</w:t>
        </w:r>
        <w:r w:rsidRPr="0046394B">
          <w:rPr>
            <w:color w:val="080808"/>
            <w:lang w:val="en-US"/>
            <w:rPrChange w:id="7700" w:author="Maxim Bystrov" w:date="2026-05-24T12:54:00Z">
              <w:rPr>
                <w:color w:val="080808"/>
              </w:rPr>
            </w:rPrChange>
          </w:rPr>
          <w:t>.isEmpty</w:t>
        </w:r>
        <w:proofErr w:type="spellEnd"/>
        <w:r w:rsidRPr="0046394B">
          <w:rPr>
            <w:color w:val="080808"/>
            <w:lang w:val="en-US"/>
            <w:rPrChange w:id="7701" w:author="Maxim Bystrov" w:date="2026-05-24T12:54:00Z">
              <w:rPr>
                <w:color w:val="080808"/>
              </w:rPr>
            </w:rPrChange>
          </w:rPr>
          <w:t>()) {</w:t>
        </w:r>
        <w:r w:rsidRPr="0046394B">
          <w:rPr>
            <w:color w:val="080808"/>
            <w:lang w:val="en-US"/>
            <w:rPrChange w:id="7702" w:author="Maxim Bystrov" w:date="2026-05-24T12:54:00Z">
              <w:rPr>
                <w:color w:val="080808"/>
              </w:rPr>
            </w:rPrChange>
          </w:rPr>
          <w:br/>
        </w:r>
        <w:r w:rsidRPr="0046394B">
          <w:rPr>
            <w:color w:val="080808"/>
            <w:lang w:val="en-US"/>
            <w:rPrChange w:id="7703" w:author="Maxim Bystrov" w:date="2026-05-24T12:54:00Z">
              <w:rPr>
                <w:color w:val="080808"/>
              </w:rPr>
            </w:rPrChange>
          </w:rPr>
          <w:lastRenderedPageBreak/>
          <w:t xml:space="preserve">                </w:t>
        </w:r>
        <w:r w:rsidRPr="0046394B">
          <w:rPr>
            <w:i/>
            <w:iCs/>
            <w:color w:val="8C8C8C"/>
            <w:lang w:val="en-US"/>
            <w:rPrChange w:id="7704" w:author="Maxim Bystrov" w:date="2026-05-24T12:54:00Z">
              <w:rPr>
                <w:i/>
                <w:iCs/>
                <w:color w:val="8C8C8C"/>
              </w:rPr>
            </w:rPrChange>
          </w:rPr>
          <w:t>//</w:t>
        </w:r>
        <w:proofErr w:type="spellStart"/>
        <w:r w:rsidRPr="0046394B">
          <w:rPr>
            <w:i/>
            <w:iCs/>
            <w:color w:val="8C8C8C"/>
            <w:lang w:val="en-US"/>
            <w:rPrChange w:id="7705" w:author="Maxim Bystrov" w:date="2026-05-24T12:54:00Z">
              <w:rPr>
                <w:i/>
                <w:iCs/>
                <w:color w:val="8C8C8C"/>
              </w:rPr>
            </w:rPrChange>
          </w:rPr>
          <w:t>logger.debug</w:t>
        </w:r>
        <w:proofErr w:type="spellEnd"/>
        <w:r w:rsidRPr="0046394B">
          <w:rPr>
            <w:i/>
            <w:iCs/>
            <w:color w:val="8C8C8C"/>
            <w:lang w:val="en-US"/>
            <w:rPrChange w:id="7706" w:author="Maxim Bystrov" w:date="2026-05-24T12:54:00Z">
              <w:rPr>
                <w:i/>
                <w:iCs/>
                <w:color w:val="8C8C8C"/>
              </w:rPr>
            </w:rPrChange>
          </w:rPr>
          <w:t>("No sessions subscribed to cell $s2Cell for device $</w:t>
        </w:r>
        <w:proofErr w:type="spellStart"/>
        <w:r w:rsidRPr="0046394B">
          <w:rPr>
            <w:i/>
            <w:iCs/>
            <w:color w:val="8C8C8C"/>
            <w:lang w:val="en-US"/>
            <w:rPrChange w:id="7707" w:author="Maxim Bystrov" w:date="2026-05-24T12:54:00Z">
              <w:rPr>
                <w:i/>
                <w:iCs/>
                <w:color w:val="8C8C8C"/>
              </w:rPr>
            </w:rPrChange>
          </w:rPr>
          <w:t>deviceId</w:t>
        </w:r>
        <w:proofErr w:type="spellEnd"/>
        <w:r w:rsidRPr="0046394B">
          <w:rPr>
            <w:i/>
            <w:iCs/>
            <w:color w:val="8C8C8C"/>
            <w:lang w:val="en-US"/>
            <w:rPrChange w:id="7708" w:author="Maxim Bystrov" w:date="2026-05-24T12:54:00Z">
              <w:rPr>
                <w:i/>
                <w:iCs/>
                <w:color w:val="8C8C8C"/>
              </w:rPr>
            </w:rPrChange>
          </w:rPr>
          <w:t>")</w:t>
        </w:r>
        <w:r w:rsidRPr="0046394B">
          <w:rPr>
            <w:i/>
            <w:iCs/>
            <w:color w:val="8C8C8C"/>
            <w:lang w:val="en-US"/>
            <w:rPrChange w:id="7709" w:author="Maxim Bystrov" w:date="2026-05-24T12:54:00Z">
              <w:rPr>
                <w:i/>
                <w:iCs/>
                <w:color w:val="8C8C8C"/>
              </w:rPr>
            </w:rPrChange>
          </w:rPr>
          <w:br/>
          <w:t xml:space="preserve">                </w:t>
        </w:r>
        <w:r w:rsidRPr="0046394B">
          <w:rPr>
            <w:color w:val="0033B3"/>
            <w:lang w:val="en-US"/>
            <w:rPrChange w:id="7710" w:author="Maxim Bystrov" w:date="2026-05-24T12:54:00Z">
              <w:rPr>
                <w:color w:val="0033B3"/>
              </w:rPr>
            </w:rPrChange>
          </w:rPr>
          <w:t>return</w:t>
        </w:r>
        <w:r w:rsidRPr="0046394B">
          <w:rPr>
            <w:color w:val="0033B3"/>
            <w:lang w:val="en-US"/>
            <w:rPrChange w:id="7711" w:author="Maxim Bystrov" w:date="2026-05-24T12:54:00Z">
              <w:rPr>
                <w:color w:val="0033B3"/>
              </w:rPr>
            </w:rPrChange>
          </w:rPr>
          <w:br/>
          <w:t xml:space="preserve">            </w:t>
        </w:r>
        <w:r w:rsidRPr="0046394B">
          <w:rPr>
            <w:color w:val="080808"/>
            <w:lang w:val="en-US"/>
            <w:rPrChange w:id="7712" w:author="Maxim Bystrov" w:date="2026-05-24T12:54:00Z">
              <w:rPr>
                <w:color w:val="080808"/>
              </w:rPr>
            </w:rPrChange>
          </w:rPr>
          <w:t>}</w:t>
        </w:r>
        <w:r w:rsidRPr="0046394B">
          <w:rPr>
            <w:color w:val="080808"/>
            <w:lang w:val="en-US"/>
            <w:rPrChange w:id="7713" w:author="Maxim Bystrov" w:date="2026-05-24T12:54:00Z">
              <w:rPr>
                <w:color w:val="080808"/>
              </w:rPr>
            </w:rPrChange>
          </w:rPr>
          <w:br/>
          <w:t xml:space="preserve">            </w:t>
        </w:r>
        <w:r w:rsidRPr="0046394B">
          <w:rPr>
            <w:color w:val="080808"/>
            <w:lang w:val="en-US"/>
            <w:rPrChange w:id="7714" w:author="Maxim Bystrov" w:date="2026-05-24T12:54:00Z">
              <w:rPr>
                <w:color w:val="080808"/>
              </w:rPr>
            </w:rPrChange>
          </w:rPr>
          <w:br/>
          <w:t xml:space="preserve">            </w:t>
        </w:r>
        <w:r w:rsidRPr="0046394B">
          <w:rPr>
            <w:i/>
            <w:iCs/>
            <w:color w:val="8C8C8C"/>
            <w:lang w:val="en-US"/>
            <w:rPrChange w:id="7715" w:author="Maxim Bystrov" w:date="2026-05-24T12:54:00Z">
              <w:rPr>
                <w:i/>
                <w:iCs/>
                <w:color w:val="8C8C8C"/>
              </w:rPr>
            </w:rPrChange>
          </w:rPr>
          <w:t>//</w:t>
        </w:r>
        <w:proofErr w:type="spellStart"/>
        <w:r w:rsidRPr="0046394B">
          <w:rPr>
            <w:i/>
            <w:iCs/>
            <w:color w:val="8C8C8C"/>
            <w:lang w:val="en-US"/>
            <w:rPrChange w:id="7716" w:author="Maxim Bystrov" w:date="2026-05-24T12:54:00Z">
              <w:rPr>
                <w:i/>
                <w:iCs/>
                <w:color w:val="8C8C8C"/>
              </w:rPr>
            </w:rPrChange>
          </w:rPr>
          <w:t>logger.debug</w:t>
        </w:r>
        <w:proofErr w:type="spellEnd"/>
        <w:r w:rsidRPr="0046394B">
          <w:rPr>
            <w:i/>
            <w:iCs/>
            <w:color w:val="8C8C8C"/>
            <w:lang w:val="en-US"/>
            <w:rPrChange w:id="7717" w:author="Maxim Bystrov" w:date="2026-05-24T12:54:00Z">
              <w:rPr>
                <w:i/>
                <w:iCs/>
                <w:color w:val="8C8C8C"/>
              </w:rPr>
            </w:rPrChange>
          </w:rPr>
          <w:t>("Sending update to ${</w:t>
        </w:r>
        <w:proofErr w:type="spellStart"/>
        <w:r w:rsidRPr="0046394B">
          <w:rPr>
            <w:i/>
            <w:iCs/>
            <w:color w:val="8C8C8C"/>
            <w:lang w:val="en-US"/>
            <w:rPrChange w:id="7718" w:author="Maxim Bystrov" w:date="2026-05-24T12:54:00Z">
              <w:rPr>
                <w:i/>
                <w:iCs/>
                <w:color w:val="8C8C8C"/>
              </w:rPr>
            </w:rPrChange>
          </w:rPr>
          <w:t>sessions.size</w:t>
        </w:r>
        <w:proofErr w:type="spellEnd"/>
        <w:r w:rsidRPr="0046394B">
          <w:rPr>
            <w:i/>
            <w:iCs/>
            <w:color w:val="8C8C8C"/>
            <w:lang w:val="en-US"/>
            <w:rPrChange w:id="7719" w:author="Maxim Bystrov" w:date="2026-05-24T12:54:00Z">
              <w:rPr>
                <w:i/>
                <w:iCs/>
                <w:color w:val="8C8C8C"/>
              </w:rPr>
            </w:rPrChange>
          </w:rPr>
          <w:t>} sessions for device $</w:t>
        </w:r>
        <w:proofErr w:type="spellStart"/>
        <w:r w:rsidRPr="0046394B">
          <w:rPr>
            <w:i/>
            <w:iCs/>
            <w:color w:val="8C8C8C"/>
            <w:lang w:val="en-US"/>
            <w:rPrChange w:id="7720" w:author="Maxim Bystrov" w:date="2026-05-24T12:54:00Z">
              <w:rPr>
                <w:i/>
                <w:iCs/>
                <w:color w:val="8C8C8C"/>
              </w:rPr>
            </w:rPrChange>
          </w:rPr>
          <w:t>deviceId</w:t>
        </w:r>
        <w:proofErr w:type="spellEnd"/>
        <w:r w:rsidRPr="0046394B">
          <w:rPr>
            <w:i/>
            <w:iCs/>
            <w:color w:val="8C8C8C"/>
            <w:lang w:val="en-US"/>
            <w:rPrChange w:id="7721" w:author="Maxim Bystrov" w:date="2026-05-24T12:54:00Z">
              <w:rPr>
                <w:i/>
                <w:iCs/>
                <w:color w:val="8C8C8C"/>
              </w:rPr>
            </w:rPrChange>
          </w:rPr>
          <w:t xml:space="preserve"> in cell $s2Cell")</w:t>
        </w:r>
        <w:r w:rsidRPr="0046394B">
          <w:rPr>
            <w:i/>
            <w:iCs/>
            <w:color w:val="8C8C8C"/>
            <w:lang w:val="en-US"/>
            <w:rPrChange w:id="7722" w:author="Maxim Bystrov" w:date="2026-05-24T12:54:00Z">
              <w:rPr>
                <w:i/>
                <w:iCs/>
                <w:color w:val="8C8C8C"/>
              </w:rPr>
            </w:rPrChange>
          </w:rPr>
          <w:br/>
          <w:t xml:space="preserve">            </w:t>
        </w:r>
        <w:r w:rsidRPr="0046394B">
          <w:rPr>
            <w:i/>
            <w:iCs/>
            <w:color w:val="8C8C8C"/>
            <w:lang w:val="en-US"/>
            <w:rPrChange w:id="7723" w:author="Maxim Bystrov" w:date="2026-05-24T12:54:00Z">
              <w:rPr>
                <w:i/>
                <w:iCs/>
                <w:color w:val="8C8C8C"/>
              </w:rPr>
            </w:rPrChange>
          </w:rPr>
          <w:br/>
          <w:t xml:space="preserve">            // </w:t>
        </w:r>
        <w:r>
          <w:rPr>
            <w:i/>
            <w:iCs/>
            <w:color w:val="8C8C8C"/>
          </w:rPr>
          <w:t>Отправляем</w:t>
        </w:r>
        <w:r w:rsidRPr="0046394B">
          <w:rPr>
            <w:i/>
            <w:iCs/>
            <w:color w:val="8C8C8C"/>
            <w:lang w:val="en-US"/>
            <w:rPrChange w:id="7724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обновление</w:t>
        </w:r>
        <w:r w:rsidRPr="0046394B">
          <w:rPr>
            <w:i/>
            <w:iCs/>
            <w:color w:val="8C8C8C"/>
            <w:lang w:val="en-US"/>
            <w:rPrChange w:id="7725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всем</w:t>
        </w:r>
        <w:r w:rsidRPr="0046394B">
          <w:rPr>
            <w:i/>
            <w:iCs/>
            <w:color w:val="8C8C8C"/>
            <w:lang w:val="en-US"/>
            <w:rPrChange w:id="7726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подписанным</w:t>
        </w:r>
        <w:r w:rsidRPr="0046394B">
          <w:rPr>
            <w:i/>
            <w:iCs/>
            <w:color w:val="8C8C8C"/>
            <w:lang w:val="en-US"/>
            <w:rPrChange w:id="7727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сессиям</w:t>
        </w:r>
        <w:r w:rsidRPr="0046394B">
          <w:rPr>
            <w:i/>
            <w:iCs/>
            <w:color w:val="8C8C8C"/>
            <w:lang w:val="en-US"/>
            <w:rPrChange w:id="7728" w:author="Maxim Bystrov" w:date="2026-05-24T12:54:00Z">
              <w:rPr>
                <w:i/>
                <w:iCs/>
                <w:color w:val="8C8C8C"/>
              </w:rPr>
            </w:rPrChange>
          </w:rPr>
          <w:br/>
          <w:t xml:space="preserve">            </w:t>
        </w:r>
        <w:r w:rsidRPr="0046394B">
          <w:rPr>
            <w:color w:val="0033B3"/>
            <w:lang w:val="en-US"/>
            <w:rPrChange w:id="7729" w:author="Maxim Bystrov" w:date="2026-05-24T12:54:00Z">
              <w:rPr>
                <w:color w:val="0033B3"/>
              </w:rPr>
            </w:rPrChange>
          </w:rPr>
          <w:t xml:space="preserve">for </w:t>
        </w:r>
        <w:r w:rsidRPr="0046394B">
          <w:rPr>
            <w:color w:val="080808"/>
            <w:lang w:val="en-US"/>
            <w:rPrChange w:id="7730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00000"/>
            <w:lang w:val="en-US"/>
            <w:rPrChange w:id="7731" w:author="Maxim Bystrov" w:date="2026-05-24T12:54:00Z">
              <w:rPr>
                <w:color w:val="000000"/>
              </w:rPr>
            </w:rPrChange>
          </w:rPr>
          <w:t xml:space="preserve">session </w:t>
        </w:r>
        <w:r w:rsidRPr="0046394B">
          <w:rPr>
            <w:color w:val="0033B3"/>
            <w:lang w:val="en-US"/>
            <w:rPrChange w:id="7732" w:author="Maxim Bystrov" w:date="2026-05-24T12:54:00Z">
              <w:rPr>
                <w:color w:val="0033B3"/>
              </w:rPr>
            </w:rPrChange>
          </w:rPr>
          <w:t xml:space="preserve">in </w:t>
        </w:r>
        <w:r w:rsidRPr="0046394B">
          <w:rPr>
            <w:color w:val="000000"/>
            <w:lang w:val="en-US"/>
            <w:rPrChange w:id="7733" w:author="Maxim Bystrov" w:date="2026-05-24T12:54:00Z">
              <w:rPr>
                <w:color w:val="000000"/>
              </w:rPr>
            </w:rPrChange>
          </w:rPr>
          <w:t>sessions</w:t>
        </w:r>
        <w:r w:rsidRPr="0046394B">
          <w:rPr>
            <w:color w:val="080808"/>
            <w:lang w:val="en-US"/>
            <w:rPrChange w:id="7734" w:author="Maxim Bystrov" w:date="2026-05-24T12:54:00Z">
              <w:rPr>
                <w:color w:val="080808"/>
              </w:rPr>
            </w:rPrChange>
          </w:rPr>
          <w:t>) {</w:t>
        </w:r>
        <w:r w:rsidRPr="0046394B">
          <w:rPr>
            <w:color w:val="080808"/>
            <w:lang w:val="en-US"/>
            <w:rPrChange w:id="7735" w:author="Maxim Bystrov" w:date="2026-05-24T12:54:00Z">
              <w:rPr>
                <w:color w:val="080808"/>
              </w:rPr>
            </w:rPrChange>
          </w:rPr>
          <w:br/>
          <w:t xml:space="preserve">                </w:t>
        </w:r>
        <w:r w:rsidRPr="0046394B">
          <w:rPr>
            <w:color w:val="0033B3"/>
            <w:lang w:val="en-US"/>
            <w:rPrChange w:id="7736" w:author="Maxim Bystrov" w:date="2026-05-24T12:54:00Z">
              <w:rPr>
                <w:color w:val="0033B3"/>
              </w:rPr>
            </w:rPrChange>
          </w:rPr>
          <w:t xml:space="preserve">if </w:t>
        </w:r>
        <w:r w:rsidRPr="0046394B">
          <w:rPr>
            <w:color w:val="080808"/>
            <w:lang w:val="en-US"/>
            <w:rPrChange w:id="7737" w:author="Maxim Bystrov" w:date="2026-05-24T12:54:00Z">
              <w:rPr>
                <w:color w:val="080808"/>
              </w:rPr>
            </w:rPrChange>
          </w:rPr>
          <w:t>(</w:t>
        </w:r>
        <w:proofErr w:type="spellStart"/>
        <w:r w:rsidRPr="0046394B">
          <w:rPr>
            <w:color w:val="000000"/>
            <w:lang w:val="en-US"/>
            <w:rPrChange w:id="7738" w:author="Maxim Bystrov" w:date="2026-05-24T12:54:00Z">
              <w:rPr>
                <w:color w:val="000000"/>
              </w:rPr>
            </w:rPrChange>
          </w:rPr>
          <w:t>session</w:t>
        </w:r>
        <w:r w:rsidRPr="0046394B">
          <w:rPr>
            <w:color w:val="080808"/>
            <w:lang w:val="en-US"/>
            <w:rPrChange w:id="7739" w:author="Maxim Bystrov" w:date="2026-05-24T12:54:00Z">
              <w:rPr>
                <w:color w:val="080808"/>
              </w:rPr>
            </w:rPrChange>
          </w:rPr>
          <w:t>.</w:t>
        </w:r>
        <w:r w:rsidRPr="0046394B">
          <w:rPr>
            <w:i/>
            <w:iCs/>
            <w:color w:val="871094"/>
            <w:lang w:val="en-US"/>
            <w:rPrChange w:id="7740" w:author="Maxim Bystrov" w:date="2026-05-24T12:54:00Z">
              <w:rPr>
                <w:i/>
                <w:iCs/>
                <w:color w:val="871094"/>
              </w:rPr>
            </w:rPrChange>
          </w:rPr>
          <w:t>isOpen</w:t>
        </w:r>
        <w:proofErr w:type="spellEnd"/>
        <w:r w:rsidRPr="0046394B">
          <w:rPr>
            <w:color w:val="080808"/>
            <w:lang w:val="en-US"/>
            <w:rPrChange w:id="7741" w:author="Maxim Bystrov" w:date="2026-05-24T12:54:00Z">
              <w:rPr>
                <w:color w:val="080808"/>
              </w:rPr>
            </w:rPrChange>
          </w:rPr>
          <w:t>) {</w:t>
        </w:r>
        <w:r w:rsidRPr="0046394B">
          <w:rPr>
            <w:color w:val="080808"/>
            <w:lang w:val="en-US"/>
            <w:rPrChange w:id="7742" w:author="Maxim Bystrov" w:date="2026-05-24T12:54:00Z">
              <w:rPr>
                <w:color w:val="080808"/>
              </w:rPr>
            </w:rPrChange>
          </w:rPr>
          <w:br/>
          <w:t xml:space="preserve">                    </w:t>
        </w:r>
        <w:r w:rsidRPr="0046394B">
          <w:rPr>
            <w:color w:val="0033B3"/>
            <w:lang w:val="en-US"/>
            <w:rPrChange w:id="7743" w:author="Maxim Bystrov" w:date="2026-05-24T12:54:00Z">
              <w:rPr>
                <w:color w:val="0033B3"/>
              </w:rPr>
            </w:rPrChange>
          </w:rPr>
          <w:t xml:space="preserve">try </w:t>
        </w:r>
        <w:r w:rsidRPr="0046394B">
          <w:rPr>
            <w:color w:val="080808"/>
            <w:lang w:val="en-US"/>
            <w:rPrChange w:id="7744" w:author="Maxim Bystrov" w:date="2026-05-24T12:54:00Z">
              <w:rPr>
                <w:color w:val="080808"/>
              </w:rPr>
            </w:rPrChange>
          </w:rPr>
          <w:t>{</w:t>
        </w:r>
        <w:r w:rsidRPr="0046394B">
          <w:rPr>
            <w:color w:val="080808"/>
            <w:lang w:val="en-US"/>
            <w:rPrChange w:id="7745" w:author="Maxim Bystrov" w:date="2026-05-24T12:54:00Z">
              <w:rPr>
                <w:color w:val="080808"/>
              </w:rPr>
            </w:rPrChange>
          </w:rPr>
          <w:br/>
          <w:t xml:space="preserve">                        </w:t>
        </w:r>
        <w:proofErr w:type="spellStart"/>
        <w:r w:rsidRPr="0046394B">
          <w:rPr>
            <w:color w:val="000000"/>
            <w:lang w:val="en-US"/>
            <w:rPrChange w:id="7746" w:author="Maxim Bystrov" w:date="2026-05-24T12:54:00Z">
              <w:rPr>
                <w:color w:val="000000"/>
              </w:rPr>
            </w:rPrChange>
          </w:rPr>
          <w:t>session</w:t>
        </w:r>
        <w:r w:rsidRPr="0046394B">
          <w:rPr>
            <w:color w:val="080808"/>
            <w:lang w:val="en-US"/>
            <w:rPrChange w:id="7747" w:author="Maxim Bystrov" w:date="2026-05-24T12:54:00Z">
              <w:rPr>
                <w:color w:val="080808"/>
              </w:rPr>
            </w:rPrChange>
          </w:rPr>
          <w:t>.sendMessage</w:t>
        </w:r>
        <w:proofErr w:type="spellEnd"/>
        <w:r w:rsidRPr="0046394B">
          <w:rPr>
            <w:color w:val="080808"/>
            <w:lang w:val="en-US"/>
            <w:rPrChange w:id="7748" w:author="Maxim Bystrov" w:date="2026-05-24T12:54:00Z">
              <w:rPr>
                <w:color w:val="080808"/>
              </w:rPr>
            </w:rPrChange>
          </w:rPr>
          <w:t>(</w:t>
        </w:r>
        <w:proofErr w:type="spellStart"/>
        <w:r w:rsidRPr="0046394B">
          <w:rPr>
            <w:color w:val="080808"/>
            <w:lang w:val="en-US"/>
            <w:rPrChange w:id="7749" w:author="Maxim Bystrov" w:date="2026-05-24T12:54:00Z">
              <w:rPr>
                <w:color w:val="080808"/>
              </w:rPr>
            </w:rPrChange>
          </w:rPr>
          <w:t>TextMessage</w:t>
        </w:r>
        <w:proofErr w:type="spellEnd"/>
        <w:r w:rsidRPr="0046394B">
          <w:rPr>
            <w:color w:val="080808"/>
            <w:lang w:val="en-US"/>
            <w:rPrChange w:id="7750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00000"/>
            <w:lang w:val="en-US"/>
            <w:rPrChange w:id="7751" w:author="Maxim Bystrov" w:date="2026-05-24T12:54:00Z">
              <w:rPr>
                <w:color w:val="000000"/>
              </w:rPr>
            </w:rPrChange>
          </w:rPr>
          <w:t>data</w:t>
        </w:r>
        <w:r w:rsidRPr="0046394B">
          <w:rPr>
            <w:color w:val="080808"/>
            <w:lang w:val="en-US"/>
            <w:rPrChange w:id="7752" w:author="Maxim Bystrov" w:date="2026-05-24T12:54:00Z">
              <w:rPr>
                <w:color w:val="080808"/>
              </w:rPr>
            </w:rPrChange>
          </w:rPr>
          <w:t>))</w:t>
        </w:r>
        <w:r w:rsidRPr="0046394B">
          <w:rPr>
            <w:color w:val="080808"/>
            <w:lang w:val="en-US"/>
            <w:rPrChange w:id="7753" w:author="Maxim Bystrov" w:date="2026-05-24T12:54:00Z">
              <w:rPr>
                <w:color w:val="080808"/>
              </w:rPr>
            </w:rPrChange>
          </w:rPr>
          <w:br/>
          <w:t xml:space="preserve">                    } </w:t>
        </w:r>
        <w:r w:rsidRPr="0046394B">
          <w:rPr>
            <w:color w:val="0033B3"/>
            <w:lang w:val="en-US"/>
            <w:rPrChange w:id="7754" w:author="Maxim Bystrov" w:date="2026-05-24T12:54:00Z">
              <w:rPr>
                <w:color w:val="0033B3"/>
              </w:rPr>
            </w:rPrChange>
          </w:rPr>
          <w:t xml:space="preserve">catch </w:t>
        </w:r>
        <w:r w:rsidRPr="0046394B">
          <w:rPr>
            <w:color w:val="080808"/>
            <w:lang w:val="en-US"/>
            <w:rPrChange w:id="7755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00000"/>
            <w:lang w:val="en-US"/>
            <w:rPrChange w:id="7756" w:author="Maxim Bystrov" w:date="2026-05-24T12:54:00Z">
              <w:rPr>
                <w:color w:val="000000"/>
              </w:rPr>
            </w:rPrChange>
          </w:rPr>
          <w:t>e</w:t>
        </w:r>
        <w:r w:rsidRPr="0046394B">
          <w:rPr>
            <w:color w:val="080808"/>
            <w:lang w:val="en-US"/>
            <w:rPrChange w:id="7757" w:author="Maxim Bystrov" w:date="2026-05-24T12:54:00Z">
              <w:rPr>
                <w:color w:val="080808"/>
              </w:rPr>
            </w:rPrChange>
          </w:rPr>
          <w:t xml:space="preserve">: </w:t>
        </w:r>
        <w:r w:rsidRPr="0046394B">
          <w:rPr>
            <w:color w:val="000000"/>
            <w:lang w:val="en-US"/>
            <w:rPrChange w:id="7758" w:author="Maxim Bystrov" w:date="2026-05-24T12:54:00Z">
              <w:rPr>
                <w:color w:val="000000"/>
              </w:rPr>
            </w:rPrChange>
          </w:rPr>
          <w:t>Exception</w:t>
        </w:r>
        <w:r w:rsidRPr="0046394B">
          <w:rPr>
            <w:color w:val="080808"/>
            <w:lang w:val="en-US"/>
            <w:rPrChange w:id="7759" w:author="Maxim Bystrov" w:date="2026-05-24T12:54:00Z">
              <w:rPr>
                <w:color w:val="080808"/>
              </w:rPr>
            </w:rPrChange>
          </w:rPr>
          <w:t>) {</w:t>
        </w:r>
        <w:r w:rsidRPr="0046394B">
          <w:rPr>
            <w:color w:val="080808"/>
            <w:lang w:val="en-US"/>
            <w:rPrChange w:id="7760" w:author="Maxim Bystrov" w:date="2026-05-24T12:54:00Z">
              <w:rPr>
                <w:color w:val="080808"/>
              </w:rPr>
            </w:rPrChange>
          </w:rPr>
          <w:br/>
          <w:t xml:space="preserve">                        </w:t>
        </w:r>
        <w:proofErr w:type="spellStart"/>
        <w:r w:rsidRPr="0046394B">
          <w:rPr>
            <w:color w:val="871094"/>
            <w:lang w:val="en-US"/>
            <w:rPrChange w:id="7761" w:author="Maxim Bystrov" w:date="2026-05-24T12:54:00Z">
              <w:rPr>
                <w:color w:val="871094"/>
              </w:rPr>
            </w:rPrChange>
          </w:rPr>
          <w:t>logger</w:t>
        </w:r>
        <w:r w:rsidRPr="0046394B">
          <w:rPr>
            <w:color w:val="080808"/>
            <w:lang w:val="en-US"/>
            <w:rPrChange w:id="7762" w:author="Maxim Bystrov" w:date="2026-05-24T12:54:00Z">
              <w:rPr>
                <w:color w:val="080808"/>
              </w:rPr>
            </w:rPrChange>
          </w:rPr>
          <w:t>.error</w:t>
        </w:r>
        <w:proofErr w:type="spellEnd"/>
        <w:r w:rsidRPr="0046394B">
          <w:rPr>
            <w:color w:val="080808"/>
            <w:lang w:val="en-US"/>
            <w:rPrChange w:id="7763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67D17"/>
            <w:lang w:val="en-US"/>
            <w:rPrChange w:id="7764" w:author="Maxim Bystrov" w:date="2026-05-24T12:54:00Z">
              <w:rPr>
                <w:color w:val="067D17"/>
              </w:rPr>
            </w:rPrChange>
          </w:rPr>
          <w:t xml:space="preserve">"Failed to send telemetry update to session </w:t>
        </w:r>
        <w:r w:rsidRPr="0046394B">
          <w:rPr>
            <w:color w:val="0037A6"/>
            <w:lang w:val="en-US"/>
            <w:rPrChange w:id="7765" w:author="Maxim Bystrov" w:date="2026-05-24T12:54:00Z">
              <w:rPr>
                <w:color w:val="0037A6"/>
              </w:rPr>
            </w:rPrChange>
          </w:rPr>
          <w:t>${</w:t>
        </w:r>
        <w:r w:rsidRPr="0046394B">
          <w:rPr>
            <w:color w:val="000000"/>
            <w:lang w:val="en-US"/>
            <w:rPrChange w:id="7766" w:author="Maxim Bystrov" w:date="2026-05-24T12:54:00Z">
              <w:rPr>
                <w:color w:val="000000"/>
              </w:rPr>
            </w:rPrChange>
          </w:rPr>
          <w:t>session</w:t>
        </w:r>
        <w:r w:rsidRPr="0046394B">
          <w:rPr>
            <w:color w:val="080808"/>
            <w:lang w:val="en-US"/>
            <w:rPrChange w:id="7767" w:author="Maxim Bystrov" w:date="2026-05-24T12:54:00Z">
              <w:rPr>
                <w:color w:val="080808"/>
              </w:rPr>
            </w:rPrChange>
          </w:rPr>
          <w:t>.</w:t>
        </w:r>
        <w:r w:rsidRPr="0046394B">
          <w:rPr>
            <w:i/>
            <w:iCs/>
            <w:color w:val="871094"/>
            <w:lang w:val="en-US"/>
            <w:rPrChange w:id="7768" w:author="Maxim Bystrov" w:date="2026-05-24T12:54:00Z">
              <w:rPr>
                <w:i/>
                <w:iCs/>
                <w:color w:val="871094"/>
              </w:rPr>
            </w:rPrChange>
          </w:rPr>
          <w:t>id</w:t>
        </w:r>
        <w:r w:rsidRPr="0046394B">
          <w:rPr>
            <w:color w:val="0037A6"/>
            <w:lang w:val="en-US"/>
            <w:rPrChange w:id="7769" w:author="Maxim Bystrov" w:date="2026-05-24T12:54:00Z">
              <w:rPr>
                <w:color w:val="0037A6"/>
              </w:rPr>
            </w:rPrChange>
          </w:rPr>
          <w:t>}</w:t>
        </w:r>
        <w:r w:rsidRPr="0046394B">
          <w:rPr>
            <w:color w:val="067D17"/>
            <w:lang w:val="en-US"/>
            <w:rPrChange w:id="7770" w:author="Maxim Bystrov" w:date="2026-05-24T12:54:00Z">
              <w:rPr>
                <w:color w:val="067D17"/>
              </w:rPr>
            </w:rPrChange>
          </w:rPr>
          <w:t>"</w:t>
        </w:r>
        <w:r w:rsidRPr="0046394B">
          <w:rPr>
            <w:color w:val="080808"/>
            <w:lang w:val="en-US"/>
            <w:rPrChange w:id="7771" w:author="Maxim Bystrov" w:date="2026-05-24T12:54:00Z">
              <w:rPr>
                <w:color w:val="080808"/>
              </w:rPr>
            </w:rPrChange>
          </w:rPr>
          <w:t xml:space="preserve">, </w:t>
        </w:r>
        <w:r w:rsidRPr="0046394B">
          <w:rPr>
            <w:color w:val="000000"/>
            <w:lang w:val="en-US"/>
            <w:rPrChange w:id="7772" w:author="Maxim Bystrov" w:date="2026-05-24T12:54:00Z">
              <w:rPr>
                <w:color w:val="000000"/>
              </w:rPr>
            </w:rPrChange>
          </w:rPr>
          <w:t>e</w:t>
        </w:r>
        <w:r w:rsidRPr="0046394B">
          <w:rPr>
            <w:color w:val="080808"/>
            <w:lang w:val="en-US"/>
            <w:rPrChange w:id="7773" w:author="Maxim Bystrov" w:date="2026-05-24T12:54:00Z">
              <w:rPr>
                <w:color w:val="080808"/>
              </w:rPr>
            </w:rPrChange>
          </w:rPr>
          <w:t>)</w:t>
        </w:r>
        <w:r w:rsidRPr="0046394B">
          <w:rPr>
            <w:color w:val="080808"/>
            <w:lang w:val="en-US"/>
            <w:rPrChange w:id="7774" w:author="Maxim Bystrov" w:date="2026-05-24T12:54:00Z">
              <w:rPr>
                <w:color w:val="080808"/>
              </w:rPr>
            </w:rPrChange>
          </w:rPr>
          <w:br/>
          <w:t xml:space="preserve">                    }</w:t>
        </w:r>
        <w:r w:rsidRPr="0046394B">
          <w:rPr>
            <w:color w:val="080808"/>
            <w:lang w:val="en-US"/>
            <w:rPrChange w:id="7775" w:author="Maxim Bystrov" w:date="2026-05-24T12:54:00Z">
              <w:rPr>
                <w:color w:val="080808"/>
              </w:rPr>
            </w:rPrChange>
          </w:rPr>
          <w:br/>
          <w:t xml:space="preserve">                }</w:t>
        </w:r>
        <w:r w:rsidRPr="0046394B">
          <w:rPr>
            <w:color w:val="080808"/>
            <w:lang w:val="en-US"/>
            <w:rPrChange w:id="7776" w:author="Maxim Bystrov" w:date="2026-05-24T12:54:00Z">
              <w:rPr>
                <w:color w:val="080808"/>
              </w:rPr>
            </w:rPrChange>
          </w:rPr>
          <w:br/>
          <w:t xml:space="preserve">            }</w:t>
        </w:r>
        <w:r w:rsidRPr="0046394B">
          <w:rPr>
            <w:color w:val="080808"/>
            <w:lang w:val="en-US"/>
            <w:rPrChange w:id="7777" w:author="Maxim Bystrov" w:date="2026-05-24T12:54:00Z">
              <w:rPr>
                <w:color w:val="080808"/>
              </w:rPr>
            </w:rPrChange>
          </w:rPr>
          <w:br/>
          <w:t xml:space="preserve">        } </w:t>
        </w:r>
        <w:r w:rsidRPr="0046394B">
          <w:rPr>
            <w:color w:val="0033B3"/>
            <w:lang w:val="en-US"/>
            <w:rPrChange w:id="7778" w:author="Maxim Bystrov" w:date="2026-05-24T12:54:00Z">
              <w:rPr>
                <w:color w:val="0033B3"/>
              </w:rPr>
            </w:rPrChange>
          </w:rPr>
          <w:t xml:space="preserve">catch </w:t>
        </w:r>
        <w:r w:rsidRPr="0046394B">
          <w:rPr>
            <w:color w:val="080808"/>
            <w:lang w:val="en-US"/>
            <w:rPrChange w:id="7779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00000"/>
            <w:lang w:val="en-US"/>
            <w:rPrChange w:id="7780" w:author="Maxim Bystrov" w:date="2026-05-24T12:54:00Z">
              <w:rPr>
                <w:color w:val="000000"/>
              </w:rPr>
            </w:rPrChange>
          </w:rPr>
          <w:t>e</w:t>
        </w:r>
        <w:r w:rsidRPr="0046394B">
          <w:rPr>
            <w:color w:val="080808"/>
            <w:lang w:val="en-US"/>
            <w:rPrChange w:id="7781" w:author="Maxim Bystrov" w:date="2026-05-24T12:54:00Z">
              <w:rPr>
                <w:color w:val="080808"/>
              </w:rPr>
            </w:rPrChange>
          </w:rPr>
          <w:t xml:space="preserve">: </w:t>
        </w:r>
        <w:r w:rsidRPr="0046394B">
          <w:rPr>
            <w:color w:val="000000"/>
            <w:lang w:val="en-US"/>
            <w:rPrChange w:id="7782" w:author="Maxim Bystrov" w:date="2026-05-24T12:54:00Z">
              <w:rPr>
                <w:color w:val="000000"/>
              </w:rPr>
            </w:rPrChange>
          </w:rPr>
          <w:t>Exception</w:t>
        </w:r>
        <w:r w:rsidRPr="0046394B">
          <w:rPr>
            <w:color w:val="080808"/>
            <w:lang w:val="en-US"/>
            <w:rPrChange w:id="7783" w:author="Maxim Bystrov" w:date="2026-05-24T12:54:00Z">
              <w:rPr>
                <w:color w:val="080808"/>
              </w:rPr>
            </w:rPrChange>
          </w:rPr>
          <w:t>) {</w:t>
        </w:r>
        <w:r w:rsidRPr="0046394B">
          <w:rPr>
            <w:color w:val="080808"/>
            <w:lang w:val="en-US"/>
            <w:rPrChange w:id="7784" w:author="Maxim Bystrov" w:date="2026-05-24T12:54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46394B">
          <w:rPr>
            <w:color w:val="871094"/>
            <w:lang w:val="en-US"/>
            <w:rPrChange w:id="7785" w:author="Maxim Bystrov" w:date="2026-05-24T12:54:00Z">
              <w:rPr>
                <w:color w:val="871094"/>
              </w:rPr>
            </w:rPrChange>
          </w:rPr>
          <w:t>logger</w:t>
        </w:r>
        <w:r w:rsidRPr="0046394B">
          <w:rPr>
            <w:color w:val="080808"/>
            <w:lang w:val="en-US"/>
            <w:rPrChange w:id="7786" w:author="Maxim Bystrov" w:date="2026-05-24T12:54:00Z">
              <w:rPr>
                <w:color w:val="080808"/>
              </w:rPr>
            </w:rPrChange>
          </w:rPr>
          <w:t>.error</w:t>
        </w:r>
        <w:proofErr w:type="spellEnd"/>
        <w:r w:rsidRPr="0046394B">
          <w:rPr>
            <w:color w:val="080808"/>
            <w:lang w:val="en-US"/>
            <w:rPrChange w:id="7787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67D17"/>
            <w:lang w:val="en-US"/>
            <w:rPrChange w:id="7788" w:author="Maxim Bystrov" w:date="2026-05-24T12:54:00Z">
              <w:rPr>
                <w:color w:val="067D17"/>
              </w:rPr>
            </w:rPrChange>
          </w:rPr>
          <w:t xml:space="preserve">"Failed to process </w:t>
        </w:r>
        <w:proofErr w:type="spellStart"/>
        <w:r w:rsidRPr="0046394B">
          <w:rPr>
            <w:color w:val="067D17"/>
            <w:lang w:val="en-US"/>
            <w:rPrChange w:id="7789" w:author="Maxim Bystrov" w:date="2026-05-24T12:54:00Z">
              <w:rPr>
                <w:color w:val="067D17"/>
              </w:rPr>
            </w:rPrChange>
          </w:rPr>
          <w:t>keyspace</w:t>
        </w:r>
        <w:proofErr w:type="spellEnd"/>
        <w:r w:rsidRPr="0046394B">
          <w:rPr>
            <w:color w:val="067D17"/>
            <w:lang w:val="en-US"/>
            <w:rPrChange w:id="7790" w:author="Maxim Bystrov" w:date="2026-05-24T12:54:00Z">
              <w:rPr>
                <w:color w:val="067D17"/>
              </w:rPr>
            </w:rPrChange>
          </w:rPr>
          <w:t xml:space="preserve"> notification for key: </w:t>
        </w:r>
        <w:r w:rsidRPr="0046394B">
          <w:rPr>
            <w:color w:val="0037A6"/>
            <w:lang w:val="en-US"/>
            <w:rPrChange w:id="7791" w:author="Maxim Bystrov" w:date="2026-05-24T12:54:00Z">
              <w:rPr>
                <w:color w:val="0037A6"/>
              </w:rPr>
            </w:rPrChange>
          </w:rPr>
          <w:t>$</w:t>
        </w:r>
        <w:r w:rsidRPr="0046394B">
          <w:rPr>
            <w:color w:val="000000"/>
            <w:lang w:val="en-US"/>
            <w:rPrChange w:id="7792" w:author="Maxim Bystrov" w:date="2026-05-24T12:54:00Z">
              <w:rPr>
                <w:color w:val="000000"/>
              </w:rPr>
            </w:rPrChange>
          </w:rPr>
          <w:t>message</w:t>
        </w:r>
        <w:r w:rsidRPr="0046394B">
          <w:rPr>
            <w:color w:val="067D17"/>
            <w:lang w:val="en-US"/>
            <w:rPrChange w:id="7793" w:author="Maxim Bystrov" w:date="2026-05-24T12:54:00Z">
              <w:rPr>
                <w:color w:val="067D17"/>
              </w:rPr>
            </w:rPrChange>
          </w:rPr>
          <w:t>"</w:t>
        </w:r>
        <w:r w:rsidRPr="0046394B">
          <w:rPr>
            <w:color w:val="080808"/>
            <w:lang w:val="en-US"/>
            <w:rPrChange w:id="7794" w:author="Maxim Bystrov" w:date="2026-05-24T12:54:00Z">
              <w:rPr>
                <w:color w:val="080808"/>
              </w:rPr>
            </w:rPrChange>
          </w:rPr>
          <w:t xml:space="preserve">, </w:t>
        </w:r>
        <w:r w:rsidRPr="0046394B">
          <w:rPr>
            <w:color w:val="000000"/>
            <w:lang w:val="en-US"/>
            <w:rPrChange w:id="7795" w:author="Maxim Bystrov" w:date="2026-05-24T12:54:00Z">
              <w:rPr>
                <w:color w:val="000000"/>
              </w:rPr>
            </w:rPrChange>
          </w:rPr>
          <w:t>e</w:t>
        </w:r>
        <w:r w:rsidRPr="0046394B">
          <w:rPr>
            <w:color w:val="080808"/>
            <w:lang w:val="en-US"/>
            <w:rPrChange w:id="7796" w:author="Maxim Bystrov" w:date="2026-05-24T12:54:00Z">
              <w:rPr>
                <w:color w:val="080808"/>
              </w:rPr>
            </w:rPrChange>
          </w:rPr>
          <w:t>)</w:t>
        </w:r>
        <w:r w:rsidRPr="0046394B">
          <w:rPr>
            <w:color w:val="080808"/>
            <w:lang w:val="en-US"/>
            <w:rPrChange w:id="7797" w:author="Maxim Bystrov" w:date="2026-05-24T12:54:00Z">
              <w:rPr>
                <w:color w:val="080808"/>
              </w:rPr>
            </w:rPrChange>
          </w:rPr>
          <w:br/>
          <w:t xml:space="preserve">        }</w:t>
        </w:r>
        <w:r w:rsidRPr="0046394B">
          <w:rPr>
            <w:color w:val="080808"/>
            <w:lang w:val="en-US"/>
            <w:rPrChange w:id="7798" w:author="Maxim Bystrov" w:date="2026-05-24T12:54:00Z">
              <w:rPr>
                <w:color w:val="080808"/>
              </w:rPr>
            </w:rPrChange>
          </w:rPr>
          <w:br/>
          <w:t xml:space="preserve">    }</w:t>
        </w:r>
        <w:r w:rsidRPr="0046394B">
          <w:rPr>
            <w:color w:val="080808"/>
            <w:lang w:val="en-US"/>
            <w:rPrChange w:id="7799" w:author="Maxim Bystrov" w:date="2026-05-24T12:54:00Z">
              <w:rPr>
                <w:color w:val="080808"/>
              </w:rPr>
            </w:rPrChange>
          </w:rPr>
          <w:br/>
          <w:t xml:space="preserve">    </w:t>
        </w:r>
        <w:r w:rsidRPr="0046394B">
          <w:rPr>
            <w:color w:val="080808"/>
            <w:lang w:val="en-US"/>
            <w:rPrChange w:id="7800" w:author="Maxim Bystrov" w:date="2026-05-24T12:54:00Z">
              <w:rPr>
                <w:color w:val="080808"/>
              </w:rPr>
            </w:rPrChange>
          </w:rPr>
          <w:br/>
          <w:t xml:space="preserve">    </w:t>
        </w:r>
        <w:r w:rsidRPr="0046394B">
          <w:rPr>
            <w:color w:val="0033B3"/>
            <w:lang w:val="en-US"/>
            <w:rPrChange w:id="7801" w:author="Maxim Bystrov" w:date="2026-05-24T12:54:00Z">
              <w:rPr>
                <w:color w:val="0033B3"/>
              </w:rPr>
            </w:rPrChange>
          </w:rPr>
          <w:t xml:space="preserve">fun </w:t>
        </w:r>
        <w:proofErr w:type="spellStart"/>
        <w:r w:rsidRPr="0046394B">
          <w:rPr>
            <w:color w:val="00627A"/>
            <w:lang w:val="en-US"/>
            <w:rPrChange w:id="7802" w:author="Maxim Bystrov" w:date="2026-05-24T12:54:00Z">
              <w:rPr>
                <w:color w:val="00627A"/>
              </w:rPr>
            </w:rPrChange>
          </w:rPr>
          <w:t>extractDeviceIdFromKey</w:t>
        </w:r>
        <w:proofErr w:type="spellEnd"/>
        <w:r w:rsidRPr="0046394B">
          <w:rPr>
            <w:color w:val="080808"/>
            <w:lang w:val="en-US"/>
            <w:rPrChange w:id="7803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00000"/>
            <w:lang w:val="en-US"/>
            <w:rPrChange w:id="7804" w:author="Maxim Bystrov" w:date="2026-05-24T12:54:00Z">
              <w:rPr>
                <w:color w:val="000000"/>
              </w:rPr>
            </w:rPrChange>
          </w:rPr>
          <w:t>key</w:t>
        </w:r>
        <w:r w:rsidRPr="0046394B">
          <w:rPr>
            <w:color w:val="080808"/>
            <w:lang w:val="en-US"/>
            <w:rPrChange w:id="7805" w:author="Maxim Bystrov" w:date="2026-05-24T12:54:00Z">
              <w:rPr>
                <w:color w:val="080808"/>
              </w:rPr>
            </w:rPrChange>
          </w:rPr>
          <w:t xml:space="preserve">: </w:t>
        </w:r>
        <w:r w:rsidRPr="0046394B">
          <w:rPr>
            <w:color w:val="000000"/>
            <w:lang w:val="en-US"/>
            <w:rPrChange w:id="7806" w:author="Maxim Bystrov" w:date="2026-05-24T12:54:00Z">
              <w:rPr>
                <w:color w:val="000000"/>
              </w:rPr>
            </w:rPrChange>
          </w:rPr>
          <w:t>String</w:t>
        </w:r>
        <w:r w:rsidRPr="0046394B">
          <w:rPr>
            <w:color w:val="080808"/>
            <w:lang w:val="en-US"/>
            <w:rPrChange w:id="7807" w:author="Maxim Bystrov" w:date="2026-05-24T12:54:00Z">
              <w:rPr>
                <w:color w:val="080808"/>
              </w:rPr>
            </w:rPrChange>
          </w:rPr>
          <w:t xml:space="preserve">): </w:t>
        </w:r>
        <w:r w:rsidRPr="0046394B">
          <w:rPr>
            <w:color w:val="000000"/>
            <w:lang w:val="en-US"/>
            <w:rPrChange w:id="7808" w:author="Maxim Bystrov" w:date="2026-05-24T12:54:00Z">
              <w:rPr>
                <w:color w:val="000000"/>
              </w:rPr>
            </w:rPrChange>
          </w:rPr>
          <w:t>Long</w:t>
        </w:r>
        <w:r w:rsidRPr="0046394B">
          <w:rPr>
            <w:color w:val="080808"/>
            <w:lang w:val="en-US"/>
            <w:rPrChange w:id="7809" w:author="Maxim Bystrov" w:date="2026-05-24T12:54:00Z">
              <w:rPr>
                <w:color w:val="080808"/>
              </w:rPr>
            </w:rPrChange>
          </w:rPr>
          <w:t>? {</w:t>
        </w:r>
        <w:r w:rsidRPr="0046394B">
          <w:rPr>
            <w:color w:val="080808"/>
            <w:lang w:val="en-US"/>
            <w:rPrChange w:id="7810" w:author="Maxim Bystrov" w:date="2026-05-24T12:54:00Z">
              <w:rPr>
                <w:color w:val="080808"/>
              </w:rPr>
            </w:rPrChange>
          </w:rPr>
          <w:br/>
          <w:t xml:space="preserve">        </w:t>
        </w:r>
        <w:r w:rsidRPr="0046394B">
          <w:rPr>
            <w:i/>
            <w:iCs/>
            <w:color w:val="8C8C8C"/>
            <w:lang w:val="en-US"/>
            <w:rPrChange w:id="7811" w:author="Maxim Bystrov" w:date="2026-05-24T12:54:00Z">
              <w:rPr>
                <w:i/>
                <w:iCs/>
                <w:color w:val="8C8C8C"/>
              </w:rPr>
            </w:rPrChange>
          </w:rPr>
          <w:t>// key format: "nav:{</w:t>
        </w:r>
        <w:proofErr w:type="spellStart"/>
        <w:r w:rsidRPr="0046394B">
          <w:rPr>
            <w:i/>
            <w:iCs/>
            <w:color w:val="8C8C8C"/>
            <w:lang w:val="en-US"/>
            <w:rPrChange w:id="7812" w:author="Maxim Bystrov" w:date="2026-05-24T12:54:00Z">
              <w:rPr>
                <w:i/>
                <w:iCs/>
                <w:color w:val="8C8C8C"/>
              </w:rPr>
            </w:rPrChange>
          </w:rPr>
          <w:t>deviceId</w:t>
        </w:r>
        <w:proofErr w:type="spellEnd"/>
        <w:r w:rsidRPr="0046394B">
          <w:rPr>
            <w:i/>
            <w:iCs/>
            <w:color w:val="8C8C8C"/>
            <w:lang w:val="en-US"/>
            <w:rPrChange w:id="7813" w:author="Maxim Bystrov" w:date="2026-05-24T12:54:00Z">
              <w:rPr>
                <w:i/>
                <w:iCs/>
                <w:color w:val="8C8C8C"/>
              </w:rPr>
            </w:rPrChange>
          </w:rPr>
          <w:t>}:last"</w:t>
        </w:r>
        <w:r w:rsidRPr="0046394B">
          <w:rPr>
            <w:i/>
            <w:iCs/>
            <w:color w:val="8C8C8C"/>
            <w:lang w:val="en-US"/>
            <w:rPrChange w:id="7814" w:author="Maxim Bystrov" w:date="2026-05-24T12:54:00Z">
              <w:rPr>
                <w:i/>
                <w:iCs/>
                <w:color w:val="8C8C8C"/>
              </w:rPr>
            </w:rPrChange>
          </w:rPr>
          <w:br/>
          <w:t xml:space="preserve">        </w:t>
        </w:r>
        <w:proofErr w:type="spellStart"/>
        <w:r w:rsidRPr="0046394B">
          <w:rPr>
            <w:color w:val="0033B3"/>
            <w:lang w:val="en-US"/>
            <w:rPrChange w:id="7815" w:author="Maxim Bystrov" w:date="2026-05-24T12:54:00Z">
              <w:rPr>
                <w:color w:val="0033B3"/>
              </w:rPr>
            </w:rPrChange>
          </w:rPr>
          <w:t>val</w:t>
        </w:r>
        <w:proofErr w:type="spellEnd"/>
        <w:r w:rsidRPr="0046394B">
          <w:rPr>
            <w:color w:val="0033B3"/>
            <w:lang w:val="en-US"/>
            <w:rPrChange w:id="7816" w:author="Maxim Bystrov" w:date="2026-05-24T12:54:00Z">
              <w:rPr>
                <w:color w:val="0033B3"/>
              </w:rPr>
            </w:rPrChange>
          </w:rPr>
          <w:t xml:space="preserve"> </w:t>
        </w:r>
        <w:r w:rsidRPr="0046394B">
          <w:rPr>
            <w:color w:val="000000"/>
            <w:lang w:val="en-US"/>
            <w:rPrChange w:id="7817" w:author="Maxim Bystrov" w:date="2026-05-24T12:54:00Z">
              <w:rPr>
                <w:color w:val="000000"/>
              </w:rPr>
            </w:rPrChange>
          </w:rPr>
          <w:t xml:space="preserve">regex </w:t>
        </w:r>
        <w:r w:rsidRPr="0046394B">
          <w:rPr>
            <w:color w:val="080808"/>
            <w:lang w:val="en-US"/>
            <w:rPrChange w:id="7818" w:author="Maxim Bystrov" w:date="2026-05-24T12:54:00Z">
              <w:rPr>
                <w:color w:val="080808"/>
              </w:rPr>
            </w:rPrChange>
          </w:rPr>
          <w:t xml:space="preserve">= </w:t>
        </w:r>
        <w:r w:rsidRPr="0046394B">
          <w:rPr>
            <w:color w:val="067D17"/>
            <w:lang w:val="en-US"/>
            <w:rPrChange w:id="7819" w:author="Maxim Bystrov" w:date="2026-05-24T12:54:00Z">
              <w:rPr>
                <w:color w:val="067D17"/>
              </w:rPr>
            </w:rPrChange>
          </w:rPr>
          <w:t>"</w:t>
        </w:r>
        <w:r w:rsidRPr="0046394B">
          <w:rPr>
            <w:color w:val="067D17"/>
            <w:shd w:val="clear" w:color="auto" w:fill="EDFCED"/>
            <w:lang w:val="en-US"/>
            <w:rPrChange w:id="7820" w:author="Maxim Bystrov" w:date="2026-05-24T12:54:00Z">
              <w:rPr>
                <w:color w:val="067D17"/>
                <w:shd w:val="clear" w:color="auto" w:fill="EDFCED"/>
              </w:rPr>
            </w:rPrChange>
          </w:rPr>
          <w:t>^nav:(</w:t>
        </w:r>
        <w:r w:rsidRPr="0046394B">
          <w:rPr>
            <w:color w:val="0037A6"/>
            <w:shd w:val="clear" w:color="auto" w:fill="EDFCED"/>
            <w:lang w:val="en-US"/>
            <w:rPrChange w:id="7821" w:author="Maxim Bystrov" w:date="2026-05-24T12:54:00Z">
              <w:rPr>
                <w:color w:val="0037A6"/>
                <w:shd w:val="clear" w:color="auto" w:fill="EDFCED"/>
              </w:rPr>
            </w:rPrChange>
          </w:rPr>
          <w:t>\\</w:t>
        </w:r>
        <w:r w:rsidRPr="0046394B">
          <w:rPr>
            <w:color w:val="067D17"/>
            <w:shd w:val="clear" w:color="auto" w:fill="EDFCED"/>
            <w:lang w:val="en-US"/>
            <w:rPrChange w:id="7822" w:author="Maxim Bystrov" w:date="2026-05-24T12:54:00Z">
              <w:rPr>
                <w:color w:val="067D17"/>
                <w:shd w:val="clear" w:color="auto" w:fill="EDFCED"/>
              </w:rPr>
            </w:rPrChange>
          </w:rPr>
          <w:t>d+):last$</w:t>
        </w:r>
        <w:r w:rsidRPr="0046394B">
          <w:rPr>
            <w:color w:val="067D17"/>
            <w:lang w:val="en-US"/>
            <w:rPrChange w:id="7823" w:author="Maxim Bystrov" w:date="2026-05-24T12:54:00Z">
              <w:rPr>
                <w:color w:val="067D17"/>
              </w:rPr>
            </w:rPrChange>
          </w:rPr>
          <w:t>"</w:t>
        </w:r>
        <w:r w:rsidRPr="0046394B">
          <w:rPr>
            <w:color w:val="080808"/>
            <w:lang w:val="en-US"/>
            <w:rPrChange w:id="7824" w:author="Maxim Bystrov" w:date="2026-05-24T12:54:00Z">
              <w:rPr>
                <w:color w:val="080808"/>
              </w:rPr>
            </w:rPrChange>
          </w:rPr>
          <w:t>.</w:t>
        </w:r>
        <w:proofErr w:type="spellStart"/>
        <w:r w:rsidRPr="0046394B">
          <w:rPr>
            <w:i/>
            <w:iCs/>
            <w:color w:val="00627A"/>
            <w:lang w:val="en-US"/>
            <w:rPrChange w:id="7825" w:author="Maxim Bystrov" w:date="2026-05-24T12:54:00Z">
              <w:rPr>
                <w:i/>
                <w:iCs/>
                <w:color w:val="00627A"/>
              </w:rPr>
            </w:rPrChange>
          </w:rPr>
          <w:t>toRegex</w:t>
        </w:r>
        <w:proofErr w:type="spellEnd"/>
        <w:r w:rsidRPr="0046394B">
          <w:rPr>
            <w:color w:val="080808"/>
            <w:lang w:val="en-US"/>
            <w:rPrChange w:id="7826" w:author="Maxim Bystrov" w:date="2026-05-24T12:54:00Z">
              <w:rPr>
                <w:color w:val="080808"/>
              </w:rPr>
            </w:rPrChange>
          </w:rPr>
          <w:t>()</w:t>
        </w:r>
        <w:r w:rsidRPr="0046394B">
          <w:rPr>
            <w:color w:val="080808"/>
            <w:lang w:val="en-US"/>
            <w:rPrChange w:id="7827" w:author="Maxim Bystrov" w:date="2026-05-24T12:54:00Z">
              <w:rPr>
                <w:color w:val="080808"/>
              </w:rPr>
            </w:rPrChange>
          </w:rPr>
          <w:br/>
          <w:t xml:space="preserve">        </w:t>
        </w:r>
        <w:r w:rsidRPr="0046394B">
          <w:rPr>
            <w:color w:val="0033B3"/>
            <w:lang w:val="en-US"/>
            <w:rPrChange w:id="7828" w:author="Maxim Bystrov" w:date="2026-05-24T12:54:00Z">
              <w:rPr>
                <w:color w:val="0033B3"/>
              </w:rPr>
            </w:rPrChange>
          </w:rPr>
          <w:t xml:space="preserve">return </w:t>
        </w:r>
        <w:proofErr w:type="spellStart"/>
        <w:r w:rsidRPr="0046394B">
          <w:rPr>
            <w:color w:val="000000"/>
            <w:lang w:val="en-US"/>
            <w:rPrChange w:id="7829" w:author="Maxim Bystrov" w:date="2026-05-24T12:54:00Z">
              <w:rPr>
                <w:color w:val="000000"/>
              </w:rPr>
            </w:rPrChange>
          </w:rPr>
          <w:t>regex</w:t>
        </w:r>
        <w:r w:rsidRPr="0046394B">
          <w:rPr>
            <w:color w:val="080808"/>
            <w:lang w:val="en-US"/>
            <w:rPrChange w:id="7830" w:author="Maxim Bystrov" w:date="2026-05-24T12:54:00Z">
              <w:rPr>
                <w:color w:val="080808"/>
              </w:rPr>
            </w:rPrChange>
          </w:rPr>
          <w:t>.find</w:t>
        </w:r>
        <w:proofErr w:type="spellEnd"/>
        <w:r w:rsidRPr="0046394B">
          <w:rPr>
            <w:color w:val="080808"/>
            <w:lang w:val="en-US"/>
            <w:rPrChange w:id="7831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00000"/>
            <w:lang w:val="en-US"/>
            <w:rPrChange w:id="7832" w:author="Maxim Bystrov" w:date="2026-05-24T12:54:00Z">
              <w:rPr>
                <w:color w:val="000000"/>
              </w:rPr>
            </w:rPrChange>
          </w:rPr>
          <w:t>key</w:t>
        </w:r>
        <w:r w:rsidRPr="0046394B">
          <w:rPr>
            <w:color w:val="080808"/>
            <w:lang w:val="en-US"/>
            <w:rPrChange w:id="7833" w:author="Maxim Bystrov" w:date="2026-05-24T12:54:00Z">
              <w:rPr>
                <w:color w:val="080808"/>
              </w:rPr>
            </w:rPrChange>
          </w:rPr>
          <w:t>)?.</w:t>
        </w:r>
        <w:proofErr w:type="spellStart"/>
        <w:r w:rsidRPr="0046394B">
          <w:rPr>
            <w:color w:val="871094"/>
            <w:lang w:val="en-US"/>
            <w:rPrChange w:id="7834" w:author="Maxim Bystrov" w:date="2026-05-24T12:54:00Z">
              <w:rPr>
                <w:color w:val="871094"/>
              </w:rPr>
            </w:rPrChange>
          </w:rPr>
          <w:t>groupValues</w:t>
        </w:r>
        <w:proofErr w:type="spellEnd"/>
        <w:r w:rsidRPr="0046394B">
          <w:rPr>
            <w:color w:val="080808"/>
            <w:lang w:val="en-US"/>
            <w:rPrChange w:id="7835" w:author="Maxim Bystrov" w:date="2026-05-24T12:54:00Z">
              <w:rPr>
                <w:color w:val="080808"/>
              </w:rPr>
            </w:rPrChange>
          </w:rPr>
          <w:t>?.get(</w:t>
        </w:r>
        <w:r w:rsidRPr="0046394B">
          <w:rPr>
            <w:color w:val="1750EB"/>
            <w:lang w:val="en-US"/>
            <w:rPrChange w:id="7836" w:author="Maxim Bystrov" w:date="2026-05-24T12:54:00Z">
              <w:rPr>
                <w:color w:val="1750EB"/>
              </w:rPr>
            </w:rPrChange>
          </w:rPr>
          <w:t>1</w:t>
        </w:r>
        <w:r w:rsidRPr="0046394B">
          <w:rPr>
            <w:color w:val="080808"/>
            <w:lang w:val="en-US"/>
            <w:rPrChange w:id="7837" w:author="Maxim Bystrov" w:date="2026-05-24T12:54:00Z">
              <w:rPr>
                <w:color w:val="080808"/>
              </w:rPr>
            </w:rPrChange>
          </w:rPr>
          <w:t>)?.</w:t>
        </w:r>
        <w:proofErr w:type="spellStart"/>
        <w:r w:rsidRPr="0046394B">
          <w:rPr>
            <w:i/>
            <w:iCs/>
            <w:color w:val="00627A"/>
            <w:lang w:val="en-US"/>
            <w:rPrChange w:id="7838" w:author="Maxim Bystrov" w:date="2026-05-24T12:54:00Z">
              <w:rPr>
                <w:i/>
                <w:iCs/>
                <w:color w:val="00627A"/>
              </w:rPr>
            </w:rPrChange>
          </w:rPr>
          <w:t>toLongOrNull</w:t>
        </w:r>
        <w:proofErr w:type="spellEnd"/>
        <w:r w:rsidRPr="0046394B">
          <w:rPr>
            <w:color w:val="080808"/>
            <w:lang w:val="en-US"/>
            <w:rPrChange w:id="7839" w:author="Maxim Bystrov" w:date="2026-05-24T12:54:00Z">
              <w:rPr>
                <w:color w:val="080808"/>
              </w:rPr>
            </w:rPrChange>
          </w:rPr>
          <w:t>()</w:t>
        </w:r>
        <w:r w:rsidRPr="0046394B">
          <w:rPr>
            <w:color w:val="080808"/>
            <w:lang w:val="en-US"/>
            <w:rPrChange w:id="7840" w:author="Maxim Bystrov" w:date="2026-05-24T12:54:00Z">
              <w:rPr>
                <w:color w:val="080808"/>
              </w:rPr>
            </w:rPrChange>
          </w:rPr>
          <w:br/>
          <w:t xml:space="preserve">    }</w:t>
        </w:r>
        <w:r w:rsidRPr="0046394B">
          <w:rPr>
            <w:color w:val="080808"/>
            <w:lang w:val="en-US"/>
            <w:rPrChange w:id="7841" w:author="Maxim Bystrov" w:date="2026-05-24T12:54:00Z">
              <w:rPr>
                <w:color w:val="080808"/>
              </w:rPr>
            </w:rPrChange>
          </w:rPr>
          <w:br/>
        </w:r>
        <w:r w:rsidRPr="0046394B">
          <w:rPr>
            <w:color w:val="080808"/>
            <w:lang w:val="en-US"/>
            <w:rPrChange w:id="7842" w:author="Maxim Bystrov" w:date="2026-05-24T12:54:00Z">
              <w:rPr>
                <w:color w:val="080808"/>
              </w:rPr>
            </w:rPrChange>
          </w:rPr>
          <w:br/>
          <w:t xml:space="preserve">    </w:t>
        </w:r>
        <w:r w:rsidRPr="0046394B">
          <w:rPr>
            <w:color w:val="0033B3"/>
            <w:lang w:val="en-US"/>
            <w:rPrChange w:id="7843" w:author="Maxim Bystrov" w:date="2026-05-24T12:54:00Z">
              <w:rPr>
                <w:color w:val="0033B3"/>
              </w:rPr>
            </w:rPrChange>
          </w:rPr>
          <w:t xml:space="preserve">override fun </w:t>
        </w:r>
        <w:proofErr w:type="spellStart"/>
        <w:r w:rsidRPr="0046394B">
          <w:rPr>
            <w:color w:val="00627A"/>
            <w:lang w:val="en-US"/>
            <w:rPrChange w:id="7844" w:author="Maxim Bystrov" w:date="2026-05-24T12:54:00Z">
              <w:rPr>
                <w:color w:val="00627A"/>
              </w:rPr>
            </w:rPrChange>
          </w:rPr>
          <w:t>afterConnectionClosed</w:t>
        </w:r>
        <w:proofErr w:type="spellEnd"/>
        <w:r w:rsidRPr="0046394B">
          <w:rPr>
            <w:color w:val="080808"/>
            <w:lang w:val="en-US"/>
            <w:rPrChange w:id="7845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00000"/>
            <w:lang w:val="en-US"/>
            <w:rPrChange w:id="7846" w:author="Maxim Bystrov" w:date="2026-05-24T12:54:00Z">
              <w:rPr>
                <w:color w:val="000000"/>
              </w:rPr>
            </w:rPrChange>
          </w:rPr>
          <w:t>session</w:t>
        </w:r>
        <w:r w:rsidRPr="0046394B">
          <w:rPr>
            <w:color w:val="080808"/>
            <w:lang w:val="en-US"/>
            <w:rPrChange w:id="7847" w:author="Maxim Bystrov" w:date="2026-05-24T12:54:00Z">
              <w:rPr>
                <w:color w:val="080808"/>
              </w:rPr>
            </w:rPrChange>
          </w:rPr>
          <w:t xml:space="preserve">: </w:t>
        </w:r>
        <w:proofErr w:type="spellStart"/>
        <w:r w:rsidRPr="0046394B">
          <w:rPr>
            <w:color w:val="000000"/>
            <w:lang w:val="en-US"/>
            <w:rPrChange w:id="7848" w:author="Maxim Bystrov" w:date="2026-05-24T12:54:00Z">
              <w:rPr>
                <w:color w:val="000000"/>
              </w:rPr>
            </w:rPrChange>
          </w:rPr>
          <w:t>WebSocketSession</w:t>
        </w:r>
        <w:proofErr w:type="spellEnd"/>
        <w:r w:rsidRPr="0046394B">
          <w:rPr>
            <w:color w:val="080808"/>
            <w:lang w:val="en-US"/>
            <w:rPrChange w:id="7849" w:author="Maxim Bystrov" w:date="2026-05-24T12:54:00Z">
              <w:rPr>
                <w:color w:val="080808"/>
              </w:rPr>
            </w:rPrChange>
          </w:rPr>
          <w:t xml:space="preserve">, </w:t>
        </w:r>
        <w:r w:rsidRPr="0046394B">
          <w:rPr>
            <w:color w:val="000000"/>
            <w:lang w:val="en-US"/>
            <w:rPrChange w:id="7850" w:author="Maxim Bystrov" w:date="2026-05-24T12:54:00Z">
              <w:rPr>
                <w:color w:val="000000"/>
              </w:rPr>
            </w:rPrChange>
          </w:rPr>
          <w:t>status</w:t>
        </w:r>
        <w:r w:rsidRPr="0046394B">
          <w:rPr>
            <w:color w:val="080808"/>
            <w:lang w:val="en-US"/>
            <w:rPrChange w:id="7851" w:author="Maxim Bystrov" w:date="2026-05-24T12:54:00Z">
              <w:rPr>
                <w:color w:val="080808"/>
              </w:rPr>
            </w:rPrChange>
          </w:rPr>
          <w:t xml:space="preserve">: </w:t>
        </w:r>
        <w:proofErr w:type="spellStart"/>
        <w:r w:rsidRPr="0046394B">
          <w:rPr>
            <w:color w:val="000000"/>
            <w:lang w:val="en-US"/>
            <w:rPrChange w:id="7852" w:author="Maxim Bystrov" w:date="2026-05-24T12:54:00Z">
              <w:rPr>
                <w:color w:val="000000"/>
              </w:rPr>
            </w:rPrChange>
          </w:rPr>
          <w:t>CloseStatus</w:t>
        </w:r>
        <w:proofErr w:type="spellEnd"/>
        <w:r w:rsidRPr="0046394B">
          <w:rPr>
            <w:color w:val="080808"/>
            <w:lang w:val="en-US"/>
            <w:rPrChange w:id="7853" w:author="Maxim Bystrov" w:date="2026-05-24T12:54:00Z">
              <w:rPr>
                <w:color w:val="080808"/>
              </w:rPr>
            </w:rPrChange>
          </w:rPr>
          <w:t>) {</w:t>
        </w:r>
        <w:r w:rsidRPr="0046394B">
          <w:rPr>
            <w:color w:val="080808"/>
            <w:lang w:val="en-US"/>
            <w:rPrChange w:id="7854" w:author="Maxim Bystrov" w:date="2026-05-24T12:54:00Z">
              <w:rPr>
                <w:color w:val="080808"/>
              </w:rPr>
            </w:rPrChange>
          </w:rPr>
          <w:br/>
          <w:t xml:space="preserve">        </w:t>
        </w:r>
        <w:r w:rsidRPr="0046394B">
          <w:rPr>
            <w:color w:val="871094"/>
            <w:lang w:val="en-US"/>
            <w:rPrChange w:id="7855" w:author="Maxim Bystrov" w:date="2026-05-24T12:54:00Z">
              <w:rPr>
                <w:color w:val="871094"/>
              </w:rPr>
            </w:rPrChange>
          </w:rPr>
          <w:t>logger</w:t>
        </w:r>
        <w:r w:rsidRPr="0046394B">
          <w:rPr>
            <w:color w:val="080808"/>
            <w:lang w:val="en-US"/>
            <w:rPrChange w:id="7856" w:author="Maxim Bystrov" w:date="2026-05-24T12:54:00Z">
              <w:rPr>
                <w:color w:val="080808"/>
              </w:rPr>
            </w:rPrChange>
          </w:rPr>
          <w:t>.info(</w:t>
        </w:r>
        <w:r w:rsidRPr="0046394B">
          <w:rPr>
            <w:color w:val="067D17"/>
            <w:lang w:val="en-US"/>
            <w:rPrChange w:id="7857" w:author="Maxim Bystrov" w:date="2026-05-24T12:54:00Z">
              <w:rPr>
                <w:color w:val="067D17"/>
              </w:rPr>
            </w:rPrChange>
          </w:rPr>
          <w:t xml:space="preserve">"WebSocket connection closed: </w:t>
        </w:r>
        <w:r w:rsidRPr="0046394B">
          <w:rPr>
            <w:color w:val="0037A6"/>
            <w:lang w:val="en-US"/>
            <w:rPrChange w:id="7858" w:author="Maxim Bystrov" w:date="2026-05-24T12:54:00Z">
              <w:rPr>
                <w:color w:val="0037A6"/>
              </w:rPr>
            </w:rPrChange>
          </w:rPr>
          <w:t>${</w:t>
        </w:r>
        <w:r w:rsidRPr="0046394B">
          <w:rPr>
            <w:color w:val="000000"/>
            <w:lang w:val="en-US"/>
            <w:rPrChange w:id="7859" w:author="Maxim Bystrov" w:date="2026-05-24T12:54:00Z">
              <w:rPr>
                <w:color w:val="000000"/>
              </w:rPr>
            </w:rPrChange>
          </w:rPr>
          <w:t>session</w:t>
        </w:r>
        <w:r w:rsidRPr="0046394B">
          <w:rPr>
            <w:color w:val="080808"/>
            <w:lang w:val="en-US"/>
            <w:rPrChange w:id="7860" w:author="Maxim Bystrov" w:date="2026-05-24T12:54:00Z">
              <w:rPr>
                <w:color w:val="080808"/>
              </w:rPr>
            </w:rPrChange>
          </w:rPr>
          <w:t>.</w:t>
        </w:r>
        <w:r w:rsidRPr="0046394B">
          <w:rPr>
            <w:i/>
            <w:iCs/>
            <w:color w:val="871094"/>
            <w:lang w:val="en-US"/>
            <w:rPrChange w:id="7861" w:author="Maxim Bystrov" w:date="2026-05-24T12:54:00Z">
              <w:rPr>
                <w:i/>
                <w:iCs/>
                <w:color w:val="871094"/>
              </w:rPr>
            </w:rPrChange>
          </w:rPr>
          <w:t>id</w:t>
        </w:r>
        <w:r w:rsidRPr="0046394B">
          <w:rPr>
            <w:color w:val="0037A6"/>
            <w:lang w:val="en-US"/>
            <w:rPrChange w:id="7862" w:author="Maxim Bystrov" w:date="2026-05-24T12:54:00Z">
              <w:rPr>
                <w:color w:val="0037A6"/>
              </w:rPr>
            </w:rPrChange>
          </w:rPr>
          <w:t>}</w:t>
        </w:r>
        <w:r w:rsidRPr="0046394B">
          <w:rPr>
            <w:color w:val="067D17"/>
            <w:lang w:val="en-US"/>
            <w:rPrChange w:id="7863" w:author="Maxim Bystrov" w:date="2026-05-24T12:54:00Z">
              <w:rPr>
                <w:color w:val="067D17"/>
              </w:rPr>
            </w:rPrChange>
          </w:rPr>
          <w:t xml:space="preserve">, status: </w:t>
        </w:r>
        <w:r w:rsidRPr="0046394B">
          <w:rPr>
            <w:color w:val="0037A6"/>
            <w:lang w:val="en-US"/>
            <w:rPrChange w:id="7864" w:author="Maxim Bystrov" w:date="2026-05-24T12:54:00Z">
              <w:rPr>
                <w:color w:val="0037A6"/>
              </w:rPr>
            </w:rPrChange>
          </w:rPr>
          <w:t>$</w:t>
        </w:r>
        <w:r w:rsidRPr="0046394B">
          <w:rPr>
            <w:color w:val="000000"/>
            <w:lang w:val="en-US"/>
            <w:rPrChange w:id="7865" w:author="Maxim Bystrov" w:date="2026-05-24T12:54:00Z">
              <w:rPr>
                <w:color w:val="000000"/>
              </w:rPr>
            </w:rPrChange>
          </w:rPr>
          <w:t>status</w:t>
        </w:r>
        <w:r w:rsidRPr="0046394B">
          <w:rPr>
            <w:color w:val="067D17"/>
            <w:lang w:val="en-US"/>
            <w:rPrChange w:id="7866" w:author="Maxim Bystrov" w:date="2026-05-24T12:54:00Z">
              <w:rPr>
                <w:color w:val="067D17"/>
              </w:rPr>
            </w:rPrChange>
          </w:rPr>
          <w:t>"</w:t>
        </w:r>
        <w:r w:rsidRPr="0046394B">
          <w:rPr>
            <w:color w:val="080808"/>
            <w:lang w:val="en-US"/>
            <w:rPrChange w:id="7867" w:author="Maxim Bystrov" w:date="2026-05-24T12:54:00Z">
              <w:rPr>
                <w:color w:val="080808"/>
              </w:rPr>
            </w:rPrChange>
          </w:rPr>
          <w:t>)</w:t>
        </w:r>
        <w:r w:rsidRPr="0046394B">
          <w:rPr>
            <w:color w:val="080808"/>
            <w:lang w:val="en-US"/>
            <w:rPrChange w:id="7868" w:author="Maxim Bystrov" w:date="2026-05-24T12:54:00Z">
              <w:rPr>
                <w:color w:val="080808"/>
              </w:rPr>
            </w:rPrChange>
          </w:rPr>
          <w:br/>
          <w:t xml:space="preserve">        </w:t>
        </w:r>
        <w:r w:rsidRPr="0046394B">
          <w:rPr>
            <w:i/>
            <w:iCs/>
            <w:color w:val="8C8C8C"/>
            <w:lang w:val="en-US"/>
            <w:rPrChange w:id="7869" w:author="Maxim Bystrov" w:date="2026-05-24T12:54:00Z">
              <w:rPr>
                <w:i/>
                <w:iCs/>
                <w:color w:val="8C8C8C"/>
              </w:rPr>
            </w:rPrChange>
          </w:rPr>
          <w:t xml:space="preserve">// </w:t>
        </w:r>
        <w:r>
          <w:rPr>
            <w:i/>
            <w:iCs/>
            <w:color w:val="8C8C8C"/>
          </w:rPr>
          <w:t>Удаляем</w:t>
        </w:r>
        <w:r w:rsidRPr="0046394B">
          <w:rPr>
            <w:i/>
            <w:iCs/>
            <w:color w:val="8C8C8C"/>
            <w:lang w:val="en-US"/>
            <w:rPrChange w:id="7870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подписки</w:t>
        </w:r>
        <w:r w:rsidRPr="0046394B">
          <w:rPr>
            <w:i/>
            <w:iCs/>
            <w:color w:val="8C8C8C"/>
            <w:lang w:val="en-US"/>
            <w:rPrChange w:id="7871" w:author="Maxim Bystrov" w:date="2026-05-24T12:54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сессии</w:t>
        </w:r>
        <w:r w:rsidRPr="0046394B">
          <w:rPr>
            <w:i/>
            <w:iCs/>
            <w:color w:val="8C8C8C"/>
            <w:lang w:val="en-US"/>
            <w:rPrChange w:id="7872" w:author="Maxim Bystrov" w:date="2026-05-24T12:54:00Z">
              <w:rPr>
                <w:i/>
                <w:iCs/>
                <w:color w:val="8C8C8C"/>
              </w:rPr>
            </w:rPrChange>
          </w:rPr>
          <w:br/>
          <w:t xml:space="preserve">        </w:t>
        </w:r>
        <w:proofErr w:type="spellStart"/>
        <w:r w:rsidRPr="0046394B">
          <w:rPr>
            <w:color w:val="871094"/>
            <w:lang w:val="en-US"/>
            <w:rPrChange w:id="7873" w:author="Maxim Bystrov" w:date="2026-05-24T12:54:00Z">
              <w:rPr>
                <w:color w:val="871094"/>
              </w:rPr>
            </w:rPrChange>
          </w:rPr>
          <w:t>sessionCellSubscriptions</w:t>
        </w:r>
        <w:r w:rsidRPr="0046394B">
          <w:rPr>
            <w:color w:val="080808"/>
            <w:lang w:val="en-US"/>
            <w:rPrChange w:id="7874" w:author="Maxim Bystrov" w:date="2026-05-24T12:54:00Z">
              <w:rPr>
                <w:color w:val="080808"/>
              </w:rPr>
            </w:rPrChange>
          </w:rPr>
          <w:t>.remove</w:t>
        </w:r>
        <w:proofErr w:type="spellEnd"/>
        <w:r w:rsidRPr="0046394B">
          <w:rPr>
            <w:color w:val="080808"/>
            <w:lang w:val="en-US"/>
            <w:rPrChange w:id="7875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00000"/>
            <w:lang w:val="en-US"/>
            <w:rPrChange w:id="7876" w:author="Maxim Bystrov" w:date="2026-05-24T12:54:00Z">
              <w:rPr>
                <w:color w:val="000000"/>
              </w:rPr>
            </w:rPrChange>
          </w:rPr>
          <w:t>session</w:t>
        </w:r>
        <w:r w:rsidRPr="0046394B">
          <w:rPr>
            <w:color w:val="080808"/>
            <w:lang w:val="en-US"/>
            <w:rPrChange w:id="7877" w:author="Maxim Bystrov" w:date="2026-05-24T12:54:00Z">
              <w:rPr>
                <w:color w:val="080808"/>
              </w:rPr>
            </w:rPrChange>
          </w:rPr>
          <w:t>)</w:t>
        </w:r>
        <w:r w:rsidRPr="0046394B">
          <w:rPr>
            <w:color w:val="080808"/>
            <w:lang w:val="en-US"/>
            <w:rPrChange w:id="7878" w:author="Maxim Bystrov" w:date="2026-05-24T12:54:00Z">
              <w:rPr>
                <w:color w:val="080808"/>
              </w:rPr>
            </w:rPrChange>
          </w:rPr>
          <w:br/>
          <w:t xml:space="preserve">    }</w:t>
        </w:r>
        <w:r w:rsidRPr="0046394B">
          <w:rPr>
            <w:color w:val="080808"/>
            <w:lang w:val="en-US"/>
            <w:rPrChange w:id="7879" w:author="Maxim Bystrov" w:date="2026-05-24T12:54:00Z">
              <w:rPr>
                <w:color w:val="080808"/>
              </w:rPr>
            </w:rPrChange>
          </w:rPr>
          <w:br/>
        </w:r>
        <w:r w:rsidRPr="0046394B">
          <w:rPr>
            <w:color w:val="080808"/>
            <w:lang w:val="en-US"/>
            <w:rPrChange w:id="7880" w:author="Maxim Bystrov" w:date="2026-05-24T12:54:00Z">
              <w:rPr>
                <w:color w:val="080808"/>
              </w:rPr>
            </w:rPrChange>
          </w:rPr>
          <w:br/>
          <w:t xml:space="preserve">    </w:t>
        </w:r>
        <w:r w:rsidRPr="0046394B">
          <w:rPr>
            <w:color w:val="0033B3"/>
            <w:lang w:val="en-US"/>
            <w:rPrChange w:id="7881" w:author="Maxim Bystrov" w:date="2026-05-24T12:54:00Z">
              <w:rPr>
                <w:color w:val="0033B3"/>
              </w:rPr>
            </w:rPrChange>
          </w:rPr>
          <w:t xml:space="preserve">override fun </w:t>
        </w:r>
        <w:proofErr w:type="spellStart"/>
        <w:r w:rsidRPr="0046394B">
          <w:rPr>
            <w:color w:val="00627A"/>
            <w:lang w:val="en-US"/>
            <w:rPrChange w:id="7882" w:author="Maxim Bystrov" w:date="2026-05-24T12:54:00Z">
              <w:rPr>
                <w:color w:val="00627A"/>
              </w:rPr>
            </w:rPrChange>
          </w:rPr>
          <w:t>handleTransportError</w:t>
        </w:r>
        <w:proofErr w:type="spellEnd"/>
        <w:r w:rsidRPr="0046394B">
          <w:rPr>
            <w:color w:val="080808"/>
            <w:lang w:val="en-US"/>
            <w:rPrChange w:id="7883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00000"/>
            <w:lang w:val="en-US"/>
            <w:rPrChange w:id="7884" w:author="Maxim Bystrov" w:date="2026-05-24T12:54:00Z">
              <w:rPr>
                <w:color w:val="000000"/>
              </w:rPr>
            </w:rPrChange>
          </w:rPr>
          <w:t>session</w:t>
        </w:r>
        <w:r w:rsidRPr="0046394B">
          <w:rPr>
            <w:color w:val="080808"/>
            <w:lang w:val="en-US"/>
            <w:rPrChange w:id="7885" w:author="Maxim Bystrov" w:date="2026-05-24T12:54:00Z">
              <w:rPr>
                <w:color w:val="080808"/>
              </w:rPr>
            </w:rPrChange>
          </w:rPr>
          <w:t xml:space="preserve">: </w:t>
        </w:r>
        <w:proofErr w:type="spellStart"/>
        <w:r w:rsidRPr="0046394B">
          <w:rPr>
            <w:color w:val="000000"/>
            <w:lang w:val="en-US"/>
            <w:rPrChange w:id="7886" w:author="Maxim Bystrov" w:date="2026-05-24T12:54:00Z">
              <w:rPr>
                <w:color w:val="000000"/>
              </w:rPr>
            </w:rPrChange>
          </w:rPr>
          <w:t>WebSocketSession</w:t>
        </w:r>
        <w:proofErr w:type="spellEnd"/>
        <w:r w:rsidRPr="0046394B">
          <w:rPr>
            <w:color w:val="080808"/>
            <w:lang w:val="en-US"/>
            <w:rPrChange w:id="7887" w:author="Maxim Bystrov" w:date="2026-05-24T12:54:00Z">
              <w:rPr>
                <w:color w:val="080808"/>
              </w:rPr>
            </w:rPrChange>
          </w:rPr>
          <w:t xml:space="preserve">, </w:t>
        </w:r>
        <w:r w:rsidRPr="0046394B">
          <w:rPr>
            <w:color w:val="000000"/>
            <w:lang w:val="en-US"/>
            <w:rPrChange w:id="7888" w:author="Maxim Bystrov" w:date="2026-05-24T12:54:00Z">
              <w:rPr>
                <w:color w:val="000000"/>
              </w:rPr>
            </w:rPrChange>
          </w:rPr>
          <w:t>exception</w:t>
        </w:r>
        <w:r w:rsidRPr="0046394B">
          <w:rPr>
            <w:color w:val="080808"/>
            <w:lang w:val="en-US"/>
            <w:rPrChange w:id="7889" w:author="Maxim Bystrov" w:date="2026-05-24T12:54:00Z">
              <w:rPr>
                <w:color w:val="080808"/>
              </w:rPr>
            </w:rPrChange>
          </w:rPr>
          <w:t xml:space="preserve">: </w:t>
        </w:r>
        <w:r w:rsidRPr="0046394B">
          <w:rPr>
            <w:color w:val="000000"/>
            <w:lang w:val="en-US"/>
            <w:rPrChange w:id="7890" w:author="Maxim Bystrov" w:date="2026-05-24T12:54:00Z">
              <w:rPr>
                <w:color w:val="000000"/>
              </w:rPr>
            </w:rPrChange>
          </w:rPr>
          <w:t>Throwable</w:t>
        </w:r>
        <w:r w:rsidRPr="0046394B">
          <w:rPr>
            <w:color w:val="080808"/>
            <w:lang w:val="en-US"/>
            <w:rPrChange w:id="7891" w:author="Maxim Bystrov" w:date="2026-05-24T12:54:00Z">
              <w:rPr>
                <w:color w:val="080808"/>
              </w:rPr>
            </w:rPrChange>
          </w:rPr>
          <w:t>) {</w:t>
        </w:r>
        <w:r w:rsidRPr="0046394B">
          <w:rPr>
            <w:color w:val="080808"/>
            <w:lang w:val="en-US"/>
            <w:rPrChange w:id="7892" w:author="Maxim Bystrov" w:date="2026-05-24T12:54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46394B">
          <w:rPr>
            <w:color w:val="871094"/>
            <w:lang w:val="en-US"/>
            <w:rPrChange w:id="7893" w:author="Maxim Bystrov" w:date="2026-05-24T12:54:00Z">
              <w:rPr>
                <w:color w:val="871094"/>
              </w:rPr>
            </w:rPrChange>
          </w:rPr>
          <w:t>logger</w:t>
        </w:r>
        <w:r w:rsidRPr="0046394B">
          <w:rPr>
            <w:color w:val="080808"/>
            <w:lang w:val="en-US"/>
            <w:rPrChange w:id="7894" w:author="Maxim Bystrov" w:date="2026-05-24T12:54:00Z">
              <w:rPr>
                <w:color w:val="080808"/>
              </w:rPr>
            </w:rPrChange>
          </w:rPr>
          <w:t>.error</w:t>
        </w:r>
        <w:proofErr w:type="spellEnd"/>
        <w:r w:rsidRPr="0046394B">
          <w:rPr>
            <w:color w:val="080808"/>
            <w:lang w:val="en-US"/>
            <w:rPrChange w:id="7895" w:author="Maxim Bystrov" w:date="2026-05-24T12:54:00Z">
              <w:rPr>
                <w:color w:val="080808"/>
              </w:rPr>
            </w:rPrChange>
          </w:rPr>
          <w:t>(</w:t>
        </w:r>
        <w:r w:rsidRPr="0046394B">
          <w:rPr>
            <w:color w:val="067D17"/>
            <w:lang w:val="en-US"/>
            <w:rPrChange w:id="7896" w:author="Maxim Bystrov" w:date="2026-05-24T12:54:00Z">
              <w:rPr>
                <w:color w:val="067D17"/>
              </w:rPr>
            </w:rPrChange>
          </w:rPr>
          <w:t xml:space="preserve">"Transport error for session </w:t>
        </w:r>
        <w:r w:rsidRPr="0046394B">
          <w:rPr>
            <w:color w:val="0037A6"/>
            <w:lang w:val="en-US"/>
            <w:rPrChange w:id="7897" w:author="Maxim Bystrov" w:date="2026-05-24T12:54:00Z">
              <w:rPr>
                <w:color w:val="0037A6"/>
              </w:rPr>
            </w:rPrChange>
          </w:rPr>
          <w:t>${</w:t>
        </w:r>
        <w:r w:rsidRPr="0046394B">
          <w:rPr>
            <w:color w:val="000000"/>
            <w:lang w:val="en-US"/>
            <w:rPrChange w:id="7898" w:author="Maxim Bystrov" w:date="2026-05-24T12:54:00Z">
              <w:rPr>
                <w:color w:val="000000"/>
              </w:rPr>
            </w:rPrChange>
          </w:rPr>
          <w:t>session</w:t>
        </w:r>
        <w:r w:rsidRPr="0046394B">
          <w:rPr>
            <w:color w:val="080808"/>
            <w:lang w:val="en-US"/>
            <w:rPrChange w:id="7899" w:author="Maxim Bystrov" w:date="2026-05-24T12:54:00Z">
              <w:rPr>
                <w:color w:val="080808"/>
              </w:rPr>
            </w:rPrChange>
          </w:rPr>
          <w:t>.</w:t>
        </w:r>
        <w:r w:rsidRPr="0046394B">
          <w:rPr>
            <w:i/>
            <w:iCs/>
            <w:color w:val="871094"/>
            <w:lang w:val="en-US"/>
            <w:rPrChange w:id="7900" w:author="Maxim Bystrov" w:date="2026-05-24T12:54:00Z">
              <w:rPr>
                <w:i/>
                <w:iCs/>
                <w:color w:val="871094"/>
              </w:rPr>
            </w:rPrChange>
          </w:rPr>
          <w:t>id</w:t>
        </w:r>
        <w:r w:rsidRPr="0046394B">
          <w:rPr>
            <w:color w:val="0037A6"/>
            <w:lang w:val="en-US"/>
            <w:rPrChange w:id="7901" w:author="Maxim Bystrov" w:date="2026-05-24T12:54:00Z">
              <w:rPr>
                <w:color w:val="0037A6"/>
              </w:rPr>
            </w:rPrChange>
          </w:rPr>
          <w:t>}</w:t>
        </w:r>
        <w:r w:rsidRPr="0046394B">
          <w:rPr>
            <w:color w:val="067D17"/>
            <w:lang w:val="en-US"/>
            <w:rPrChange w:id="7902" w:author="Maxim Bystrov" w:date="2026-05-24T12:54:00Z">
              <w:rPr>
                <w:color w:val="067D17"/>
              </w:rPr>
            </w:rPrChange>
          </w:rPr>
          <w:t>"</w:t>
        </w:r>
        <w:r w:rsidRPr="0046394B">
          <w:rPr>
            <w:color w:val="080808"/>
            <w:lang w:val="en-US"/>
            <w:rPrChange w:id="7903" w:author="Maxim Bystrov" w:date="2026-05-24T12:54:00Z">
              <w:rPr>
                <w:color w:val="080808"/>
              </w:rPr>
            </w:rPrChange>
          </w:rPr>
          <w:t xml:space="preserve">, </w:t>
        </w:r>
        <w:r w:rsidRPr="0046394B">
          <w:rPr>
            <w:color w:val="000000"/>
            <w:lang w:val="en-US"/>
            <w:rPrChange w:id="7904" w:author="Maxim Bystrov" w:date="2026-05-24T12:54:00Z">
              <w:rPr>
                <w:color w:val="000000"/>
              </w:rPr>
            </w:rPrChange>
          </w:rPr>
          <w:t>exception</w:t>
        </w:r>
        <w:r w:rsidRPr="0046394B">
          <w:rPr>
            <w:color w:val="080808"/>
            <w:lang w:val="en-US"/>
            <w:rPrChange w:id="7905" w:author="Maxim Bystrov" w:date="2026-05-24T12:54:00Z">
              <w:rPr>
                <w:color w:val="080808"/>
              </w:rPr>
            </w:rPrChange>
          </w:rPr>
          <w:t>)</w:t>
        </w:r>
        <w:r w:rsidRPr="0046394B">
          <w:rPr>
            <w:color w:val="080808"/>
            <w:lang w:val="en-US"/>
            <w:rPrChange w:id="7906" w:author="Maxim Bystrov" w:date="2026-05-24T12:54:00Z">
              <w:rPr>
                <w:color w:val="080808"/>
              </w:rPr>
            </w:rPrChange>
          </w:rPr>
          <w:br/>
          <w:t xml:space="preserve">    }</w:t>
        </w:r>
        <w:r w:rsidRPr="0046394B">
          <w:rPr>
            <w:color w:val="080808"/>
            <w:lang w:val="en-US"/>
            <w:rPrChange w:id="7907" w:author="Maxim Bystrov" w:date="2026-05-24T12:54:00Z">
              <w:rPr>
                <w:color w:val="080808"/>
              </w:rPr>
            </w:rPrChange>
          </w:rPr>
          <w:br/>
          <w:t>}</w:t>
        </w:r>
      </w:ins>
    </w:p>
    <w:p w14:paraId="0424CC79" w14:textId="12C4FD46" w:rsidR="0046394B" w:rsidRPr="0046394B" w:rsidRDefault="0046394B" w:rsidP="0046394B">
      <w:pPr>
        <w:pStyle w:val="default1"/>
        <w:rPr>
          <w:ins w:id="7908" w:author="Maxim Bystrov" w:date="2026-05-24T12:54:00Z"/>
          <w:lang w:val="en-US"/>
          <w:rPrChange w:id="7909" w:author="Maxim Bystrov" w:date="2026-05-24T12:54:00Z">
            <w:rPr>
              <w:ins w:id="7910" w:author="Maxim Bystrov" w:date="2026-05-24T12:54:00Z"/>
            </w:rPr>
          </w:rPrChange>
        </w:rPr>
      </w:pPr>
    </w:p>
    <w:p w14:paraId="2A352C90" w14:textId="73C23220" w:rsidR="0046394B" w:rsidRPr="00884024" w:rsidRDefault="009D73E1" w:rsidP="0046394B">
      <w:pPr>
        <w:pStyle w:val="default1"/>
        <w:rPr>
          <w:ins w:id="7911" w:author="Maxim Bystrov" w:date="2026-05-24T13:03:00Z"/>
          <w:rPrChange w:id="7912" w:author="Maxim Bystrov" w:date="2026-05-24T13:05:00Z">
            <w:rPr>
              <w:ins w:id="7913" w:author="Maxim Bystrov" w:date="2026-05-24T13:03:00Z"/>
            </w:rPr>
          </w:rPrChange>
        </w:rPr>
      </w:pPr>
      <w:ins w:id="7914" w:author="Maxim Bystrov" w:date="2026-05-24T13:03:00Z">
        <w:r w:rsidRPr="009D73E1">
          <w:rPr>
            <w:rPrChange w:id="7915" w:author="Maxim Bystrov" w:date="2026-05-24T13:03:00Z">
              <w:rPr>
                <w:lang w:val="en-US"/>
              </w:rPr>
            </w:rPrChange>
          </w:rPr>
          <w:t xml:space="preserve">4. </w:t>
        </w:r>
        <w:r>
          <w:t>Обработчик пользовательских соединений для трансляции событий входа/выхода из географических зон</w:t>
        </w:r>
      </w:ins>
      <w:ins w:id="7916" w:author="Maxim Bystrov" w:date="2026-05-24T13:04:00Z">
        <w:r>
          <w:t xml:space="preserve"> </w:t>
        </w:r>
        <w:proofErr w:type="spellStart"/>
        <w:r w:rsidRPr="0072084F">
          <w:rPr>
            <w:color w:val="000000"/>
            <w:lang w:val="en-US"/>
          </w:rPr>
          <w:t>ZoneVisitWebSocketHandler</w:t>
        </w:r>
        <w:proofErr w:type="spellEnd"/>
        <w:r w:rsidRPr="009D73E1">
          <w:rPr>
            <w:color w:val="000000"/>
            <w:rPrChange w:id="7917" w:author="Maxim Bystrov" w:date="2026-05-24T13:04:00Z">
              <w:rPr>
                <w:color w:val="000000"/>
                <w:lang w:val="en-US"/>
              </w:rPr>
            </w:rPrChange>
          </w:rPr>
          <w:t>.</w:t>
        </w:r>
        <w:r>
          <w:rPr>
            <w:color w:val="000000"/>
            <w:lang w:val="en-US"/>
          </w:rPr>
          <w:t>kt</w:t>
        </w:r>
      </w:ins>
    </w:p>
    <w:p w14:paraId="6CDD427F" w14:textId="77777777" w:rsidR="009D73E1" w:rsidRPr="009D73E1" w:rsidRDefault="009D73E1" w:rsidP="009D73E1">
      <w:pPr>
        <w:pStyle w:val="HTML0"/>
        <w:shd w:val="clear" w:color="auto" w:fill="FFFFFF"/>
        <w:rPr>
          <w:ins w:id="7918" w:author="Maxim Bystrov" w:date="2026-05-24T13:03:00Z"/>
          <w:color w:val="080808"/>
          <w:lang w:val="en-US"/>
          <w:rPrChange w:id="7919" w:author="Maxim Bystrov" w:date="2026-05-24T13:03:00Z">
            <w:rPr>
              <w:ins w:id="7920" w:author="Maxim Bystrov" w:date="2026-05-24T13:03:00Z"/>
              <w:color w:val="080808"/>
            </w:rPr>
          </w:rPrChange>
        </w:rPr>
      </w:pPr>
      <w:ins w:id="7921" w:author="Maxim Bystrov" w:date="2026-05-24T13:03:00Z">
        <w:r w:rsidRPr="009D73E1">
          <w:rPr>
            <w:color w:val="0033B3"/>
            <w:lang w:val="en-US"/>
            <w:rPrChange w:id="7922" w:author="Maxim Bystrov" w:date="2026-05-24T13:03:00Z">
              <w:rPr>
                <w:color w:val="0033B3"/>
              </w:rPr>
            </w:rPrChange>
          </w:rPr>
          <w:t xml:space="preserve">package </w:t>
        </w:r>
        <w:proofErr w:type="spellStart"/>
        <w:r w:rsidRPr="009D73E1">
          <w:rPr>
            <w:color w:val="080808"/>
            <w:lang w:val="en-US"/>
            <w:rPrChange w:id="7923" w:author="Maxim Bystrov" w:date="2026-05-24T13:03:00Z">
              <w:rPr>
                <w:color w:val="080808"/>
              </w:rPr>
            </w:rPrChange>
          </w:rPr>
          <w:t>com.lynceus.telemetry_processor.handler</w:t>
        </w:r>
        <w:proofErr w:type="spellEnd"/>
        <w:r w:rsidRPr="009D73E1">
          <w:rPr>
            <w:color w:val="080808"/>
            <w:lang w:val="en-US"/>
            <w:rPrChange w:id="7924" w:author="Maxim Bystrov" w:date="2026-05-24T13:03:00Z">
              <w:rPr>
                <w:color w:val="080808"/>
              </w:rPr>
            </w:rPrChange>
          </w:rPr>
          <w:br/>
        </w:r>
        <w:r w:rsidRPr="009D73E1">
          <w:rPr>
            <w:color w:val="080808"/>
            <w:lang w:val="en-US"/>
            <w:rPrChange w:id="7925" w:author="Maxim Bystrov" w:date="2026-05-24T13:03:00Z">
              <w:rPr>
                <w:color w:val="080808"/>
              </w:rPr>
            </w:rPrChange>
          </w:rPr>
          <w:br/>
        </w:r>
        <w:r w:rsidRPr="009D73E1">
          <w:rPr>
            <w:color w:val="0033B3"/>
            <w:lang w:val="en-US"/>
            <w:rPrChange w:id="7926" w:author="Maxim Bystrov" w:date="2026-05-24T13:03:00Z">
              <w:rPr>
                <w:color w:val="0033B3"/>
              </w:rPr>
            </w:rPrChange>
          </w:rPr>
          <w:t xml:space="preserve">import </w:t>
        </w:r>
        <w:proofErr w:type="spellStart"/>
        <w:r w:rsidRPr="009D73E1">
          <w:rPr>
            <w:color w:val="080808"/>
            <w:lang w:val="en-US"/>
            <w:rPrChange w:id="7927" w:author="Maxim Bystrov" w:date="2026-05-24T13:03:00Z">
              <w:rPr>
                <w:color w:val="080808"/>
              </w:rPr>
            </w:rPrChange>
          </w:rPr>
          <w:t>com.fasterxml.jackson.databind.</w:t>
        </w:r>
        <w:r w:rsidRPr="009D73E1">
          <w:rPr>
            <w:color w:val="000000"/>
            <w:lang w:val="en-US"/>
            <w:rPrChange w:id="7928" w:author="Maxim Bystrov" w:date="2026-05-24T13:03:00Z">
              <w:rPr>
                <w:color w:val="000000"/>
              </w:rPr>
            </w:rPrChange>
          </w:rPr>
          <w:t>ObjectMapper</w:t>
        </w:r>
        <w:proofErr w:type="spellEnd"/>
        <w:r w:rsidRPr="009D73E1">
          <w:rPr>
            <w:color w:val="000000"/>
            <w:lang w:val="en-US"/>
            <w:rPrChange w:id="7929" w:author="Maxim Bystrov" w:date="2026-05-24T13:03:00Z">
              <w:rPr>
                <w:color w:val="000000"/>
              </w:rPr>
            </w:rPrChange>
          </w:rPr>
          <w:br/>
        </w:r>
        <w:r w:rsidRPr="009D73E1">
          <w:rPr>
            <w:color w:val="0033B3"/>
            <w:lang w:val="en-US"/>
            <w:rPrChange w:id="7930" w:author="Maxim Bystrov" w:date="2026-05-24T13:03:00Z">
              <w:rPr>
                <w:color w:val="0033B3"/>
              </w:rPr>
            </w:rPrChange>
          </w:rPr>
          <w:t xml:space="preserve">import </w:t>
        </w:r>
        <w:proofErr w:type="spellStart"/>
        <w:r w:rsidRPr="009D73E1">
          <w:rPr>
            <w:color w:val="080808"/>
            <w:lang w:val="en-US"/>
            <w:rPrChange w:id="7931" w:author="Maxim Bystrov" w:date="2026-05-24T13:03:00Z">
              <w:rPr>
                <w:color w:val="080808"/>
              </w:rPr>
            </w:rPrChange>
          </w:rPr>
          <w:t>com.lynceus.telemetry_processor.event.</w:t>
        </w:r>
        <w:r w:rsidRPr="009D73E1">
          <w:rPr>
            <w:color w:val="000000"/>
            <w:lang w:val="en-US"/>
            <w:rPrChange w:id="7932" w:author="Maxim Bystrov" w:date="2026-05-24T13:03:00Z">
              <w:rPr>
                <w:color w:val="000000"/>
              </w:rPr>
            </w:rPrChange>
          </w:rPr>
          <w:t>ZoneVisitEvent</w:t>
        </w:r>
        <w:proofErr w:type="spellEnd"/>
        <w:r w:rsidRPr="009D73E1">
          <w:rPr>
            <w:color w:val="000000"/>
            <w:lang w:val="en-US"/>
            <w:rPrChange w:id="7933" w:author="Maxim Bystrov" w:date="2026-05-24T13:03:00Z">
              <w:rPr>
                <w:color w:val="000000"/>
              </w:rPr>
            </w:rPrChange>
          </w:rPr>
          <w:br/>
        </w:r>
        <w:r w:rsidRPr="009D73E1">
          <w:rPr>
            <w:color w:val="0033B3"/>
            <w:lang w:val="en-US"/>
            <w:rPrChange w:id="7934" w:author="Maxim Bystrov" w:date="2026-05-24T13:03:00Z">
              <w:rPr>
                <w:color w:val="0033B3"/>
              </w:rPr>
            </w:rPrChange>
          </w:rPr>
          <w:t xml:space="preserve">import </w:t>
        </w:r>
        <w:r w:rsidRPr="009D73E1">
          <w:rPr>
            <w:color w:val="080808"/>
            <w:lang w:val="en-US"/>
            <w:rPrChange w:id="7935" w:author="Maxim Bystrov" w:date="2026-05-24T13:03:00Z">
              <w:rPr>
                <w:color w:val="080808"/>
              </w:rPr>
            </w:rPrChange>
          </w:rPr>
          <w:t>org.slf4j.</w:t>
        </w:r>
        <w:r w:rsidRPr="009D73E1">
          <w:rPr>
            <w:color w:val="000000"/>
            <w:lang w:val="en-US"/>
            <w:rPrChange w:id="7936" w:author="Maxim Bystrov" w:date="2026-05-24T13:03:00Z">
              <w:rPr>
                <w:color w:val="000000"/>
              </w:rPr>
            </w:rPrChange>
          </w:rPr>
          <w:t>LoggerFactory</w:t>
        </w:r>
        <w:r w:rsidRPr="009D73E1">
          <w:rPr>
            <w:color w:val="000000"/>
            <w:lang w:val="en-US"/>
            <w:rPrChange w:id="7937" w:author="Maxim Bystrov" w:date="2026-05-24T13:03:00Z">
              <w:rPr>
                <w:color w:val="000000"/>
              </w:rPr>
            </w:rPrChange>
          </w:rPr>
          <w:br/>
        </w:r>
        <w:r w:rsidRPr="009D73E1">
          <w:rPr>
            <w:color w:val="0033B3"/>
            <w:lang w:val="en-US"/>
            <w:rPrChange w:id="7938" w:author="Maxim Bystrov" w:date="2026-05-24T13:03:00Z">
              <w:rPr>
                <w:color w:val="0033B3"/>
              </w:rPr>
            </w:rPrChange>
          </w:rPr>
          <w:t xml:space="preserve">import </w:t>
        </w:r>
        <w:proofErr w:type="spellStart"/>
        <w:r w:rsidRPr="009D73E1">
          <w:rPr>
            <w:color w:val="080808"/>
            <w:lang w:val="en-US"/>
            <w:rPrChange w:id="7939" w:author="Maxim Bystrov" w:date="2026-05-24T13:03:00Z">
              <w:rPr>
                <w:color w:val="080808"/>
              </w:rPr>
            </w:rPrChange>
          </w:rPr>
          <w:t>org.springframework.context.event.</w:t>
        </w:r>
        <w:r w:rsidRPr="009D73E1">
          <w:rPr>
            <w:color w:val="9E880D"/>
            <w:lang w:val="en-US"/>
            <w:rPrChange w:id="7940" w:author="Maxim Bystrov" w:date="2026-05-24T13:03:00Z">
              <w:rPr>
                <w:color w:val="9E880D"/>
              </w:rPr>
            </w:rPrChange>
          </w:rPr>
          <w:t>EventListener</w:t>
        </w:r>
        <w:proofErr w:type="spellEnd"/>
        <w:r w:rsidRPr="009D73E1">
          <w:rPr>
            <w:color w:val="9E880D"/>
            <w:lang w:val="en-US"/>
            <w:rPrChange w:id="7941" w:author="Maxim Bystrov" w:date="2026-05-24T13:03:00Z">
              <w:rPr>
                <w:color w:val="9E880D"/>
              </w:rPr>
            </w:rPrChange>
          </w:rPr>
          <w:br/>
        </w:r>
        <w:r w:rsidRPr="009D73E1">
          <w:rPr>
            <w:color w:val="0033B3"/>
            <w:lang w:val="en-US"/>
            <w:rPrChange w:id="7942" w:author="Maxim Bystrov" w:date="2026-05-24T13:03:00Z">
              <w:rPr>
                <w:color w:val="0033B3"/>
              </w:rPr>
            </w:rPrChange>
          </w:rPr>
          <w:t xml:space="preserve">import </w:t>
        </w:r>
        <w:proofErr w:type="spellStart"/>
        <w:r w:rsidRPr="009D73E1">
          <w:rPr>
            <w:color w:val="080808"/>
            <w:lang w:val="en-US"/>
            <w:rPrChange w:id="7943" w:author="Maxim Bystrov" w:date="2026-05-24T13:03:00Z">
              <w:rPr>
                <w:color w:val="080808"/>
              </w:rPr>
            </w:rPrChange>
          </w:rPr>
          <w:t>org.springframework.stereotype.</w:t>
        </w:r>
        <w:r w:rsidRPr="009D73E1">
          <w:rPr>
            <w:color w:val="9E880D"/>
            <w:lang w:val="en-US"/>
            <w:rPrChange w:id="7944" w:author="Maxim Bystrov" w:date="2026-05-24T13:03:00Z">
              <w:rPr>
                <w:color w:val="9E880D"/>
              </w:rPr>
            </w:rPrChange>
          </w:rPr>
          <w:t>Component</w:t>
        </w:r>
        <w:proofErr w:type="spellEnd"/>
        <w:r w:rsidRPr="009D73E1">
          <w:rPr>
            <w:color w:val="9E880D"/>
            <w:lang w:val="en-US"/>
            <w:rPrChange w:id="7945" w:author="Maxim Bystrov" w:date="2026-05-24T13:03:00Z">
              <w:rPr>
                <w:color w:val="9E880D"/>
              </w:rPr>
            </w:rPrChange>
          </w:rPr>
          <w:br/>
        </w:r>
        <w:r w:rsidRPr="009D73E1">
          <w:rPr>
            <w:color w:val="0033B3"/>
            <w:lang w:val="en-US"/>
            <w:rPrChange w:id="7946" w:author="Maxim Bystrov" w:date="2026-05-24T13:03:00Z">
              <w:rPr>
                <w:color w:val="0033B3"/>
              </w:rPr>
            </w:rPrChange>
          </w:rPr>
          <w:t xml:space="preserve">import </w:t>
        </w:r>
        <w:proofErr w:type="spellStart"/>
        <w:r w:rsidRPr="009D73E1">
          <w:rPr>
            <w:color w:val="080808"/>
            <w:lang w:val="en-US"/>
            <w:rPrChange w:id="7947" w:author="Maxim Bystrov" w:date="2026-05-24T13:03:00Z">
              <w:rPr>
                <w:color w:val="080808"/>
              </w:rPr>
            </w:rPrChange>
          </w:rPr>
          <w:t>org.springframework.web.socket.</w:t>
        </w:r>
        <w:r w:rsidRPr="009D73E1">
          <w:rPr>
            <w:color w:val="000000"/>
            <w:lang w:val="en-US"/>
            <w:rPrChange w:id="7948" w:author="Maxim Bystrov" w:date="2026-05-24T13:03:00Z">
              <w:rPr>
                <w:color w:val="000000"/>
              </w:rPr>
            </w:rPrChange>
          </w:rPr>
          <w:t>CloseStatus</w:t>
        </w:r>
        <w:proofErr w:type="spellEnd"/>
        <w:r w:rsidRPr="009D73E1">
          <w:rPr>
            <w:color w:val="000000"/>
            <w:lang w:val="en-US"/>
            <w:rPrChange w:id="7949" w:author="Maxim Bystrov" w:date="2026-05-24T13:03:00Z">
              <w:rPr>
                <w:color w:val="000000"/>
              </w:rPr>
            </w:rPrChange>
          </w:rPr>
          <w:br/>
        </w:r>
        <w:r w:rsidRPr="009D73E1">
          <w:rPr>
            <w:color w:val="0033B3"/>
            <w:lang w:val="en-US"/>
            <w:rPrChange w:id="7950" w:author="Maxim Bystrov" w:date="2026-05-24T13:03:00Z">
              <w:rPr>
                <w:color w:val="0033B3"/>
              </w:rPr>
            </w:rPrChange>
          </w:rPr>
          <w:t xml:space="preserve">import </w:t>
        </w:r>
        <w:proofErr w:type="spellStart"/>
        <w:r w:rsidRPr="009D73E1">
          <w:rPr>
            <w:color w:val="080808"/>
            <w:lang w:val="en-US"/>
            <w:rPrChange w:id="7951" w:author="Maxim Bystrov" w:date="2026-05-24T13:03:00Z">
              <w:rPr>
                <w:color w:val="080808"/>
              </w:rPr>
            </w:rPrChange>
          </w:rPr>
          <w:t>org.springframework.web.socket.</w:t>
        </w:r>
        <w:r w:rsidRPr="009D73E1">
          <w:rPr>
            <w:color w:val="000000"/>
            <w:lang w:val="en-US"/>
            <w:rPrChange w:id="7952" w:author="Maxim Bystrov" w:date="2026-05-24T13:03:00Z">
              <w:rPr>
                <w:color w:val="000000"/>
              </w:rPr>
            </w:rPrChange>
          </w:rPr>
          <w:t>TextMessage</w:t>
        </w:r>
        <w:proofErr w:type="spellEnd"/>
        <w:r w:rsidRPr="009D73E1">
          <w:rPr>
            <w:color w:val="000000"/>
            <w:lang w:val="en-US"/>
            <w:rPrChange w:id="7953" w:author="Maxim Bystrov" w:date="2026-05-24T13:03:00Z">
              <w:rPr>
                <w:color w:val="000000"/>
              </w:rPr>
            </w:rPrChange>
          </w:rPr>
          <w:br/>
        </w:r>
        <w:r w:rsidRPr="009D73E1">
          <w:rPr>
            <w:color w:val="0033B3"/>
            <w:lang w:val="en-US"/>
            <w:rPrChange w:id="7954" w:author="Maxim Bystrov" w:date="2026-05-24T13:03:00Z">
              <w:rPr>
                <w:color w:val="0033B3"/>
              </w:rPr>
            </w:rPrChange>
          </w:rPr>
          <w:t xml:space="preserve">import </w:t>
        </w:r>
        <w:proofErr w:type="spellStart"/>
        <w:r w:rsidRPr="009D73E1">
          <w:rPr>
            <w:color w:val="080808"/>
            <w:lang w:val="en-US"/>
            <w:rPrChange w:id="7955" w:author="Maxim Bystrov" w:date="2026-05-24T13:03:00Z">
              <w:rPr>
                <w:color w:val="080808"/>
              </w:rPr>
            </w:rPrChange>
          </w:rPr>
          <w:t>org.springframework.web.socket.</w:t>
        </w:r>
        <w:r w:rsidRPr="009D73E1">
          <w:rPr>
            <w:color w:val="000000"/>
            <w:lang w:val="en-US"/>
            <w:rPrChange w:id="7956" w:author="Maxim Bystrov" w:date="2026-05-24T13:03:00Z">
              <w:rPr>
                <w:color w:val="000000"/>
              </w:rPr>
            </w:rPrChange>
          </w:rPr>
          <w:t>WebSocketSession</w:t>
        </w:r>
        <w:proofErr w:type="spellEnd"/>
        <w:r w:rsidRPr="009D73E1">
          <w:rPr>
            <w:color w:val="000000"/>
            <w:lang w:val="en-US"/>
            <w:rPrChange w:id="7957" w:author="Maxim Bystrov" w:date="2026-05-24T13:03:00Z">
              <w:rPr>
                <w:color w:val="000000"/>
              </w:rPr>
            </w:rPrChange>
          </w:rPr>
          <w:br/>
        </w:r>
        <w:r w:rsidRPr="009D73E1">
          <w:rPr>
            <w:color w:val="0033B3"/>
            <w:lang w:val="en-US"/>
            <w:rPrChange w:id="7958" w:author="Maxim Bystrov" w:date="2026-05-24T13:03:00Z">
              <w:rPr>
                <w:color w:val="0033B3"/>
              </w:rPr>
            </w:rPrChange>
          </w:rPr>
          <w:t xml:space="preserve">import </w:t>
        </w:r>
        <w:proofErr w:type="spellStart"/>
        <w:r w:rsidRPr="009D73E1">
          <w:rPr>
            <w:color w:val="080808"/>
            <w:lang w:val="en-US"/>
            <w:rPrChange w:id="7959" w:author="Maxim Bystrov" w:date="2026-05-24T13:03:00Z">
              <w:rPr>
                <w:color w:val="080808"/>
              </w:rPr>
            </w:rPrChange>
          </w:rPr>
          <w:t>org.springframework.web.socket.handler.</w:t>
        </w:r>
        <w:r w:rsidRPr="009D73E1">
          <w:rPr>
            <w:color w:val="000000"/>
            <w:lang w:val="en-US"/>
            <w:rPrChange w:id="7960" w:author="Maxim Bystrov" w:date="2026-05-24T13:03:00Z">
              <w:rPr>
                <w:color w:val="000000"/>
              </w:rPr>
            </w:rPrChange>
          </w:rPr>
          <w:t>TextWebSocketHandler</w:t>
        </w:r>
        <w:proofErr w:type="spellEnd"/>
        <w:r w:rsidRPr="009D73E1">
          <w:rPr>
            <w:color w:val="000000"/>
            <w:lang w:val="en-US"/>
            <w:rPrChange w:id="7961" w:author="Maxim Bystrov" w:date="2026-05-24T13:03:00Z">
              <w:rPr>
                <w:color w:val="000000"/>
              </w:rPr>
            </w:rPrChange>
          </w:rPr>
          <w:br/>
        </w:r>
        <w:r w:rsidRPr="009D73E1">
          <w:rPr>
            <w:color w:val="0033B3"/>
            <w:lang w:val="en-US"/>
            <w:rPrChange w:id="7962" w:author="Maxim Bystrov" w:date="2026-05-24T13:03:00Z">
              <w:rPr>
                <w:color w:val="0033B3"/>
              </w:rPr>
            </w:rPrChange>
          </w:rPr>
          <w:lastRenderedPageBreak/>
          <w:t xml:space="preserve">import </w:t>
        </w:r>
        <w:proofErr w:type="spellStart"/>
        <w:r w:rsidRPr="009D73E1">
          <w:rPr>
            <w:color w:val="080808"/>
            <w:lang w:val="en-US"/>
            <w:rPrChange w:id="7963" w:author="Maxim Bystrov" w:date="2026-05-24T13:03:00Z">
              <w:rPr>
                <w:color w:val="080808"/>
              </w:rPr>
            </w:rPrChange>
          </w:rPr>
          <w:t>java.util.concurrent.</w:t>
        </w:r>
        <w:r w:rsidRPr="009D73E1">
          <w:rPr>
            <w:color w:val="000000"/>
            <w:lang w:val="en-US"/>
            <w:rPrChange w:id="7964" w:author="Maxim Bystrov" w:date="2026-05-24T13:03:00Z">
              <w:rPr>
                <w:color w:val="000000"/>
              </w:rPr>
            </w:rPrChange>
          </w:rPr>
          <w:t>ConcurrentHashMap</w:t>
        </w:r>
        <w:proofErr w:type="spellEnd"/>
        <w:r w:rsidRPr="009D73E1">
          <w:rPr>
            <w:color w:val="000000"/>
            <w:lang w:val="en-US"/>
            <w:rPrChange w:id="7965" w:author="Maxim Bystrov" w:date="2026-05-24T13:03:00Z">
              <w:rPr>
                <w:color w:val="000000"/>
              </w:rPr>
            </w:rPrChange>
          </w:rPr>
          <w:br/>
        </w:r>
        <w:r w:rsidRPr="009D73E1">
          <w:rPr>
            <w:color w:val="000000"/>
            <w:lang w:val="en-US"/>
            <w:rPrChange w:id="7966" w:author="Maxim Bystrov" w:date="2026-05-24T13:03:00Z">
              <w:rPr>
                <w:color w:val="000000"/>
              </w:rPr>
            </w:rPrChange>
          </w:rPr>
          <w:br/>
        </w:r>
        <w:r w:rsidRPr="009D73E1">
          <w:rPr>
            <w:color w:val="9E880D"/>
            <w:lang w:val="en-US"/>
            <w:rPrChange w:id="7967" w:author="Maxim Bystrov" w:date="2026-05-24T13:03:00Z">
              <w:rPr>
                <w:color w:val="9E880D"/>
              </w:rPr>
            </w:rPrChange>
          </w:rPr>
          <w:t>@Component</w:t>
        </w:r>
        <w:r w:rsidRPr="009D73E1">
          <w:rPr>
            <w:color w:val="9E880D"/>
            <w:lang w:val="en-US"/>
            <w:rPrChange w:id="7968" w:author="Maxim Bystrov" w:date="2026-05-24T13:03:00Z">
              <w:rPr>
                <w:color w:val="9E880D"/>
              </w:rPr>
            </w:rPrChange>
          </w:rPr>
          <w:br/>
        </w:r>
        <w:r w:rsidRPr="009D73E1">
          <w:rPr>
            <w:color w:val="0033B3"/>
            <w:lang w:val="en-US"/>
            <w:rPrChange w:id="7969" w:author="Maxim Bystrov" w:date="2026-05-24T13:03:00Z">
              <w:rPr>
                <w:color w:val="0033B3"/>
              </w:rPr>
            </w:rPrChange>
          </w:rPr>
          <w:t xml:space="preserve">class </w:t>
        </w:r>
        <w:proofErr w:type="spellStart"/>
        <w:r w:rsidRPr="009D73E1">
          <w:rPr>
            <w:color w:val="000000"/>
            <w:lang w:val="en-US"/>
            <w:rPrChange w:id="7970" w:author="Maxim Bystrov" w:date="2026-05-24T13:03:00Z">
              <w:rPr>
                <w:color w:val="000000"/>
              </w:rPr>
            </w:rPrChange>
          </w:rPr>
          <w:t>ZoneVisitWebSocketHandler</w:t>
        </w:r>
        <w:proofErr w:type="spellEnd"/>
        <w:r w:rsidRPr="009D73E1">
          <w:rPr>
            <w:color w:val="080808"/>
            <w:lang w:val="en-US"/>
            <w:rPrChange w:id="7971" w:author="Maxim Bystrov" w:date="2026-05-24T13:03:00Z">
              <w:rPr>
                <w:color w:val="080808"/>
              </w:rPr>
            </w:rPrChange>
          </w:rPr>
          <w:t>(</w:t>
        </w:r>
        <w:r w:rsidRPr="009D73E1">
          <w:rPr>
            <w:color w:val="080808"/>
            <w:lang w:val="en-US"/>
            <w:rPrChange w:id="7972" w:author="Maxim Bystrov" w:date="2026-05-24T13:03:00Z">
              <w:rPr>
                <w:color w:val="080808"/>
              </w:rPr>
            </w:rPrChange>
          </w:rPr>
          <w:br/>
          <w:t xml:space="preserve">    </w:t>
        </w:r>
        <w:r w:rsidRPr="009D73E1">
          <w:rPr>
            <w:color w:val="0033B3"/>
            <w:lang w:val="en-US"/>
            <w:rPrChange w:id="7973" w:author="Maxim Bystrov" w:date="2026-05-24T13:03:00Z">
              <w:rPr>
                <w:color w:val="0033B3"/>
              </w:rPr>
            </w:rPrChange>
          </w:rPr>
          <w:t xml:space="preserve">private </w:t>
        </w:r>
        <w:proofErr w:type="spellStart"/>
        <w:r w:rsidRPr="009D73E1">
          <w:rPr>
            <w:color w:val="0033B3"/>
            <w:lang w:val="en-US"/>
            <w:rPrChange w:id="7974" w:author="Maxim Bystrov" w:date="2026-05-24T13:03:00Z">
              <w:rPr>
                <w:color w:val="0033B3"/>
              </w:rPr>
            </w:rPrChange>
          </w:rPr>
          <w:t>val</w:t>
        </w:r>
        <w:proofErr w:type="spellEnd"/>
        <w:r w:rsidRPr="009D73E1">
          <w:rPr>
            <w:color w:val="0033B3"/>
            <w:lang w:val="en-US"/>
            <w:rPrChange w:id="7975" w:author="Maxim Bystrov" w:date="2026-05-24T13:03:00Z">
              <w:rPr>
                <w:color w:val="0033B3"/>
              </w:rPr>
            </w:rPrChange>
          </w:rPr>
          <w:t xml:space="preserve"> </w:t>
        </w:r>
        <w:proofErr w:type="spellStart"/>
        <w:r w:rsidRPr="009D73E1">
          <w:rPr>
            <w:color w:val="871094"/>
            <w:lang w:val="en-US"/>
            <w:rPrChange w:id="7976" w:author="Maxim Bystrov" w:date="2026-05-24T13:03:00Z">
              <w:rPr>
                <w:color w:val="871094"/>
              </w:rPr>
            </w:rPrChange>
          </w:rPr>
          <w:t>objectMapper</w:t>
        </w:r>
        <w:proofErr w:type="spellEnd"/>
        <w:r w:rsidRPr="009D73E1">
          <w:rPr>
            <w:color w:val="080808"/>
            <w:lang w:val="en-US"/>
            <w:rPrChange w:id="7977" w:author="Maxim Bystrov" w:date="2026-05-24T13:03:00Z">
              <w:rPr>
                <w:color w:val="080808"/>
              </w:rPr>
            </w:rPrChange>
          </w:rPr>
          <w:t xml:space="preserve">: </w:t>
        </w:r>
        <w:proofErr w:type="spellStart"/>
        <w:r w:rsidRPr="009D73E1">
          <w:rPr>
            <w:color w:val="000000"/>
            <w:lang w:val="en-US"/>
            <w:rPrChange w:id="7978" w:author="Maxim Bystrov" w:date="2026-05-24T13:03:00Z">
              <w:rPr>
                <w:color w:val="000000"/>
              </w:rPr>
            </w:rPrChange>
          </w:rPr>
          <w:t>ObjectMapper</w:t>
        </w:r>
        <w:proofErr w:type="spellEnd"/>
        <w:r w:rsidRPr="009D73E1">
          <w:rPr>
            <w:color w:val="000000"/>
            <w:lang w:val="en-US"/>
            <w:rPrChange w:id="7979" w:author="Maxim Bystrov" w:date="2026-05-24T13:03:00Z">
              <w:rPr>
                <w:color w:val="000000"/>
              </w:rPr>
            </w:rPrChange>
          </w:rPr>
          <w:br/>
        </w:r>
        <w:r w:rsidRPr="009D73E1">
          <w:rPr>
            <w:color w:val="080808"/>
            <w:lang w:val="en-US"/>
            <w:rPrChange w:id="7980" w:author="Maxim Bystrov" w:date="2026-05-24T13:03:00Z">
              <w:rPr>
                <w:color w:val="080808"/>
              </w:rPr>
            </w:rPrChange>
          </w:rPr>
          <w:t xml:space="preserve">) : </w:t>
        </w:r>
        <w:proofErr w:type="spellStart"/>
        <w:r w:rsidRPr="009D73E1">
          <w:rPr>
            <w:color w:val="080808"/>
            <w:lang w:val="en-US"/>
            <w:rPrChange w:id="7981" w:author="Maxim Bystrov" w:date="2026-05-24T13:03:00Z">
              <w:rPr>
                <w:color w:val="080808"/>
              </w:rPr>
            </w:rPrChange>
          </w:rPr>
          <w:t>TextWebSocketHandler</w:t>
        </w:r>
        <w:proofErr w:type="spellEnd"/>
        <w:r w:rsidRPr="009D73E1">
          <w:rPr>
            <w:color w:val="080808"/>
            <w:lang w:val="en-US"/>
            <w:rPrChange w:id="7982" w:author="Maxim Bystrov" w:date="2026-05-24T13:03:00Z">
              <w:rPr>
                <w:color w:val="080808"/>
              </w:rPr>
            </w:rPrChange>
          </w:rPr>
          <w:t>() {</w:t>
        </w:r>
        <w:r w:rsidRPr="009D73E1">
          <w:rPr>
            <w:color w:val="080808"/>
            <w:lang w:val="en-US"/>
            <w:rPrChange w:id="7983" w:author="Maxim Bystrov" w:date="2026-05-24T13:03:00Z">
              <w:rPr>
                <w:color w:val="080808"/>
              </w:rPr>
            </w:rPrChange>
          </w:rPr>
          <w:br/>
        </w:r>
        <w:r w:rsidRPr="009D73E1">
          <w:rPr>
            <w:color w:val="080808"/>
            <w:lang w:val="en-US"/>
            <w:rPrChange w:id="7984" w:author="Maxim Bystrov" w:date="2026-05-24T13:03:00Z">
              <w:rPr>
                <w:color w:val="080808"/>
              </w:rPr>
            </w:rPrChange>
          </w:rPr>
          <w:br/>
          <w:t xml:space="preserve">    </w:t>
        </w:r>
        <w:r w:rsidRPr="009D73E1">
          <w:rPr>
            <w:color w:val="0033B3"/>
            <w:lang w:val="en-US"/>
            <w:rPrChange w:id="7985" w:author="Maxim Bystrov" w:date="2026-05-24T13:03:00Z">
              <w:rPr>
                <w:color w:val="0033B3"/>
              </w:rPr>
            </w:rPrChange>
          </w:rPr>
          <w:t xml:space="preserve">private </w:t>
        </w:r>
        <w:proofErr w:type="spellStart"/>
        <w:r w:rsidRPr="009D73E1">
          <w:rPr>
            <w:color w:val="0033B3"/>
            <w:lang w:val="en-US"/>
            <w:rPrChange w:id="7986" w:author="Maxim Bystrov" w:date="2026-05-24T13:03:00Z">
              <w:rPr>
                <w:color w:val="0033B3"/>
              </w:rPr>
            </w:rPrChange>
          </w:rPr>
          <w:t>val</w:t>
        </w:r>
        <w:proofErr w:type="spellEnd"/>
        <w:r w:rsidRPr="009D73E1">
          <w:rPr>
            <w:color w:val="0033B3"/>
            <w:lang w:val="en-US"/>
            <w:rPrChange w:id="7987" w:author="Maxim Bystrov" w:date="2026-05-24T13:03:00Z">
              <w:rPr>
                <w:color w:val="0033B3"/>
              </w:rPr>
            </w:rPrChange>
          </w:rPr>
          <w:t xml:space="preserve"> </w:t>
        </w:r>
        <w:r w:rsidRPr="009D73E1">
          <w:rPr>
            <w:color w:val="871094"/>
            <w:lang w:val="en-US"/>
            <w:rPrChange w:id="7988" w:author="Maxim Bystrov" w:date="2026-05-24T13:03:00Z">
              <w:rPr>
                <w:color w:val="871094"/>
              </w:rPr>
            </w:rPrChange>
          </w:rPr>
          <w:t xml:space="preserve">logger </w:t>
        </w:r>
        <w:r w:rsidRPr="009D73E1">
          <w:rPr>
            <w:color w:val="080808"/>
            <w:lang w:val="en-US"/>
            <w:rPrChange w:id="7989" w:author="Maxim Bystrov" w:date="2026-05-24T13:03:00Z">
              <w:rPr>
                <w:color w:val="080808"/>
              </w:rPr>
            </w:rPrChange>
          </w:rPr>
          <w:t xml:space="preserve">= </w:t>
        </w:r>
        <w:proofErr w:type="spellStart"/>
        <w:r w:rsidRPr="009D73E1">
          <w:rPr>
            <w:color w:val="000000"/>
            <w:lang w:val="en-US"/>
            <w:rPrChange w:id="7990" w:author="Maxim Bystrov" w:date="2026-05-24T13:03:00Z">
              <w:rPr>
                <w:color w:val="000000"/>
              </w:rPr>
            </w:rPrChange>
          </w:rPr>
          <w:t>LoggerFactory</w:t>
        </w:r>
        <w:r w:rsidRPr="009D73E1">
          <w:rPr>
            <w:color w:val="080808"/>
            <w:lang w:val="en-US"/>
            <w:rPrChange w:id="7991" w:author="Maxim Bystrov" w:date="2026-05-24T13:03:00Z">
              <w:rPr>
                <w:color w:val="080808"/>
              </w:rPr>
            </w:rPrChange>
          </w:rPr>
          <w:t>.getLogger</w:t>
        </w:r>
        <w:proofErr w:type="spellEnd"/>
        <w:r w:rsidRPr="009D73E1">
          <w:rPr>
            <w:color w:val="080808"/>
            <w:lang w:val="en-US"/>
            <w:rPrChange w:id="7992" w:author="Maxim Bystrov" w:date="2026-05-24T13:03:00Z">
              <w:rPr>
                <w:color w:val="080808"/>
              </w:rPr>
            </w:rPrChange>
          </w:rPr>
          <w:t>(</w:t>
        </w:r>
        <w:proofErr w:type="spellStart"/>
        <w:r w:rsidRPr="009D73E1">
          <w:rPr>
            <w:color w:val="0033B3"/>
            <w:lang w:val="en-US"/>
            <w:rPrChange w:id="7993" w:author="Maxim Bystrov" w:date="2026-05-24T13:03:00Z">
              <w:rPr>
                <w:color w:val="0033B3"/>
              </w:rPr>
            </w:rPrChange>
          </w:rPr>
          <w:t>this</w:t>
        </w:r>
        <w:r w:rsidRPr="009D73E1">
          <w:rPr>
            <w:color w:val="080808"/>
            <w:lang w:val="en-US"/>
            <w:rPrChange w:id="7994" w:author="Maxim Bystrov" w:date="2026-05-24T13:03:00Z">
              <w:rPr>
                <w:color w:val="080808"/>
              </w:rPr>
            </w:rPrChange>
          </w:rPr>
          <w:t>.</w:t>
        </w:r>
        <w:r w:rsidRPr="009D73E1">
          <w:rPr>
            <w:i/>
            <w:iCs/>
            <w:color w:val="871094"/>
            <w:lang w:val="en-US"/>
            <w:rPrChange w:id="7995" w:author="Maxim Bystrov" w:date="2026-05-24T13:03:00Z">
              <w:rPr>
                <w:i/>
                <w:iCs/>
                <w:color w:val="871094"/>
              </w:rPr>
            </w:rPrChange>
          </w:rPr>
          <w:t>javaClass</w:t>
        </w:r>
        <w:proofErr w:type="spellEnd"/>
        <w:r w:rsidRPr="009D73E1">
          <w:rPr>
            <w:color w:val="080808"/>
            <w:lang w:val="en-US"/>
            <w:rPrChange w:id="7996" w:author="Maxim Bystrov" w:date="2026-05-24T13:03:00Z">
              <w:rPr>
                <w:color w:val="080808"/>
              </w:rPr>
            </w:rPrChange>
          </w:rPr>
          <w:t>)</w:t>
        </w:r>
        <w:r w:rsidRPr="009D73E1">
          <w:rPr>
            <w:color w:val="080808"/>
            <w:lang w:val="en-US"/>
            <w:rPrChange w:id="7997" w:author="Maxim Bystrov" w:date="2026-05-24T13:03:00Z">
              <w:rPr>
                <w:color w:val="080808"/>
              </w:rPr>
            </w:rPrChange>
          </w:rPr>
          <w:br/>
          <w:t xml:space="preserve">    </w:t>
        </w:r>
        <w:r w:rsidRPr="009D73E1">
          <w:rPr>
            <w:color w:val="0033B3"/>
            <w:lang w:val="en-US"/>
            <w:rPrChange w:id="7998" w:author="Maxim Bystrov" w:date="2026-05-24T13:03:00Z">
              <w:rPr>
                <w:color w:val="0033B3"/>
              </w:rPr>
            </w:rPrChange>
          </w:rPr>
          <w:t xml:space="preserve">private </w:t>
        </w:r>
        <w:proofErr w:type="spellStart"/>
        <w:r w:rsidRPr="009D73E1">
          <w:rPr>
            <w:color w:val="0033B3"/>
            <w:lang w:val="en-US"/>
            <w:rPrChange w:id="7999" w:author="Maxim Bystrov" w:date="2026-05-24T13:03:00Z">
              <w:rPr>
                <w:color w:val="0033B3"/>
              </w:rPr>
            </w:rPrChange>
          </w:rPr>
          <w:t>val</w:t>
        </w:r>
        <w:proofErr w:type="spellEnd"/>
        <w:r w:rsidRPr="009D73E1">
          <w:rPr>
            <w:color w:val="0033B3"/>
            <w:lang w:val="en-US"/>
            <w:rPrChange w:id="8000" w:author="Maxim Bystrov" w:date="2026-05-24T13:03:00Z">
              <w:rPr>
                <w:color w:val="0033B3"/>
              </w:rPr>
            </w:rPrChange>
          </w:rPr>
          <w:t xml:space="preserve"> </w:t>
        </w:r>
        <w:r w:rsidRPr="009D73E1">
          <w:rPr>
            <w:color w:val="871094"/>
            <w:lang w:val="en-US"/>
            <w:rPrChange w:id="8001" w:author="Maxim Bystrov" w:date="2026-05-24T13:03:00Z">
              <w:rPr>
                <w:color w:val="871094"/>
              </w:rPr>
            </w:rPrChange>
          </w:rPr>
          <w:t xml:space="preserve">sessions </w:t>
        </w:r>
        <w:r w:rsidRPr="009D73E1">
          <w:rPr>
            <w:color w:val="080808"/>
            <w:lang w:val="en-US"/>
            <w:rPrChange w:id="8002" w:author="Maxim Bystrov" w:date="2026-05-24T13:03:00Z">
              <w:rPr>
                <w:color w:val="080808"/>
              </w:rPr>
            </w:rPrChange>
          </w:rPr>
          <w:t xml:space="preserve">= </w:t>
        </w:r>
        <w:proofErr w:type="spellStart"/>
        <w:r w:rsidRPr="009D73E1">
          <w:rPr>
            <w:color w:val="000000"/>
            <w:lang w:val="en-US"/>
            <w:rPrChange w:id="8003" w:author="Maxim Bystrov" w:date="2026-05-24T13:03:00Z">
              <w:rPr>
                <w:color w:val="000000"/>
              </w:rPr>
            </w:rPrChange>
          </w:rPr>
          <w:t>ConcurrentHashMap</w:t>
        </w:r>
        <w:r w:rsidRPr="009D73E1">
          <w:rPr>
            <w:color w:val="080808"/>
            <w:lang w:val="en-US"/>
            <w:rPrChange w:id="8004" w:author="Maxim Bystrov" w:date="2026-05-24T13:03:00Z">
              <w:rPr>
                <w:color w:val="080808"/>
              </w:rPr>
            </w:rPrChange>
          </w:rPr>
          <w:t>.newKeySet</w:t>
        </w:r>
        <w:proofErr w:type="spellEnd"/>
        <w:r w:rsidRPr="009D73E1">
          <w:rPr>
            <w:color w:val="080808"/>
            <w:lang w:val="en-US"/>
            <w:rPrChange w:id="8005" w:author="Maxim Bystrov" w:date="2026-05-24T13:03:00Z">
              <w:rPr>
                <w:color w:val="080808"/>
              </w:rPr>
            </w:rPrChange>
          </w:rPr>
          <w:t>&lt;</w:t>
        </w:r>
        <w:proofErr w:type="spellStart"/>
        <w:r w:rsidRPr="009D73E1">
          <w:rPr>
            <w:color w:val="000000"/>
            <w:lang w:val="en-US"/>
            <w:rPrChange w:id="8006" w:author="Maxim Bystrov" w:date="2026-05-24T13:03:00Z">
              <w:rPr>
                <w:color w:val="000000"/>
              </w:rPr>
            </w:rPrChange>
          </w:rPr>
          <w:t>WebSocketSession</w:t>
        </w:r>
        <w:proofErr w:type="spellEnd"/>
        <w:r w:rsidRPr="009D73E1">
          <w:rPr>
            <w:color w:val="080808"/>
            <w:lang w:val="en-US"/>
            <w:rPrChange w:id="8007" w:author="Maxim Bystrov" w:date="2026-05-24T13:03:00Z">
              <w:rPr>
                <w:color w:val="080808"/>
              </w:rPr>
            </w:rPrChange>
          </w:rPr>
          <w:t>&gt;()</w:t>
        </w:r>
        <w:r w:rsidRPr="009D73E1">
          <w:rPr>
            <w:color w:val="080808"/>
            <w:lang w:val="en-US"/>
            <w:rPrChange w:id="8008" w:author="Maxim Bystrov" w:date="2026-05-24T13:03:00Z">
              <w:rPr>
                <w:color w:val="080808"/>
              </w:rPr>
            </w:rPrChange>
          </w:rPr>
          <w:br/>
        </w:r>
        <w:r w:rsidRPr="009D73E1">
          <w:rPr>
            <w:color w:val="080808"/>
            <w:lang w:val="en-US"/>
            <w:rPrChange w:id="8009" w:author="Maxim Bystrov" w:date="2026-05-24T13:03:00Z">
              <w:rPr>
                <w:color w:val="080808"/>
              </w:rPr>
            </w:rPrChange>
          </w:rPr>
          <w:br/>
          <w:t xml:space="preserve">    </w:t>
        </w:r>
        <w:r w:rsidRPr="009D73E1">
          <w:rPr>
            <w:color w:val="0033B3"/>
            <w:lang w:val="en-US"/>
            <w:rPrChange w:id="8010" w:author="Maxim Bystrov" w:date="2026-05-24T13:03:00Z">
              <w:rPr>
                <w:color w:val="0033B3"/>
              </w:rPr>
            </w:rPrChange>
          </w:rPr>
          <w:t xml:space="preserve">override fun </w:t>
        </w:r>
        <w:proofErr w:type="spellStart"/>
        <w:r w:rsidRPr="009D73E1">
          <w:rPr>
            <w:color w:val="00627A"/>
            <w:lang w:val="en-US"/>
            <w:rPrChange w:id="8011" w:author="Maxim Bystrov" w:date="2026-05-24T13:03:00Z">
              <w:rPr>
                <w:color w:val="00627A"/>
              </w:rPr>
            </w:rPrChange>
          </w:rPr>
          <w:t>afterConnectionEstablished</w:t>
        </w:r>
        <w:proofErr w:type="spellEnd"/>
        <w:r w:rsidRPr="009D73E1">
          <w:rPr>
            <w:color w:val="080808"/>
            <w:lang w:val="en-US"/>
            <w:rPrChange w:id="8012" w:author="Maxim Bystrov" w:date="2026-05-24T13:03:00Z">
              <w:rPr>
                <w:color w:val="080808"/>
              </w:rPr>
            </w:rPrChange>
          </w:rPr>
          <w:t>(</w:t>
        </w:r>
        <w:r w:rsidRPr="009D73E1">
          <w:rPr>
            <w:color w:val="000000"/>
            <w:lang w:val="en-US"/>
            <w:rPrChange w:id="8013" w:author="Maxim Bystrov" w:date="2026-05-24T13:03:00Z">
              <w:rPr>
                <w:color w:val="000000"/>
              </w:rPr>
            </w:rPrChange>
          </w:rPr>
          <w:t>session</w:t>
        </w:r>
        <w:r w:rsidRPr="009D73E1">
          <w:rPr>
            <w:color w:val="080808"/>
            <w:lang w:val="en-US"/>
            <w:rPrChange w:id="8014" w:author="Maxim Bystrov" w:date="2026-05-24T13:03:00Z">
              <w:rPr>
                <w:color w:val="080808"/>
              </w:rPr>
            </w:rPrChange>
          </w:rPr>
          <w:t xml:space="preserve">: </w:t>
        </w:r>
        <w:proofErr w:type="spellStart"/>
        <w:r w:rsidRPr="009D73E1">
          <w:rPr>
            <w:color w:val="000000"/>
            <w:lang w:val="en-US"/>
            <w:rPrChange w:id="8015" w:author="Maxim Bystrov" w:date="2026-05-24T13:03:00Z">
              <w:rPr>
                <w:color w:val="000000"/>
              </w:rPr>
            </w:rPrChange>
          </w:rPr>
          <w:t>WebSocketSession</w:t>
        </w:r>
        <w:proofErr w:type="spellEnd"/>
        <w:r w:rsidRPr="009D73E1">
          <w:rPr>
            <w:color w:val="080808"/>
            <w:lang w:val="en-US"/>
            <w:rPrChange w:id="8016" w:author="Maxim Bystrov" w:date="2026-05-24T13:03:00Z">
              <w:rPr>
                <w:color w:val="080808"/>
              </w:rPr>
            </w:rPrChange>
          </w:rPr>
          <w:t>) {</w:t>
        </w:r>
        <w:r w:rsidRPr="009D73E1">
          <w:rPr>
            <w:color w:val="080808"/>
            <w:lang w:val="en-US"/>
            <w:rPrChange w:id="8017" w:author="Maxim Bystrov" w:date="2026-05-24T13:03:00Z">
              <w:rPr>
                <w:color w:val="080808"/>
              </w:rPr>
            </w:rPrChange>
          </w:rPr>
          <w:br/>
          <w:t xml:space="preserve">        </w:t>
        </w:r>
        <w:r w:rsidRPr="009D73E1">
          <w:rPr>
            <w:color w:val="871094"/>
            <w:lang w:val="en-US"/>
            <w:rPrChange w:id="8018" w:author="Maxim Bystrov" w:date="2026-05-24T13:03:00Z">
              <w:rPr>
                <w:color w:val="871094"/>
              </w:rPr>
            </w:rPrChange>
          </w:rPr>
          <w:t>logger</w:t>
        </w:r>
        <w:r w:rsidRPr="009D73E1">
          <w:rPr>
            <w:color w:val="080808"/>
            <w:lang w:val="en-US"/>
            <w:rPrChange w:id="8019" w:author="Maxim Bystrov" w:date="2026-05-24T13:03:00Z">
              <w:rPr>
                <w:color w:val="080808"/>
              </w:rPr>
            </w:rPrChange>
          </w:rPr>
          <w:t>.info(</w:t>
        </w:r>
        <w:r w:rsidRPr="009D73E1">
          <w:rPr>
            <w:color w:val="067D17"/>
            <w:lang w:val="en-US"/>
            <w:rPrChange w:id="8020" w:author="Maxim Bystrov" w:date="2026-05-24T13:03:00Z">
              <w:rPr>
                <w:color w:val="067D17"/>
              </w:rPr>
            </w:rPrChange>
          </w:rPr>
          <w:t>"</w:t>
        </w:r>
        <w:proofErr w:type="spellStart"/>
        <w:r w:rsidRPr="009D73E1">
          <w:rPr>
            <w:color w:val="067D17"/>
            <w:lang w:val="en-US"/>
            <w:rPrChange w:id="8021" w:author="Maxim Bystrov" w:date="2026-05-24T13:03:00Z">
              <w:rPr>
                <w:color w:val="067D17"/>
              </w:rPr>
            </w:rPrChange>
          </w:rPr>
          <w:t>ZoneVisit</w:t>
        </w:r>
        <w:proofErr w:type="spellEnd"/>
        <w:r w:rsidRPr="009D73E1">
          <w:rPr>
            <w:color w:val="067D17"/>
            <w:lang w:val="en-US"/>
            <w:rPrChange w:id="8022" w:author="Maxim Bystrov" w:date="2026-05-24T13:03:00Z">
              <w:rPr>
                <w:color w:val="067D17"/>
              </w:rPr>
            </w:rPrChange>
          </w:rPr>
          <w:t xml:space="preserve"> WebSocket connection established: </w:t>
        </w:r>
        <w:r w:rsidRPr="009D73E1">
          <w:rPr>
            <w:color w:val="0037A6"/>
            <w:lang w:val="en-US"/>
            <w:rPrChange w:id="8023" w:author="Maxim Bystrov" w:date="2026-05-24T13:03:00Z">
              <w:rPr>
                <w:color w:val="0037A6"/>
              </w:rPr>
            </w:rPrChange>
          </w:rPr>
          <w:t>${</w:t>
        </w:r>
        <w:r w:rsidRPr="009D73E1">
          <w:rPr>
            <w:color w:val="000000"/>
            <w:lang w:val="en-US"/>
            <w:rPrChange w:id="8024" w:author="Maxim Bystrov" w:date="2026-05-24T13:03:00Z">
              <w:rPr>
                <w:color w:val="000000"/>
              </w:rPr>
            </w:rPrChange>
          </w:rPr>
          <w:t>session</w:t>
        </w:r>
        <w:r w:rsidRPr="009D73E1">
          <w:rPr>
            <w:color w:val="080808"/>
            <w:lang w:val="en-US"/>
            <w:rPrChange w:id="8025" w:author="Maxim Bystrov" w:date="2026-05-24T13:03:00Z">
              <w:rPr>
                <w:color w:val="080808"/>
              </w:rPr>
            </w:rPrChange>
          </w:rPr>
          <w:t>.</w:t>
        </w:r>
        <w:r w:rsidRPr="009D73E1">
          <w:rPr>
            <w:i/>
            <w:iCs/>
            <w:color w:val="871094"/>
            <w:lang w:val="en-US"/>
            <w:rPrChange w:id="8026" w:author="Maxim Bystrov" w:date="2026-05-24T13:03:00Z">
              <w:rPr>
                <w:i/>
                <w:iCs/>
                <w:color w:val="871094"/>
              </w:rPr>
            </w:rPrChange>
          </w:rPr>
          <w:t>id</w:t>
        </w:r>
        <w:r w:rsidRPr="009D73E1">
          <w:rPr>
            <w:color w:val="0037A6"/>
            <w:lang w:val="en-US"/>
            <w:rPrChange w:id="8027" w:author="Maxim Bystrov" w:date="2026-05-24T13:03:00Z">
              <w:rPr>
                <w:color w:val="0037A6"/>
              </w:rPr>
            </w:rPrChange>
          </w:rPr>
          <w:t>}</w:t>
        </w:r>
        <w:r w:rsidRPr="009D73E1">
          <w:rPr>
            <w:color w:val="067D17"/>
            <w:lang w:val="en-US"/>
            <w:rPrChange w:id="8028" w:author="Maxim Bystrov" w:date="2026-05-24T13:03:00Z">
              <w:rPr>
                <w:color w:val="067D17"/>
              </w:rPr>
            </w:rPrChange>
          </w:rPr>
          <w:t>"</w:t>
        </w:r>
        <w:r w:rsidRPr="009D73E1">
          <w:rPr>
            <w:color w:val="080808"/>
            <w:lang w:val="en-US"/>
            <w:rPrChange w:id="8029" w:author="Maxim Bystrov" w:date="2026-05-24T13:03:00Z">
              <w:rPr>
                <w:color w:val="080808"/>
              </w:rPr>
            </w:rPrChange>
          </w:rPr>
          <w:t>)</w:t>
        </w:r>
        <w:r w:rsidRPr="009D73E1">
          <w:rPr>
            <w:color w:val="080808"/>
            <w:lang w:val="en-US"/>
            <w:rPrChange w:id="8030" w:author="Maxim Bystrov" w:date="2026-05-24T13:03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9D73E1">
          <w:rPr>
            <w:color w:val="871094"/>
            <w:lang w:val="en-US"/>
            <w:rPrChange w:id="8031" w:author="Maxim Bystrov" w:date="2026-05-24T13:03:00Z">
              <w:rPr>
                <w:color w:val="871094"/>
              </w:rPr>
            </w:rPrChange>
          </w:rPr>
          <w:t>sessions</w:t>
        </w:r>
        <w:r w:rsidRPr="009D73E1">
          <w:rPr>
            <w:color w:val="080808"/>
            <w:lang w:val="en-US"/>
            <w:rPrChange w:id="8032" w:author="Maxim Bystrov" w:date="2026-05-24T13:03:00Z">
              <w:rPr>
                <w:color w:val="080808"/>
              </w:rPr>
            </w:rPrChange>
          </w:rPr>
          <w:t>.add</w:t>
        </w:r>
        <w:proofErr w:type="spellEnd"/>
        <w:r w:rsidRPr="009D73E1">
          <w:rPr>
            <w:color w:val="080808"/>
            <w:lang w:val="en-US"/>
            <w:rPrChange w:id="8033" w:author="Maxim Bystrov" w:date="2026-05-24T13:03:00Z">
              <w:rPr>
                <w:color w:val="080808"/>
              </w:rPr>
            </w:rPrChange>
          </w:rPr>
          <w:t>(</w:t>
        </w:r>
        <w:r w:rsidRPr="009D73E1">
          <w:rPr>
            <w:color w:val="000000"/>
            <w:lang w:val="en-US"/>
            <w:rPrChange w:id="8034" w:author="Maxim Bystrov" w:date="2026-05-24T13:03:00Z">
              <w:rPr>
                <w:color w:val="000000"/>
              </w:rPr>
            </w:rPrChange>
          </w:rPr>
          <w:t>session</w:t>
        </w:r>
        <w:r w:rsidRPr="009D73E1">
          <w:rPr>
            <w:color w:val="080808"/>
            <w:lang w:val="en-US"/>
            <w:rPrChange w:id="8035" w:author="Maxim Bystrov" w:date="2026-05-24T13:03:00Z">
              <w:rPr>
                <w:color w:val="080808"/>
              </w:rPr>
            </w:rPrChange>
          </w:rPr>
          <w:t>)</w:t>
        </w:r>
        <w:r w:rsidRPr="009D73E1">
          <w:rPr>
            <w:color w:val="080808"/>
            <w:lang w:val="en-US"/>
            <w:rPrChange w:id="8036" w:author="Maxim Bystrov" w:date="2026-05-24T13:03:00Z">
              <w:rPr>
                <w:color w:val="080808"/>
              </w:rPr>
            </w:rPrChange>
          </w:rPr>
          <w:br/>
          <w:t xml:space="preserve">    }</w:t>
        </w:r>
        <w:r w:rsidRPr="009D73E1">
          <w:rPr>
            <w:color w:val="080808"/>
            <w:lang w:val="en-US"/>
            <w:rPrChange w:id="8037" w:author="Maxim Bystrov" w:date="2026-05-24T13:03:00Z">
              <w:rPr>
                <w:color w:val="080808"/>
              </w:rPr>
            </w:rPrChange>
          </w:rPr>
          <w:br/>
        </w:r>
        <w:r w:rsidRPr="009D73E1">
          <w:rPr>
            <w:color w:val="080808"/>
            <w:lang w:val="en-US"/>
            <w:rPrChange w:id="8038" w:author="Maxim Bystrov" w:date="2026-05-24T13:03:00Z">
              <w:rPr>
                <w:color w:val="080808"/>
              </w:rPr>
            </w:rPrChange>
          </w:rPr>
          <w:br/>
          <w:t xml:space="preserve">    </w:t>
        </w:r>
        <w:r w:rsidRPr="009D73E1">
          <w:rPr>
            <w:color w:val="0033B3"/>
            <w:lang w:val="en-US"/>
            <w:rPrChange w:id="8039" w:author="Maxim Bystrov" w:date="2026-05-24T13:03:00Z">
              <w:rPr>
                <w:color w:val="0033B3"/>
              </w:rPr>
            </w:rPrChange>
          </w:rPr>
          <w:t xml:space="preserve">override fun </w:t>
        </w:r>
        <w:proofErr w:type="spellStart"/>
        <w:r w:rsidRPr="009D73E1">
          <w:rPr>
            <w:color w:val="00627A"/>
            <w:lang w:val="en-US"/>
            <w:rPrChange w:id="8040" w:author="Maxim Bystrov" w:date="2026-05-24T13:03:00Z">
              <w:rPr>
                <w:color w:val="00627A"/>
              </w:rPr>
            </w:rPrChange>
          </w:rPr>
          <w:t>afterConnectionClosed</w:t>
        </w:r>
        <w:proofErr w:type="spellEnd"/>
        <w:r w:rsidRPr="009D73E1">
          <w:rPr>
            <w:color w:val="080808"/>
            <w:lang w:val="en-US"/>
            <w:rPrChange w:id="8041" w:author="Maxim Bystrov" w:date="2026-05-24T13:03:00Z">
              <w:rPr>
                <w:color w:val="080808"/>
              </w:rPr>
            </w:rPrChange>
          </w:rPr>
          <w:t>(</w:t>
        </w:r>
        <w:r w:rsidRPr="009D73E1">
          <w:rPr>
            <w:color w:val="000000"/>
            <w:lang w:val="en-US"/>
            <w:rPrChange w:id="8042" w:author="Maxim Bystrov" w:date="2026-05-24T13:03:00Z">
              <w:rPr>
                <w:color w:val="000000"/>
              </w:rPr>
            </w:rPrChange>
          </w:rPr>
          <w:t>session</w:t>
        </w:r>
        <w:r w:rsidRPr="009D73E1">
          <w:rPr>
            <w:color w:val="080808"/>
            <w:lang w:val="en-US"/>
            <w:rPrChange w:id="8043" w:author="Maxim Bystrov" w:date="2026-05-24T13:03:00Z">
              <w:rPr>
                <w:color w:val="080808"/>
              </w:rPr>
            </w:rPrChange>
          </w:rPr>
          <w:t xml:space="preserve">: </w:t>
        </w:r>
        <w:proofErr w:type="spellStart"/>
        <w:r w:rsidRPr="009D73E1">
          <w:rPr>
            <w:color w:val="000000"/>
            <w:lang w:val="en-US"/>
            <w:rPrChange w:id="8044" w:author="Maxim Bystrov" w:date="2026-05-24T13:03:00Z">
              <w:rPr>
                <w:color w:val="000000"/>
              </w:rPr>
            </w:rPrChange>
          </w:rPr>
          <w:t>WebSocketSession</w:t>
        </w:r>
        <w:proofErr w:type="spellEnd"/>
        <w:r w:rsidRPr="009D73E1">
          <w:rPr>
            <w:color w:val="080808"/>
            <w:lang w:val="en-US"/>
            <w:rPrChange w:id="8045" w:author="Maxim Bystrov" w:date="2026-05-24T13:03:00Z">
              <w:rPr>
                <w:color w:val="080808"/>
              </w:rPr>
            </w:rPrChange>
          </w:rPr>
          <w:t xml:space="preserve">, </w:t>
        </w:r>
        <w:r w:rsidRPr="009D73E1">
          <w:rPr>
            <w:color w:val="000000"/>
            <w:lang w:val="en-US"/>
            <w:rPrChange w:id="8046" w:author="Maxim Bystrov" w:date="2026-05-24T13:03:00Z">
              <w:rPr>
                <w:color w:val="000000"/>
              </w:rPr>
            </w:rPrChange>
          </w:rPr>
          <w:t>status</w:t>
        </w:r>
        <w:r w:rsidRPr="009D73E1">
          <w:rPr>
            <w:color w:val="080808"/>
            <w:lang w:val="en-US"/>
            <w:rPrChange w:id="8047" w:author="Maxim Bystrov" w:date="2026-05-24T13:03:00Z">
              <w:rPr>
                <w:color w:val="080808"/>
              </w:rPr>
            </w:rPrChange>
          </w:rPr>
          <w:t xml:space="preserve">: </w:t>
        </w:r>
        <w:proofErr w:type="spellStart"/>
        <w:r w:rsidRPr="009D73E1">
          <w:rPr>
            <w:color w:val="000000"/>
            <w:lang w:val="en-US"/>
            <w:rPrChange w:id="8048" w:author="Maxim Bystrov" w:date="2026-05-24T13:03:00Z">
              <w:rPr>
                <w:color w:val="000000"/>
              </w:rPr>
            </w:rPrChange>
          </w:rPr>
          <w:t>CloseStatus</w:t>
        </w:r>
        <w:proofErr w:type="spellEnd"/>
        <w:r w:rsidRPr="009D73E1">
          <w:rPr>
            <w:color w:val="080808"/>
            <w:lang w:val="en-US"/>
            <w:rPrChange w:id="8049" w:author="Maxim Bystrov" w:date="2026-05-24T13:03:00Z">
              <w:rPr>
                <w:color w:val="080808"/>
              </w:rPr>
            </w:rPrChange>
          </w:rPr>
          <w:t>) {</w:t>
        </w:r>
        <w:r w:rsidRPr="009D73E1">
          <w:rPr>
            <w:color w:val="080808"/>
            <w:lang w:val="en-US"/>
            <w:rPrChange w:id="8050" w:author="Maxim Bystrov" w:date="2026-05-24T13:03:00Z">
              <w:rPr>
                <w:color w:val="080808"/>
              </w:rPr>
            </w:rPrChange>
          </w:rPr>
          <w:br/>
          <w:t xml:space="preserve">        </w:t>
        </w:r>
        <w:r w:rsidRPr="009D73E1">
          <w:rPr>
            <w:color w:val="871094"/>
            <w:lang w:val="en-US"/>
            <w:rPrChange w:id="8051" w:author="Maxim Bystrov" w:date="2026-05-24T13:03:00Z">
              <w:rPr>
                <w:color w:val="871094"/>
              </w:rPr>
            </w:rPrChange>
          </w:rPr>
          <w:t>logger</w:t>
        </w:r>
        <w:r w:rsidRPr="009D73E1">
          <w:rPr>
            <w:color w:val="080808"/>
            <w:lang w:val="en-US"/>
            <w:rPrChange w:id="8052" w:author="Maxim Bystrov" w:date="2026-05-24T13:03:00Z">
              <w:rPr>
                <w:color w:val="080808"/>
              </w:rPr>
            </w:rPrChange>
          </w:rPr>
          <w:t>.info(</w:t>
        </w:r>
        <w:r w:rsidRPr="009D73E1">
          <w:rPr>
            <w:color w:val="067D17"/>
            <w:lang w:val="en-US"/>
            <w:rPrChange w:id="8053" w:author="Maxim Bystrov" w:date="2026-05-24T13:03:00Z">
              <w:rPr>
                <w:color w:val="067D17"/>
              </w:rPr>
            </w:rPrChange>
          </w:rPr>
          <w:t>"</w:t>
        </w:r>
        <w:proofErr w:type="spellStart"/>
        <w:r w:rsidRPr="009D73E1">
          <w:rPr>
            <w:color w:val="067D17"/>
            <w:lang w:val="en-US"/>
            <w:rPrChange w:id="8054" w:author="Maxim Bystrov" w:date="2026-05-24T13:03:00Z">
              <w:rPr>
                <w:color w:val="067D17"/>
              </w:rPr>
            </w:rPrChange>
          </w:rPr>
          <w:t>ZoneVisit</w:t>
        </w:r>
        <w:proofErr w:type="spellEnd"/>
        <w:r w:rsidRPr="009D73E1">
          <w:rPr>
            <w:color w:val="067D17"/>
            <w:lang w:val="en-US"/>
            <w:rPrChange w:id="8055" w:author="Maxim Bystrov" w:date="2026-05-24T13:03:00Z">
              <w:rPr>
                <w:color w:val="067D17"/>
              </w:rPr>
            </w:rPrChange>
          </w:rPr>
          <w:t xml:space="preserve"> WebSocket connection closed: </w:t>
        </w:r>
        <w:r w:rsidRPr="009D73E1">
          <w:rPr>
            <w:color w:val="0037A6"/>
            <w:lang w:val="en-US"/>
            <w:rPrChange w:id="8056" w:author="Maxim Bystrov" w:date="2026-05-24T13:03:00Z">
              <w:rPr>
                <w:color w:val="0037A6"/>
              </w:rPr>
            </w:rPrChange>
          </w:rPr>
          <w:t>${</w:t>
        </w:r>
        <w:r w:rsidRPr="009D73E1">
          <w:rPr>
            <w:color w:val="000000"/>
            <w:lang w:val="en-US"/>
            <w:rPrChange w:id="8057" w:author="Maxim Bystrov" w:date="2026-05-24T13:03:00Z">
              <w:rPr>
                <w:color w:val="000000"/>
              </w:rPr>
            </w:rPrChange>
          </w:rPr>
          <w:t>session</w:t>
        </w:r>
        <w:r w:rsidRPr="009D73E1">
          <w:rPr>
            <w:color w:val="080808"/>
            <w:lang w:val="en-US"/>
            <w:rPrChange w:id="8058" w:author="Maxim Bystrov" w:date="2026-05-24T13:03:00Z">
              <w:rPr>
                <w:color w:val="080808"/>
              </w:rPr>
            </w:rPrChange>
          </w:rPr>
          <w:t>.</w:t>
        </w:r>
        <w:r w:rsidRPr="009D73E1">
          <w:rPr>
            <w:i/>
            <w:iCs/>
            <w:color w:val="871094"/>
            <w:lang w:val="en-US"/>
            <w:rPrChange w:id="8059" w:author="Maxim Bystrov" w:date="2026-05-24T13:03:00Z">
              <w:rPr>
                <w:i/>
                <w:iCs/>
                <w:color w:val="871094"/>
              </w:rPr>
            </w:rPrChange>
          </w:rPr>
          <w:t>id</w:t>
        </w:r>
        <w:r w:rsidRPr="009D73E1">
          <w:rPr>
            <w:color w:val="0037A6"/>
            <w:lang w:val="en-US"/>
            <w:rPrChange w:id="8060" w:author="Maxim Bystrov" w:date="2026-05-24T13:03:00Z">
              <w:rPr>
                <w:color w:val="0037A6"/>
              </w:rPr>
            </w:rPrChange>
          </w:rPr>
          <w:t>}</w:t>
        </w:r>
        <w:r w:rsidRPr="009D73E1">
          <w:rPr>
            <w:color w:val="067D17"/>
            <w:lang w:val="en-US"/>
            <w:rPrChange w:id="8061" w:author="Maxim Bystrov" w:date="2026-05-24T13:03:00Z">
              <w:rPr>
                <w:color w:val="067D17"/>
              </w:rPr>
            </w:rPrChange>
          </w:rPr>
          <w:t xml:space="preserve">, status: </w:t>
        </w:r>
        <w:r w:rsidRPr="009D73E1">
          <w:rPr>
            <w:color w:val="0037A6"/>
            <w:lang w:val="en-US"/>
            <w:rPrChange w:id="8062" w:author="Maxim Bystrov" w:date="2026-05-24T13:03:00Z">
              <w:rPr>
                <w:color w:val="0037A6"/>
              </w:rPr>
            </w:rPrChange>
          </w:rPr>
          <w:t>$</w:t>
        </w:r>
        <w:r w:rsidRPr="009D73E1">
          <w:rPr>
            <w:color w:val="000000"/>
            <w:lang w:val="en-US"/>
            <w:rPrChange w:id="8063" w:author="Maxim Bystrov" w:date="2026-05-24T13:03:00Z">
              <w:rPr>
                <w:color w:val="000000"/>
              </w:rPr>
            </w:rPrChange>
          </w:rPr>
          <w:t>status</w:t>
        </w:r>
        <w:r w:rsidRPr="009D73E1">
          <w:rPr>
            <w:color w:val="067D17"/>
            <w:lang w:val="en-US"/>
            <w:rPrChange w:id="8064" w:author="Maxim Bystrov" w:date="2026-05-24T13:03:00Z">
              <w:rPr>
                <w:color w:val="067D17"/>
              </w:rPr>
            </w:rPrChange>
          </w:rPr>
          <w:t>"</w:t>
        </w:r>
        <w:r w:rsidRPr="009D73E1">
          <w:rPr>
            <w:color w:val="080808"/>
            <w:lang w:val="en-US"/>
            <w:rPrChange w:id="8065" w:author="Maxim Bystrov" w:date="2026-05-24T13:03:00Z">
              <w:rPr>
                <w:color w:val="080808"/>
              </w:rPr>
            </w:rPrChange>
          </w:rPr>
          <w:t>)</w:t>
        </w:r>
        <w:r w:rsidRPr="009D73E1">
          <w:rPr>
            <w:color w:val="080808"/>
            <w:lang w:val="en-US"/>
            <w:rPrChange w:id="8066" w:author="Maxim Bystrov" w:date="2026-05-24T13:03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9D73E1">
          <w:rPr>
            <w:color w:val="871094"/>
            <w:lang w:val="en-US"/>
            <w:rPrChange w:id="8067" w:author="Maxim Bystrov" w:date="2026-05-24T13:03:00Z">
              <w:rPr>
                <w:color w:val="871094"/>
              </w:rPr>
            </w:rPrChange>
          </w:rPr>
          <w:t>sessions</w:t>
        </w:r>
        <w:r w:rsidRPr="009D73E1">
          <w:rPr>
            <w:color w:val="080808"/>
            <w:lang w:val="en-US"/>
            <w:rPrChange w:id="8068" w:author="Maxim Bystrov" w:date="2026-05-24T13:03:00Z">
              <w:rPr>
                <w:color w:val="080808"/>
              </w:rPr>
            </w:rPrChange>
          </w:rPr>
          <w:t>.remove</w:t>
        </w:r>
        <w:proofErr w:type="spellEnd"/>
        <w:r w:rsidRPr="009D73E1">
          <w:rPr>
            <w:color w:val="080808"/>
            <w:lang w:val="en-US"/>
            <w:rPrChange w:id="8069" w:author="Maxim Bystrov" w:date="2026-05-24T13:03:00Z">
              <w:rPr>
                <w:color w:val="080808"/>
              </w:rPr>
            </w:rPrChange>
          </w:rPr>
          <w:t>(</w:t>
        </w:r>
        <w:r w:rsidRPr="009D73E1">
          <w:rPr>
            <w:color w:val="000000"/>
            <w:lang w:val="en-US"/>
            <w:rPrChange w:id="8070" w:author="Maxim Bystrov" w:date="2026-05-24T13:03:00Z">
              <w:rPr>
                <w:color w:val="000000"/>
              </w:rPr>
            </w:rPrChange>
          </w:rPr>
          <w:t>session</w:t>
        </w:r>
        <w:r w:rsidRPr="009D73E1">
          <w:rPr>
            <w:color w:val="080808"/>
            <w:lang w:val="en-US"/>
            <w:rPrChange w:id="8071" w:author="Maxim Bystrov" w:date="2026-05-24T13:03:00Z">
              <w:rPr>
                <w:color w:val="080808"/>
              </w:rPr>
            </w:rPrChange>
          </w:rPr>
          <w:t>)</w:t>
        </w:r>
        <w:r w:rsidRPr="009D73E1">
          <w:rPr>
            <w:color w:val="080808"/>
            <w:lang w:val="en-US"/>
            <w:rPrChange w:id="8072" w:author="Maxim Bystrov" w:date="2026-05-24T13:03:00Z">
              <w:rPr>
                <w:color w:val="080808"/>
              </w:rPr>
            </w:rPrChange>
          </w:rPr>
          <w:br/>
          <w:t xml:space="preserve">    }</w:t>
        </w:r>
        <w:r w:rsidRPr="009D73E1">
          <w:rPr>
            <w:color w:val="080808"/>
            <w:lang w:val="en-US"/>
            <w:rPrChange w:id="8073" w:author="Maxim Bystrov" w:date="2026-05-24T13:03:00Z">
              <w:rPr>
                <w:color w:val="080808"/>
              </w:rPr>
            </w:rPrChange>
          </w:rPr>
          <w:br/>
        </w:r>
        <w:r w:rsidRPr="009D73E1">
          <w:rPr>
            <w:color w:val="080808"/>
            <w:lang w:val="en-US"/>
            <w:rPrChange w:id="8074" w:author="Maxim Bystrov" w:date="2026-05-24T13:03:00Z">
              <w:rPr>
                <w:color w:val="080808"/>
              </w:rPr>
            </w:rPrChange>
          </w:rPr>
          <w:br/>
          <w:t xml:space="preserve">    </w:t>
        </w:r>
        <w:r w:rsidRPr="009D73E1">
          <w:rPr>
            <w:color w:val="0033B3"/>
            <w:lang w:val="en-US"/>
            <w:rPrChange w:id="8075" w:author="Maxim Bystrov" w:date="2026-05-24T13:03:00Z">
              <w:rPr>
                <w:color w:val="0033B3"/>
              </w:rPr>
            </w:rPrChange>
          </w:rPr>
          <w:t xml:space="preserve">override fun </w:t>
        </w:r>
        <w:proofErr w:type="spellStart"/>
        <w:r w:rsidRPr="009D73E1">
          <w:rPr>
            <w:color w:val="00627A"/>
            <w:lang w:val="en-US"/>
            <w:rPrChange w:id="8076" w:author="Maxim Bystrov" w:date="2026-05-24T13:03:00Z">
              <w:rPr>
                <w:color w:val="00627A"/>
              </w:rPr>
            </w:rPrChange>
          </w:rPr>
          <w:t>handleTransportError</w:t>
        </w:r>
        <w:proofErr w:type="spellEnd"/>
        <w:r w:rsidRPr="009D73E1">
          <w:rPr>
            <w:color w:val="080808"/>
            <w:lang w:val="en-US"/>
            <w:rPrChange w:id="8077" w:author="Maxim Bystrov" w:date="2026-05-24T13:03:00Z">
              <w:rPr>
                <w:color w:val="080808"/>
              </w:rPr>
            </w:rPrChange>
          </w:rPr>
          <w:t>(</w:t>
        </w:r>
        <w:r w:rsidRPr="009D73E1">
          <w:rPr>
            <w:color w:val="000000"/>
            <w:lang w:val="en-US"/>
            <w:rPrChange w:id="8078" w:author="Maxim Bystrov" w:date="2026-05-24T13:03:00Z">
              <w:rPr>
                <w:color w:val="000000"/>
              </w:rPr>
            </w:rPrChange>
          </w:rPr>
          <w:t>session</w:t>
        </w:r>
        <w:r w:rsidRPr="009D73E1">
          <w:rPr>
            <w:color w:val="080808"/>
            <w:lang w:val="en-US"/>
            <w:rPrChange w:id="8079" w:author="Maxim Bystrov" w:date="2026-05-24T13:03:00Z">
              <w:rPr>
                <w:color w:val="080808"/>
              </w:rPr>
            </w:rPrChange>
          </w:rPr>
          <w:t xml:space="preserve">: </w:t>
        </w:r>
        <w:proofErr w:type="spellStart"/>
        <w:r w:rsidRPr="009D73E1">
          <w:rPr>
            <w:color w:val="000000"/>
            <w:lang w:val="en-US"/>
            <w:rPrChange w:id="8080" w:author="Maxim Bystrov" w:date="2026-05-24T13:03:00Z">
              <w:rPr>
                <w:color w:val="000000"/>
              </w:rPr>
            </w:rPrChange>
          </w:rPr>
          <w:t>WebSocketSession</w:t>
        </w:r>
        <w:proofErr w:type="spellEnd"/>
        <w:r w:rsidRPr="009D73E1">
          <w:rPr>
            <w:color w:val="080808"/>
            <w:lang w:val="en-US"/>
            <w:rPrChange w:id="8081" w:author="Maxim Bystrov" w:date="2026-05-24T13:03:00Z">
              <w:rPr>
                <w:color w:val="080808"/>
              </w:rPr>
            </w:rPrChange>
          </w:rPr>
          <w:t xml:space="preserve">, </w:t>
        </w:r>
        <w:r w:rsidRPr="009D73E1">
          <w:rPr>
            <w:color w:val="000000"/>
            <w:lang w:val="en-US"/>
            <w:rPrChange w:id="8082" w:author="Maxim Bystrov" w:date="2026-05-24T13:03:00Z">
              <w:rPr>
                <w:color w:val="000000"/>
              </w:rPr>
            </w:rPrChange>
          </w:rPr>
          <w:t>exception</w:t>
        </w:r>
        <w:r w:rsidRPr="009D73E1">
          <w:rPr>
            <w:color w:val="080808"/>
            <w:lang w:val="en-US"/>
            <w:rPrChange w:id="8083" w:author="Maxim Bystrov" w:date="2026-05-24T13:03:00Z">
              <w:rPr>
                <w:color w:val="080808"/>
              </w:rPr>
            </w:rPrChange>
          </w:rPr>
          <w:t xml:space="preserve">: </w:t>
        </w:r>
        <w:r w:rsidRPr="009D73E1">
          <w:rPr>
            <w:color w:val="000000"/>
            <w:lang w:val="en-US"/>
            <w:rPrChange w:id="8084" w:author="Maxim Bystrov" w:date="2026-05-24T13:03:00Z">
              <w:rPr>
                <w:color w:val="000000"/>
              </w:rPr>
            </w:rPrChange>
          </w:rPr>
          <w:t>Throwable</w:t>
        </w:r>
        <w:r w:rsidRPr="009D73E1">
          <w:rPr>
            <w:color w:val="080808"/>
            <w:lang w:val="en-US"/>
            <w:rPrChange w:id="8085" w:author="Maxim Bystrov" w:date="2026-05-24T13:03:00Z">
              <w:rPr>
                <w:color w:val="080808"/>
              </w:rPr>
            </w:rPrChange>
          </w:rPr>
          <w:t>) {</w:t>
        </w:r>
        <w:r w:rsidRPr="009D73E1">
          <w:rPr>
            <w:color w:val="080808"/>
            <w:lang w:val="en-US"/>
            <w:rPrChange w:id="8086" w:author="Maxim Bystrov" w:date="2026-05-24T13:03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9D73E1">
          <w:rPr>
            <w:color w:val="871094"/>
            <w:lang w:val="en-US"/>
            <w:rPrChange w:id="8087" w:author="Maxim Bystrov" w:date="2026-05-24T13:03:00Z">
              <w:rPr>
                <w:color w:val="871094"/>
              </w:rPr>
            </w:rPrChange>
          </w:rPr>
          <w:t>logger</w:t>
        </w:r>
        <w:r w:rsidRPr="009D73E1">
          <w:rPr>
            <w:color w:val="080808"/>
            <w:lang w:val="en-US"/>
            <w:rPrChange w:id="8088" w:author="Maxim Bystrov" w:date="2026-05-24T13:03:00Z">
              <w:rPr>
                <w:color w:val="080808"/>
              </w:rPr>
            </w:rPrChange>
          </w:rPr>
          <w:t>.error</w:t>
        </w:r>
        <w:proofErr w:type="spellEnd"/>
        <w:r w:rsidRPr="009D73E1">
          <w:rPr>
            <w:color w:val="080808"/>
            <w:lang w:val="en-US"/>
            <w:rPrChange w:id="8089" w:author="Maxim Bystrov" w:date="2026-05-24T13:03:00Z">
              <w:rPr>
                <w:color w:val="080808"/>
              </w:rPr>
            </w:rPrChange>
          </w:rPr>
          <w:t>(</w:t>
        </w:r>
        <w:r w:rsidRPr="009D73E1">
          <w:rPr>
            <w:color w:val="067D17"/>
            <w:lang w:val="en-US"/>
            <w:rPrChange w:id="8090" w:author="Maxim Bystrov" w:date="2026-05-24T13:03:00Z">
              <w:rPr>
                <w:color w:val="067D17"/>
              </w:rPr>
            </w:rPrChange>
          </w:rPr>
          <w:t xml:space="preserve">"Transport error for session </w:t>
        </w:r>
        <w:r w:rsidRPr="009D73E1">
          <w:rPr>
            <w:color w:val="0037A6"/>
            <w:lang w:val="en-US"/>
            <w:rPrChange w:id="8091" w:author="Maxim Bystrov" w:date="2026-05-24T13:03:00Z">
              <w:rPr>
                <w:color w:val="0037A6"/>
              </w:rPr>
            </w:rPrChange>
          </w:rPr>
          <w:t>${</w:t>
        </w:r>
        <w:r w:rsidRPr="009D73E1">
          <w:rPr>
            <w:color w:val="000000"/>
            <w:lang w:val="en-US"/>
            <w:rPrChange w:id="8092" w:author="Maxim Bystrov" w:date="2026-05-24T13:03:00Z">
              <w:rPr>
                <w:color w:val="000000"/>
              </w:rPr>
            </w:rPrChange>
          </w:rPr>
          <w:t>session</w:t>
        </w:r>
        <w:r w:rsidRPr="009D73E1">
          <w:rPr>
            <w:color w:val="080808"/>
            <w:lang w:val="en-US"/>
            <w:rPrChange w:id="8093" w:author="Maxim Bystrov" w:date="2026-05-24T13:03:00Z">
              <w:rPr>
                <w:color w:val="080808"/>
              </w:rPr>
            </w:rPrChange>
          </w:rPr>
          <w:t>.</w:t>
        </w:r>
        <w:r w:rsidRPr="009D73E1">
          <w:rPr>
            <w:i/>
            <w:iCs/>
            <w:color w:val="871094"/>
            <w:lang w:val="en-US"/>
            <w:rPrChange w:id="8094" w:author="Maxim Bystrov" w:date="2026-05-24T13:03:00Z">
              <w:rPr>
                <w:i/>
                <w:iCs/>
                <w:color w:val="871094"/>
              </w:rPr>
            </w:rPrChange>
          </w:rPr>
          <w:t>id</w:t>
        </w:r>
        <w:r w:rsidRPr="009D73E1">
          <w:rPr>
            <w:color w:val="0037A6"/>
            <w:lang w:val="en-US"/>
            <w:rPrChange w:id="8095" w:author="Maxim Bystrov" w:date="2026-05-24T13:03:00Z">
              <w:rPr>
                <w:color w:val="0037A6"/>
              </w:rPr>
            </w:rPrChange>
          </w:rPr>
          <w:t>}</w:t>
        </w:r>
        <w:r w:rsidRPr="009D73E1">
          <w:rPr>
            <w:color w:val="067D17"/>
            <w:lang w:val="en-US"/>
            <w:rPrChange w:id="8096" w:author="Maxim Bystrov" w:date="2026-05-24T13:03:00Z">
              <w:rPr>
                <w:color w:val="067D17"/>
              </w:rPr>
            </w:rPrChange>
          </w:rPr>
          <w:t>"</w:t>
        </w:r>
        <w:r w:rsidRPr="009D73E1">
          <w:rPr>
            <w:color w:val="080808"/>
            <w:lang w:val="en-US"/>
            <w:rPrChange w:id="8097" w:author="Maxim Bystrov" w:date="2026-05-24T13:03:00Z">
              <w:rPr>
                <w:color w:val="080808"/>
              </w:rPr>
            </w:rPrChange>
          </w:rPr>
          <w:t xml:space="preserve">, </w:t>
        </w:r>
        <w:r w:rsidRPr="009D73E1">
          <w:rPr>
            <w:color w:val="000000"/>
            <w:lang w:val="en-US"/>
            <w:rPrChange w:id="8098" w:author="Maxim Bystrov" w:date="2026-05-24T13:03:00Z">
              <w:rPr>
                <w:color w:val="000000"/>
              </w:rPr>
            </w:rPrChange>
          </w:rPr>
          <w:t>exception</w:t>
        </w:r>
        <w:r w:rsidRPr="009D73E1">
          <w:rPr>
            <w:color w:val="080808"/>
            <w:lang w:val="en-US"/>
            <w:rPrChange w:id="8099" w:author="Maxim Bystrov" w:date="2026-05-24T13:03:00Z">
              <w:rPr>
                <w:color w:val="080808"/>
              </w:rPr>
            </w:rPrChange>
          </w:rPr>
          <w:t>)</w:t>
        </w:r>
        <w:r w:rsidRPr="009D73E1">
          <w:rPr>
            <w:color w:val="080808"/>
            <w:lang w:val="en-US"/>
            <w:rPrChange w:id="8100" w:author="Maxim Bystrov" w:date="2026-05-24T13:03:00Z">
              <w:rPr>
                <w:color w:val="080808"/>
              </w:rPr>
            </w:rPrChange>
          </w:rPr>
          <w:br/>
          <w:t xml:space="preserve">    }</w:t>
        </w:r>
        <w:r w:rsidRPr="009D73E1">
          <w:rPr>
            <w:color w:val="080808"/>
            <w:lang w:val="en-US"/>
            <w:rPrChange w:id="8101" w:author="Maxim Bystrov" w:date="2026-05-24T13:03:00Z">
              <w:rPr>
                <w:color w:val="080808"/>
              </w:rPr>
            </w:rPrChange>
          </w:rPr>
          <w:br/>
        </w:r>
        <w:r w:rsidRPr="009D73E1">
          <w:rPr>
            <w:color w:val="080808"/>
            <w:lang w:val="en-US"/>
            <w:rPrChange w:id="8102" w:author="Maxim Bystrov" w:date="2026-05-24T13:03:00Z">
              <w:rPr>
                <w:color w:val="080808"/>
              </w:rPr>
            </w:rPrChange>
          </w:rPr>
          <w:br/>
          <w:t xml:space="preserve">    </w:t>
        </w:r>
        <w:r w:rsidRPr="009D73E1">
          <w:rPr>
            <w:color w:val="9E880D"/>
            <w:lang w:val="en-US"/>
            <w:rPrChange w:id="8103" w:author="Maxim Bystrov" w:date="2026-05-24T13:03:00Z">
              <w:rPr>
                <w:color w:val="9E880D"/>
              </w:rPr>
            </w:rPrChange>
          </w:rPr>
          <w:t>@EventListener</w:t>
        </w:r>
        <w:r w:rsidRPr="009D73E1">
          <w:rPr>
            <w:color w:val="9E880D"/>
            <w:lang w:val="en-US"/>
            <w:rPrChange w:id="8104" w:author="Maxim Bystrov" w:date="2026-05-24T13:03:00Z">
              <w:rPr>
                <w:color w:val="9E880D"/>
              </w:rPr>
            </w:rPrChange>
          </w:rPr>
          <w:br/>
          <w:t xml:space="preserve">    </w:t>
        </w:r>
        <w:r w:rsidRPr="009D73E1">
          <w:rPr>
            <w:color w:val="0033B3"/>
            <w:lang w:val="en-US"/>
            <w:rPrChange w:id="8105" w:author="Maxim Bystrov" w:date="2026-05-24T13:03:00Z">
              <w:rPr>
                <w:color w:val="0033B3"/>
              </w:rPr>
            </w:rPrChange>
          </w:rPr>
          <w:t xml:space="preserve">fun </w:t>
        </w:r>
        <w:proofErr w:type="spellStart"/>
        <w:r w:rsidRPr="009D73E1">
          <w:rPr>
            <w:color w:val="00627A"/>
            <w:lang w:val="en-US"/>
            <w:rPrChange w:id="8106" w:author="Maxim Bystrov" w:date="2026-05-24T13:03:00Z">
              <w:rPr>
                <w:color w:val="00627A"/>
              </w:rPr>
            </w:rPrChange>
          </w:rPr>
          <w:t>handleZoneVisitEvent</w:t>
        </w:r>
        <w:proofErr w:type="spellEnd"/>
        <w:r w:rsidRPr="009D73E1">
          <w:rPr>
            <w:color w:val="080808"/>
            <w:lang w:val="en-US"/>
            <w:rPrChange w:id="8107" w:author="Maxim Bystrov" w:date="2026-05-24T13:03:00Z">
              <w:rPr>
                <w:color w:val="080808"/>
              </w:rPr>
            </w:rPrChange>
          </w:rPr>
          <w:t>(</w:t>
        </w:r>
        <w:r w:rsidRPr="009D73E1">
          <w:rPr>
            <w:color w:val="000000"/>
            <w:lang w:val="en-US"/>
            <w:rPrChange w:id="8108" w:author="Maxim Bystrov" w:date="2026-05-24T13:03:00Z">
              <w:rPr>
                <w:color w:val="000000"/>
              </w:rPr>
            </w:rPrChange>
          </w:rPr>
          <w:t>event</w:t>
        </w:r>
        <w:r w:rsidRPr="009D73E1">
          <w:rPr>
            <w:color w:val="080808"/>
            <w:lang w:val="en-US"/>
            <w:rPrChange w:id="8109" w:author="Maxim Bystrov" w:date="2026-05-24T13:03:00Z">
              <w:rPr>
                <w:color w:val="080808"/>
              </w:rPr>
            </w:rPrChange>
          </w:rPr>
          <w:t xml:space="preserve">: </w:t>
        </w:r>
        <w:proofErr w:type="spellStart"/>
        <w:r w:rsidRPr="009D73E1">
          <w:rPr>
            <w:color w:val="000000"/>
            <w:lang w:val="en-US"/>
            <w:rPrChange w:id="8110" w:author="Maxim Bystrov" w:date="2026-05-24T13:03:00Z">
              <w:rPr>
                <w:color w:val="000000"/>
              </w:rPr>
            </w:rPrChange>
          </w:rPr>
          <w:t>ZoneVisitEvent</w:t>
        </w:r>
        <w:proofErr w:type="spellEnd"/>
        <w:r w:rsidRPr="009D73E1">
          <w:rPr>
            <w:color w:val="080808"/>
            <w:lang w:val="en-US"/>
            <w:rPrChange w:id="8111" w:author="Maxim Bystrov" w:date="2026-05-24T13:03:00Z">
              <w:rPr>
                <w:color w:val="080808"/>
              </w:rPr>
            </w:rPrChange>
          </w:rPr>
          <w:t>) {</w:t>
        </w:r>
        <w:r w:rsidRPr="009D73E1">
          <w:rPr>
            <w:color w:val="080808"/>
            <w:lang w:val="en-US"/>
            <w:rPrChange w:id="8112" w:author="Maxim Bystrov" w:date="2026-05-24T13:03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9D73E1">
          <w:rPr>
            <w:color w:val="871094"/>
            <w:lang w:val="en-US"/>
            <w:rPrChange w:id="8113" w:author="Maxim Bystrov" w:date="2026-05-24T13:03:00Z">
              <w:rPr>
                <w:color w:val="871094"/>
              </w:rPr>
            </w:rPrChange>
          </w:rPr>
          <w:t>logger</w:t>
        </w:r>
        <w:r w:rsidRPr="009D73E1">
          <w:rPr>
            <w:color w:val="080808"/>
            <w:lang w:val="en-US"/>
            <w:rPrChange w:id="8114" w:author="Maxim Bystrov" w:date="2026-05-24T13:03:00Z">
              <w:rPr>
                <w:color w:val="080808"/>
              </w:rPr>
            </w:rPrChange>
          </w:rPr>
          <w:t>.debug</w:t>
        </w:r>
        <w:proofErr w:type="spellEnd"/>
        <w:r w:rsidRPr="009D73E1">
          <w:rPr>
            <w:color w:val="080808"/>
            <w:lang w:val="en-US"/>
            <w:rPrChange w:id="8115" w:author="Maxim Bystrov" w:date="2026-05-24T13:03:00Z">
              <w:rPr>
                <w:color w:val="080808"/>
              </w:rPr>
            </w:rPrChange>
          </w:rPr>
          <w:t>(</w:t>
        </w:r>
        <w:r w:rsidRPr="009D73E1">
          <w:rPr>
            <w:color w:val="067D17"/>
            <w:lang w:val="en-US"/>
            <w:rPrChange w:id="8116" w:author="Maxim Bystrov" w:date="2026-05-24T13:03:00Z">
              <w:rPr>
                <w:color w:val="067D17"/>
              </w:rPr>
            </w:rPrChange>
          </w:rPr>
          <w:t xml:space="preserve">"Received </w:t>
        </w:r>
        <w:proofErr w:type="spellStart"/>
        <w:r w:rsidRPr="009D73E1">
          <w:rPr>
            <w:color w:val="067D17"/>
            <w:lang w:val="en-US"/>
            <w:rPrChange w:id="8117" w:author="Maxim Bystrov" w:date="2026-05-24T13:03:00Z">
              <w:rPr>
                <w:color w:val="067D17"/>
              </w:rPr>
            </w:rPrChange>
          </w:rPr>
          <w:t>ZoneVisitEvent</w:t>
        </w:r>
        <w:proofErr w:type="spellEnd"/>
        <w:r w:rsidRPr="009D73E1">
          <w:rPr>
            <w:color w:val="067D17"/>
            <w:lang w:val="en-US"/>
            <w:rPrChange w:id="8118" w:author="Maxim Bystrov" w:date="2026-05-24T13:03:00Z">
              <w:rPr>
                <w:color w:val="067D17"/>
              </w:rPr>
            </w:rPrChange>
          </w:rPr>
          <w:t xml:space="preserve">: </w:t>
        </w:r>
        <w:r w:rsidRPr="009D73E1">
          <w:rPr>
            <w:color w:val="0037A6"/>
            <w:lang w:val="en-US"/>
            <w:rPrChange w:id="8119" w:author="Maxim Bystrov" w:date="2026-05-24T13:03:00Z">
              <w:rPr>
                <w:color w:val="0037A6"/>
              </w:rPr>
            </w:rPrChange>
          </w:rPr>
          <w:t>$</w:t>
        </w:r>
        <w:r w:rsidRPr="009D73E1">
          <w:rPr>
            <w:color w:val="000000"/>
            <w:lang w:val="en-US"/>
            <w:rPrChange w:id="8120" w:author="Maxim Bystrov" w:date="2026-05-24T13:03:00Z">
              <w:rPr>
                <w:color w:val="000000"/>
              </w:rPr>
            </w:rPrChange>
          </w:rPr>
          <w:t>event</w:t>
        </w:r>
        <w:r w:rsidRPr="009D73E1">
          <w:rPr>
            <w:color w:val="067D17"/>
            <w:lang w:val="en-US"/>
            <w:rPrChange w:id="8121" w:author="Maxim Bystrov" w:date="2026-05-24T13:03:00Z">
              <w:rPr>
                <w:color w:val="067D17"/>
              </w:rPr>
            </w:rPrChange>
          </w:rPr>
          <w:t>"</w:t>
        </w:r>
        <w:r w:rsidRPr="009D73E1">
          <w:rPr>
            <w:color w:val="080808"/>
            <w:lang w:val="en-US"/>
            <w:rPrChange w:id="8122" w:author="Maxim Bystrov" w:date="2026-05-24T13:03:00Z">
              <w:rPr>
                <w:color w:val="080808"/>
              </w:rPr>
            </w:rPrChange>
          </w:rPr>
          <w:t>)</w:t>
        </w:r>
        <w:r w:rsidRPr="009D73E1">
          <w:rPr>
            <w:color w:val="080808"/>
            <w:lang w:val="en-US"/>
            <w:rPrChange w:id="8123" w:author="Maxim Bystrov" w:date="2026-05-24T13:03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9D73E1">
          <w:rPr>
            <w:color w:val="080808"/>
            <w:lang w:val="en-US"/>
            <w:rPrChange w:id="8124" w:author="Maxim Bystrov" w:date="2026-05-24T13:03:00Z">
              <w:rPr>
                <w:color w:val="080808"/>
              </w:rPr>
            </w:rPrChange>
          </w:rPr>
          <w:t>broadcastEvent</w:t>
        </w:r>
        <w:proofErr w:type="spellEnd"/>
        <w:r w:rsidRPr="009D73E1">
          <w:rPr>
            <w:color w:val="080808"/>
            <w:lang w:val="en-US"/>
            <w:rPrChange w:id="8125" w:author="Maxim Bystrov" w:date="2026-05-24T13:03:00Z">
              <w:rPr>
                <w:color w:val="080808"/>
              </w:rPr>
            </w:rPrChange>
          </w:rPr>
          <w:t>(</w:t>
        </w:r>
        <w:r w:rsidRPr="009D73E1">
          <w:rPr>
            <w:color w:val="000000"/>
            <w:lang w:val="en-US"/>
            <w:rPrChange w:id="8126" w:author="Maxim Bystrov" w:date="2026-05-24T13:03:00Z">
              <w:rPr>
                <w:color w:val="000000"/>
              </w:rPr>
            </w:rPrChange>
          </w:rPr>
          <w:t>event</w:t>
        </w:r>
        <w:r w:rsidRPr="009D73E1">
          <w:rPr>
            <w:color w:val="080808"/>
            <w:lang w:val="en-US"/>
            <w:rPrChange w:id="8127" w:author="Maxim Bystrov" w:date="2026-05-24T13:03:00Z">
              <w:rPr>
                <w:color w:val="080808"/>
              </w:rPr>
            </w:rPrChange>
          </w:rPr>
          <w:t>)</w:t>
        </w:r>
        <w:r w:rsidRPr="009D73E1">
          <w:rPr>
            <w:color w:val="080808"/>
            <w:lang w:val="en-US"/>
            <w:rPrChange w:id="8128" w:author="Maxim Bystrov" w:date="2026-05-24T13:03:00Z">
              <w:rPr>
                <w:color w:val="080808"/>
              </w:rPr>
            </w:rPrChange>
          </w:rPr>
          <w:br/>
          <w:t xml:space="preserve">    }</w:t>
        </w:r>
        <w:r w:rsidRPr="009D73E1">
          <w:rPr>
            <w:color w:val="080808"/>
            <w:lang w:val="en-US"/>
            <w:rPrChange w:id="8129" w:author="Maxim Bystrov" w:date="2026-05-24T13:03:00Z">
              <w:rPr>
                <w:color w:val="080808"/>
              </w:rPr>
            </w:rPrChange>
          </w:rPr>
          <w:br/>
        </w:r>
        <w:r w:rsidRPr="009D73E1">
          <w:rPr>
            <w:color w:val="080808"/>
            <w:lang w:val="en-US"/>
            <w:rPrChange w:id="8130" w:author="Maxim Bystrov" w:date="2026-05-24T13:03:00Z">
              <w:rPr>
                <w:color w:val="080808"/>
              </w:rPr>
            </w:rPrChange>
          </w:rPr>
          <w:br/>
          <w:t xml:space="preserve">    </w:t>
        </w:r>
        <w:r w:rsidRPr="009D73E1">
          <w:rPr>
            <w:color w:val="0033B3"/>
            <w:lang w:val="en-US"/>
            <w:rPrChange w:id="8131" w:author="Maxim Bystrov" w:date="2026-05-24T13:03:00Z">
              <w:rPr>
                <w:color w:val="0033B3"/>
              </w:rPr>
            </w:rPrChange>
          </w:rPr>
          <w:t xml:space="preserve">private fun </w:t>
        </w:r>
        <w:proofErr w:type="spellStart"/>
        <w:r w:rsidRPr="009D73E1">
          <w:rPr>
            <w:color w:val="00627A"/>
            <w:lang w:val="en-US"/>
            <w:rPrChange w:id="8132" w:author="Maxim Bystrov" w:date="2026-05-24T13:03:00Z">
              <w:rPr>
                <w:color w:val="00627A"/>
              </w:rPr>
            </w:rPrChange>
          </w:rPr>
          <w:t>broadcastEvent</w:t>
        </w:r>
        <w:proofErr w:type="spellEnd"/>
        <w:r w:rsidRPr="009D73E1">
          <w:rPr>
            <w:color w:val="080808"/>
            <w:lang w:val="en-US"/>
            <w:rPrChange w:id="8133" w:author="Maxim Bystrov" w:date="2026-05-24T13:03:00Z">
              <w:rPr>
                <w:color w:val="080808"/>
              </w:rPr>
            </w:rPrChange>
          </w:rPr>
          <w:t>(</w:t>
        </w:r>
        <w:r w:rsidRPr="009D73E1">
          <w:rPr>
            <w:color w:val="000000"/>
            <w:lang w:val="en-US"/>
            <w:rPrChange w:id="8134" w:author="Maxim Bystrov" w:date="2026-05-24T13:03:00Z">
              <w:rPr>
                <w:color w:val="000000"/>
              </w:rPr>
            </w:rPrChange>
          </w:rPr>
          <w:t>event</w:t>
        </w:r>
        <w:r w:rsidRPr="009D73E1">
          <w:rPr>
            <w:color w:val="080808"/>
            <w:lang w:val="en-US"/>
            <w:rPrChange w:id="8135" w:author="Maxim Bystrov" w:date="2026-05-24T13:03:00Z">
              <w:rPr>
                <w:color w:val="080808"/>
              </w:rPr>
            </w:rPrChange>
          </w:rPr>
          <w:t xml:space="preserve">: </w:t>
        </w:r>
        <w:proofErr w:type="spellStart"/>
        <w:r w:rsidRPr="009D73E1">
          <w:rPr>
            <w:color w:val="000000"/>
            <w:lang w:val="en-US"/>
            <w:rPrChange w:id="8136" w:author="Maxim Bystrov" w:date="2026-05-24T13:03:00Z">
              <w:rPr>
                <w:color w:val="000000"/>
              </w:rPr>
            </w:rPrChange>
          </w:rPr>
          <w:t>ZoneVisitEvent</w:t>
        </w:r>
        <w:proofErr w:type="spellEnd"/>
        <w:r w:rsidRPr="009D73E1">
          <w:rPr>
            <w:color w:val="080808"/>
            <w:lang w:val="en-US"/>
            <w:rPrChange w:id="8137" w:author="Maxim Bystrov" w:date="2026-05-24T13:03:00Z">
              <w:rPr>
                <w:color w:val="080808"/>
              </w:rPr>
            </w:rPrChange>
          </w:rPr>
          <w:t>) {</w:t>
        </w:r>
        <w:r w:rsidRPr="009D73E1">
          <w:rPr>
            <w:color w:val="080808"/>
            <w:lang w:val="en-US"/>
            <w:rPrChange w:id="8138" w:author="Maxim Bystrov" w:date="2026-05-24T13:03:00Z">
              <w:rPr>
                <w:color w:val="080808"/>
              </w:rPr>
            </w:rPrChange>
          </w:rPr>
          <w:br/>
          <w:t xml:space="preserve">        </w:t>
        </w:r>
        <w:r w:rsidRPr="009D73E1">
          <w:rPr>
            <w:color w:val="0033B3"/>
            <w:lang w:val="en-US"/>
            <w:rPrChange w:id="8139" w:author="Maxim Bystrov" w:date="2026-05-24T13:03:00Z">
              <w:rPr>
                <w:color w:val="0033B3"/>
              </w:rPr>
            </w:rPrChange>
          </w:rPr>
          <w:t xml:space="preserve">try </w:t>
        </w:r>
        <w:r w:rsidRPr="009D73E1">
          <w:rPr>
            <w:color w:val="080808"/>
            <w:lang w:val="en-US"/>
            <w:rPrChange w:id="8140" w:author="Maxim Bystrov" w:date="2026-05-24T13:03:00Z">
              <w:rPr>
                <w:color w:val="080808"/>
              </w:rPr>
            </w:rPrChange>
          </w:rPr>
          <w:t>{</w:t>
        </w:r>
        <w:r w:rsidRPr="009D73E1">
          <w:rPr>
            <w:color w:val="080808"/>
            <w:lang w:val="en-US"/>
            <w:rPrChange w:id="8141" w:author="Maxim Bystrov" w:date="2026-05-24T13:03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9D73E1">
          <w:rPr>
            <w:color w:val="0033B3"/>
            <w:lang w:val="en-US"/>
            <w:rPrChange w:id="8142" w:author="Maxim Bystrov" w:date="2026-05-24T13:03:00Z">
              <w:rPr>
                <w:color w:val="0033B3"/>
              </w:rPr>
            </w:rPrChange>
          </w:rPr>
          <w:t>val</w:t>
        </w:r>
        <w:proofErr w:type="spellEnd"/>
        <w:r w:rsidRPr="009D73E1">
          <w:rPr>
            <w:color w:val="0033B3"/>
            <w:lang w:val="en-US"/>
            <w:rPrChange w:id="8143" w:author="Maxim Bystrov" w:date="2026-05-24T13:03:00Z">
              <w:rPr>
                <w:color w:val="0033B3"/>
              </w:rPr>
            </w:rPrChange>
          </w:rPr>
          <w:t xml:space="preserve"> </w:t>
        </w:r>
        <w:r w:rsidRPr="009D73E1">
          <w:rPr>
            <w:color w:val="000000"/>
            <w:lang w:val="en-US"/>
            <w:rPrChange w:id="8144" w:author="Maxim Bystrov" w:date="2026-05-24T13:03:00Z">
              <w:rPr>
                <w:color w:val="000000"/>
              </w:rPr>
            </w:rPrChange>
          </w:rPr>
          <w:t xml:space="preserve">json </w:t>
        </w:r>
        <w:r w:rsidRPr="009D73E1">
          <w:rPr>
            <w:color w:val="080808"/>
            <w:lang w:val="en-US"/>
            <w:rPrChange w:id="8145" w:author="Maxim Bystrov" w:date="2026-05-24T13:03:00Z">
              <w:rPr>
                <w:color w:val="080808"/>
              </w:rPr>
            </w:rPrChange>
          </w:rPr>
          <w:t xml:space="preserve">= </w:t>
        </w:r>
        <w:proofErr w:type="spellStart"/>
        <w:r w:rsidRPr="009D73E1">
          <w:rPr>
            <w:color w:val="871094"/>
            <w:lang w:val="en-US"/>
            <w:rPrChange w:id="8146" w:author="Maxim Bystrov" w:date="2026-05-24T13:03:00Z">
              <w:rPr>
                <w:color w:val="871094"/>
              </w:rPr>
            </w:rPrChange>
          </w:rPr>
          <w:t>objectMapper</w:t>
        </w:r>
        <w:r w:rsidRPr="009D73E1">
          <w:rPr>
            <w:color w:val="080808"/>
            <w:lang w:val="en-US"/>
            <w:rPrChange w:id="8147" w:author="Maxim Bystrov" w:date="2026-05-24T13:03:00Z">
              <w:rPr>
                <w:color w:val="080808"/>
              </w:rPr>
            </w:rPrChange>
          </w:rPr>
          <w:t>.writeValueAsString</w:t>
        </w:r>
        <w:proofErr w:type="spellEnd"/>
        <w:r w:rsidRPr="009D73E1">
          <w:rPr>
            <w:color w:val="080808"/>
            <w:lang w:val="en-US"/>
            <w:rPrChange w:id="8148" w:author="Maxim Bystrov" w:date="2026-05-24T13:03:00Z">
              <w:rPr>
                <w:color w:val="080808"/>
              </w:rPr>
            </w:rPrChange>
          </w:rPr>
          <w:t>(</w:t>
        </w:r>
        <w:r w:rsidRPr="009D73E1">
          <w:rPr>
            <w:color w:val="000000"/>
            <w:lang w:val="en-US"/>
            <w:rPrChange w:id="8149" w:author="Maxim Bystrov" w:date="2026-05-24T13:03:00Z">
              <w:rPr>
                <w:color w:val="000000"/>
              </w:rPr>
            </w:rPrChange>
          </w:rPr>
          <w:t>event</w:t>
        </w:r>
        <w:r w:rsidRPr="009D73E1">
          <w:rPr>
            <w:color w:val="080808"/>
            <w:lang w:val="en-US"/>
            <w:rPrChange w:id="8150" w:author="Maxim Bystrov" w:date="2026-05-24T13:03:00Z">
              <w:rPr>
                <w:color w:val="080808"/>
              </w:rPr>
            </w:rPrChange>
          </w:rPr>
          <w:t>)</w:t>
        </w:r>
        <w:r w:rsidRPr="009D73E1">
          <w:rPr>
            <w:color w:val="080808"/>
            <w:lang w:val="en-US"/>
            <w:rPrChange w:id="8151" w:author="Maxim Bystrov" w:date="2026-05-24T13:03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9D73E1">
          <w:rPr>
            <w:color w:val="0033B3"/>
            <w:lang w:val="en-US"/>
            <w:rPrChange w:id="8152" w:author="Maxim Bystrov" w:date="2026-05-24T13:03:00Z">
              <w:rPr>
                <w:color w:val="0033B3"/>
              </w:rPr>
            </w:rPrChange>
          </w:rPr>
          <w:t>val</w:t>
        </w:r>
        <w:proofErr w:type="spellEnd"/>
        <w:r w:rsidRPr="009D73E1">
          <w:rPr>
            <w:color w:val="0033B3"/>
            <w:lang w:val="en-US"/>
            <w:rPrChange w:id="8153" w:author="Maxim Bystrov" w:date="2026-05-24T13:03:00Z">
              <w:rPr>
                <w:color w:val="0033B3"/>
              </w:rPr>
            </w:rPrChange>
          </w:rPr>
          <w:t xml:space="preserve"> </w:t>
        </w:r>
        <w:r w:rsidRPr="009D73E1">
          <w:rPr>
            <w:color w:val="000000"/>
            <w:lang w:val="en-US"/>
            <w:rPrChange w:id="8154" w:author="Maxim Bystrov" w:date="2026-05-24T13:03:00Z">
              <w:rPr>
                <w:color w:val="000000"/>
              </w:rPr>
            </w:rPrChange>
          </w:rPr>
          <w:t xml:space="preserve">message </w:t>
        </w:r>
        <w:r w:rsidRPr="009D73E1">
          <w:rPr>
            <w:color w:val="080808"/>
            <w:lang w:val="en-US"/>
            <w:rPrChange w:id="8155" w:author="Maxim Bystrov" w:date="2026-05-24T13:03:00Z">
              <w:rPr>
                <w:color w:val="080808"/>
              </w:rPr>
            </w:rPrChange>
          </w:rPr>
          <w:t xml:space="preserve">= </w:t>
        </w:r>
        <w:proofErr w:type="spellStart"/>
        <w:r w:rsidRPr="009D73E1">
          <w:rPr>
            <w:color w:val="080808"/>
            <w:lang w:val="en-US"/>
            <w:rPrChange w:id="8156" w:author="Maxim Bystrov" w:date="2026-05-24T13:03:00Z">
              <w:rPr>
                <w:color w:val="080808"/>
              </w:rPr>
            </w:rPrChange>
          </w:rPr>
          <w:t>TextMessage</w:t>
        </w:r>
        <w:proofErr w:type="spellEnd"/>
        <w:r w:rsidRPr="009D73E1">
          <w:rPr>
            <w:color w:val="080808"/>
            <w:lang w:val="en-US"/>
            <w:rPrChange w:id="8157" w:author="Maxim Bystrov" w:date="2026-05-24T13:03:00Z">
              <w:rPr>
                <w:color w:val="080808"/>
              </w:rPr>
            </w:rPrChange>
          </w:rPr>
          <w:t>(</w:t>
        </w:r>
        <w:r w:rsidRPr="009D73E1">
          <w:rPr>
            <w:color w:val="000000"/>
            <w:lang w:val="en-US"/>
            <w:rPrChange w:id="8158" w:author="Maxim Bystrov" w:date="2026-05-24T13:03:00Z">
              <w:rPr>
                <w:color w:val="000000"/>
              </w:rPr>
            </w:rPrChange>
          </w:rPr>
          <w:t>json</w:t>
        </w:r>
        <w:r w:rsidRPr="009D73E1">
          <w:rPr>
            <w:color w:val="080808"/>
            <w:lang w:val="en-US"/>
            <w:rPrChange w:id="8159" w:author="Maxim Bystrov" w:date="2026-05-24T13:03:00Z">
              <w:rPr>
                <w:color w:val="080808"/>
              </w:rPr>
            </w:rPrChange>
          </w:rPr>
          <w:t>)</w:t>
        </w:r>
        <w:r w:rsidRPr="009D73E1">
          <w:rPr>
            <w:color w:val="080808"/>
            <w:lang w:val="en-US"/>
            <w:rPrChange w:id="8160" w:author="Maxim Bystrov" w:date="2026-05-24T13:03:00Z">
              <w:rPr>
                <w:color w:val="080808"/>
              </w:rPr>
            </w:rPrChange>
          </w:rPr>
          <w:br/>
        </w:r>
        <w:r w:rsidRPr="009D73E1">
          <w:rPr>
            <w:color w:val="080808"/>
            <w:lang w:val="en-US"/>
            <w:rPrChange w:id="8161" w:author="Maxim Bystrov" w:date="2026-05-24T13:03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9D73E1">
          <w:rPr>
            <w:color w:val="0033B3"/>
            <w:lang w:val="en-US"/>
            <w:rPrChange w:id="8162" w:author="Maxim Bystrov" w:date="2026-05-24T13:03:00Z">
              <w:rPr>
                <w:color w:val="0033B3"/>
              </w:rPr>
            </w:rPrChange>
          </w:rPr>
          <w:t>val</w:t>
        </w:r>
        <w:proofErr w:type="spellEnd"/>
        <w:r w:rsidRPr="009D73E1">
          <w:rPr>
            <w:color w:val="0033B3"/>
            <w:lang w:val="en-US"/>
            <w:rPrChange w:id="8163" w:author="Maxim Bystrov" w:date="2026-05-24T13:03:00Z">
              <w:rPr>
                <w:color w:val="0033B3"/>
              </w:rPr>
            </w:rPrChange>
          </w:rPr>
          <w:t xml:space="preserve"> </w:t>
        </w:r>
        <w:r w:rsidRPr="009D73E1">
          <w:rPr>
            <w:color w:val="000000"/>
            <w:lang w:val="en-US"/>
            <w:rPrChange w:id="8164" w:author="Maxim Bystrov" w:date="2026-05-24T13:03:00Z">
              <w:rPr>
                <w:color w:val="000000"/>
              </w:rPr>
            </w:rPrChange>
          </w:rPr>
          <w:t xml:space="preserve">iterator </w:t>
        </w:r>
        <w:r w:rsidRPr="009D73E1">
          <w:rPr>
            <w:color w:val="080808"/>
            <w:lang w:val="en-US"/>
            <w:rPrChange w:id="8165" w:author="Maxim Bystrov" w:date="2026-05-24T13:03:00Z">
              <w:rPr>
                <w:color w:val="080808"/>
              </w:rPr>
            </w:rPrChange>
          </w:rPr>
          <w:t xml:space="preserve">= </w:t>
        </w:r>
        <w:proofErr w:type="spellStart"/>
        <w:r w:rsidRPr="009D73E1">
          <w:rPr>
            <w:color w:val="871094"/>
            <w:lang w:val="en-US"/>
            <w:rPrChange w:id="8166" w:author="Maxim Bystrov" w:date="2026-05-24T13:03:00Z">
              <w:rPr>
                <w:color w:val="871094"/>
              </w:rPr>
            </w:rPrChange>
          </w:rPr>
          <w:t>sessions</w:t>
        </w:r>
        <w:r w:rsidRPr="009D73E1">
          <w:rPr>
            <w:color w:val="080808"/>
            <w:lang w:val="en-US"/>
            <w:rPrChange w:id="8167" w:author="Maxim Bystrov" w:date="2026-05-24T13:03:00Z">
              <w:rPr>
                <w:color w:val="080808"/>
              </w:rPr>
            </w:rPrChange>
          </w:rPr>
          <w:t>.iterator</w:t>
        </w:r>
        <w:proofErr w:type="spellEnd"/>
        <w:r w:rsidRPr="009D73E1">
          <w:rPr>
            <w:color w:val="080808"/>
            <w:lang w:val="en-US"/>
            <w:rPrChange w:id="8168" w:author="Maxim Bystrov" w:date="2026-05-24T13:03:00Z">
              <w:rPr>
                <w:color w:val="080808"/>
              </w:rPr>
            </w:rPrChange>
          </w:rPr>
          <w:t>()</w:t>
        </w:r>
        <w:r w:rsidRPr="009D73E1">
          <w:rPr>
            <w:color w:val="080808"/>
            <w:lang w:val="en-US"/>
            <w:rPrChange w:id="8169" w:author="Maxim Bystrov" w:date="2026-05-24T13:03:00Z">
              <w:rPr>
                <w:color w:val="080808"/>
              </w:rPr>
            </w:rPrChange>
          </w:rPr>
          <w:br/>
          <w:t xml:space="preserve">            </w:t>
        </w:r>
        <w:r w:rsidRPr="009D73E1">
          <w:rPr>
            <w:color w:val="0033B3"/>
            <w:lang w:val="en-US"/>
            <w:rPrChange w:id="8170" w:author="Maxim Bystrov" w:date="2026-05-24T13:03:00Z">
              <w:rPr>
                <w:color w:val="0033B3"/>
              </w:rPr>
            </w:rPrChange>
          </w:rPr>
          <w:t xml:space="preserve">while </w:t>
        </w:r>
        <w:r w:rsidRPr="009D73E1">
          <w:rPr>
            <w:color w:val="080808"/>
            <w:lang w:val="en-US"/>
            <w:rPrChange w:id="8171" w:author="Maxim Bystrov" w:date="2026-05-24T13:03:00Z">
              <w:rPr>
                <w:color w:val="080808"/>
              </w:rPr>
            </w:rPrChange>
          </w:rPr>
          <w:t>(</w:t>
        </w:r>
        <w:proofErr w:type="spellStart"/>
        <w:r w:rsidRPr="009D73E1">
          <w:rPr>
            <w:color w:val="000000"/>
            <w:lang w:val="en-US"/>
            <w:rPrChange w:id="8172" w:author="Maxim Bystrov" w:date="2026-05-24T13:03:00Z">
              <w:rPr>
                <w:color w:val="000000"/>
              </w:rPr>
            </w:rPrChange>
          </w:rPr>
          <w:t>iterator</w:t>
        </w:r>
        <w:r w:rsidRPr="009D73E1">
          <w:rPr>
            <w:color w:val="080808"/>
            <w:lang w:val="en-US"/>
            <w:rPrChange w:id="8173" w:author="Maxim Bystrov" w:date="2026-05-24T13:03:00Z">
              <w:rPr>
                <w:color w:val="080808"/>
              </w:rPr>
            </w:rPrChange>
          </w:rPr>
          <w:t>.hasNext</w:t>
        </w:r>
        <w:proofErr w:type="spellEnd"/>
        <w:r w:rsidRPr="009D73E1">
          <w:rPr>
            <w:color w:val="080808"/>
            <w:lang w:val="en-US"/>
            <w:rPrChange w:id="8174" w:author="Maxim Bystrov" w:date="2026-05-24T13:03:00Z">
              <w:rPr>
                <w:color w:val="080808"/>
              </w:rPr>
            </w:rPrChange>
          </w:rPr>
          <w:t>()) {</w:t>
        </w:r>
        <w:r w:rsidRPr="009D73E1">
          <w:rPr>
            <w:color w:val="080808"/>
            <w:lang w:val="en-US"/>
            <w:rPrChange w:id="8175" w:author="Maxim Bystrov" w:date="2026-05-24T13:03:00Z">
              <w:rPr>
                <w:color w:val="080808"/>
              </w:rPr>
            </w:rPrChange>
          </w:rPr>
          <w:br/>
          <w:t xml:space="preserve">                </w:t>
        </w:r>
        <w:proofErr w:type="spellStart"/>
        <w:r w:rsidRPr="009D73E1">
          <w:rPr>
            <w:color w:val="0033B3"/>
            <w:lang w:val="en-US"/>
            <w:rPrChange w:id="8176" w:author="Maxim Bystrov" w:date="2026-05-24T13:03:00Z">
              <w:rPr>
                <w:color w:val="0033B3"/>
              </w:rPr>
            </w:rPrChange>
          </w:rPr>
          <w:t>val</w:t>
        </w:r>
        <w:proofErr w:type="spellEnd"/>
        <w:r w:rsidRPr="009D73E1">
          <w:rPr>
            <w:color w:val="0033B3"/>
            <w:lang w:val="en-US"/>
            <w:rPrChange w:id="8177" w:author="Maxim Bystrov" w:date="2026-05-24T13:03:00Z">
              <w:rPr>
                <w:color w:val="0033B3"/>
              </w:rPr>
            </w:rPrChange>
          </w:rPr>
          <w:t xml:space="preserve"> </w:t>
        </w:r>
        <w:r w:rsidRPr="009D73E1">
          <w:rPr>
            <w:color w:val="000000"/>
            <w:lang w:val="en-US"/>
            <w:rPrChange w:id="8178" w:author="Maxim Bystrov" w:date="2026-05-24T13:03:00Z">
              <w:rPr>
                <w:color w:val="000000"/>
              </w:rPr>
            </w:rPrChange>
          </w:rPr>
          <w:t xml:space="preserve">session </w:t>
        </w:r>
        <w:r w:rsidRPr="009D73E1">
          <w:rPr>
            <w:color w:val="080808"/>
            <w:lang w:val="en-US"/>
            <w:rPrChange w:id="8179" w:author="Maxim Bystrov" w:date="2026-05-24T13:03:00Z">
              <w:rPr>
                <w:color w:val="080808"/>
              </w:rPr>
            </w:rPrChange>
          </w:rPr>
          <w:t xml:space="preserve">= </w:t>
        </w:r>
        <w:proofErr w:type="spellStart"/>
        <w:r w:rsidRPr="009D73E1">
          <w:rPr>
            <w:color w:val="000000"/>
            <w:lang w:val="en-US"/>
            <w:rPrChange w:id="8180" w:author="Maxim Bystrov" w:date="2026-05-24T13:03:00Z">
              <w:rPr>
                <w:color w:val="000000"/>
              </w:rPr>
            </w:rPrChange>
          </w:rPr>
          <w:t>iterator</w:t>
        </w:r>
        <w:r w:rsidRPr="009D73E1">
          <w:rPr>
            <w:color w:val="080808"/>
            <w:lang w:val="en-US"/>
            <w:rPrChange w:id="8181" w:author="Maxim Bystrov" w:date="2026-05-24T13:03:00Z">
              <w:rPr>
                <w:color w:val="080808"/>
              </w:rPr>
            </w:rPrChange>
          </w:rPr>
          <w:t>.next</w:t>
        </w:r>
        <w:proofErr w:type="spellEnd"/>
        <w:r w:rsidRPr="009D73E1">
          <w:rPr>
            <w:color w:val="080808"/>
            <w:lang w:val="en-US"/>
            <w:rPrChange w:id="8182" w:author="Maxim Bystrov" w:date="2026-05-24T13:03:00Z">
              <w:rPr>
                <w:color w:val="080808"/>
              </w:rPr>
            </w:rPrChange>
          </w:rPr>
          <w:t>()</w:t>
        </w:r>
        <w:r w:rsidRPr="009D73E1">
          <w:rPr>
            <w:color w:val="080808"/>
            <w:lang w:val="en-US"/>
            <w:rPrChange w:id="8183" w:author="Maxim Bystrov" w:date="2026-05-24T13:03:00Z">
              <w:rPr>
                <w:color w:val="080808"/>
              </w:rPr>
            </w:rPrChange>
          </w:rPr>
          <w:br/>
          <w:t xml:space="preserve">                </w:t>
        </w:r>
        <w:r w:rsidRPr="009D73E1">
          <w:rPr>
            <w:color w:val="0033B3"/>
            <w:lang w:val="en-US"/>
            <w:rPrChange w:id="8184" w:author="Maxim Bystrov" w:date="2026-05-24T13:03:00Z">
              <w:rPr>
                <w:color w:val="0033B3"/>
              </w:rPr>
            </w:rPrChange>
          </w:rPr>
          <w:t xml:space="preserve">try </w:t>
        </w:r>
        <w:r w:rsidRPr="009D73E1">
          <w:rPr>
            <w:color w:val="080808"/>
            <w:lang w:val="en-US"/>
            <w:rPrChange w:id="8185" w:author="Maxim Bystrov" w:date="2026-05-24T13:03:00Z">
              <w:rPr>
                <w:color w:val="080808"/>
              </w:rPr>
            </w:rPrChange>
          </w:rPr>
          <w:t>{</w:t>
        </w:r>
        <w:r w:rsidRPr="009D73E1">
          <w:rPr>
            <w:color w:val="080808"/>
            <w:lang w:val="en-US"/>
            <w:rPrChange w:id="8186" w:author="Maxim Bystrov" w:date="2026-05-24T13:03:00Z">
              <w:rPr>
                <w:color w:val="080808"/>
              </w:rPr>
            </w:rPrChange>
          </w:rPr>
          <w:br/>
          <w:t xml:space="preserve">                    </w:t>
        </w:r>
        <w:r w:rsidRPr="009D73E1">
          <w:rPr>
            <w:color w:val="0033B3"/>
            <w:lang w:val="en-US"/>
            <w:rPrChange w:id="8187" w:author="Maxim Bystrov" w:date="2026-05-24T13:03:00Z">
              <w:rPr>
                <w:color w:val="0033B3"/>
              </w:rPr>
            </w:rPrChange>
          </w:rPr>
          <w:t xml:space="preserve">if </w:t>
        </w:r>
        <w:r w:rsidRPr="009D73E1">
          <w:rPr>
            <w:color w:val="080808"/>
            <w:lang w:val="en-US"/>
            <w:rPrChange w:id="8188" w:author="Maxim Bystrov" w:date="2026-05-24T13:03:00Z">
              <w:rPr>
                <w:color w:val="080808"/>
              </w:rPr>
            </w:rPrChange>
          </w:rPr>
          <w:t>(</w:t>
        </w:r>
        <w:proofErr w:type="spellStart"/>
        <w:r w:rsidRPr="009D73E1">
          <w:rPr>
            <w:color w:val="000000"/>
            <w:lang w:val="en-US"/>
            <w:rPrChange w:id="8189" w:author="Maxim Bystrov" w:date="2026-05-24T13:03:00Z">
              <w:rPr>
                <w:color w:val="000000"/>
              </w:rPr>
            </w:rPrChange>
          </w:rPr>
          <w:t>session</w:t>
        </w:r>
        <w:r w:rsidRPr="009D73E1">
          <w:rPr>
            <w:color w:val="080808"/>
            <w:lang w:val="en-US"/>
            <w:rPrChange w:id="8190" w:author="Maxim Bystrov" w:date="2026-05-24T13:03:00Z">
              <w:rPr>
                <w:color w:val="080808"/>
              </w:rPr>
            </w:rPrChange>
          </w:rPr>
          <w:t>.</w:t>
        </w:r>
        <w:r w:rsidRPr="009D73E1">
          <w:rPr>
            <w:i/>
            <w:iCs/>
            <w:color w:val="871094"/>
            <w:lang w:val="en-US"/>
            <w:rPrChange w:id="8191" w:author="Maxim Bystrov" w:date="2026-05-24T13:03:00Z">
              <w:rPr>
                <w:i/>
                <w:iCs/>
                <w:color w:val="871094"/>
              </w:rPr>
            </w:rPrChange>
          </w:rPr>
          <w:t>isOpen</w:t>
        </w:r>
        <w:proofErr w:type="spellEnd"/>
        <w:r w:rsidRPr="009D73E1">
          <w:rPr>
            <w:color w:val="080808"/>
            <w:lang w:val="en-US"/>
            <w:rPrChange w:id="8192" w:author="Maxim Bystrov" w:date="2026-05-24T13:03:00Z">
              <w:rPr>
                <w:color w:val="080808"/>
              </w:rPr>
            </w:rPrChange>
          </w:rPr>
          <w:t>) {</w:t>
        </w:r>
        <w:r w:rsidRPr="009D73E1">
          <w:rPr>
            <w:color w:val="080808"/>
            <w:lang w:val="en-US"/>
            <w:rPrChange w:id="8193" w:author="Maxim Bystrov" w:date="2026-05-24T13:03:00Z">
              <w:rPr>
                <w:color w:val="080808"/>
              </w:rPr>
            </w:rPrChange>
          </w:rPr>
          <w:br/>
          <w:t xml:space="preserve">                        </w:t>
        </w:r>
        <w:proofErr w:type="spellStart"/>
        <w:r w:rsidRPr="009D73E1">
          <w:rPr>
            <w:color w:val="000000"/>
            <w:lang w:val="en-US"/>
            <w:rPrChange w:id="8194" w:author="Maxim Bystrov" w:date="2026-05-24T13:03:00Z">
              <w:rPr>
                <w:color w:val="000000"/>
              </w:rPr>
            </w:rPrChange>
          </w:rPr>
          <w:t>session</w:t>
        </w:r>
        <w:r w:rsidRPr="009D73E1">
          <w:rPr>
            <w:color w:val="080808"/>
            <w:lang w:val="en-US"/>
            <w:rPrChange w:id="8195" w:author="Maxim Bystrov" w:date="2026-05-24T13:03:00Z">
              <w:rPr>
                <w:color w:val="080808"/>
              </w:rPr>
            </w:rPrChange>
          </w:rPr>
          <w:t>.sendMessage</w:t>
        </w:r>
        <w:proofErr w:type="spellEnd"/>
        <w:r w:rsidRPr="009D73E1">
          <w:rPr>
            <w:color w:val="080808"/>
            <w:lang w:val="en-US"/>
            <w:rPrChange w:id="8196" w:author="Maxim Bystrov" w:date="2026-05-24T13:03:00Z">
              <w:rPr>
                <w:color w:val="080808"/>
              </w:rPr>
            </w:rPrChange>
          </w:rPr>
          <w:t>(</w:t>
        </w:r>
        <w:r w:rsidRPr="009D73E1">
          <w:rPr>
            <w:color w:val="000000"/>
            <w:lang w:val="en-US"/>
            <w:rPrChange w:id="8197" w:author="Maxim Bystrov" w:date="2026-05-24T13:03:00Z">
              <w:rPr>
                <w:color w:val="000000"/>
              </w:rPr>
            </w:rPrChange>
          </w:rPr>
          <w:t>message</w:t>
        </w:r>
        <w:r w:rsidRPr="009D73E1">
          <w:rPr>
            <w:color w:val="080808"/>
            <w:lang w:val="en-US"/>
            <w:rPrChange w:id="8198" w:author="Maxim Bystrov" w:date="2026-05-24T13:03:00Z">
              <w:rPr>
                <w:color w:val="080808"/>
              </w:rPr>
            </w:rPrChange>
          </w:rPr>
          <w:t>)</w:t>
        </w:r>
        <w:r w:rsidRPr="009D73E1">
          <w:rPr>
            <w:color w:val="080808"/>
            <w:lang w:val="en-US"/>
            <w:rPrChange w:id="8199" w:author="Maxim Bystrov" w:date="2026-05-24T13:03:00Z">
              <w:rPr>
                <w:color w:val="080808"/>
              </w:rPr>
            </w:rPrChange>
          </w:rPr>
          <w:br/>
          <w:t xml:space="preserve">                    } </w:t>
        </w:r>
        <w:r w:rsidRPr="009D73E1">
          <w:rPr>
            <w:color w:val="0033B3"/>
            <w:lang w:val="en-US"/>
            <w:rPrChange w:id="8200" w:author="Maxim Bystrov" w:date="2026-05-24T13:03:00Z">
              <w:rPr>
                <w:color w:val="0033B3"/>
              </w:rPr>
            </w:rPrChange>
          </w:rPr>
          <w:t xml:space="preserve">else </w:t>
        </w:r>
        <w:r w:rsidRPr="009D73E1">
          <w:rPr>
            <w:color w:val="080808"/>
            <w:lang w:val="en-US"/>
            <w:rPrChange w:id="8201" w:author="Maxim Bystrov" w:date="2026-05-24T13:03:00Z">
              <w:rPr>
                <w:color w:val="080808"/>
              </w:rPr>
            </w:rPrChange>
          </w:rPr>
          <w:t>{</w:t>
        </w:r>
        <w:r w:rsidRPr="009D73E1">
          <w:rPr>
            <w:color w:val="080808"/>
            <w:lang w:val="en-US"/>
            <w:rPrChange w:id="8202" w:author="Maxim Bystrov" w:date="2026-05-24T13:03:00Z">
              <w:rPr>
                <w:color w:val="080808"/>
              </w:rPr>
            </w:rPrChange>
          </w:rPr>
          <w:br/>
          <w:t xml:space="preserve">                        </w:t>
        </w:r>
        <w:proofErr w:type="spellStart"/>
        <w:r w:rsidRPr="009D73E1">
          <w:rPr>
            <w:color w:val="000000"/>
            <w:lang w:val="en-US"/>
            <w:rPrChange w:id="8203" w:author="Maxim Bystrov" w:date="2026-05-24T13:03:00Z">
              <w:rPr>
                <w:color w:val="000000"/>
              </w:rPr>
            </w:rPrChange>
          </w:rPr>
          <w:t>iterator</w:t>
        </w:r>
        <w:r w:rsidRPr="009D73E1">
          <w:rPr>
            <w:color w:val="080808"/>
            <w:lang w:val="en-US"/>
            <w:rPrChange w:id="8204" w:author="Maxim Bystrov" w:date="2026-05-24T13:03:00Z">
              <w:rPr>
                <w:color w:val="080808"/>
              </w:rPr>
            </w:rPrChange>
          </w:rPr>
          <w:t>.remove</w:t>
        </w:r>
        <w:proofErr w:type="spellEnd"/>
        <w:r w:rsidRPr="009D73E1">
          <w:rPr>
            <w:color w:val="080808"/>
            <w:lang w:val="en-US"/>
            <w:rPrChange w:id="8205" w:author="Maxim Bystrov" w:date="2026-05-24T13:03:00Z">
              <w:rPr>
                <w:color w:val="080808"/>
              </w:rPr>
            </w:rPrChange>
          </w:rPr>
          <w:t>()</w:t>
        </w:r>
        <w:r w:rsidRPr="009D73E1">
          <w:rPr>
            <w:color w:val="080808"/>
            <w:lang w:val="en-US"/>
            <w:rPrChange w:id="8206" w:author="Maxim Bystrov" w:date="2026-05-24T13:03:00Z">
              <w:rPr>
                <w:color w:val="080808"/>
              </w:rPr>
            </w:rPrChange>
          </w:rPr>
          <w:br/>
          <w:t xml:space="preserve">                    }</w:t>
        </w:r>
        <w:r w:rsidRPr="009D73E1">
          <w:rPr>
            <w:color w:val="080808"/>
            <w:lang w:val="en-US"/>
            <w:rPrChange w:id="8207" w:author="Maxim Bystrov" w:date="2026-05-24T13:03:00Z">
              <w:rPr>
                <w:color w:val="080808"/>
              </w:rPr>
            </w:rPrChange>
          </w:rPr>
          <w:br/>
          <w:t xml:space="preserve">                } </w:t>
        </w:r>
        <w:r w:rsidRPr="009D73E1">
          <w:rPr>
            <w:color w:val="0033B3"/>
            <w:lang w:val="en-US"/>
            <w:rPrChange w:id="8208" w:author="Maxim Bystrov" w:date="2026-05-24T13:03:00Z">
              <w:rPr>
                <w:color w:val="0033B3"/>
              </w:rPr>
            </w:rPrChange>
          </w:rPr>
          <w:t xml:space="preserve">catch </w:t>
        </w:r>
        <w:r w:rsidRPr="009D73E1">
          <w:rPr>
            <w:color w:val="080808"/>
            <w:lang w:val="en-US"/>
            <w:rPrChange w:id="8209" w:author="Maxim Bystrov" w:date="2026-05-24T13:03:00Z">
              <w:rPr>
                <w:color w:val="080808"/>
              </w:rPr>
            </w:rPrChange>
          </w:rPr>
          <w:t>(</w:t>
        </w:r>
        <w:r w:rsidRPr="009D73E1">
          <w:rPr>
            <w:color w:val="000000"/>
            <w:lang w:val="en-US"/>
            <w:rPrChange w:id="8210" w:author="Maxim Bystrov" w:date="2026-05-24T13:03:00Z">
              <w:rPr>
                <w:color w:val="000000"/>
              </w:rPr>
            </w:rPrChange>
          </w:rPr>
          <w:t>e</w:t>
        </w:r>
        <w:r w:rsidRPr="009D73E1">
          <w:rPr>
            <w:color w:val="080808"/>
            <w:lang w:val="en-US"/>
            <w:rPrChange w:id="8211" w:author="Maxim Bystrov" w:date="2026-05-24T13:03:00Z">
              <w:rPr>
                <w:color w:val="080808"/>
              </w:rPr>
            </w:rPrChange>
          </w:rPr>
          <w:t xml:space="preserve">: </w:t>
        </w:r>
        <w:r w:rsidRPr="009D73E1">
          <w:rPr>
            <w:color w:val="000000"/>
            <w:lang w:val="en-US"/>
            <w:rPrChange w:id="8212" w:author="Maxim Bystrov" w:date="2026-05-24T13:03:00Z">
              <w:rPr>
                <w:color w:val="000000"/>
              </w:rPr>
            </w:rPrChange>
          </w:rPr>
          <w:t>Exception</w:t>
        </w:r>
        <w:r w:rsidRPr="009D73E1">
          <w:rPr>
            <w:color w:val="080808"/>
            <w:lang w:val="en-US"/>
            <w:rPrChange w:id="8213" w:author="Maxim Bystrov" w:date="2026-05-24T13:03:00Z">
              <w:rPr>
                <w:color w:val="080808"/>
              </w:rPr>
            </w:rPrChange>
          </w:rPr>
          <w:t>) {</w:t>
        </w:r>
        <w:r w:rsidRPr="009D73E1">
          <w:rPr>
            <w:color w:val="080808"/>
            <w:lang w:val="en-US"/>
            <w:rPrChange w:id="8214" w:author="Maxim Bystrov" w:date="2026-05-24T13:03:00Z">
              <w:rPr>
                <w:color w:val="080808"/>
              </w:rPr>
            </w:rPrChange>
          </w:rPr>
          <w:br/>
          <w:t xml:space="preserve">                    </w:t>
        </w:r>
        <w:proofErr w:type="spellStart"/>
        <w:r w:rsidRPr="009D73E1">
          <w:rPr>
            <w:color w:val="871094"/>
            <w:lang w:val="en-US"/>
            <w:rPrChange w:id="8215" w:author="Maxim Bystrov" w:date="2026-05-24T13:03:00Z">
              <w:rPr>
                <w:color w:val="871094"/>
              </w:rPr>
            </w:rPrChange>
          </w:rPr>
          <w:t>logger</w:t>
        </w:r>
        <w:r w:rsidRPr="009D73E1">
          <w:rPr>
            <w:color w:val="080808"/>
            <w:lang w:val="en-US"/>
            <w:rPrChange w:id="8216" w:author="Maxim Bystrov" w:date="2026-05-24T13:03:00Z">
              <w:rPr>
                <w:color w:val="080808"/>
              </w:rPr>
            </w:rPrChange>
          </w:rPr>
          <w:t>.error</w:t>
        </w:r>
        <w:proofErr w:type="spellEnd"/>
        <w:r w:rsidRPr="009D73E1">
          <w:rPr>
            <w:color w:val="080808"/>
            <w:lang w:val="en-US"/>
            <w:rPrChange w:id="8217" w:author="Maxim Bystrov" w:date="2026-05-24T13:03:00Z">
              <w:rPr>
                <w:color w:val="080808"/>
              </w:rPr>
            </w:rPrChange>
          </w:rPr>
          <w:t>(</w:t>
        </w:r>
        <w:r w:rsidRPr="009D73E1">
          <w:rPr>
            <w:color w:val="067D17"/>
            <w:lang w:val="en-US"/>
            <w:rPrChange w:id="8218" w:author="Maxim Bystrov" w:date="2026-05-24T13:03:00Z">
              <w:rPr>
                <w:color w:val="067D17"/>
              </w:rPr>
            </w:rPrChange>
          </w:rPr>
          <w:t xml:space="preserve">"Failed to send </w:t>
        </w:r>
        <w:proofErr w:type="spellStart"/>
        <w:r w:rsidRPr="009D73E1">
          <w:rPr>
            <w:color w:val="067D17"/>
            <w:lang w:val="en-US"/>
            <w:rPrChange w:id="8219" w:author="Maxim Bystrov" w:date="2026-05-24T13:03:00Z">
              <w:rPr>
                <w:color w:val="067D17"/>
              </w:rPr>
            </w:rPrChange>
          </w:rPr>
          <w:t>ZoneVisitEvent</w:t>
        </w:r>
        <w:proofErr w:type="spellEnd"/>
        <w:r w:rsidRPr="009D73E1">
          <w:rPr>
            <w:color w:val="067D17"/>
            <w:lang w:val="en-US"/>
            <w:rPrChange w:id="8220" w:author="Maxim Bystrov" w:date="2026-05-24T13:03:00Z">
              <w:rPr>
                <w:color w:val="067D17"/>
              </w:rPr>
            </w:rPrChange>
          </w:rPr>
          <w:t xml:space="preserve"> to session </w:t>
        </w:r>
        <w:r w:rsidRPr="009D73E1">
          <w:rPr>
            <w:color w:val="0037A6"/>
            <w:lang w:val="en-US"/>
            <w:rPrChange w:id="8221" w:author="Maxim Bystrov" w:date="2026-05-24T13:03:00Z">
              <w:rPr>
                <w:color w:val="0037A6"/>
              </w:rPr>
            </w:rPrChange>
          </w:rPr>
          <w:t>${</w:t>
        </w:r>
        <w:r w:rsidRPr="009D73E1">
          <w:rPr>
            <w:color w:val="000000"/>
            <w:lang w:val="en-US"/>
            <w:rPrChange w:id="8222" w:author="Maxim Bystrov" w:date="2026-05-24T13:03:00Z">
              <w:rPr>
                <w:color w:val="000000"/>
              </w:rPr>
            </w:rPrChange>
          </w:rPr>
          <w:t>session</w:t>
        </w:r>
        <w:r w:rsidRPr="009D73E1">
          <w:rPr>
            <w:color w:val="080808"/>
            <w:lang w:val="en-US"/>
            <w:rPrChange w:id="8223" w:author="Maxim Bystrov" w:date="2026-05-24T13:03:00Z">
              <w:rPr>
                <w:color w:val="080808"/>
              </w:rPr>
            </w:rPrChange>
          </w:rPr>
          <w:t>.</w:t>
        </w:r>
        <w:r w:rsidRPr="009D73E1">
          <w:rPr>
            <w:i/>
            <w:iCs/>
            <w:color w:val="871094"/>
            <w:lang w:val="en-US"/>
            <w:rPrChange w:id="8224" w:author="Maxim Bystrov" w:date="2026-05-24T13:03:00Z">
              <w:rPr>
                <w:i/>
                <w:iCs/>
                <w:color w:val="871094"/>
              </w:rPr>
            </w:rPrChange>
          </w:rPr>
          <w:t>id</w:t>
        </w:r>
        <w:r w:rsidRPr="009D73E1">
          <w:rPr>
            <w:color w:val="0037A6"/>
            <w:lang w:val="en-US"/>
            <w:rPrChange w:id="8225" w:author="Maxim Bystrov" w:date="2026-05-24T13:03:00Z">
              <w:rPr>
                <w:color w:val="0037A6"/>
              </w:rPr>
            </w:rPrChange>
          </w:rPr>
          <w:t>}</w:t>
        </w:r>
        <w:r w:rsidRPr="009D73E1">
          <w:rPr>
            <w:color w:val="067D17"/>
            <w:lang w:val="en-US"/>
            <w:rPrChange w:id="8226" w:author="Maxim Bystrov" w:date="2026-05-24T13:03:00Z">
              <w:rPr>
                <w:color w:val="067D17"/>
              </w:rPr>
            </w:rPrChange>
          </w:rPr>
          <w:t>"</w:t>
        </w:r>
        <w:r w:rsidRPr="009D73E1">
          <w:rPr>
            <w:color w:val="080808"/>
            <w:lang w:val="en-US"/>
            <w:rPrChange w:id="8227" w:author="Maxim Bystrov" w:date="2026-05-24T13:03:00Z">
              <w:rPr>
                <w:color w:val="080808"/>
              </w:rPr>
            </w:rPrChange>
          </w:rPr>
          <w:t xml:space="preserve">, </w:t>
        </w:r>
        <w:r w:rsidRPr="009D73E1">
          <w:rPr>
            <w:color w:val="000000"/>
            <w:lang w:val="en-US"/>
            <w:rPrChange w:id="8228" w:author="Maxim Bystrov" w:date="2026-05-24T13:03:00Z">
              <w:rPr>
                <w:color w:val="000000"/>
              </w:rPr>
            </w:rPrChange>
          </w:rPr>
          <w:t>e</w:t>
        </w:r>
        <w:r w:rsidRPr="009D73E1">
          <w:rPr>
            <w:color w:val="080808"/>
            <w:lang w:val="en-US"/>
            <w:rPrChange w:id="8229" w:author="Maxim Bystrov" w:date="2026-05-24T13:03:00Z">
              <w:rPr>
                <w:color w:val="080808"/>
              </w:rPr>
            </w:rPrChange>
          </w:rPr>
          <w:t>)</w:t>
        </w:r>
        <w:r w:rsidRPr="009D73E1">
          <w:rPr>
            <w:color w:val="080808"/>
            <w:lang w:val="en-US"/>
            <w:rPrChange w:id="8230" w:author="Maxim Bystrov" w:date="2026-05-24T13:03:00Z">
              <w:rPr>
                <w:color w:val="080808"/>
              </w:rPr>
            </w:rPrChange>
          </w:rPr>
          <w:br/>
          <w:t xml:space="preserve">                    </w:t>
        </w:r>
        <w:proofErr w:type="spellStart"/>
        <w:r w:rsidRPr="009D73E1">
          <w:rPr>
            <w:color w:val="000000"/>
            <w:lang w:val="en-US"/>
            <w:rPrChange w:id="8231" w:author="Maxim Bystrov" w:date="2026-05-24T13:03:00Z">
              <w:rPr>
                <w:color w:val="000000"/>
              </w:rPr>
            </w:rPrChange>
          </w:rPr>
          <w:t>iterator</w:t>
        </w:r>
        <w:r w:rsidRPr="009D73E1">
          <w:rPr>
            <w:color w:val="080808"/>
            <w:lang w:val="en-US"/>
            <w:rPrChange w:id="8232" w:author="Maxim Bystrov" w:date="2026-05-24T13:03:00Z">
              <w:rPr>
                <w:color w:val="080808"/>
              </w:rPr>
            </w:rPrChange>
          </w:rPr>
          <w:t>.remove</w:t>
        </w:r>
        <w:proofErr w:type="spellEnd"/>
        <w:r w:rsidRPr="009D73E1">
          <w:rPr>
            <w:color w:val="080808"/>
            <w:lang w:val="en-US"/>
            <w:rPrChange w:id="8233" w:author="Maxim Bystrov" w:date="2026-05-24T13:03:00Z">
              <w:rPr>
                <w:color w:val="080808"/>
              </w:rPr>
            </w:rPrChange>
          </w:rPr>
          <w:t>()</w:t>
        </w:r>
        <w:r w:rsidRPr="009D73E1">
          <w:rPr>
            <w:color w:val="080808"/>
            <w:lang w:val="en-US"/>
            <w:rPrChange w:id="8234" w:author="Maxim Bystrov" w:date="2026-05-24T13:03:00Z">
              <w:rPr>
                <w:color w:val="080808"/>
              </w:rPr>
            </w:rPrChange>
          </w:rPr>
          <w:br/>
          <w:t xml:space="preserve">                }</w:t>
        </w:r>
        <w:r w:rsidRPr="009D73E1">
          <w:rPr>
            <w:color w:val="080808"/>
            <w:lang w:val="en-US"/>
            <w:rPrChange w:id="8235" w:author="Maxim Bystrov" w:date="2026-05-24T13:03:00Z">
              <w:rPr>
                <w:color w:val="080808"/>
              </w:rPr>
            </w:rPrChange>
          </w:rPr>
          <w:br/>
          <w:t xml:space="preserve">            }</w:t>
        </w:r>
        <w:r w:rsidRPr="009D73E1">
          <w:rPr>
            <w:color w:val="080808"/>
            <w:lang w:val="en-US"/>
            <w:rPrChange w:id="8236" w:author="Maxim Bystrov" w:date="2026-05-24T13:03:00Z">
              <w:rPr>
                <w:color w:val="080808"/>
              </w:rPr>
            </w:rPrChange>
          </w:rPr>
          <w:br/>
          <w:t xml:space="preserve">        } </w:t>
        </w:r>
        <w:r w:rsidRPr="009D73E1">
          <w:rPr>
            <w:color w:val="0033B3"/>
            <w:lang w:val="en-US"/>
            <w:rPrChange w:id="8237" w:author="Maxim Bystrov" w:date="2026-05-24T13:03:00Z">
              <w:rPr>
                <w:color w:val="0033B3"/>
              </w:rPr>
            </w:rPrChange>
          </w:rPr>
          <w:t xml:space="preserve">catch </w:t>
        </w:r>
        <w:r w:rsidRPr="009D73E1">
          <w:rPr>
            <w:color w:val="080808"/>
            <w:lang w:val="en-US"/>
            <w:rPrChange w:id="8238" w:author="Maxim Bystrov" w:date="2026-05-24T13:03:00Z">
              <w:rPr>
                <w:color w:val="080808"/>
              </w:rPr>
            </w:rPrChange>
          </w:rPr>
          <w:t>(</w:t>
        </w:r>
        <w:r w:rsidRPr="009D73E1">
          <w:rPr>
            <w:color w:val="000000"/>
            <w:lang w:val="en-US"/>
            <w:rPrChange w:id="8239" w:author="Maxim Bystrov" w:date="2026-05-24T13:03:00Z">
              <w:rPr>
                <w:color w:val="000000"/>
              </w:rPr>
            </w:rPrChange>
          </w:rPr>
          <w:t>e</w:t>
        </w:r>
        <w:r w:rsidRPr="009D73E1">
          <w:rPr>
            <w:color w:val="080808"/>
            <w:lang w:val="en-US"/>
            <w:rPrChange w:id="8240" w:author="Maxim Bystrov" w:date="2026-05-24T13:03:00Z">
              <w:rPr>
                <w:color w:val="080808"/>
              </w:rPr>
            </w:rPrChange>
          </w:rPr>
          <w:t xml:space="preserve">: </w:t>
        </w:r>
        <w:r w:rsidRPr="009D73E1">
          <w:rPr>
            <w:color w:val="000000"/>
            <w:lang w:val="en-US"/>
            <w:rPrChange w:id="8241" w:author="Maxim Bystrov" w:date="2026-05-24T13:03:00Z">
              <w:rPr>
                <w:color w:val="000000"/>
              </w:rPr>
            </w:rPrChange>
          </w:rPr>
          <w:t>Exception</w:t>
        </w:r>
        <w:r w:rsidRPr="009D73E1">
          <w:rPr>
            <w:color w:val="080808"/>
            <w:lang w:val="en-US"/>
            <w:rPrChange w:id="8242" w:author="Maxim Bystrov" w:date="2026-05-24T13:03:00Z">
              <w:rPr>
                <w:color w:val="080808"/>
              </w:rPr>
            </w:rPrChange>
          </w:rPr>
          <w:t>) {</w:t>
        </w:r>
        <w:r w:rsidRPr="009D73E1">
          <w:rPr>
            <w:color w:val="080808"/>
            <w:lang w:val="en-US"/>
            <w:rPrChange w:id="8243" w:author="Maxim Bystrov" w:date="2026-05-24T13:03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9D73E1">
          <w:rPr>
            <w:color w:val="871094"/>
            <w:lang w:val="en-US"/>
            <w:rPrChange w:id="8244" w:author="Maxim Bystrov" w:date="2026-05-24T13:03:00Z">
              <w:rPr>
                <w:color w:val="871094"/>
              </w:rPr>
            </w:rPrChange>
          </w:rPr>
          <w:t>logger</w:t>
        </w:r>
        <w:r w:rsidRPr="009D73E1">
          <w:rPr>
            <w:color w:val="080808"/>
            <w:lang w:val="en-US"/>
            <w:rPrChange w:id="8245" w:author="Maxim Bystrov" w:date="2026-05-24T13:03:00Z">
              <w:rPr>
                <w:color w:val="080808"/>
              </w:rPr>
            </w:rPrChange>
          </w:rPr>
          <w:t>.error</w:t>
        </w:r>
        <w:proofErr w:type="spellEnd"/>
        <w:r w:rsidRPr="009D73E1">
          <w:rPr>
            <w:color w:val="080808"/>
            <w:lang w:val="en-US"/>
            <w:rPrChange w:id="8246" w:author="Maxim Bystrov" w:date="2026-05-24T13:03:00Z">
              <w:rPr>
                <w:color w:val="080808"/>
              </w:rPr>
            </w:rPrChange>
          </w:rPr>
          <w:t>(</w:t>
        </w:r>
        <w:r w:rsidRPr="009D73E1">
          <w:rPr>
            <w:color w:val="067D17"/>
            <w:lang w:val="en-US"/>
            <w:rPrChange w:id="8247" w:author="Maxim Bystrov" w:date="2026-05-24T13:03:00Z">
              <w:rPr>
                <w:color w:val="067D17"/>
              </w:rPr>
            </w:rPrChange>
          </w:rPr>
          <w:t xml:space="preserve">"Failed to serialize </w:t>
        </w:r>
        <w:proofErr w:type="spellStart"/>
        <w:r w:rsidRPr="009D73E1">
          <w:rPr>
            <w:color w:val="067D17"/>
            <w:lang w:val="en-US"/>
            <w:rPrChange w:id="8248" w:author="Maxim Bystrov" w:date="2026-05-24T13:03:00Z">
              <w:rPr>
                <w:color w:val="067D17"/>
              </w:rPr>
            </w:rPrChange>
          </w:rPr>
          <w:t>ZoneVisitEvent</w:t>
        </w:r>
        <w:proofErr w:type="spellEnd"/>
        <w:r w:rsidRPr="009D73E1">
          <w:rPr>
            <w:color w:val="067D17"/>
            <w:lang w:val="en-US"/>
            <w:rPrChange w:id="8249" w:author="Maxim Bystrov" w:date="2026-05-24T13:03:00Z">
              <w:rPr>
                <w:color w:val="067D17"/>
              </w:rPr>
            </w:rPrChange>
          </w:rPr>
          <w:t xml:space="preserve">: </w:t>
        </w:r>
        <w:r w:rsidRPr="009D73E1">
          <w:rPr>
            <w:color w:val="0037A6"/>
            <w:lang w:val="en-US"/>
            <w:rPrChange w:id="8250" w:author="Maxim Bystrov" w:date="2026-05-24T13:03:00Z">
              <w:rPr>
                <w:color w:val="0037A6"/>
              </w:rPr>
            </w:rPrChange>
          </w:rPr>
          <w:t>$</w:t>
        </w:r>
        <w:r w:rsidRPr="009D73E1">
          <w:rPr>
            <w:color w:val="000000"/>
            <w:lang w:val="en-US"/>
            <w:rPrChange w:id="8251" w:author="Maxim Bystrov" w:date="2026-05-24T13:03:00Z">
              <w:rPr>
                <w:color w:val="000000"/>
              </w:rPr>
            </w:rPrChange>
          </w:rPr>
          <w:t>event</w:t>
        </w:r>
        <w:r w:rsidRPr="009D73E1">
          <w:rPr>
            <w:color w:val="067D17"/>
            <w:lang w:val="en-US"/>
            <w:rPrChange w:id="8252" w:author="Maxim Bystrov" w:date="2026-05-24T13:03:00Z">
              <w:rPr>
                <w:color w:val="067D17"/>
              </w:rPr>
            </w:rPrChange>
          </w:rPr>
          <w:t>"</w:t>
        </w:r>
        <w:r w:rsidRPr="009D73E1">
          <w:rPr>
            <w:color w:val="080808"/>
            <w:lang w:val="en-US"/>
            <w:rPrChange w:id="8253" w:author="Maxim Bystrov" w:date="2026-05-24T13:03:00Z">
              <w:rPr>
                <w:color w:val="080808"/>
              </w:rPr>
            </w:rPrChange>
          </w:rPr>
          <w:t xml:space="preserve">, </w:t>
        </w:r>
        <w:r w:rsidRPr="009D73E1">
          <w:rPr>
            <w:color w:val="000000"/>
            <w:lang w:val="en-US"/>
            <w:rPrChange w:id="8254" w:author="Maxim Bystrov" w:date="2026-05-24T13:03:00Z">
              <w:rPr>
                <w:color w:val="000000"/>
              </w:rPr>
            </w:rPrChange>
          </w:rPr>
          <w:t>e</w:t>
        </w:r>
        <w:r w:rsidRPr="009D73E1">
          <w:rPr>
            <w:color w:val="080808"/>
            <w:lang w:val="en-US"/>
            <w:rPrChange w:id="8255" w:author="Maxim Bystrov" w:date="2026-05-24T13:03:00Z">
              <w:rPr>
                <w:color w:val="080808"/>
              </w:rPr>
            </w:rPrChange>
          </w:rPr>
          <w:t>)</w:t>
        </w:r>
        <w:r w:rsidRPr="009D73E1">
          <w:rPr>
            <w:color w:val="080808"/>
            <w:lang w:val="en-US"/>
            <w:rPrChange w:id="8256" w:author="Maxim Bystrov" w:date="2026-05-24T13:03:00Z">
              <w:rPr>
                <w:color w:val="080808"/>
              </w:rPr>
            </w:rPrChange>
          </w:rPr>
          <w:br/>
          <w:t xml:space="preserve">        }</w:t>
        </w:r>
        <w:r w:rsidRPr="009D73E1">
          <w:rPr>
            <w:color w:val="080808"/>
            <w:lang w:val="en-US"/>
            <w:rPrChange w:id="8257" w:author="Maxim Bystrov" w:date="2026-05-24T13:03:00Z">
              <w:rPr>
                <w:color w:val="080808"/>
              </w:rPr>
            </w:rPrChange>
          </w:rPr>
          <w:br/>
          <w:t xml:space="preserve">    }</w:t>
        </w:r>
        <w:r w:rsidRPr="009D73E1">
          <w:rPr>
            <w:color w:val="080808"/>
            <w:lang w:val="en-US"/>
            <w:rPrChange w:id="8258" w:author="Maxim Bystrov" w:date="2026-05-24T13:03:00Z">
              <w:rPr>
                <w:color w:val="080808"/>
              </w:rPr>
            </w:rPrChange>
          </w:rPr>
          <w:br/>
          <w:t>}</w:t>
        </w:r>
      </w:ins>
    </w:p>
    <w:p w14:paraId="5A138A23" w14:textId="3AA7524F" w:rsidR="009D73E1" w:rsidRPr="009D73E1" w:rsidRDefault="009D73E1" w:rsidP="0046394B">
      <w:pPr>
        <w:pStyle w:val="default1"/>
        <w:rPr>
          <w:ins w:id="8259" w:author="Maxim Bystrov" w:date="2026-05-24T13:03:00Z"/>
          <w:lang w:val="en-US"/>
          <w:rPrChange w:id="8260" w:author="Maxim Bystrov" w:date="2026-05-24T13:03:00Z">
            <w:rPr>
              <w:ins w:id="8261" w:author="Maxim Bystrov" w:date="2026-05-24T13:03:00Z"/>
            </w:rPr>
          </w:rPrChange>
        </w:rPr>
      </w:pPr>
    </w:p>
    <w:p w14:paraId="400D6243" w14:textId="545C6C08" w:rsidR="009D73E1" w:rsidRPr="00F443AD" w:rsidRDefault="00EE51CC" w:rsidP="0046394B">
      <w:pPr>
        <w:pStyle w:val="default1"/>
        <w:rPr>
          <w:ins w:id="8262" w:author="Maxim Bystrov" w:date="2026-05-24T12:52:00Z"/>
          <w:rPrChange w:id="8263" w:author="Maxim Bystrov" w:date="2026-05-24T13:18:00Z">
            <w:rPr>
              <w:ins w:id="8264" w:author="Maxim Bystrov" w:date="2026-05-24T12:52:00Z"/>
              <w:lang w:val="en-US"/>
            </w:rPr>
          </w:rPrChange>
        </w:rPr>
        <w:pPrChange w:id="8265" w:author="Maxim Bystrov" w:date="2026-05-24T12:54:00Z">
          <w:pPr>
            <w:pStyle w:val="default1"/>
          </w:pPr>
        </w:pPrChange>
      </w:pPr>
      <w:ins w:id="8266" w:author="Maxim Bystrov" w:date="2026-05-24T13:06:00Z">
        <w:r>
          <w:lastRenderedPageBreak/>
          <w:t xml:space="preserve">5. </w:t>
        </w:r>
      </w:ins>
      <w:ins w:id="8267" w:author="Maxim Bystrov" w:date="2026-05-24T13:17:00Z">
        <w:r>
          <w:t xml:space="preserve">Обработчик телеметрических пакетов: сохранение в БД, кеширование в </w:t>
        </w:r>
        <w:r>
          <w:rPr>
            <w:lang w:val="en-US"/>
          </w:rPr>
          <w:t>Redis</w:t>
        </w:r>
        <w:r w:rsidRPr="00EE51CC">
          <w:rPr>
            <w:rPrChange w:id="8268" w:author="Maxim Bystrov" w:date="2026-05-24T13:17:00Z">
              <w:rPr>
                <w:lang w:val="en-US"/>
              </w:rPr>
            </w:rPrChange>
          </w:rPr>
          <w:t xml:space="preserve">, </w:t>
        </w:r>
        <w:r w:rsidR="00FB1EF9">
          <w:t xml:space="preserve">отправка для формирования событий </w:t>
        </w:r>
      </w:ins>
      <w:proofErr w:type="spellStart"/>
      <w:ins w:id="8269" w:author="Maxim Bystrov" w:date="2026-05-24T13:18:00Z">
        <w:r w:rsidR="00FB1EF9" w:rsidRPr="0072084F">
          <w:rPr>
            <w:color w:val="000000"/>
            <w:lang w:val="en-US"/>
          </w:rPr>
          <w:t>NavigationProcessor</w:t>
        </w:r>
        <w:proofErr w:type="spellEnd"/>
        <w:r w:rsidR="00F443AD" w:rsidRPr="00F443AD">
          <w:rPr>
            <w:color w:val="000000"/>
            <w:rPrChange w:id="8270" w:author="Maxim Bystrov" w:date="2026-05-24T13:18:00Z">
              <w:rPr>
                <w:color w:val="000000"/>
                <w:lang w:val="en-US"/>
              </w:rPr>
            </w:rPrChange>
          </w:rPr>
          <w:t>.</w:t>
        </w:r>
        <w:r w:rsidR="00F443AD">
          <w:rPr>
            <w:color w:val="000000"/>
            <w:lang w:val="en-US"/>
          </w:rPr>
          <w:t>kt</w:t>
        </w:r>
      </w:ins>
    </w:p>
    <w:p w14:paraId="4DFB8DBB" w14:textId="1996E65D" w:rsidR="0046394B" w:rsidRDefault="0046394B" w:rsidP="001C6F4B">
      <w:pPr>
        <w:pStyle w:val="default1"/>
        <w:rPr>
          <w:ins w:id="8271" w:author="Maxim Bystrov" w:date="2026-05-24T13:18:00Z"/>
        </w:rPr>
      </w:pPr>
    </w:p>
    <w:p w14:paraId="2C828B19" w14:textId="7CFCEEB7" w:rsidR="00FB1EF9" w:rsidRPr="00FB1EF9" w:rsidRDefault="00FB1EF9" w:rsidP="00FB1EF9">
      <w:pPr>
        <w:pStyle w:val="HTML0"/>
        <w:shd w:val="clear" w:color="auto" w:fill="FFFFFF"/>
        <w:rPr>
          <w:ins w:id="8272" w:author="Maxim Bystrov" w:date="2026-05-24T13:18:00Z"/>
          <w:color w:val="080808"/>
          <w:lang w:val="en-US"/>
          <w:rPrChange w:id="8273" w:author="Maxim Bystrov" w:date="2026-05-24T13:18:00Z">
            <w:rPr>
              <w:ins w:id="8274" w:author="Maxim Bystrov" w:date="2026-05-24T13:18:00Z"/>
              <w:color w:val="080808"/>
            </w:rPr>
          </w:rPrChange>
        </w:rPr>
      </w:pPr>
      <w:ins w:id="8275" w:author="Maxim Bystrov" w:date="2026-05-24T13:18:00Z">
        <w:r w:rsidRPr="00FB1EF9">
          <w:rPr>
            <w:color w:val="0033B3"/>
            <w:lang w:val="en-US"/>
            <w:rPrChange w:id="8276" w:author="Maxim Bystrov" w:date="2026-05-24T13:18:00Z">
              <w:rPr>
                <w:color w:val="0033B3"/>
              </w:rPr>
            </w:rPrChange>
          </w:rPr>
          <w:t xml:space="preserve">package </w:t>
        </w:r>
        <w:proofErr w:type="spellStart"/>
        <w:r w:rsidRPr="00FB1EF9">
          <w:rPr>
            <w:color w:val="080808"/>
            <w:lang w:val="en-US"/>
            <w:rPrChange w:id="8277" w:author="Maxim Bystrov" w:date="2026-05-24T13:18:00Z">
              <w:rPr>
                <w:color w:val="080808"/>
              </w:rPr>
            </w:rPrChange>
          </w:rPr>
          <w:t>com.lynceus.telemetry_processor.processor</w:t>
        </w:r>
        <w:proofErr w:type="spellEnd"/>
        <w:r w:rsidRPr="00FB1EF9">
          <w:rPr>
            <w:color w:val="080808"/>
            <w:lang w:val="en-US"/>
            <w:rPrChange w:id="8278" w:author="Maxim Bystrov" w:date="2026-05-24T13:18:00Z">
              <w:rPr>
                <w:color w:val="080808"/>
              </w:rPr>
            </w:rPrChange>
          </w:rPr>
          <w:br/>
        </w:r>
        <w:r w:rsidRPr="00FB1EF9">
          <w:rPr>
            <w:color w:val="080808"/>
            <w:lang w:val="en-US"/>
            <w:rPrChange w:id="8279" w:author="Maxim Bystrov" w:date="2026-05-24T13:18:00Z">
              <w:rPr>
                <w:color w:val="080808"/>
              </w:rPr>
            </w:rPrChange>
          </w:rPr>
          <w:br/>
        </w:r>
        <w:r w:rsidRPr="00FB1EF9">
          <w:rPr>
            <w:color w:val="0033B3"/>
            <w:lang w:val="en-US"/>
            <w:rPrChange w:id="8280" w:author="Maxim Bystrov" w:date="2026-05-24T13:18:00Z">
              <w:rPr>
                <w:color w:val="0033B3"/>
              </w:rPr>
            </w:rPrChange>
          </w:rPr>
          <w:t xml:space="preserve">import </w:t>
        </w:r>
        <w:proofErr w:type="spellStart"/>
        <w:r w:rsidRPr="00FB1EF9">
          <w:rPr>
            <w:color w:val="080808"/>
            <w:lang w:val="en-US"/>
            <w:rPrChange w:id="8281" w:author="Maxim Bystrov" w:date="2026-05-24T13:18:00Z">
              <w:rPr>
                <w:color w:val="080808"/>
              </w:rPr>
            </w:rPrChange>
          </w:rPr>
          <w:t>com.fasterxml.jackson.databind.</w:t>
        </w:r>
        <w:r w:rsidRPr="00FB1EF9">
          <w:rPr>
            <w:color w:val="000000"/>
            <w:lang w:val="en-US"/>
            <w:rPrChange w:id="8282" w:author="Maxim Bystrov" w:date="2026-05-24T13:18:00Z">
              <w:rPr>
                <w:color w:val="000000"/>
              </w:rPr>
            </w:rPrChange>
          </w:rPr>
          <w:t>ObjectMapper</w:t>
        </w:r>
        <w:proofErr w:type="spellEnd"/>
        <w:r w:rsidRPr="00FB1EF9">
          <w:rPr>
            <w:color w:val="000000"/>
            <w:lang w:val="en-US"/>
            <w:rPrChange w:id="8283" w:author="Maxim Bystrov" w:date="2026-05-24T13:18:00Z">
              <w:rPr>
                <w:color w:val="000000"/>
              </w:rPr>
            </w:rPrChange>
          </w:rPr>
          <w:br/>
        </w:r>
        <w:r w:rsidRPr="00FB1EF9">
          <w:rPr>
            <w:color w:val="0033B3"/>
            <w:lang w:val="en-US"/>
            <w:rPrChange w:id="8284" w:author="Maxim Bystrov" w:date="2026-05-24T13:18:00Z">
              <w:rPr>
                <w:color w:val="0033B3"/>
              </w:rPr>
            </w:rPrChange>
          </w:rPr>
          <w:t xml:space="preserve">import </w:t>
        </w:r>
        <w:r w:rsidRPr="00FB1EF9">
          <w:rPr>
            <w:color w:val="080808"/>
            <w:lang w:val="en-US"/>
            <w:rPrChange w:id="8285" w:author="Maxim Bystrov" w:date="2026-05-24T13:18:00Z">
              <w:rPr>
                <w:color w:val="080808"/>
              </w:rPr>
            </w:rPrChange>
          </w:rPr>
          <w:t>com.google.common.geometry.</w:t>
        </w:r>
        <w:r w:rsidRPr="00FB1EF9">
          <w:rPr>
            <w:color w:val="000000"/>
            <w:lang w:val="en-US"/>
            <w:rPrChange w:id="8286" w:author="Maxim Bystrov" w:date="2026-05-24T13:18:00Z">
              <w:rPr>
                <w:color w:val="000000"/>
              </w:rPr>
            </w:rPrChange>
          </w:rPr>
          <w:t>S2CellId</w:t>
        </w:r>
        <w:r w:rsidRPr="00FB1EF9">
          <w:rPr>
            <w:color w:val="000000"/>
            <w:lang w:val="en-US"/>
            <w:rPrChange w:id="8287" w:author="Maxim Bystrov" w:date="2026-05-24T13:18:00Z">
              <w:rPr>
                <w:color w:val="000000"/>
              </w:rPr>
            </w:rPrChange>
          </w:rPr>
          <w:br/>
        </w:r>
        <w:r w:rsidRPr="00FB1EF9">
          <w:rPr>
            <w:color w:val="0033B3"/>
            <w:lang w:val="en-US"/>
            <w:rPrChange w:id="8288" w:author="Maxim Bystrov" w:date="2026-05-24T13:18:00Z">
              <w:rPr>
                <w:color w:val="0033B3"/>
              </w:rPr>
            </w:rPrChange>
          </w:rPr>
          <w:t xml:space="preserve">import </w:t>
        </w:r>
        <w:r w:rsidRPr="00FB1EF9">
          <w:rPr>
            <w:color w:val="080808"/>
            <w:lang w:val="en-US"/>
            <w:rPrChange w:id="8289" w:author="Maxim Bystrov" w:date="2026-05-24T13:18:00Z">
              <w:rPr>
                <w:color w:val="080808"/>
              </w:rPr>
            </w:rPrChange>
          </w:rPr>
          <w:t>com.google.common.geometry.</w:t>
        </w:r>
        <w:r w:rsidRPr="00FB1EF9">
          <w:rPr>
            <w:color w:val="000000"/>
            <w:lang w:val="en-US"/>
            <w:rPrChange w:id="8290" w:author="Maxim Bystrov" w:date="2026-05-24T13:18:00Z">
              <w:rPr>
                <w:color w:val="000000"/>
              </w:rPr>
            </w:rPrChange>
          </w:rPr>
          <w:t>S2LatLng</w:t>
        </w:r>
        <w:r w:rsidRPr="00FB1EF9">
          <w:rPr>
            <w:color w:val="000000"/>
            <w:lang w:val="en-US"/>
            <w:rPrChange w:id="8291" w:author="Maxim Bystrov" w:date="2026-05-24T13:18:00Z">
              <w:rPr>
                <w:color w:val="000000"/>
              </w:rPr>
            </w:rPrChange>
          </w:rPr>
          <w:br/>
        </w:r>
        <w:r w:rsidRPr="00FB1EF9">
          <w:rPr>
            <w:color w:val="0033B3"/>
            <w:lang w:val="en-US"/>
            <w:rPrChange w:id="8292" w:author="Maxim Bystrov" w:date="2026-05-24T13:18:00Z">
              <w:rPr>
                <w:color w:val="0033B3"/>
              </w:rPr>
            </w:rPrChange>
          </w:rPr>
          <w:t xml:space="preserve">import </w:t>
        </w:r>
        <w:proofErr w:type="spellStart"/>
        <w:r w:rsidRPr="00FB1EF9">
          <w:rPr>
            <w:color w:val="080808"/>
            <w:lang w:val="en-US"/>
            <w:rPrChange w:id="8293" w:author="Maxim Bystrov" w:date="2026-05-24T13:18:00Z">
              <w:rPr>
                <w:color w:val="080808"/>
              </w:rPr>
            </w:rPrChange>
          </w:rPr>
          <w:t>com.lynceus.telemetry_processor.entity.</w:t>
        </w:r>
        <w:r w:rsidRPr="00FB1EF9">
          <w:rPr>
            <w:color w:val="000000"/>
            <w:lang w:val="en-US"/>
            <w:rPrChange w:id="8294" w:author="Maxim Bystrov" w:date="2026-05-24T13:18:00Z">
              <w:rPr>
                <w:color w:val="000000"/>
              </w:rPr>
            </w:rPrChange>
          </w:rPr>
          <w:t>TelemetryPacket</w:t>
        </w:r>
        <w:proofErr w:type="spellEnd"/>
        <w:r w:rsidRPr="00FB1EF9">
          <w:rPr>
            <w:color w:val="000000"/>
            <w:lang w:val="en-US"/>
            <w:rPrChange w:id="8295" w:author="Maxim Bystrov" w:date="2026-05-24T13:18:00Z">
              <w:rPr>
                <w:color w:val="000000"/>
              </w:rPr>
            </w:rPrChange>
          </w:rPr>
          <w:br/>
        </w:r>
        <w:r w:rsidRPr="00FB1EF9">
          <w:rPr>
            <w:color w:val="0033B3"/>
            <w:lang w:val="en-US"/>
            <w:rPrChange w:id="8296" w:author="Maxim Bystrov" w:date="2026-05-24T13:18:00Z">
              <w:rPr>
                <w:color w:val="0033B3"/>
              </w:rPr>
            </w:rPrChange>
          </w:rPr>
          <w:t xml:space="preserve">import </w:t>
        </w:r>
        <w:r w:rsidRPr="00FB1EF9">
          <w:rPr>
            <w:color w:val="080808"/>
            <w:lang w:val="en-US"/>
            <w:rPrChange w:id="8297" w:author="Maxim Bystrov" w:date="2026-05-24T13:18:00Z">
              <w:rPr>
                <w:color w:val="080808"/>
              </w:rPr>
            </w:rPrChange>
          </w:rPr>
          <w:t>com.lynceus.telemetry_processor.repository.</w:t>
        </w:r>
        <w:r w:rsidRPr="00FB1EF9">
          <w:rPr>
            <w:color w:val="000000"/>
            <w:lang w:val="en-US"/>
            <w:rPrChange w:id="8298" w:author="Maxim Bystrov" w:date="2026-05-24T13:18:00Z">
              <w:rPr>
                <w:color w:val="000000"/>
              </w:rPr>
            </w:rPrChange>
          </w:rPr>
          <w:t>TelemetryPacketRepository</w:t>
        </w:r>
        <w:r w:rsidRPr="00FB1EF9">
          <w:rPr>
            <w:color w:val="000000"/>
            <w:lang w:val="en-US"/>
            <w:rPrChange w:id="8299" w:author="Maxim Bystrov" w:date="2026-05-24T13:18:00Z">
              <w:rPr>
                <w:color w:val="000000"/>
              </w:rPr>
            </w:rPrChange>
          </w:rPr>
          <w:br/>
        </w:r>
        <w:proofErr w:type="spellStart"/>
        <w:r w:rsidRPr="00FB1EF9">
          <w:rPr>
            <w:color w:val="0033B3"/>
            <w:lang w:val="en-US"/>
            <w:rPrChange w:id="8300" w:author="Maxim Bystrov" w:date="2026-05-24T13:18:00Z">
              <w:rPr>
                <w:color w:val="0033B3"/>
              </w:rPr>
            </w:rPrChange>
          </w:rPr>
          <w:t>import</w:t>
        </w:r>
        <w:proofErr w:type="spellEnd"/>
        <w:r w:rsidRPr="00FB1EF9">
          <w:rPr>
            <w:color w:val="0033B3"/>
            <w:lang w:val="en-US"/>
            <w:rPrChange w:id="8301" w:author="Maxim Bystrov" w:date="2026-05-24T13:18:00Z">
              <w:rPr>
                <w:color w:val="0033B3"/>
              </w:rPr>
            </w:rPrChange>
          </w:rPr>
          <w:t xml:space="preserve"> </w:t>
        </w:r>
        <w:r w:rsidRPr="00FB1EF9">
          <w:rPr>
            <w:color w:val="080808"/>
            <w:lang w:val="en-US"/>
            <w:rPrChange w:id="8302" w:author="Maxim Bystrov" w:date="2026-05-24T13:18:00Z">
              <w:rPr>
                <w:color w:val="080808"/>
              </w:rPr>
            </w:rPrChange>
          </w:rPr>
          <w:t>com.lynceus.telemetry_processor.service.</w:t>
        </w:r>
        <w:r w:rsidRPr="00FB1EF9">
          <w:rPr>
            <w:color w:val="000000"/>
            <w:lang w:val="en-US"/>
            <w:rPrChange w:id="8303" w:author="Maxim Bystrov" w:date="2026-05-24T13:18:00Z">
              <w:rPr>
                <w:color w:val="000000"/>
              </w:rPr>
            </w:rPrChange>
          </w:rPr>
          <w:t>S2RegionTelemetryProcessor</w:t>
        </w:r>
        <w:r w:rsidRPr="00FB1EF9">
          <w:rPr>
            <w:color w:val="000000"/>
            <w:lang w:val="en-US"/>
            <w:rPrChange w:id="8304" w:author="Maxim Bystrov" w:date="2026-05-24T13:18:00Z">
              <w:rPr>
                <w:color w:val="000000"/>
              </w:rPr>
            </w:rPrChange>
          </w:rPr>
          <w:br/>
        </w:r>
        <w:proofErr w:type="spellStart"/>
        <w:r w:rsidRPr="00FB1EF9">
          <w:rPr>
            <w:color w:val="0033B3"/>
            <w:lang w:val="en-US"/>
            <w:rPrChange w:id="8305" w:author="Maxim Bystrov" w:date="2026-05-24T13:18:00Z">
              <w:rPr>
                <w:color w:val="0033B3"/>
              </w:rPr>
            </w:rPrChange>
          </w:rPr>
          <w:t>import</w:t>
        </w:r>
        <w:proofErr w:type="spellEnd"/>
        <w:r w:rsidRPr="00FB1EF9">
          <w:rPr>
            <w:color w:val="0033B3"/>
            <w:lang w:val="en-US"/>
            <w:rPrChange w:id="8306" w:author="Maxim Bystrov" w:date="2026-05-24T13:18:00Z">
              <w:rPr>
                <w:color w:val="0033B3"/>
              </w:rPr>
            </w:rPrChange>
          </w:rPr>
          <w:t xml:space="preserve"> </w:t>
        </w:r>
        <w:proofErr w:type="spellStart"/>
        <w:r w:rsidRPr="00FB1EF9">
          <w:rPr>
            <w:color w:val="080808"/>
            <w:lang w:val="en-US"/>
            <w:rPrChange w:id="8307" w:author="Maxim Bystrov" w:date="2026-05-24T13:18:00Z">
              <w:rPr>
                <w:color w:val="080808"/>
              </w:rPr>
            </w:rPrChange>
          </w:rPr>
          <w:t>jakarta.annotation.</w:t>
        </w:r>
        <w:r w:rsidRPr="00FB1EF9">
          <w:rPr>
            <w:color w:val="9E880D"/>
            <w:lang w:val="en-US"/>
            <w:rPrChange w:id="8308" w:author="Maxim Bystrov" w:date="2026-05-24T13:18:00Z">
              <w:rPr>
                <w:color w:val="9E880D"/>
              </w:rPr>
            </w:rPrChange>
          </w:rPr>
          <w:t>PreDestroy</w:t>
        </w:r>
        <w:proofErr w:type="spellEnd"/>
        <w:r w:rsidRPr="00FB1EF9">
          <w:rPr>
            <w:color w:val="9E880D"/>
            <w:lang w:val="en-US"/>
            <w:rPrChange w:id="8309" w:author="Maxim Bystrov" w:date="2026-05-24T13:18:00Z">
              <w:rPr>
                <w:color w:val="9E880D"/>
              </w:rPr>
            </w:rPrChange>
          </w:rPr>
          <w:br/>
        </w:r>
        <w:r w:rsidRPr="00FB1EF9">
          <w:rPr>
            <w:color w:val="0033B3"/>
            <w:lang w:val="en-US"/>
            <w:rPrChange w:id="8310" w:author="Maxim Bystrov" w:date="2026-05-24T13:18:00Z">
              <w:rPr>
                <w:color w:val="0033B3"/>
              </w:rPr>
            </w:rPrChange>
          </w:rPr>
          <w:t xml:space="preserve">import </w:t>
        </w:r>
        <w:r w:rsidRPr="00FB1EF9">
          <w:rPr>
            <w:color w:val="080808"/>
            <w:lang w:val="en-US"/>
            <w:rPrChange w:id="8311" w:author="Maxim Bystrov" w:date="2026-05-24T13:18:00Z">
              <w:rPr>
                <w:color w:val="080808"/>
              </w:rPr>
            </w:rPrChange>
          </w:rPr>
          <w:t>org.slf4j.</w:t>
        </w:r>
        <w:r w:rsidRPr="00FB1EF9">
          <w:rPr>
            <w:color w:val="000000"/>
            <w:lang w:val="en-US"/>
            <w:rPrChange w:id="8312" w:author="Maxim Bystrov" w:date="2026-05-24T13:18:00Z">
              <w:rPr>
                <w:color w:val="000000"/>
              </w:rPr>
            </w:rPrChange>
          </w:rPr>
          <w:t>LoggerFactory</w:t>
        </w:r>
        <w:r w:rsidRPr="00FB1EF9">
          <w:rPr>
            <w:color w:val="000000"/>
            <w:lang w:val="en-US"/>
            <w:rPrChange w:id="8313" w:author="Maxim Bystrov" w:date="2026-05-24T13:18:00Z">
              <w:rPr>
                <w:color w:val="000000"/>
              </w:rPr>
            </w:rPrChange>
          </w:rPr>
          <w:br/>
        </w:r>
        <w:r w:rsidRPr="00FB1EF9">
          <w:rPr>
            <w:color w:val="0033B3"/>
            <w:lang w:val="en-US"/>
            <w:rPrChange w:id="8314" w:author="Maxim Bystrov" w:date="2026-05-24T13:18:00Z">
              <w:rPr>
                <w:color w:val="0033B3"/>
              </w:rPr>
            </w:rPrChange>
          </w:rPr>
          <w:t xml:space="preserve">import </w:t>
        </w:r>
        <w:proofErr w:type="spellStart"/>
        <w:r w:rsidRPr="00FB1EF9">
          <w:rPr>
            <w:color w:val="080808"/>
            <w:lang w:val="en-US"/>
            <w:rPrChange w:id="8315" w:author="Maxim Bystrov" w:date="2026-05-24T13:18:00Z">
              <w:rPr>
                <w:color w:val="080808"/>
              </w:rPr>
            </w:rPrChange>
          </w:rPr>
          <w:t>org.springframework.stereotype.</w:t>
        </w:r>
        <w:r w:rsidRPr="00FB1EF9">
          <w:rPr>
            <w:color w:val="9E880D"/>
            <w:lang w:val="en-US"/>
            <w:rPrChange w:id="8316" w:author="Maxim Bystrov" w:date="2026-05-24T13:18:00Z">
              <w:rPr>
                <w:color w:val="9E880D"/>
              </w:rPr>
            </w:rPrChange>
          </w:rPr>
          <w:t>Component</w:t>
        </w:r>
        <w:proofErr w:type="spellEnd"/>
        <w:r w:rsidRPr="00FB1EF9">
          <w:rPr>
            <w:color w:val="9E880D"/>
            <w:lang w:val="en-US"/>
            <w:rPrChange w:id="8317" w:author="Maxim Bystrov" w:date="2026-05-24T13:18:00Z">
              <w:rPr>
                <w:color w:val="9E880D"/>
              </w:rPr>
            </w:rPrChange>
          </w:rPr>
          <w:br/>
        </w:r>
        <w:r w:rsidRPr="00FB1EF9">
          <w:rPr>
            <w:color w:val="0033B3"/>
            <w:lang w:val="en-US"/>
            <w:rPrChange w:id="8318" w:author="Maxim Bystrov" w:date="2026-05-24T13:18:00Z">
              <w:rPr>
                <w:color w:val="0033B3"/>
              </w:rPr>
            </w:rPrChange>
          </w:rPr>
          <w:t xml:space="preserve">import </w:t>
        </w:r>
        <w:proofErr w:type="spellStart"/>
        <w:r w:rsidRPr="00FB1EF9">
          <w:rPr>
            <w:color w:val="080808"/>
            <w:lang w:val="en-US"/>
            <w:rPrChange w:id="8319" w:author="Maxim Bystrov" w:date="2026-05-24T13:18:00Z">
              <w:rPr>
                <w:color w:val="080808"/>
              </w:rPr>
            </w:rPrChange>
          </w:rPr>
          <w:t>java.time.</w:t>
        </w:r>
        <w:r w:rsidRPr="00FB1EF9">
          <w:rPr>
            <w:color w:val="000000"/>
            <w:lang w:val="en-US"/>
            <w:rPrChange w:id="8320" w:author="Maxim Bystrov" w:date="2026-05-24T13:18:00Z">
              <w:rPr>
                <w:color w:val="000000"/>
              </w:rPr>
            </w:rPrChange>
          </w:rPr>
          <w:t>Instant</w:t>
        </w:r>
        <w:proofErr w:type="spellEnd"/>
        <w:r w:rsidRPr="00FB1EF9">
          <w:rPr>
            <w:color w:val="000000"/>
            <w:lang w:val="en-US"/>
            <w:rPrChange w:id="8321" w:author="Maxim Bystrov" w:date="2026-05-24T13:18:00Z">
              <w:rPr>
                <w:color w:val="000000"/>
              </w:rPr>
            </w:rPrChange>
          </w:rPr>
          <w:br/>
        </w:r>
        <w:r w:rsidRPr="00FB1EF9">
          <w:rPr>
            <w:color w:val="0033B3"/>
            <w:lang w:val="en-US"/>
            <w:rPrChange w:id="8322" w:author="Maxim Bystrov" w:date="2026-05-24T13:18:00Z">
              <w:rPr>
                <w:color w:val="0033B3"/>
              </w:rPr>
            </w:rPrChange>
          </w:rPr>
          <w:t xml:space="preserve">import </w:t>
        </w:r>
        <w:proofErr w:type="spellStart"/>
        <w:r w:rsidRPr="00FB1EF9">
          <w:rPr>
            <w:color w:val="080808"/>
            <w:lang w:val="en-US"/>
            <w:rPrChange w:id="8323" w:author="Maxim Bystrov" w:date="2026-05-24T13:18:00Z">
              <w:rPr>
                <w:color w:val="080808"/>
              </w:rPr>
            </w:rPrChange>
          </w:rPr>
          <w:t>java.time.</w:t>
        </w:r>
        <w:r w:rsidRPr="00FB1EF9">
          <w:rPr>
            <w:color w:val="000000"/>
            <w:lang w:val="en-US"/>
            <w:rPrChange w:id="8324" w:author="Maxim Bystrov" w:date="2026-05-24T13:18:00Z">
              <w:rPr>
                <w:color w:val="000000"/>
              </w:rPr>
            </w:rPrChange>
          </w:rPr>
          <w:t>LocalDateTime</w:t>
        </w:r>
        <w:proofErr w:type="spellEnd"/>
        <w:r w:rsidRPr="00FB1EF9">
          <w:rPr>
            <w:color w:val="000000"/>
            <w:lang w:val="en-US"/>
            <w:rPrChange w:id="8325" w:author="Maxim Bystrov" w:date="2026-05-24T13:18:00Z">
              <w:rPr>
                <w:color w:val="000000"/>
              </w:rPr>
            </w:rPrChange>
          </w:rPr>
          <w:br/>
        </w:r>
        <w:r w:rsidRPr="00FB1EF9">
          <w:rPr>
            <w:color w:val="0033B3"/>
            <w:lang w:val="en-US"/>
            <w:rPrChange w:id="8326" w:author="Maxim Bystrov" w:date="2026-05-24T13:18:00Z">
              <w:rPr>
                <w:color w:val="0033B3"/>
              </w:rPr>
            </w:rPrChange>
          </w:rPr>
          <w:t xml:space="preserve">import </w:t>
        </w:r>
        <w:proofErr w:type="spellStart"/>
        <w:r w:rsidRPr="00FB1EF9">
          <w:rPr>
            <w:color w:val="080808"/>
            <w:lang w:val="en-US"/>
            <w:rPrChange w:id="8327" w:author="Maxim Bystrov" w:date="2026-05-24T13:18:00Z">
              <w:rPr>
                <w:color w:val="080808"/>
              </w:rPr>
            </w:rPrChange>
          </w:rPr>
          <w:t>java.time.</w:t>
        </w:r>
        <w:r w:rsidRPr="00FB1EF9">
          <w:rPr>
            <w:color w:val="000000"/>
            <w:lang w:val="en-US"/>
            <w:rPrChange w:id="8328" w:author="Maxim Bystrov" w:date="2026-05-24T13:18:00Z">
              <w:rPr>
                <w:color w:val="000000"/>
              </w:rPr>
            </w:rPrChange>
          </w:rPr>
          <w:t>ZoneId</w:t>
        </w:r>
        <w:proofErr w:type="spellEnd"/>
        <w:r w:rsidRPr="00FB1EF9">
          <w:rPr>
            <w:color w:val="000000"/>
            <w:lang w:val="en-US"/>
            <w:rPrChange w:id="8329" w:author="Maxim Bystrov" w:date="2026-05-24T13:18:00Z">
              <w:rPr>
                <w:color w:val="000000"/>
              </w:rPr>
            </w:rPrChange>
          </w:rPr>
          <w:br/>
        </w:r>
        <w:r w:rsidRPr="00FB1EF9">
          <w:rPr>
            <w:color w:val="0033B3"/>
            <w:lang w:val="en-US"/>
            <w:rPrChange w:id="8330" w:author="Maxim Bystrov" w:date="2026-05-24T13:18:00Z">
              <w:rPr>
                <w:color w:val="0033B3"/>
              </w:rPr>
            </w:rPrChange>
          </w:rPr>
          <w:t xml:space="preserve">import </w:t>
        </w:r>
        <w:proofErr w:type="spellStart"/>
        <w:r w:rsidRPr="00FB1EF9">
          <w:rPr>
            <w:color w:val="080808"/>
            <w:lang w:val="en-US"/>
            <w:rPrChange w:id="8331" w:author="Maxim Bystrov" w:date="2026-05-24T13:18:00Z">
              <w:rPr>
                <w:color w:val="080808"/>
              </w:rPr>
            </w:rPrChange>
          </w:rPr>
          <w:t>java.time.temporal.</w:t>
        </w:r>
        <w:r w:rsidRPr="00FB1EF9">
          <w:rPr>
            <w:color w:val="000000"/>
            <w:lang w:val="en-US"/>
            <w:rPrChange w:id="8332" w:author="Maxim Bystrov" w:date="2026-05-24T13:18:00Z">
              <w:rPr>
                <w:color w:val="000000"/>
              </w:rPr>
            </w:rPrChange>
          </w:rPr>
          <w:t>ChronoUnit</w:t>
        </w:r>
        <w:proofErr w:type="spellEnd"/>
        <w:r w:rsidRPr="00FB1EF9">
          <w:rPr>
            <w:color w:val="000000"/>
            <w:lang w:val="en-US"/>
            <w:rPrChange w:id="8333" w:author="Maxim Bystrov" w:date="2026-05-24T13:18:00Z">
              <w:rPr>
                <w:color w:val="000000"/>
              </w:rPr>
            </w:rPrChange>
          </w:rPr>
          <w:br/>
        </w:r>
        <w:r w:rsidRPr="00FB1EF9">
          <w:rPr>
            <w:color w:val="0033B3"/>
            <w:lang w:val="en-US"/>
            <w:rPrChange w:id="8334" w:author="Maxim Bystrov" w:date="2026-05-24T13:18:00Z">
              <w:rPr>
                <w:color w:val="0033B3"/>
              </w:rPr>
            </w:rPrChange>
          </w:rPr>
          <w:t xml:space="preserve">import </w:t>
        </w:r>
        <w:proofErr w:type="spellStart"/>
        <w:r w:rsidRPr="00FB1EF9">
          <w:rPr>
            <w:color w:val="080808"/>
            <w:lang w:val="en-US"/>
            <w:rPrChange w:id="8335" w:author="Maxim Bystrov" w:date="2026-05-24T13:18:00Z">
              <w:rPr>
                <w:color w:val="080808"/>
              </w:rPr>
            </w:rPrChange>
          </w:rPr>
          <w:t>java.util.concurrent.locks.</w:t>
        </w:r>
        <w:r w:rsidRPr="00FB1EF9">
          <w:rPr>
            <w:color w:val="000000"/>
            <w:lang w:val="en-US"/>
            <w:rPrChange w:id="8336" w:author="Maxim Bystrov" w:date="2026-05-24T13:18:00Z">
              <w:rPr>
                <w:color w:val="000000"/>
              </w:rPr>
            </w:rPrChange>
          </w:rPr>
          <w:t>ReentrantLock</w:t>
        </w:r>
        <w:proofErr w:type="spellEnd"/>
        <w:r w:rsidRPr="00FB1EF9">
          <w:rPr>
            <w:color w:val="000000"/>
            <w:lang w:val="en-US"/>
            <w:rPrChange w:id="8337" w:author="Maxim Bystrov" w:date="2026-05-24T13:18:00Z">
              <w:rPr>
                <w:color w:val="000000"/>
              </w:rPr>
            </w:rPrChange>
          </w:rPr>
          <w:br/>
        </w:r>
        <w:r w:rsidRPr="00FB1EF9">
          <w:rPr>
            <w:color w:val="0033B3"/>
            <w:lang w:val="en-US"/>
            <w:rPrChange w:id="8338" w:author="Maxim Bystrov" w:date="2026-05-24T13:18:00Z">
              <w:rPr>
                <w:color w:val="0033B3"/>
              </w:rPr>
            </w:rPrChange>
          </w:rPr>
          <w:t xml:space="preserve">import </w:t>
        </w:r>
        <w:proofErr w:type="spellStart"/>
        <w:r w:rsidRPr="00FB1EF9">
          <w:rPr>
            <w:color w:val="080808"/>
            <w:lang w:val="en-US"/>
            <w:rPrChange w:id="8339" w:author="Maxim Bystrov" w:date="2026-05-24T13:18:00Z">
              <w:rPr>
                <w:color w:val="080808"/>
              </w:rPr>
            </w:rPrChange>
          </w:rPr>
          <w:t>kotlin.concurrent.withLock</w:t>
        </w:r>
        <w:proofErr w:type="spellEnd"/>
        <w:r w:rsidRPr="00FB1EF9">
          <w:rPr>
            <w:color w:val="080808"/>
            <w:lang w:val="en-US"/>
            <w:rPrChange w:id="8340" w:author="Maxim Bystrov" w:date="2026-05-24T13:18:00Z">
              <w:rPr>
                <w:color w:val="080808"/>
              </w:rPr>
            </w:rPrChange>
          </w:rPr>
          <w:br/>
        </w:r>
        <w:r w:rsidRPr="00FB1EF9">
          <w:rPr>
            <w:color w:val="080808"/>
            <w:lang w:val="en-US"/>
            <w:rPrChange w:id="8341" w:author="Maxim Bystrov" w:date="2026-05-24T13:18:00Z">
              <w:rPr>
                <w:color w:val="080808"/>
              </w:rPr>
            </w:rPrChange>
          </w:rPr>
          <w:br/>
        </w:r>
        <w:r w:rsidRPr="00FB1EF9">
          <w:rPr>
            <w:color w:val="080808"/>
            <w:lang w:val="en-US"/>
            <w:rPrChange w:id="8342" w:author="Maxim Bystrov" w:date="2026-05-24T13:18:00Z">
              <w:rPr>
                <w:color w:val="080808"/>
              </w:rPr>
            </w:rPrChange>
          </w:rPr>
          <w:br/>
        </w:r>
        <w:r w:rsidRPr="00FB1EF9">
          <w:rPr>
            <w:color w:val="9E880D"/>
            <w:lang w:val="en-US"/>
            <w:rPrChange w:id="8343" w:author="Maxim Bystrov" w:date="2026-05-24T13:18:00Z">
              <w:rPr>
                <w:color w:val="9E880D"/>
              </w:rPr>
            </w:rPrChange>
          </w:rPr>
          <w:t>@Component</w:t>
        </w:r>
        <w:r w:rsidRPr="00FB1EF9">
          <w:rPr>
            <w:color w:val="9E880D"/>
            <w:lang w:val="en-US"/>
            <w:rPrChange w:id="8344" w:author="Maxim Bystrov" w:date="2026-05-24T13:18:00Z">
              <w:rPr>
                <w:color w:val="9E880D"/>
              </w:rPr>
            </w:rPrChange>
          </w:rPr>
          <w:br/>
        </w:r>
        <w:r w:rsidRPr="00FB1EF9">
          <w:rPr>
            <w:color w:val="0033B3"/>
            <w:lang w:val="en-US"/>
            <w:rPrChange w:id="8345" w:author="Maxim Bystrov" w:date="2026-05-24T13:18:00Z">
              <w:rPr>
                <w:color w:val="0033B3"/>
              </w:rPr>
            </w:rPrChange>
          </w:rPr>
          <w:t xml:space="preserve">class </w:t>
        </w:r>
        <w:proofErr w:type="spellStart"/>
        <w:r w:rsidRPr="00FB1EF9">
          <w:rPr>
            <w:color w:val="000000"/>
            <w:lang w:val="en-US"/>
            <w:rPrChange w:id="8346" w:author="Maxim Bystrov" w:date="2026-05-24T13:18:00Z">
              <w:rPr>
                <w:color w:val="000000"/>
              </w:rPr>
            </w:rPrChange>
          </w:rPr>
          <w:t>NavigationProcessor</w:t>
        </w:r>
        <w:proofErr w:type="spellEnd"/>
        <w:r w:rsidRPr="00FB1EF9">
          <w:rPr>
            <w:color w:val="080808"/>
            <w:lang w:val="en-US"/>
            <w:rPrChange w:id="8347" w:author="Maxim Bystrov" w:date="2026-05-24T13:18:00Z">
              <w:rPr>
                <w:color w:val="080808"/>
              </w:rPr>
            </w:rPrChange>
          </w:rPr>
          <w:t>(</w:t>
        </w:r>
        <w:r w:rsidRPr="00FB1EF9">
          <w:rPr>
            <w:color w:val="080808"/>
            <w:lang w:val="en-US"/>
            <w:rPrChange w:id="8348" w:author="Maxim Bystrov" w:date="2026-05-24T13:18:00Z">
              <w:rPr>
                <w:color w:val="080808"/>
              </w:rPr>
            </w:rPrChange>
          </w:rPr>
          <w:br/>
          <w:t xml:space="preserve">    </w:t>
        </w:r>
        <w:r w:rsidRPr="00FB1EF9">
          <w:rPr>
            <w:color w:val="0033B3"/>
            <w:lang w:val="en-US"/>
            <w:rPrChange w:id="8349" w:author="Maxim Bystrov" w:date="2026-05-24T13:18:00Z">
              <w:rPr>
                <w:color w:val="0033B3"/>
              </w:rPr>
            </w:rPrChange>
          </w:rPr>
          <w:t xml:space="preserve">private </w:t>
        </w:r>
        <w:proofErr w:type="spellStart"/>
        <w:r w:rsidRPr="00FB1EF9">
          <w:rPr>
            <w:color w:val="0033B3"/>
            <w:lang w:val="en-US"/>
            <w:rPrChange w:id="8350" w:author="Maxim Bystrov" w:date="2026-05-24T13:18:00Z">
              <w:rPr>
                <w:color w:val="0033B3"/>
              </w:rPr>
            </w:rPrChange>
          </w:rPr>
          <w:t>val</w:t>
        </w:r>
        <w:proofErr w:type="spellEnd"/>
        <w:r w:rsidRPr="00FB1EF9">
          <w:rPr>
            <w:color w:val="0033B3"/>
            <w:lang w:val="en-US"/>
            <w:rPrChange w:id="8351" w:author="Maxim Bystrov" w:date="2026-05-24T13:18:00Z">
              <w:rPr>
                <w:color w:val="0033B3"/>
              </w:rPr>
            </w:rPrChange>
          </w:rPr>
          <w:t xml:space="preserve"> </w:t>
        </w:r>
        <w:proofErr w:type="spellStart"/>
        <w:r w:rsidRPr="00FB1EF9">
          <w:rPr>
            <w:color w:val="871094"/>
            <w:lang w:val="en-US"/>
            <w:rPrChange w:id="8352" w:author="Maxim Bystrov" w:date="2026-05-24T13:18:00Z">
              <w:rPr>
                <w:color w:val="871094"/>
              </w:rPr>
            </w:rPrChange>
          </w:rPr>
          <w:t>telemetryPacketRepository</w:t>
        </w:r>
        <w:proofErr w:type="spellEnd"/>
        <w:r w:rsidRPr="00FB1EF9">
          <w:rPr>
            <w:color w:val="080808"/>
            <w:lang w:val="en-US"/>
            <w:rPrChange w:id="8353" w:author="Maxim Bystrov" w:date="2026-05-24T13:18:00Z">
              <w:rPr>
                <w:color w:val="080808"/>
              </w:rPr>
            </w:rPrChange>
          </w:rPr>
          <w:t xml:space="preserve">: </w:t>
        </w:r>
        <w:proofErr w:type="spellStart"/>
        <w:r w:rsidRPr="00FB1EF9">
          <w:rPr>
            <w:color w:val="000000"/>
            <w:lang w:val="en-US"/>
            <w:rPrChange w:id="8354" w:author="Maxim Bystrov" w:date="2026-05-24T13:18:00Z">
              <w:rPr>
                <w:color w:val="000000"/>
              </w:rPr>
            </w:rPrChange>
          </w:rPr>
          <w:t>TelemetryPacketRepository</w:t>
        </w:r>
        <w:proofErr w:type="spellEnd"/>
        <w:r w:rsidRPr="00FB1EF9">
          <w:rPr>
            <w:color w:val="080808"/>
            <w:lang w:val="en-US"/>
            <w:rPrChange w:id="8355" w:author="Maxim Bystrov" w:date="2026-05-24T13:18:00Z">
              <w:rPr>
                <w:color w:val="080808"/>
              </w:rPr>
            </w:rPrChange>
          </w:rPr>
          <w:t>,</w:t>
        </w:r>
        <w:r w:rsidRPr="00FB1EF9">
          <w:rPr>
            <w:color w:val="080808"/>
            <w:lang w:val="en-US"/>
            <w:rPrChange w:id="8356" w:author="Maxim Bystrov" w:date="2026-05-24T13:18:00Z">
              <w:rPr>
                <w:color w:val="080808"/>
              </w:rPr>
            </w:rPrChange>
          </w:rPr>
          <w:br/>
          <w:t xml:space="preserve">    </w:t>
        </w:r>
        <w:r w:rsidRPr="00FB1EF9">
          <w:rPr>
            <w:color w:val="0033B3"/>
            <w:lang w:val="en-US"/>
            <w:rPrChange w:id="8357" w:author="Maxim Bystrov" w:date="2026-05-24T13:18:00Z">
              <w:rPr>
                <w:color w:val="0033B3"/>
              </w:rPr>
            </w:rPrChange>
          </w:rPr>
          <w:t xml:space="preserve">private </w:t>
        </w:r>
        <w:proofErr w:type="spellStart"/>
        <w:r w:rsidRPr="00FB1EF9">
          <w:rPr>
            <w:color w:val="0033B3"/>
            <w:lang w:val="en-US"/>
            <w:rPrChange w:id="8358" w:author="Maxim Bystrov" w:date="2026-05-24T13:18:00Z">
              <w:rPr>
                <w:color w:val="0033B3"/>
              </w:rPr>
            </w:rPrChange>
          </w:rPr>
          <w:t>val</w:t>
        </w:r>
        <w:proofErr w:type="spellEnd"/>
        <w:r w:rsidRPr="00FB1EF9">
          <w:rPr>
            <w:color w:val="0033B3"/>
            <w:lang w:val="en-US"/>
            <w:rPrChange w:id="8359" w:author="Maxim Bystrov" w:date="2026-05-24T13:18:00Z">
              <w:rPr>
                <w:color w:val="0033B3"/>
              </w:rPr>
            </w:rPrChange>
          </w:rPr>
          <w:t xml:space="preserve"> </w:t>
        </w:r>
        <w:proofErr w:type="spellStart"/>
        <w:r w:rsidRPr="00FB1EF9">
          <w:rPr>
            <w:color w:val="871094"/>
            <w:lang w:val="en-US"/>
            <w:rPrChange w:id="8360" w:author="Maxim Bystrov" w:date="2026-05-24T13:18:00Z">
              <w:rPr>
                <w:color w:val="871094"/>
              </w:rPr>
            </w:rPrChange>
          </w:rPr>
          <w:t>objectMapper</w:t>
        </w:r>
        <w:proofErr w:type="spellEnd"/>
        <w:r w:rsidRPr="00FB1EF9">
          <w:rPr>
            <w:color w:val="080808"/>
            <w:lang w:val="en-US"/>
            <w:rPrChange w:id="8361" w:author="Maxim Bystrov" w:date="2026-05-24T13:18:00Z">
              <w:rPr>
                <w:color w:val="080808"/>
              </w:rPr>
            </w:rPrChange>
          </w:rPr>
          <w:t xml:space="preserve">: </w:t>
        </w:r>
        <w:proofErr w:type="spellStart"/>
        <w:r w:rsidRPr="00FB1EF9">
          <w:rPr>
            <w:color w:val="000000"/>
            <w:lang w:val="en-US"/>
            <w:rPrChange w:id="8362" w:author="Maxim Bystrov" w:date="2026-05-24T13:18:00Z">
              <w:rPr>
                <w:color w:val="000000"/>
              </w:rPr>
            </w:rPrChange>
          </w:rPr>
          <w:t>ObjectMapper</w:t>
        </w:r>
        <w:proofErr w:type="spellEnd"/>
        <w:r w:rsidRPr="00FB1EF9">
          <w:rPr>
            <w:color w:val="080808"/>
            <w:lang w:val="en-US"/>
            <w:rPrChange w:id="8363" w:author="Maxim Bystrov" w:date="2026-05-24T13:18:00Z">
              <w:rPr>
                <w:color w:val="080808"/>
              </w:rPr>
            </w:rPrChange>
          </w:rPr>
          <w:t>,</w:t>
        </w:r>
        <w:r w:rsidRPr="00FB1EF9">
          <w:rPr>
            <w:color w:val="080808"/>
            <w:lang w:val="en-US"/>
            <w:rPrChange w:id="8364" w:author="Maxim Bystrov" w:date="2026-05-24T13:18:00Z">
              <w:rPr>
                <w:color w:val="080808"/>
              </w:rPr>
            </w:rPrChange>
          </w:rPr>
          <w:br/>
          <w:t xml:space="preserve">    </w:t>
        </w:r>
        <w:r w:rsidRPr="00FB1EF9">
          <w:rPr>
            <w:color w:val="0033B3"/>
            <w:lang w:val="en-US"/>
            <w:rPrChange w:id="8365" w:author="Maxim Bystrov" w:date="2026-05-24T13:18:00Z">
              <w:rPr>
                <w:color w:val="0033B3"/>
              </w:rPr>
            </w:rPrChange>
          </w:rPr>
          <w:t xml:space="preserve">private </w:t>
        </w:r>
        <w:proofErr w:type="spellStart"/>
        <w:r w:rsidRPr="00FB1EF9">
          <w:rPr>
            <w:color w:val="0033B3"/>
            <w:lang w:val="en-US"/>
            <w:rPrChange w:id="8366" w:author="Maxim Bystrov" w:date="2026-05-24T13:18:00Z">
              <w:rPr>
                <w:color w:val="0033B3"/>
              </w:rPr>
            </w:rPrChange>
          </w:rPr>
          <w:t>val</w:t>
        </w:r>
        <w:proofErr w:type="spellEnd"/>
        <w:r w:rsidRPr="00FB1EF9">
          <w:rPr>
            <w:color w:val="0033B3"/>
            <w:lang w:val="en-US"/>
            <w:rPrChange w:id="8367" w:author="Maxim Bystrov" w:date="2026-05-24T13:18:00Z">
              <w:rPr>
                <w:color w:val="0033B3"/>
              </w:rPr>
            </w:rPrChange>
          </w:rPr>
          <w:t xml:space="preserve"> </w:t>
        </w:r>
        <w:proofErr w:type="spellStart"/>
        <w:r w:rsidRPr="00FB1EF9">
          <w:rPr>
            <w:color w:val="871094"/>
            <w:lang w:val="en-US"/>
            <w:rPrChange w:id="8368" w:author="Maxim Bystrov" w:date="2026-05-24T13:18:00Z">
              <w:rPr>
                <w:color w:val="871094"/>
              </w:rPr>
            </w:rPrChange>
          </w:rPr>
          <w:t>redisTelemetryStorage</w:t>
        </w:r>
        <w:proofErr w:type="spellEnd"/>
        <w:r w:rsidRPr="00FB1EF9">
          <w:rPr>
            <w:color w:val="080808"/>
            <w:lang w:val="en-US"/>
            <w:rPrChange w:id="8369" w:author="Maxim Bystrov" w:date="2026-05-24T13:18:00Z">
              <w:rPr>
                <w:color w:val="080808"/>
              </w:rPr>
            </w:rPrChange>
          </w:rPr>
          <w:t xml:space="preserve">: </w:t>
        </w:r>
        <w:r w:rsidRPr="00FB1EF9">
          <w:rPr>
            <w:color w:val="000000"/>
            <w:lang w:val="en-US"/>
            <w:rPrChange w:id="8370" w:author="Maxim Bystrov" w:date="2026-05-24T13:18:00Z">
              <w:rPr>
                <w:color w:val="000000"/>
              </w:rPr>
            </w:rPrChange>
          </w:rPr>
          <w:t>S2RegionTelemetryProcessor</w:t>
        </w:r>
        <w:r w:rsidRPr="00FB1EF9">
          <w:rPr>
            <w:color w:val="080808"/>
            <w:lang w:val="en-US"/>
            <w:rPrChange w:id="8371" w:author="Maxim Bystrov" w:date="2026-05-24T13:18:00Z">
              <w:rPr>
                <w:color w:val="080808"/>
              </w:rPr>
            </w:rPrChange>
          </w:rPr>
          <w:t>,</w:t>
        </w:r>
        <w:r w:rsidRPr="00FB1EF9">
          <w:rPr>
            <w:color w:val="080808"/>
            <w:lang w:val="en-US"/>
            <w:rPrChange w:id="8372" w:author="Maxim Bystrov" w:date="2026-05-24T13:18:00Z">
              <w:rPr>
                <w:color w:val="080808"/>
              </w:rPr>
            </w:rPrChange>
          </w:rPr>
          <w:br/>
          <w:t xml:space="preserve">    </w:t>
        </w:r>
        <w:r w:rsidRPr="00FB1EF9">
          <w:rPr>
            <w:color w:val="0033B3"/>
            <w:lang w:val="en-US"/>
            <w:rPrChange w:id="8373" w:author="Maxim Bystrov" w:date="2026-05-24T13:18:00Z">
              <w:rPr>
                <w:color w:val="0033B3"/>
              </w:rPr>
            </w:rPrChange>
          </w:rPr>
          <w:t xml:space="preserve">private </w:t>
        </w:r>
        <w:proofErr w:type="spellStart"/>
        <w:r w:rsidRPr="00FB1EF9">
          <w:rPr>
            <w:color w:val="0033B3"/>
            <w:lang w:val="en-US"/>
            <w:rPrChange w:id="8374" w:author="Maxim Bystrov" w:date="2026-05-24T13:18:00Z">
              <w:rPr>
                <w:color w:val="0033B3"/>
              </w:rPr>
            </w:rPrChange>
          </w:rPr>
          <w:t>val</w:t>
        </w:r>
        <w:proofErr w:type="spellEnd"/>
        <w:r w:rsidRPr="00FB1EF9">
          <w:rPr>
            <w:color w:val="0033B3"/>
            <w:lang w:val="en-US"/>
            <w:rPrChange w:id="8375" w:author="Maxim Bystrov" w:date="2026-05-24T13:18:00Z">
              <w:rPr>
                <w:color w:val="0033B3"/>
              </w:rPr>
            </w:rPrChange>
          </w:rPr>
          <w:t xml:space="preserve"> </w:t>
        </w:r>
        <w:proofErr w:type="spellStart"/>
        <w:r w:rsidRPr="00FB1EF9">
          <w:rPr>
            <w:color w:val="871094"/>
            <w:lang w:val="en-US"/>
            <w:rPrChange w:id="8376" w:author="Maxim Bystrov" w:date="2026-05-24T13:18:00Z">
              <w:rPr>
                <w:color w:val="871094"/>
              </w:rPr>
            </w:rPrChange>
          </w:rPr>
          <w:t>zoneVisitEventProcessor</w:t>
        </w:r>
        <w:proofErr w:type="spellEnd"/>
        <w:r w:rsidRPr="00FB1EF9">
          <w:rPr>
            <w:color w:val="080808"/>
            <w:lang w:val="en-US"/>
            <w:rPrChange w:id="8377" w:author="Maxim Bystrov" w:date="2026-05-24T13:18:00Z">
              <w:rPr>
                <w:color w:val="080808"/>
              </w:rPr>
            </w:rPrChange>
          </w:rPr>
          <w:t xml:space="preserve">: </w:t>
        </w:r>
        <w:proofErr w:type="spellStart"/>
        <w:r w:rsidRPr="00FB1EF9">
          <w:rPr>
            <w:color w:val="000000"/>
            <w:lang w:val="en-US"/>
            <w:rPrChange w:id="8378" w:author="Maxim Bystrov" w:date="2026-05-24T13:18:00Z">
              <w:rPr>
                <w:color w:val="000000"/>
              </w:rPr>
            </w:rPrChange>
          </w:rPr>
          <w:t>ZoneVisitEventProcessor</w:t>
        </w:r>
        <w:proofErr w:type="spellEnd"/>
        <w:r w:rsidRPr="00FB1EF9">
          <w:rPr>
            <w:color w:val="000000"/>
            <w:lang w:val="en-US"/>
            <w:rPrChange w:id="8379" w:author="Maxim Bystrov" w:date="2026-05-24T13:18:00Z">
              <w:rPr>
                <w:color w:val="000000"/>
              </w:rPr>
            </w:rPrChange>
          </w:rPr>
          <w:br/>
        </w:r>
        <w:r w:rsidRPr="00FB1EF9">
          <w:rPr>
            <w:color w:val="080808"/>
            <w:lang w:val="en-US"/>
            <w:rPrChange w:id="8380" w:author="Maxim Bystrov" w:date="2026-05-24T13:18:00Z">
              <w:rPr>
                <w:color w:val="080808"/>
              </w:rPr>
            </w:rPrChange>
          </w:rPr>
          <w:t>) {</w:t>
        </w:r>
        <w:r w:rsidRPr="00FB1EF9">
          <w:rPr>
            <w:color w:val="080808"/>
            <w:lang w:val="en-US"/>
            <w:rPrChange w:id="8381" w:author="Maxim Bystrov" w:date="2026-05-24T13:18:00Z">
              <w:rPr>
                <w:color w:val="080808"/>
              </w:rPr>
            </w:rPrChange>
          </w:rPr>
          <w:br/>
          <w:t xml:space="preserve">    </w:t>
        </w:r>
        <w:r w:rsidRPr="00FB1EF9">
          <w:rPr>
            <w:color w:val="080808"/>
            <w:lang w:val="en-US"/>
            <w:rPrChange w:id="8382" w:author="Maxim Bystrov" w:date="2026-05-24T13:18:00Z">
              <w:rPr>
                <w:color w:val="080808"/>
              </w:rPr>
            </w:rPrChange>
          </w:rPr>
          <w:br/>
          <w:t xml:space="preserve">    </w:t>
        </w:r>
        <w:r w:rsidRPr="00FB1EF9">
          <w:rPr>
            <w:color w:val="0033B3"/>
            <w:lang w:val="en-US"/>
            <w:rPrChange w:id="8383" w:author="Maxim Bystrov" w:date="2026-05-24T13:18:00Z">
              <w:rPr>
                <w:color w:val="0033B3"/>
              </w:rPr>
            </w:rPrChange>
          </w:rPr>
          <w:t xml:space="preserve">private </w:t>
        </w:r>
        <w:proofErr w:type="spellStart"/>
        <w:r w:rsidRPr="00FB1EF9">
          <w:rPr>
            <w:color w:val="0033B3"/>
            <w:lang w:val="en-US"/>
            <w:rPrChange w:id="8384" w:author="Maxim Bystrov" w:date="2026-05-24T13:18:00Z">
              <w:rPr>
                <w:color w:val="0033B3"/>
              </w:rPr>
            </w:rPrChange>
          </w:rPr>
          <w:t>val</w:t>
        </w:r>
        <w:proofErr w:type="spellEnd"/>
        <w:r w:rsidRPr="00FB1EF9">
          <w:rPr>
            <w:color w:val="0033B3"/>
            <w:lang w:val="en-US"/>
            <w:rPrChange w:id="8385" w:author="Maxim Bystrov" w:date="2026-05-24T13:18:00Z">
              <w:rPr>
                <w:color w:val="0033B3"/>
              </w:rPr>
            </w:rPrChange>
          </w:rPr>
          <w:t xml:space="preserve"> </w:t>
        </w:r>
        <w:r w:rsidRPr="00FB1EF9">
          <w:rPr>
            <w:color w:val="871094"/>
            <w:lang w:val="en-US"/>
            <w:rPrChange w:id="8386" w:author="Maxim Bystrov" w:date="2026-05-24T13:18:00Z">
              <w:rPr>
                <w:color w:val="871094"/>
              </w:rPr>
            </w:rPrChange>
          </w:rPr>
          <w:t xml:space="preserve">logger </w:t>
        </w:r>
        <w:r w:rsidRPr="00FB1EF9">
          <w:rPr>
            <w:color w:val="080808"/>
            <w:lang w:val="en-US"/>
            <w:rPrChange w:id="8387" w:author="Maxim Bystrov" w:date="2026-05-24T13:18:00Z">
              <w:rPr>
                <w:color w:val="080808"/>
              </w:rPr>
            </w:rPrChange>
          </w:rPr>
          <w:t xml:space="preserve">= </w:t>
        </w:r>
        <w:proofErr w:type="spellStart"/>
        <w:r w:rsidRPr="00FB1EF9">
          <w:rPr>
            <w:color w:val="000000"/>
            <w:lang w:val="en-US"/>
            <w:rPrChange w:id="8388" w:author="Maxim Bystrov" w:date="2026-05-24T13:18:00Z">
              <w:rPr>
                <w:color w:val="000000"/>
              </w:rPr>
            </w:rPrChange>
          </w:rPr>
          <w:t>LoggerFactory</w:t>
        </w:r>
        <w:r w:rsidRPr="00FB1EF9">
          <w:rPr>
            <w:color w:val="080808"/>
            <w:lang w:val="en-US"/>
            <w:rPrChange w:id="8389" w:author="Maxim Bystrov" w:date="2026-05-24T13:18:00Z">
              <w:rPr>
                <w:color w:val="080808"/>
              </w:rPr>
            </w:rPrChange>
          </w:rPr>
          <w:t>.getLogger</w:t>
        </w:r>
        <w:proofErr w:type="spellEnd"/>
        <w:r w:rsidRPr="00FB1EF9">
          <w:rPr>
            <w:color w:val="080808"/>
            <w:lang w:val="en-US"/>
            <w:rPrChange w:id="8390" w:author="Maxim Bystrov" w:date="2026-05-24T13:18:00Z">
              <w:rPr>
                <w:color w:val="080808"/>
              </w:rPr>
            </w:rPrChange>
          </w:rPr>
          <w:t>(</w:t>
        </w:r>
        <w:proofErr w:type="spellStart"/>
        <w:r w:rsidRPr="00FB1EF9">
          <w:rPr>
            <w:color w:val="000000"/>
            <w:lang w:val="en-US"/>
            <w:rPrChange w:id="8391" w:author="Maxim Bystrov" w:date="2026-05-24T13:18:00Z">
              <w:rPr>
                <w:color w:val="000000"/>
              </w:rPr>
            </w:rPrChange>
          </w:rPr>
          <w:t>NavigationProcessor</w:t>
        </w:r>
        <w:proofErr w:type="spellEnd"/>
        <w:r w:rsidRPr="00FB1EF9">
          <w:rPr>
            <w:color w:val="080808"/>
            <w:lang w:val="en-US"/>
            <w:rPrChange w:id="8392" w:author="Maxim Bystrov" w:date="2026-05-24T13:18:00Z">
              <w:rPr>
                <w:color w:val="080808"/>
              </w:rPr>
            </w:rPrChange>
          </w:rPr>
          <w:t>::</w:t>
        </w:r>
        <w:r w:rsidRPr="00FB1EF9">
          <w:rPr>
            <w:color w:val="0033B3"/>
            <w:lang w:val="en-US"/>
            <w:rPrChange w:id="8393" w:author="Maxim Bystrov" w:date="2026-05-24T13:18:00Z">
              <w:rPr>
                <w:color w:val="0033B3"/>
              </w:rPr>
            </w:rPrChange>
          </w:rPr>
          <w:t>class</w:t>
        </w:r>
        <w:r w:rsidRPr="00FB1EF9">
          <w:rPr>
            <w:color w:val="080808"/>
            <w:lang w:val="en-US"/>
            <w:rPrChange w:id="8394" w:author="Maxim Bystrov" w:date="2026-05-24T13:18:00Z">
              <w:rPr>
                <w:color w:val="080808"/>
              </w:rPr>
            </w:rPrChange>
          </w:rPr>
          <w:t>.</w:t>
        </w:r>
        <w:r w:rsidRPr="00FB1EF9">
          <w:rPr>
            <w:i/>
            <w:iCs/>
            <w:color w:val="871094"/>
            <w:lang w:val="en-US"/>
            <w:rPrChange w:id="8395" w:author="Maxim Bystrov" w:date="2026-05-24T13:18:00Z">
              <w:rPr>
                <w:i/>
                <w:iCs/>
                <w:color w:val="871094"/>
              </w:rPr>
            </w:rPrChange>
          </w:rPr>
          <w:t>java</w:t>
        </w:r>
        <w:r w:rsidRPr="00FB1EF9">
          <w:rPr>
            <w:color w:val="080808"/>
            <w:lang w:val="en-US"/>
            <w:rPrChange w:id="8396" w:author="Maxim Bystrov" w:date="2026-05-24T13:18:00Z">
              <w:rPr>
                <w:color w:val="080808"/>
              </w:rPr>
            </w:rPrChange>
          </w:rPr>
          <w:t>)</w:t>
        </w:r>
        <w:r w:rsidRPr="00FB1EF9">
          <w:rPr>
            <w:color w:val="080808"/>
            <w:lang w:val="en-US"/>
            <w:rPrChange w:id="8397" w:author="Maxim Bystrov" w:date="2026-05-24T13:18:00Z">
              <w:rPr>
                <w:color w:val="080808"/>
              </w:rPr>
            </w:rPrChange>
          </w:rPr>
          <w:br/>
          <w:t xml:space="preserve">    </w:t>
        </w:r>
        <w:r w:rsidRPr="00FB1EF9">
          <w:rPr>
            <w:color w:val="080808"/>
            <w:lang w:val="en-US"/>
            <w:rPrChange w:id="8398" w:author="Maxim Bystrov" w:date="2026-05-24T13:18:00Z">
              <w:rPr>
                <w:color w:val="080808"/>
              </w:rPr>
            </w:rPrChange>
          </w:rPr>
          <w:br/>
          <w:t xml:space="preserve">    </w:t>
        </w:r>
        <w:r w:rsidRPr="00FB1EF9">
          <w:rPr>
            <w:color w:val="0033B3"/>
            <w:lang w:val="en-US"/>
            <w:rPrChange w:id="8399" w:author="Maxim Bystrov" w:date="2026-05-24T13:18:00Z">
              <w:rPr>
                <w:color w:val="0033B3"/>
              </w:rPr>
            </w:rPrChange>
          </w:rPr>
          <w:t xml:space="preserve">private </w:t>
        </w:r>
        <w:proofErr w:type="spellStart"/>
        <w:r w:rsidRPr="00FB1EF9">
          <w:rPr>
            <w:color w:val="0033B3"/>
            <w:lang w:val="en-US"/>
            <w:rPrChange w:id="8400" w:author="Maxim Bystrov" w:date="2026-05-24T13:18:00Z">
              <w:rPr>
                <w:color w:val="0033B3"/>
              </w:rPr>
            </w:rPrChange>
          </w:rPr>
          <w:t>val</w:t>
        </w:r>
        <w:proofErr w:type="spellEnd"/>
        <w:r w:rsidRPr="00FB1EF9">
          <w:rPr>
            <w:color w:val="0033B3"/>
            <w:lang w:val="en-US"/>
            <w:rPrChange w:id="8401" w:author="Maxim Bystrov" w:date="2026-05-24T13:18:00Z">
              <w:rPr>
                <w:color w:val="0033B3"/>
              </w:rPr>
            </w:rPrChange>
          </w:rPr>
          <w:t xml:space="preserve"> </w:t>
        </w:r>
        <w:r w:rsidRPr="00FB1EF9">
          <w:rPr>
            <w:color w:val="871094"/>
            <w:lang w:val="en-US"/>
            <w:rPrChange w:id="8402" w:author="Maxim Bystrov" w:date="2026-05-24T13:18:00Z">
              <w:rPr>
                <w:color w:val="871094"/>
              </w:rPr>
            </w:rPrChange>
          </w:rPr>
          <w:t xml:space="preserve">buffer </w:t>
        </w:r>
        <w:r w:rsidRPr="00FB1EF9">
          <w:rPr>
            <w:color w:val="080808"/>
            <w:lang w:val="en-US"/>
            <w:rPrChange w:id="8403" w:author="Maxim Bystrov" w:date="2026-05-24T13:18:00Z">
              <w:rPr>
                <w:color w:val="080808"/>
              </w:rPr>
            </w:rPrChange>
          </w:rPr>
          <w:t xml:space="preserve">= </w:t>
        </w:r>
        <w:proofErr w:type="spellStart"/>
        <w:r w:rsidRPr="00FB1EF9">
          <w:rPr>
            <w:i/>
            <w:iCs/>
            <w:color w:val="00627A"/>
            <w:lang w:val="en-US"/>
            <w:rPrChange w:id="8404" w:author="Maxim Bystrov" w:date="2026-05-24T13:18:00Z">
              <w:rPr>
                <w:i/>
                <w:iCs/>
                <w:color w:val="00627A"/>
              </w:rPr>
            </w:rPrChange>
          </w:rPr>
          <w:t>mutableListOf</w:t>
        </w:r>
        <w:proofErr w:type="spellEnd"/>
        <w:r w:rsidRPr="00FB1EF9">
          <w:rPr>
            <w:color w:val="080808"/>
            <w:lang w:val="en-US"/>
            <w:rPrChange w:id="8405" w:author="Maxim Bystrov" w:date="2026-05-24T13:18:00Z">
              <w:rPr>
                <w:color w:val="080808"/>
              </w:rPr>
            </w:rPrChange>
          </w:rPr>
          <w:t>&lt;</w:t>
        </w:r>
        <w:proofErr w:type="spellStart"/>
        <w:r w:rsidRPr="00FB1EF9">
          <w:rPr>
            <w:color w:val="000000"/>
            <w:lang w:val="en-US"/>
            <w:rPrChange w:id="8406" w:author="Maxim Bystrov" w:date="2026-05-24T13:18:00Z">
              <w:rPr>
                <w:color w:val="000000"/>
              </w:rPr>
            </w:rPrChange>
          </w:rPr>
          <w:t>TelemetryPacket</w:t>
        </w:r>
        <w:proofErr w:type="spellEnd"/>
        <w:r w:rsidRPr="00FB1EF9">
          <w:rPr>
            <w:color w:val="080808"/>
            <w:lang w:val="en-US"/>
            <w:rPrChange w:id="8407" w:author="Maxim Bystrov" w:date="2026-05-24T13:18:00Z">
              <w:rPr>
                <w:color w:val="080808"/>
              </w:rPr>
            </w:rPrChange>
          </w:rPr>
          <w:t>&gt;()</w:t>
        </w:r>
        <w:r w:rsidRPr="00FB1EF9">
          <w:rPr>
            <w:color w:val="080808"/>
            <w:lang w:val="en-US"/>
            <w:rPrChange w:id="8408" w:author="Maxim Bystrov" w:date="2026-05-24T13:18:00Z">
              <w:rPr>
                <w:color w:val="080808"/>
              </w:rPr>
            </w:rPrChange>
          </w:rPr>
          <w:br/>
          <w:t xml:space="preserve">    </w:t>
        </w:r>
        <w:r w:rsidRPr="00FB1EF9">
          <w:rPr>
            <w:color w:val="0033B3"/>
            <w:lang w:val="en-US"/>
            <w:rPrChange w:id="8409" w:author="Maxim Bystrov" w:date="2026-05-24T13:18:00Z">
              <w:rPr>
                <w:color w:val="0033B3"/>
              </w:rPr>
            </w:rPrChange>
          </w:rPr>
          <w:t xml:space="preserve">private </w:t>
        </w:r>
        <w:proofErr w:type="spellStart"/>
        <w:r w:rsidRPr="00FB1EF9">
          <w:rPr>
            <w:color w:val="0033B3"/>
            <w:lang w:val="en-US"/>
            <w:rPrChange w:id="8410" w:author="Maxim Bystrov" w:date="2026-05-24T13:18:00Z">
              <w:rPr>
                <w:color w:val="0033B3"/>
              </w:rPr>
            </w:rPrChange>
          </w:rPr>
          <w:t>val</w:t>
        </w:r>
        <w:proofErr w:type="spellEnd"/>
        <w:r w:rsidRPr="00FB1EF9">
          <w:rPr>
            <w:color w:val="0033B3"/>
            <w:lang w:val="en-US"/>
            <w:rPrChange w:id="8411" w:author="Maxim Bystrov" w:date="2026-05-24T13:18:00Z">
              <w:rPr>
                <w:color w:val="0033B3"/>
              </w:rPr>
            </w:rPrChange>
          </w:rPr>
          <w:t xml:space="preserve"> </w:t>
        </w:r>
        <w:proofErr w:type="spellStart"/>
        <w:r w:rsidRPr="00FB1EF9">
          <w:rPr>
            <w:color w:val="871094"/>
            <w:lang w:val="en-US"/>
            <w:rPrChange w:id="8412" w:author="Maxim Bystrov" w:date="2026-05-24T13:18:00Z">
              <w:rPr>
                <w:color w:val="871094"/>
              </w:rPr>
            </w:rPrChange>
          </w:rPr>
          <w:t>bufferLock</w:t>
        </w:r>
        <w:proofErr w:type="spellEnd"/>
        <w:r w:rsidRPr="00FB1EF9">
          <w:rPr>
            <w:color w:val="871094"/>
            <w:lang w:val="en-US"/>
            <w:rPrChange w:id="8413" w:author="Maxim Bystrov" w:date="2026-05-24T13:18:00Z">
              <w:rPr>
                <w:color w:val="871094"/>
              </w:rPr>
            </w:rPrChange>
          </w:rPr>
          <w:t xml:space="preserve"> </w:t>
        </w:r>
        <w:r w:rsidRPr="00FB1EF9">
          <w:rPr>
            <w:color w:val="080808"/>
            <w:lang w:val="en-US"/>
            <w:rPrChange w:id="8414" w:author="Maxim Bystrov" w:date="2026-05-24T13:18:00Z">
              <w:rPr>
                <w:color w:val="080808"/>
              </w:rPr>
            </w:rPrChange>
          </w:rPr>
          <w:t xml:space="preserve">= </w:t>
        </w:r>
        <w:proofErr w:type="spellStart"/>
        <w:r w:rsidRPr="00FB1EF9">
          <w:rPr>
            <w:color w:val="080808"/>
            <w:lang w:val="en-US"/>
            <w:rPrChange w:id="8415" w:author="Maxim Bystrov" w:date="2026-05-24T13:18:00Z">
              <w:rPr>
                <w:color w:val="080808"/>
              </w:rPr>
            </w:rPrChange>
          </w:rPr>
          <w:t>ReentrantLock</w:t>
        </w:r>
        <w:proofErr w:type="spellEnd"/>
        <w:r w:rsidRPr="00FB1EF9">
          <w:rPr>
            <w:color w:val="080808"/>
            <w:lang w:val="en-US"/>
            <w:rPrChange w:id="8416" w:author="Maxim Bystrov" w:date="2026-05-24T13:18:00Z">
              <w:rPr>
                <w:color w:val="080808"/>
              </w:rPr>
            </w:rPrChange>
          </w:rPr>
          <w:t>()</w:t>
        </w:r>
        <w:r w:rsidRPr="00FB1EF9">
          <w:rPr>
            <w:color w:val="080808"/>
            <w:lang w:val="en-US"/>
            <w:rPrChange w:id="8417" w:author="Maxim Bystrov" w:date="2026-05-24T13:18:00Z">
              <w:rPr>
                <w:color w:val="080808"/>
              </w:rPr>
            </w:rPrChange>
          </w:rPr>
          <w:br/>
        </w:r>
        <w:r w:rsidRPr="00FB1EF9">
          <w:rPr>
            <w:color w:val="080808"/>
            <w:lang w:val="en-US"/>
            <w:rPrChange w:id="8418" w:author="Maxim Bystrov" w:date="2026-05-24T13:18:00Z">
              <w:rPr>
                <w:color w:val="080808"/>
              </w:rPr>
            </w:rPrChange>
          </w:rPr>
          <w:br/>
          <w:t xml:space="preserve">    </w:t>
        </w:r>
        <w:r w:rsidRPr="00FB1EF9">
          <w:rPr>
            <w:color w:val="0033B3"/>
            <w:lang w:val="en-US"/>
            <w:rPrChange w:id="8419" w:author="Maxim Bystrov" w:date="2026-05-24T13:18:00Z">
              <w:rPr>
                <w:color w:val="0033B3"/>
              </w:rPr>
            </w:rPrChange>
          </w:rPr>
          <w:t xml:space="preserve">companion object </w:t>
        </w:r>
        <w:r w:rsidRPr="00FB1EF9">
          <w:rPr>
            <w:color w:val="080808"/>
            <w:lang w:val="en-US"/>
            <w:rPrChange w:id="8420" w:author="Maxim Bystrov" w:date="2026-05-24T13:18:00Z">
              <w:rPr>
                <w:color w:val="080808"/>
              </w:rPr>
            </w:rPrChange>
          </w:rPr>
          <w:t>{</w:t>
        </w:r>
        <w:r w:rsidRPr="00FB1EF9">
          <w:rPr>
            <w:color w:val="080808"/>
            <w:lang w:val="en-US"/>
            <w:rPrChange w:id="8421" w:author="Maxim Bystrov" w:date="2026-05-24T13:18:00Z">
              <w:rPr>
                <w:color w:val="080808"/>
              </w:rPr>
            </w:rPrChange>
          </w:rPr>
          <w:br/>
          <w:t xml:space="preserve">        </w:t>
        </w:r>
        <w:r w:rsidRPr="00FB1EF9">
          <w:rPr>
            <w:i/>
            <w:iCs/>
            <w:color w:val="8C8C8C"/>
            <w:lang w:val="en-US"/>
            <w:rPrChange w:id="8422" w:author="Maxim Bystrov" w:date="2026-05-24T13:18:00Z">
              <w:rPr>
                <w:i/>
                <w:iCs/>
                <w:color w:val="8C8C8C"/>
              </w:rPr>
            </w:rPrChange>
          </w:rPr>
          <w:t>/**</w:t>
        </w:r>
        <w:r w:rsidRPr="00FB1EF9">
          <w:rPr>
            <w:i/>
            <w:iCs/>
            <w:color w:val="8C8C8C"/>
            <w:lang w:val="en-US"/>
            <w:rPrChange w:id="8423" w:author="Maxim Bystrov" w:date="2026-05-24T13:18:00Z">
              <w:rPr>
                <w:i/>
                <w:iCs/>
                <w:color w:val="8C8C8C"/>
              </w:rPr>
            </w:rPrChange>
          </w:rPr>
          <w:br/>
          <w:t xml:space="preserve">         * </w:t>
        </w:r>
        <w:r>
          <w:rPr>
            <w:i/>
            <w:iCs/>
            <w:color w:val="8C8C8C"/>
          </w:rPr>
          <w:t>Кол</w:t>
        </w:r>
        <w:r w:rsidRPr="00FB1EF9">
          <w:rPr>
            <w:i/>
            <w:iCs/>
            <w:color w:val="8C8C8C"/>
            <w:lang w:val="en-US"/>
            <w:rPrChange w:id="8424" w:author="Maxim Bystrov" w:date="2026-05-24T13:18:00Z">
              <w:rPr>
                <w:i/>
                <w:iCs/>
                <w:color w:val="8C8C8C"/>
              </w:rPr>
            </w:rPrChange>
          </w:rPr>
          <w:t>-</w:t>
        </w:r>
        <w:r>
          <w:rPr>
            <w:i/>
            <w:iCs/>
            <w:color w:val="8C8C8C"/>
          </w:rPr>
          <w:t>во</w:t>
        </w:r>
        <w:r w:rsidRPr="00FB1EF9">
          <w:rPr>
            <w:i/>
            <w:iCs/>
            <w:color w:val="8C8C8C"/>
            <w:lang w:val="en-US"/>
            <w:rPrChange w:id="8425" w:author="Maxim Bystrov" w:date="2026-05-24T13:18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данных</w:t>
        </w:r>
        <w:r w:rsidRPr="00FB1EF9">
          <w:rPr>
            <w:i/>
            <w:iCs/>
            <w:color w:val="8C8C8C"/>
            <w:lang w:val="en-US"/>
            <w:rPrChange w:id="8426" w:author="Maxim Bystrov" w:date="2026-05-24T13:18:00Z">
              <w:rPr>
                <w:i/>
                <w:iCs/>
                <w:color w:val="8C8C8C"/>
              </w:rPr>
            </w:rPrChange>
          </w:rPr>
          <w:t xml:space="preserve">, </w:t>
        </w:r>
        <w:r>
          <w:rPr>
            <w:i/>
            <w:iCs/>
            <w:color w:val="8C8C8C"/>
          </w:rPr>
          <w:t>при</w:t>
        </w:r>
        <w:r w:rsidRPr="00FB1EF9">
          <w:rPr>
            <w:i/>
            <w:iCs/>
            <w:color w:val="8C8C8C"/>
            <w:lang w:val="en-US"/>
            <w:rPrChange w:id="8427" w:author="Maxim Bystrov" w:date="2026-05-24T13:18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накоплении</w:t>
        </w:r>
        <w:r w:rsidRPr="00FB1EF9">
          <w:rPr>
            <w:i/>
            <w:iCs/>
            <w:color w:val="8C8C8C"/>
            <w:lang w:val="en-US"/>
            <w:rPrChange w:id="8428" w:author="Maxim Bystrov" w:date="2026-05-24T13:18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которых</w:t>
        </w:r>
        <w:r w:rsidRPr="00FB1EF9">
          <w:rPr>
            <w:i/>
            <w:iCs/>
            <w:color w:val="8C8C8C"/>
            <w:lang w:val="en-US"/>
            <w:rPrChange w:id="8429" w:author="Maxim Bystrov" w:date="2026-05-24T13:18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они</w:t>
        </w:r>
        <w:r w:rsidRPr="00FB1EF9">
          <w:rPr>
            <w:i/>
            <w:iCs/>
            <w:color w:val="8C8C8C"/>
            <w:lang w:val="en-US"/>
            <w:rPrChange w:id="8430" w:author="Maxim Bystrov" w:date="2026-05-24T13:18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сохраняются</w:t>
        </w:r>
        <w:r w:rsidRPr="00FB1EF9">
          <w:rPr>
            <w:i/>
            <w:iCs/>
            <w:color w:val="8C8C8C"/>
            <w:lang w:val="en-US"/>
            <w:rPrChange w:id="8431" w:author="Maxim Bystrov" w:date="2026-05-24T13:18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в</w:t>
        </w:r>
        <w:r w:rsidRPr="00FB1EF9">
          <w:rPr>
            <w:i/>
            <w:iCs/>
            <w:color w:val="8C8C8C"/>
            <w:lang w:val="en-US"/>
            <w:rPrChange w:id="8432" w:author="Maxim Bystrov" w:date="2026-05-24T13:18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БД</w:t>
        </w:r>
        <w:r w:rsidRPr="00FB1EF9">
          <w:rPr>
            <w:i/>
            <w:iCs/>
            <w:color w:val="8C8C8C"/>
            <w:lang w:val="en-US"/>
            <w:rPrChange w:id="8433" w:author="Maxim Bystrov" w:date="2026-05-24T13:18:00Z">
              <w:rPr>
                <w:i/>
                <w:iCs/>
                <w:color w:val="8C8C8C"/>
              </w:rPr>
            </w:rPrChange>
          </w:rPr>
          <w:br/>
          <w:t xml:space="preserve">         */</w:t>
        </w:r>
        <w:r w:rsidRPr="00FB1EF9">
          <w:rPr>
            <w:i/>
            <w:iCs/>
            <w:color w:val="8C8C8C"/>
            <w:lang w:val="en-US"/>
            <w:rPrChange w:id="8434" w:author="Maxim Bystrov" w:date="2026-05-24T13:18:00Z">
              <w:rPr>
                <w:i/>
                <w:iCs/>
                <w:color w:val="8C8C8C"/>
              </w:rPr>
            </w:rPrChange>
          </w:rPr>
          <w:br/>
          <w:t xml:space="preserve">        </w:t>
        </w:r>
        <w:r w:rsidRPr="00FB1EF9">
          <w:rPr>
            <w:color w:val="0033B3"/>
            <w:lang w:val="en-US"/>
            <w:rPrChange w:id="8435" w:author="Maxim Bystrov" w:date="2026-05-24T13:18:00Z">
              <w:rPr>
                <w:color w:val="0033B3"/>
              </w:rPr>
            </w:rPrChange>
          </w:rPr>
          <w:t xml:space="preserve">private const </w:t>
        </w:r>
        <w:proofErr w:type="spellStart"/>
        <w:r w:rsidRPr="00FB1EF9">
          <w:rPr>
            <w:color w:val="0033B3"/>
            <w:lang w:val="en-US"/>
            <w:rPrChange w:id="8436" w:author="Maxim Bystrov" w:date="2026-05-24T13:18:00Z">
              <w:rPr>
                <w:color w:val="0033B3"/>
              </w:rPr>
            </w:rPrChange>
          </w:rPr>
          <w:t>val</w:t>
        </w:r>
        <w:proofErr w:type="spellEnd"/>
        <w:r w:rsidRPr="00FB1EF9">
          <w:rPr>
            <w:color w:val="0033B3"/>
            <w:lang w:val="en-US"/>
            <w:rPrChange w:id="8437" w:author="Maxim Bystrov" w:date="2026-05-24T13:18:00Z">
              <w:rPr>
                <w:color w:val="0033B3"/>
              </w:rPr>
            </w:rPrChange>
          </w:rPr>
          <w:t xml:space="preserve"> </w:t>
        </w:r>
        <w:r w:rsidRPr="00FB1EF9">
          <w:rPr>
            <w:color w:val="871094"/>
            <w:lang w:val="en-US"/>
            <w:rPrChange w:id="8438" w:author="Maxim Bystrov" w:date="2026-05-24T13:18:00Z">
              <w:rPr>
                <w:color w:val="871094"/>
              </w:rPr>
            </w:rPrChange>
          </w:rPr>
          <w:t xml:space="preserve">BATCH_SIZE </w:t>
        </w:r>
        <w:r w:rsidRPr="00FB1EF9">
          <w:rPr>
            <w:color w:val="080808"/>
            <w:lang w:val="en-US"/>
            <w:rPrChange w:id="8439" w:author="Maxim Bystrov" w:date="2026-05-24T13:18:00Z">
              <w:rPr>
                <w:color w:val="080808"/>
              </w:rPr>
            </w:rPrChange>
          </w:rPr>
          <w:t xml:space="preserve">= </w:t>
        </w:r>
        <w:r w:rsidRPr="00FB1EF9">
          <w:rPr>
            <w:color w:val="1750EB"/>
            <w:lang w:val="en-US"/>
            <w:rPrChange w:id="8440" w:author="Maxim Bystrov" w:date="2026-05-24T13:18:00Z">
              <w:rPr>
                <w:color w:val="1750EB"/>
              </w:rPr>
            </w:rPrChange>
          </w:rPr>
          <w:t>100</w:t>
        </w:r>
        <w:r w:rsidRPr="00FB1EF9">
          <w:rPr>
            <w:color w:val="1750EB"/>
            <w:lang w:val="en-US"/>
            <w:rPrChange w:id="8441" w:author="Maxim Bystrov" w:date="2026-05-24T13:18:00Z">
              <w:rPr>
                <w:color w:val="1750EB"/>
              </w:rPr>
            </w:rPrChange>
          </w:rPr>
          <w:br/>
        </w:r>
        <w:r w:rsidRPr="00FB1EF9">
          <w:rPr>
            <w:color w:val="1750EB"/>
            <w:lang w:val="en-US"/>
            <w:rPrChange w:id="8442" w:author="Maxim Bystrov" w:date="2026-05-24T13:18:00Z">
              <w:rPr>
                <w:color w:val="1750EB"/>
              </w:rPr>
            </w:rPrChange>
          </w:rPr>
          <w:br/>
          <w:t xml:space="preserve">        </w:t>
        </w:r>
        <w:r w:rsidRPr="00FB1EF9">
          <w:rPr>
            <w:i/>
            <w:iCs/>
            <w:color w:val="8C8C8C"/>
            <w:lang w:val="en-US"/>
            <w:rPrChange w:id="8443" w:author="Maxim Bystrov" w:date="2026-05-24T13:18:00Z">
              <w:rPr>
                <w:i/>
                <w:iCs/>
                <w:color w:val="8C8C8C"/>
              </w:rPr>
            </w:rPrChange>
          </w:rPr>
          <w:t>/**</w:t>
        </w:r>
        <w:r w:rsidRPr="00FB1EF9">
          <w:rPr>
            <w:i/>
            <w:iCs/>
            <w:color w:val="8C8C8C"/>
            <w:lang w:val="en-US"/>
            <w:rPrChange w:id="8444" w:author="Maxim Bystrov" w:date="2026-05-24T13:18:00Z">
              <w:rPr>
                <w:i/>
                <w:iCs/>
                <w:color w:val="8C8C8C"/>
              </w:rPr>
            </w:rPrChange>
          </w:rPr>
          <w:br/>
          <w:t xml:space="preserve">         * </w:t>
        </w:r>
        <w:r>
          <w:rPr>
            <w:i/>
            <w:iCs/>
            <w:color w:val="8C8C8C"/>
          </w:rPr>
          <w:t>Уровень</w:t>
        </w:r>
        <w:r w:rsidRPr="00FB1EF9">
          <w:rPr>
            <w:i/>
            <w:iCs/>
            <w:color w:val="8C8C8C"/>
            <w:lang w:val="en-US"/>
            <w:rPrChange w:id="8445" w:author="Maxim Bystrov" w:date="2026-05-24T13:18:00Z">
              <w:rPr>
                <w:i/>
                <w:iCs/>
                <w:color w:val="8C8C8C"/>
              </w:rPr>
            </w:rPrChange>
          </w:rPr>
          <w:t xml:space="preserve"> S2-</w:t>
        </w:r>
        <w:r>
          <w:rPr>
            <w:i/>
            <w:iCs/>
            <w:color w:val="8C8C8C"/>
          </w:rPr>
          <w:t>ключа</w:t>
        </w:r>
        <w:r w:rsidRPr="00FB1EF9">
          <w:rPr>
            <w:i/>
            <w:iCs/>
            <w:color w:val="8C8C8C"/>
            <w:lang w:val="en-US"/>
            <w:rPrChange w:id="8446" w:author="Maxim Bystrov" w:date="2026-05-24T13:18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для</w:t>
        </w:r>
        <w:r w:rsidRPr="00FB1EF9">
          <w:rPr>
            <w:i/>
            <w:iCs/>
            <w:color w:val="8C8C8C"/>
            <w:lang w:val="en-US"/>
            <w:rPrChange w:id="8447" w:author="Maxim Bystrov" w:date="2026-05-24T13:18:00Z">
              <w:rPr>
                <w:i/>
                <w:iCs/>
                <w:color w:val="8C8C8C"/>
              </w:rPr>
            </w:rPrChange>
          </w:rPr>
          <w:t xml:space="preserve"> </w:t>
        </w:r>
        <w:proofErr w:type="spellStart"/>
        <w:r>
          <w:rPr>
            <w:i/>
            <w:iCs/>
            <w:color w:val="8C8C8C"/>
          </w:rPr>
          <w:t>простраственной</w:t>
        </w:r>
        <w:proofErr w:type="spellEnd"/>
        <w:r w:rsidRPr="00FB1EF9">
          <w:rPr>
            <w:i/>
            <w:iCs/>
            <w:color w:val="8C8C8C"/>
            <w:lang w:val="en-US"/>
            <w:rPrChange w:id="8448" w:author="Maxim Bystrov" w:date="2026-05-24T13:18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индексации</w:t>
        </w:r>
        <w:r w:rsidRPr="00FB1EF9">
          <w:rPr>
            <w:i/>
            <w:iCs/>
            <w:color w:val="8C8C8C"/>
            <w:lang w:val="en-US"/>
            <w:rPrChange w:id="8449" w:author="Maxim Bystrov" w:date="2026-05-24T13:18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телеметрических</w:t>
        </w:r>
        <w:r w:rsidRPr="00FB1EF9">
          <w:rPr>
            <w:i/>
            <w:iCs/>
            <w:color w:val="8C8C8C"/>
            <w:lang w:val="en-US"/>
            <w:rPrChange w:id="8450" w:author="Maxim Bystrov" w:date="2026-05-24T13:18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данных</w:t>
        </w:r>
        <w:r w:rsidRPr="00FB1EF9">
          <w:rPr>
            <w:i/>
            <w:iCs/>
            <w:color w:val="8C8C8C"/>
            <w:lang w:val="en-US"/>
            <w:rPrChange w:id="8451" w:author="Maxim Bystrov" w:date="2026-05-24T13:18:00Z">
              <w:rPr>
                <w:i/>
                <w:iCs/>
                <w:color w:val="8C8C8C"/>
              </w:rPr>
            </w:rPrChange>
          </w:rPr>
          <w:br/>
          <w:t xml:space="preserve">         */</w:t>
        </w:r>
        <w:r w:rsidRPr="00FB1EF9">
          <w:rPr>
            <w:i/>
            <w:iCs/>
            <w:color w:val="8C8C8C"/>
            <w:lang w:val="en-US"/>
            <w:rPrChange w:id="8452" w:author="Maxim Bystrov" w:date="2026-05-24T13:18:00Z">
              <w:rPr>
                <w:i/>
                <w:iCs/>
                <w:color w:val="8C8C8C"/>
              </w:rPr>
            </w:rPrChange>
          </w:rPr>
          <w:br/>
          <w:t xml:space="preserve">        </w:t>
        </w:r>
        <w:r w:rsidRPr="00FB1EF9">
          <w:rPr>
            <w:color w:val="0033B3"/>
            <w:lang w:val="en-US"/>
            <w:rPrChange w:id="8453" w:author="Maxim Bystrov" w:date="2026-05-24T13:18:00Z">
              <w:rPr>
                <w:color w:val="0033B3"/>
              </w:rPr>
            </w:rPrChange>
          </w:rPr>
          <w:t xml:space="preserve">const </w:t>
        </w:r>
        <w:proofErr w:type="spellStart"/>
        <w:r w:rsidRPr="00FB1EF9">
          <w:rPr>
            <w:color w:val="0033B3"/>
            <w:lang w:val="en-US"/>
            <w:rPrChange w:id="8454" w:author="Maxim Bystrov" w:date="2026-05-24T13:18:00Z">
              <w:rPr>
                <w:color w:val="0033B3"/>
              </w:rPr>
            </w:rPrChange>
          </w:rPr>
          <w:t>val</w:t>
        </w:r>
        <w:proofErr w:type="spellEnd"/>
        <w:r w:rsidRPr="00FB1EF9">
          <w:rPr>
            <w:color w:val="0033B3"/>
            <w:lang w:val="en-US"/>
            <w:rPrChange w:id="8455" w:author="Maxim Bystrov" w:date="2026-05-24T13:18:00Z">
              <w:rPr>
                <w:color w:val="0033B3"/>
              </w:rPr>
            </w:rPrChange>
          </w:rPr>
          <w:t xml:space="preserve"> </w:t>
        </w:r>
        <w:r w:rsidRPr="00FB1EF9">
          <w:rPr>
            <w:color w:val="871094"/>
            <w:lang w:val="en-US"/>
            <w:rPrChange w:id="8456" w:author="Maxim Bystrov" w:date="2026-05-24T13:18:00Z">
              <w:rPr>
                <w:color w:val="871094"/>
              </w:rPr>
            </w:rPrChange>
          </w:rPr>
          <w:t xml:space="preserve">S2_ZONE_LEVEL </w:t>
        </w:r>
        <w:r w:rsidRPr="00FB1EF9">
          <w:rPr>
            <w:color w:val="080808"/>
            <w:lang w:val="en-US"/>
            <w:rPrChange w:id="8457" w:author="Maxim Bystrov" w:date="2026-05-24T13:18:00Z">
              <w:rPr>
                <w:color w:val="080808"/>
              </w:rPr>
            </w:rPrChange>
          </w:rPr>
          <w:t xml:space="preserve">= </w:t>
        </w:r>
        <w:r w:rsidRPr="00FB1EF9">
          <w:rPr>
            <w:color w:val="1750EB"/>
            <w:lang w:val="en-US"/>
            <w:rPrChange w:id="8458" w:author="Maxim Bystrov" w:date="2026-05-24T13:18:00Z">
              <w:rPr>
                <w:color w:val="1750EB"/>
              </w:rPr>
            </w:rPrChange>
          </w:rPr>
          <w:t>14</w:t>
        </w:r>
        <w:r w:rsidRPr="00FB1EF9">
          <w:rPr>
            <w:color w:val="1750EB"/>
            <w:lang w:val="en-US"/>
            <w:rPrChange w:id="8459" w:author="Maxim Bystrov" w:date="2026-05-24T13:18:00Z">
              <w:rPr>
                <w:color w:val="1750EB"/>
              </w:rPr>
            </w:rPrChange>
          </w:rPr>
          <w:br/>
          <w:t xml:space="preserve">    </w:t>
        </w:r>
        <w:r w:rsidRPr="00FB1EF9">
          <w:rPr>
            <w:color w:val="080808"/>
            <w:lang w:val="en-US"/>
            <w:rPrChange w:id="8460" w:author="Maxim Bystrov" w:date="2026-05-24T13:18:00Z">
              <w:rPr>
                <w:color w:val="080808"/>
              </w:rPr>
            </w:rPrChange>
          </w:rPr>
          <w:t>}</w:t>
        </w:r>
        <w:r w:rsidRPr="00FB1EF9">
          <w:rPr>
            <w:color w:val="080808"/>
            <w:lang w:val="en-US"/>
            <w:rPrChange w:id="8461" w:author="Maxim Bystrov" w:date="2026-05-24T13:18:00Z">
              <w:rPr>
                <w:color w:val="080808"/>
              </w:rPr>
            </w:rPrChange>
          </w:rPr>
          <w:br/>
          <w:t xml:space="preserve">    </w:t>
        </w:r>
        <w:r w:rsidRPr="00FB1EF9">
          <w:rPr>
            <w:color w:val="080808"/>
            <w:lang w:val="en-US"/>
            <w:rPrChange w:id="8462" w:author="Maxim Bystrov" w:date="2026-05-24T13:18:00Z">
              <w:rPr>
                <w:color w:val="080808"/>
              </w:rPr>
            </w:rPrChange>
          </w:rPr>
          <w:br/>
          <w:t xml:space="preserve">    </w:t>
        </w:r>
        <w:r w:rsidRPr="00FB1EF9">
          <w:rPr>
            <w:color w:val="0033B3"/>
            <w:lang w:val="en-US"/>
            <w:rPrChange w:id="8463" w:author="Maxim Bystrov" w:date="2026-05-24T13:18:00Z">
              <w:rPr>
                <w:color w:val="0033B3"/>
              </w:rPr>
            </w:rPrChange>
          </w:rPr>
          <w:t xml:space="preserve">fun </w:t>
        </w:r>
        <w:r w:rsidRPr="00FB1EF9">
          <w:rPr>
            <w:color w:val="00627A"/>
            <w:lang w:val="en-US"/>
            <w:rPrChange w:id="8464" w:author="Maxim Bystrov" w:date="2026-05-24T13:18:00Z">
              <w:rPr>
                <w:color w:val="00627A"/>
              </w:rPr>
            </w:rPrChange>
          </w:rPr>
          <w:t>process</w:t>
        </w:r>
        <w:r w:rsidRPr="00FB1EF9">
          <w:rPr>
            <w:color w:val="080808"/>
            <w:lang w:val="en-US"/>
            <w:rPrChange w:id="8465" w:author="Maxim Bystrov" w:date="2026-05-24T13:18:00Z">
              <w:rPr>
                <w:color w:val="080808"/>
              </w:rPr>
            </w:rPrChange>
          </w:rPr>
          <w:t>(</w:t>
        </w:r>
        <w:r w:rsidRPr="00FB1EF9">
          <w:rPr>
            <w:color w:val="000000"/>
            <w:lang w:val="en-US"/>
            <w:rPrChange w:id="8466" w:author="Maxim Bystrov" w:date="2026-05-24T13:18:00Z">
              <w:rPr>
                <w:color w:val="000000"/>
              </w:rPr>
            </w:rPrChange>
          </w:rPr>
          <w:t>message</w:t>
        </w:r>
        <w:r w:rsidRPr="00FB1EF9">
          <w:rPr>
            <w:color w:val="080808"/>
            <w:lang w:val="en-US"/>
            <w:rPrChange w:id="8467" w:author="Maxim Bystrov" w:date="2026-05-24T13:18:00Z">
              <w:rPr>
                <w:color w:val="080808"/>
              </w:rPr>
            </w:rPrChange>
          </w:rPr>
          <w:t xml:space="preserve">: </w:t>
        </w:r>
        <w:proofErr w:type="spellStart"/>
        <w:r w:rsidRPr="00FB1EF9">
          <w:rPr>
            <w:color w:val="000000"/>
            <w:lang w:val="en-US"/>
            <w:rPrChange w:id="8468" w:author="Maxim Bystrov" w:date="2026-05-24T13:18:00Z">
              <w:rPr>
                <w:color w:val="000000"/>
              </w:rPr>
            </w:rPrChange>
          </w:rPr>
          <w:t>ByteArray</w:t>
        </w:r>
        <w:proofErr w:type="spellEnd"/>
        <w:r w:rsidRPr="00FB1EF9">
          <w:rPr>
            <w:color w:val="080808"/>
            <w:lang w:val="en-US"/>
            <w:rPrChange w:id="8469" w:author="Maxim Bystrov" w:date="2026-05-24T13:18:00Z">
              <w:rPr>
                <w:color w:val="080808"/>
              </w:rPr>
            </w:rPrChange>
          </w:rPr>
          <w:t>) {</w:t>
        </w:r>
        <w:r w:rsidRPr="00FB1EF9">
          <w:rPr>
            <w:color w:val="080808"/>
            <w:lang w:val="en-US"/>
            <w:rPrChange w:id="8470" w:author="Maxim Bystrov" w:date="2026-05-24T13:18:00Z">
              <w:rPr>
                <w:color w:val="080808"/>
              </w:rPr>
            </w:rPrChange>
          </w:rPr>
          <w:br/>
          <w:t xml:space="preserve">        </w:t>
        </w:r>
        <w:r w:rsidRPr="00FB1EF9">
          <w:rPr>
            <w:color w:val="0033B3"/>
            <w:lang w:val="en-US"/>
            <w:rPrChange w:id="8471" w:author="Maxim Bystrov" w:date="2026-05-24T13:18:00Z">
              <w:rPr>
                <w:color w:val="0033B3"/>
              </w:rPr>
            </w:rPrChange>
          </w:rPr>
          <w:t xml:space="preserve">try </w:t>
        </w:r>
        <w:r w:rsidRPr="00FB1EF9">
          <w:rPr>
            <w:color w:val="080808"/>
            <w:lang w:val="en-US"/>
            <w:rPrChange w:id="8472" w:author="Maxim Bystrov" w:date="2026-05-24T13:18:00Z">
              <w:rPr>
                <w:color w:val="080808"/>
              </w:rPr>
            </w:rPrChange>
          </w:rPr>
          <w:t>{</w:t>
        </w:r>
        <w:r w:rsidRPr="00FB1EF9">
          <w:rPr>
            <w:color w:val="080808"/>
            <w:lang w:val="en-US"/>
            <w:rPrChange w:id="8473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FB1EF9">
          <w:rPr>
            <w:color w:val="0033B3"/>
            <w:lang w:val="en-US"/>
            <w:rPrChange w:id="8474" w:author="Maxim Bystrov" w:date="2026-05-24T13:18:00Z">
              <w:rPr>
                <w:color w:val="0033B3"/>
              </w:rPr>
            </w:rPrChange>
          </w:rPr>
          <w:t>val</w:t>
        </w:r>
        <w:proofErr w:type="spellEnd"/>
        <w:r w:rsidRPr="00FB1EF9">
          <w:rPr>
            <w:color w:val="0033B3"/>
            <w:lang w:val="en-US"/>
            <w:rPrChange w:id="8475" w:author="Maxim Bystrov" w:date="2026-05-24T13:18:00Z">
              <w:rPr>
                <w:color w:val="0033B3"/>
              </w:rPr>
            </w:rPrChange>
          </w:rPr>
          <w:t xml:space="preserve"> </w:t>
        </w:r>
        <w:proofErr w:type="spellStart"/>
        <w:r w:rsidRPr="00FB1EF9">
          <w:rPr>
            <w:color w:val="000000"/>
            <w:lang w:val="en-US"/>
            <w:rPrChange w:id="8476" w:author="Maxim Bystrov" w:date="2026-05-24T13:18:00Z">
              <w:rPr>
                <w:color w:val="000000"/>
              </w:rPr>
            </w:rPrChange>
          </w:rPr>
          <w:t>jsonString</w:t>
        </w:r>
        <w:proofErr w:type="spellEnd"/>
        <w:r w:rsidRPr="00FB1EF9">
          <w:rPr>
            <w:color w:val="000000"/>
            <w:lang w:val="en-US"/>
            <w:rPrChange w:id="8477" w:author="Maxim Bystrov" w:date="2026-05-24T13:18:00Z">
              <w:rPr>
                <w:color w:val="000000"/>
              </w:rPr>
            </w:rPrChange>
          </w:rPr>
          <w:t xml:space="preserve"> </w:t>
        </w:r>
        <w:r w:rsidRPr="00FB1EF9">
          <w:rPr>
            <w:color w:val="080808"/>
            <w:lang w:val="en-US"/>
            <w:rPrChange w:id="8478" w:author="Maxim Bystrov" w:date="2026-05-24T13:18:00Z">
              <w:rPr>
                <w:color w:val="080808"/>
              </w:rPr>
            </w:rPrChange>
          </w:rPr>
          <w:t xml:space="preserve">= </w:t>
        </w:r>
        <w:r w:rsidRPr="00FB1EF9">
          <w:rPr>
            <w:i/>
            <w:iCs/>
            <w:color w:val="00627A"/>
            <w:lang w:val="en-US"/>
            <w:rPrChange w:id="8479" w:author="Maxim Bystrov" w:date="2026-05-24T13:18:00Z">
              <w:rPr>
                <w:i/>
                <w:iCs/>
                <w:color w:val="00627A"/>
              </w:rPr>
            </w:rPrChange>
          </w:rPr>
          <w:t>String</w:t>
        </w:r>
        <w:r w:rsidRPr="00FB1EF9">
          <w:rPr>
            <w:color w:val="080808"/>
            <w:lang w:val="en-US"/>
            <w:rPrChange w:id="8480" w:author="Maxim Bystrov" w:date="2026-05-24T13:18:00Z">
              <w:rPr>
                <w:color w:val="080808"/>
              </w:rPr>
            </w:rPrChange>
          </w:rPr>
          <w:t>(</w:t>
        </w:r>
        <w:r w:rsidRPr="00FB1EF9">
          <w:rPr>
            <w:color w:val="000000"/>
            <w:lang w:val="en-US"/>
            <w:rPrChange w:id="8481" w:author="Maxim Bystrov" w:date="2026-05-24T13:18:00Z">
              <w:rPr>
                <w:color w:val="000000"/>
              </w:rPr>
            </w:rPrChange>
          </w:rPr>
          <w:t>message</w:t>
        </w:r>
        <w:r w:rsidRPr="00FB1EF9">
          <w:rPr>
            <w:color w:val="080808"/>
            <w:lang w:val="en-US"/>
            <w:rPrChange w:id="8482" w:author="Maxim Bystrov" w:date="2026-05-24T13:18:00Z">
              <w:rPr>
                <w:color w:val="080808"/>
              </w:rPr>
            </w:rPrChange>
          </w:rPr>
          <w:t xml:space="preserve">, </w:t>
        </w:r>
        <w:r w:rsidRPr="00FB1EF9">
          <w:rPr>
            <w:color w:val="000000"/>
            <w:lang w:val="en-US"/>
            <w:rPrChange w:id="8483" w:author="Maxim Bystrov" w:date="2026-05-24T13:18:00Z">
              <w:rPr>
                <w:color w:val="000000"/>
              </w:rPr>
            </w:rPrChange>
          </w:rPr>
          <w:t>Charsets</w:t>
        </w:r>
        <w:r w:rsidRPr="00FB1EF9">
          <w:rPr>
            <w:color w:val="080808"/>
            <w:lang w:val="en-US"/>
            <w:rPrChange w:id="8484" w:author="Maxim Bystrov" w:date="2026-05-24T13:18:00Z">
              <w:rPr>
                <w:color w:val="080808"/>
              </w:rPr>
            </w:rPrChange>
          </w:rPr>
          <w:t>.</w:t>
        </w:r>
        <w:r w:rsidRPr="00FB1EF9">
          <w:rPr>
            <w:color w:val="871094"/>
            <w:lang w:val="en-US"/>
            <w:rPrChange w:id="8485" w:author="Maxim Bystrov" w:date="2026-05-24T13:18:00Z">
              <w:rPr>
                <w:color w:val="871094"/>
              </w:rPr>
            </w:rPrChange>
          </w:rPr>
          <w:t>UTF_8</w:t>
        </w:r>
        <w:r w:rsidRPr="00FB1EF9">
          <w:rPr>
            <w:color w:val="080808"/>
            <w:lang w:val="en-US"/>
            <w:rPrChange w:id="8486" w:author="Maxim Bystrov" w:date="2026-05-24T13:18:00Z">
              <w:rPr>
                <w:color w:val="080808"/>
              </w:rPr>
            </w:rPrChange>
          </w:rPr>
          <w:t>)</w:t>
        </w:r>
        <w:r w:rsidRPr="00FB1EF9">
          <w:rPr>
            <w:color w:val="080808"/>
            <w:lang w:val="en-US"/>
            <w:rPrChange w:id="8487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FB1EF9">
          <w:rPr>
            <w:color w:val="871094"/>
            <w:lang w:val="en-US"/>
            <w:rPrChange w:id="8488" w:author="Maxim Bystrov" w:date="2026-05-24T13:18:00Z">
              <w:rPr>
                <w:color w:val="871094"/>
              </w:rPr>
            </w:rPrChange>
          </w:rPr>
          <w:t>logger</w:t>
        </w:r>
        <w:r w:rsidRPr="00FB1EF9">
          <w:rPr>
            <w:color w:val="080808"/>
            <w:lang w:val="en-US"/>
            <w:rPrChange w:id="8489" w:author="Maxim Bystrov" w:date="2026-05-24T13:18:00Z">
              <w:rPr>
                <w:color w:val="080808"/>
              </w:rPr>
            </w:rPrChange>
          </w:rPr>
          <w:t>.debug</w:t>
        </w:r>
        <w:proofErr w:type="spellEnd"/>
        <w:r w:rsidRPr="00FB1EF9">
          <w:rPr>
            <w:color w:val="080808"/>
            <w:lang w:val="en-US"/>
            <w:rPrChange w:id="8490" w:author="Maxim Bystrov" w:date="2026-05-24T13:18:00Z">
              <w:rPr>
                <w:color w:val="080808"/>
              </w:rPr>
            </w:rPrChange>
          </w:rPr>
          <w:t>(</w:t>
        </w:r>
        <w:r w:rsidRPr="00FB1EF9">
          <w:rPr>
            <w:color w:val="067D17"/>
            <w:lang w:val="en-US"/>
            <w:rPrChange w:id="8491" w:author="Maxim Bystrov" w:date="2026-05-24T13:18:00Z">
              <w:rPr>
                <w:color w:val="067D17"/>
              </w:rPr>
            </w:rPrChange>
          </w:rPr>
          <w:t xml:space="preserve">"Parsing JSON: </w:t>
        </w:r>
        <w:r w:rsidRPr="00FB1EF9">
          <w:rPr>
            <w:color w:val="0037A6"/>
            <w:lang w:val="en-US"/>
            <w:rPrChange w:id="8492" w:author="Maxim Bystrov" w:date="2026-05-24T13:18:00Z">
              <w:rPr>
                <w:color w:val="0037A6"/>
              </w:rPr>
            </w:rPrChange>
          </w:rPr>
          <w:t>$</w:t>
        </w:r>
        <w:proofErr w:type="spellStart"/>
        <w:r w:rsidRPr="00FB1EF9">
          <w:rPr>
            <w:color w:val="000000"/>
            <w:lang w:val="en-US"/>
            <w:rPrChange w:id="8493" w:author="Maxim Bystrov" w:date="2026-05-24T13:18:00Z">
              <w:rPr>
                <w:color w:val="000000"/>
              </w:rPr>
            </w:rPrChange>
          </w:rPr>
          <w:t>jsonString</w:t>
        </w:r>
        <w:proofErr w:type="spellEnd"/>
        <w:r w:rsidRPr="00FB1EF9">
          <w:rPr>
            <w:color w:val="067D17"/>
            <w:lang w:val="en-US"/>
            <w:rPrChange w:id="8494" w:author="Maxim Bystrov" w:date="2026-05-24T13:18:00Z">
              <w:rPr>
                <w:color w:val="067D17"/>
              </w:rPr>
            </w:rPrChange>
          </w:rPr>
          <w:t>"</w:t>
        </w:r>
        <w:r w:rsidRPr="00FB1EF9">
          <w:rPr>
            <w:color w:val="080808"/>
            <w:lang w:val="en-US"/>
            <w:rPrChange w:id="8495" w:author="Maxim Bystrov" w:date="2026-05-24T13:18:00Z">
              <w:rPr>
                <w:color w:val="080808"/>
              </w:rPr>
            </w:rPrChange>
          </w:rPr>
          <w:t>)</w:t>
        </w:r>
        <w:r w:rsidRPr="00FB1EF9">
          <w:rPr>
            <w:color w:val="080808"/>
            <w:lang w:val="en-US"/>
            <w:rPrChange w:id="8496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r w:rsidRPr="00FB1EF9">
          <w:rPr>
            <w:color w:val="080808"/>
            <w:lang w:val="en-US"/>
            <w:rPrChange w:id="8497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FB1EF9">
          <w:rPr>
            <w:color w:val="0033B3"/>
            <w:lang w:val="en-US"/>
            <w:rPrChange w:id="8498" w:author="Maxim Bystrov" w:date="2026-05-24T13:18:00Z">
              <w:rPr>
                <w:color w:val="0033B3"/>
              </w:rPr>
            </w:rPrChange>
          </w:rPr>
          <w:t>val</w:t>
        </w:r>
        <w:proofErr w:type="spellEnd"/>
        <w:r w:rsidRPr="00FB1EF9">
          <w:rPr>
            <w:color w:val="0033B3"/>
            <w:lang w:val="en-US"/>
            <w:rPrChange w:id="8499" w:author="Maxim Bystrov" w:date="2026-05-24T13:18:00Z">
              <w:rPr>
                <w:color w:val="0033B3"/>
              </w:rPr>
            </w:rPrChange>
          </w:rPr>
          <w:t xml:space="preserve"> </w:t>
        </w:r>
        <w:proofErr w:type="spellStart"/>
        <w:r w:rsidRPr="00FB1EF9">
          <w:rPr>
            <w:color w:val="000000"/>
            <w:lang w:val="en-US"/>
            <w:rPrChange w:id="8500" w:author="Maxim Bystrov" w:date="2026-05-24T13:18:00Z">
              <w:rPr>
                <w:color w:val="000000"/>
              </w:rPr>
            </w:rPrChange>
          </w:rPr>
          <w:t>rootNode</w:t>
        </w:r>
        <w:proofErr w:type="spellEnd"/>
        <w:r w:rsidRPr="00FB1EF9">
          <w:rPr>
            <w:color w:val="000000"/>
            <w:lang w:val="en-US"/>
            <w:rPrChange w:id="8501" w:author="Maxim Bystrov" w:date="2026-05-24T13:18:00Z">
              <w:rPr>
                <w:color w:val="000000"/>
              </w:rPr>
            </w:rPrChange>
          </w:rPr>
          <w:t xml:space="preserve"> </w:t>
        </w:r>
        <w:r w:rsidRPr="00FB1EF9">
          <w:rPr>
            <w:color w:val="080808"/>
            <w:lang w:val="en-US"/>
            <w:rPrChange w:id="8502" w:author="Maxim Bystrov" w:date="2026-05-24T13:18:00Z">
              <w:rPr>
                <w:color w:val="080808"/>
              </w:rPr>
            </w:rPrChange>
          </w:rPr>
          <w:t xml:space="preserve">= </w:t>
        </w:r>
        <w:proofErr w:type="spellStart"/>
        <w:r w:rsidRPr="00FB1EF9">
          <w:rPr>
            <w:color w:val="871094"/>
            <w:lang w:val="en-US"/>
            <w:rPrChange w:id="8503" w:author="Maxim Bystrov" w:date="2026-05-24T13:18:00Z">
              <w:rPr>
                <w:color w:val="871094"/>
              </w:rPr>
            </w:rPrChange>
          </w:rPr>
          <w:t>objectMapper</w:t>
        </w:r>
        <w:r w:rsidRPr="00FB1EF9">
          <w:rPr>
            <w:color w:val="080808"/>
            <w:lang w:val="en-US"/>
            <w:rPrChange w:id="8504" w:author="Maxim Bystrov" w:date="2026-05-24T13:18:00Z">
              <w:rPr>
                <w:color w:val="080808"/>
              </w:rPr>
            </w:rPrChange>
          </w:rPr>
          <w:t>.readTree</w:t>
        </w:r>
        <w:proofErr w:type="spellEnd"/>
        <w:r w:rsidRPr="00FB1EF9">
          <w:rPr>
            <w:color w:val="080808"/>
            <w:lang w:val="en-US"/>
            <w:rPrChange w:id="8505" w:author="Maxim Bystrov" w:date="2026-05-24T13:18:00Z">
              <w:rPr>
                <w:color w:val="080808"/>
              </w:rPr>
            </w:rPrChange>
          </w:rPr>
          <w:t>(</w:t>
        </w:r>
        <w:proofErr w:type="spellStart"/>
        <w:r w:rsidRPr="00FB1EF9">
          <w:rPr>
            <w:color w:val="000000"/>
            <w:lang w:val="en-US"/>
            <w:rPrChange w:id="8506" w:author="Maxim Bystrov" w:date="2026-05-24T13:18:00Z">
              <w:rPr>
                <w:color w:val="000000"/>
              </w:rPr>
            </w:rPrChange>
          </w:rPr>
          <w:t>jsonString</w:t>
        </w:r>
        <w:proofErr w:type="spellEnd"/>
        <w:r w:rsidRPr="00FB1EF9">
          <w:rPr>
            <w:color w:val="080808"/>
            <w:lang w:val="en-US"/>
            <w:rPrChange w:id="8507" w:author="Maxim Bystrov" w:date="2026-05-24T13:18:00Z">
              <w:rPr>
                <w:color w:val="080808"/>
              </w:rPr>
            </w:rPrChange>
          </w:rPr>
          <w:t>)</w:t>
        </w:r>
        <w:r w:rsidRPr="00FB1EF9">
          <w:rPr>
            <w:color w:val="080808"/>
            <w:lang w:val="en-US"/>
            <w:rPrChange w:id="8508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r w:rsidRPr="00FB1EF9">
          <w:rPr>
            <w:color w:val="080808"/>
            <w:lang w:val="en-US"/>
            <w:rPrChange w:id="8509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FB1EF9">
          <w:rPr>
            <w:color w:val="0033B3"/>
            <w:lang w:val="en-US"/>
            <w:rPrChange w:id="8510" w:author="Maxim Bystrov" w:date="2026-05-24T13:18:00Z">
              <w:rPr>
                <w:color w:val="0033B3"/>
              </w:rPr>
            </w:rPrChange>
          </w:rPr>
          <w:t>val</w:t>
        </w:r>
        <w:proofErr w:type="spellEnd"/>
        <w:r w:rsidRPr="00FB1EF9">
          <w:rPr>
            <w:color w:val="0033B3"/>
            <w:lang w:val="en-US"/>
            <w:rPrChange w:id="8511" w:author="Maxim Bystrov" w:date="2026-05-24T13:18:00Z">
              <w:rPr>
                <w:color w:val="0033B3"/>
              </w:rPr>
            </w:rPrChange>
          </w:rPr>
          <w:t xml:space="preserve"> </w:t>
        </w:r>
        <w:proofErr w:type="spellStart"/>
        <w:r w:rsidRPr="00FB1EF9">
          <w:rPr>
            <w:color w:val="000000"/>
            <w:lang w:val="en-US"/>
            <w:rPrChange w:id="8512" w:author="Maxim Bystrov" w:date="2026-05-24T13:18:00Z">
              <w:rPr>
                <w:color w:val="000000"/>
              </w:rPr>
            </w:rPrChange>
          </w:rPr>
          <w:t>vehicleIdNode</w:t>
        </w:r>
        <w:proofErr w:type="spellEnd"/>
        <w:r w:rsidRPr="00FB1EF9">
          <w:rPr>
            <w:color w:val="000000"/>
            <w:lang w:val="en-US"/>
            <w:rPrChange w:id="8513" w:author="Maxim Bystrov" w:date="2026-05-24T13:18:00Z">
              <w:rPr>
                <w:color w:val="000000"/>
              </w:rPr>
            </w:rPrChange>
          </w:rPr>
          <w:t xml:space="preserve"> </w:t>
        </w:r>
        <w:r w:rsidRPr="00FB1EF9">
          <w:rPr>
            <w:color w:val="080808"/>
            <w:lang w:val="en-US"/>
            <w:rPrChange w:id="8514" w:author="Maxim Bystrov" w:date="2026-05-24T13:18:00Z">
              <w:rPr>
                <w:color w:val="080808"/>
              </w:rPr>
            </w:rPrChange>
          </w:rPr>
          <w:t xml:space="preserve">= </w:t>
        </w:r>
        <w:proofErr w:type="spellStart"/>
        <w:r w:rsidRPr="00FB1EF9">
          <w:rPr>
            <w:color w:val="000000"/>
            <w:lang w:val="en-US"/>
            <w:rPrChange w:id="8515" w:author="Maxim Bystrov" w:date="2026-05-24T13:18:00Z">
              <w:rPr>
                <w:color w:val="000000"/>
              </w:rPr>
            </w:rPrChange>
          </w:rPr>
          <w:t>rootNode</w:t>
        </w:r>
        <w:proofErr w:type="spellEnd"/>
        <w:r w:rsidRPr="00FB1EF9">
          <w:rPr>
            <w:color w:val="080808"/>
            <w:lang w:val="en-US"/>
            <w:rPrChange w:id="8516" w:author="Maxim Bystrov" w:date="2026-05-24T13:18:00Z">
              <w:rPr>
                <w:color w:val="080808"/>
              </w:rPr>
            </w:rPrChange>
          </w:rPr>
          <w:t>[</w:t>
        </w:r>
        <w:r w:rsidRPr="00FB1EF9">
          <w:rPr>
            <w:color w:val="067D17"/>
            <w:lang w:val="en-US"/>
            <w:rPrChange w:id="8517" w:author="Maxim Bystrov" w:date="2026-05-24T13:18:00Z">
              <w:rPr>
                <w:color w:val="067D17"/>
              </w:rPr>
            </w:rPrChange>
          </w:rPr>
          <w:t>"</w:t>
        </w:r>
        <w:proofErr w:type="spellStart"/>
        <w:r w:rsidRPr="00FB1EF9">
          <w:rPr>
            <w:color w:val="067D17"/>
            <w:lang w:val="en-US"/>
            <w:rPrChange w:id="8518" w:author="Maxim Bystrov" w:date="2026-05-24T13:18:00Z">
              <w:rPr>
                <w:color w:val="067D17"/>
              </w:rPr>
            </w:rPrChange>
          </w:rPr>
          <w:t>num_garage</w:t>
        </w:r>
        <w:proofErr w:type="spellEnd"/>
        <w:r w:rsidRPr="00FB1EF9">
          <w:rPr>
            <w:color w:val="067D17"/>
            <w:lang w:val="en-US"/>
            <w:rPrChange w:id="8519" w:author="Maxim Bystrov" w:date="2026-05-24T13:18:00Z">
              <w:rPr>
                <w:color w:val="067D17"/>
              </w:rPr>
            </w:rPrChange>
          </w:rPr>
          <w:t>"</w:t>
        </w:r>
        <w:r w:rsidRPr="00FB1EF9">
          <w:rPr>
            <w:color w:val="080808"/>
            <w:lang w:val="en-US"/>
            <w:rPrChange w:id="8520" w:author="Maxim Bystrov" w:date="2026-05-24T13:18:00Z">
              <w:rPr>
                <w:color w:val="080808"/>
              </w:rPr>
            </w:rPrChange>
          </w:rPr>
          <w:t>]</w:t>
        </w:r>
        <w:r w:rsidRPr="00FB1EF9">
          <w:rPr>
            <w:color w:val="080808"/>
            <w:lang w:val="en-US"/>
            <w:rPrChange w:id="8521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FB1EF9">
          <w:rPr>
            <w:color w:val="0033B3"/>
            <w:lang w:val="en-US"/>
            <w:rPrChange w:id="8522" w:author="Maxim Bystrov" w:date="2026-05-24T13:18:00Z">
              <w:rPr>
                <w:color w:val="0033B3"/>
              </w:rPr>
            </w:rPrChange>
          </w:rPr>
          <w:t>val</w:t>
        </w:r>
        <w:proofErr w:type="spellEnd"/>
        <w:r w:rsidRPr="00FB1EF9">
          <w:rPr>
            <w:color w:val="0033B3"/>
            <w:lang w:val="en-US"/>
            <w:rPrChange w:id="8523" w:author="Maxim Bystrov" w:date="2026-05-24T13:18:00Z">
              <w:rPr>
                <w:color w:val="0033B3"/>
              </w:rPr>
            </w:rPrChange>
          </w:rPr>
          <w:t xml:space="preserve"> </w:t>
        </w:r>
        <w:proofErr w:type="spellStart"/>
        <w:r w:rsidRPr="00FB1EF9">
          <w:rPr>
            <w:color w:val="000000"/>
            <w:lang w:val="en-US"/>
            <w:rPrChange w:id="8524" w:author="Maxim Bystrov" w:date="2026-05-24T13:18:00Z">
              <w:rPr>
                <w:color w:val="000000"/>
              </w:rPr>
            </w:rPrChange>
          </w:rPr>
          <w:t>deviceIdNode</w:t>
        </w:r>
        <w:proofErr w:type="spellEnd"/>
        <w:r w:rsidRPr="00FB1EF9">
          <w:rPr>
            <w:color w:val="000000"/>
            <w:lang w:val="en-US"/>
            <w:rPrChange w:id="8525" w:author="Maxim Bystrov" w:date="2026-05-24T13:18:00Z">
              <w:rPr>
                <w:color w:val="000000"/>
              </w:rPr>
            </w:rPrChange>
          </w:rPr>
          <w:t xml:space="preserve"> </w:t>
        </w:r>
        <w:r w:rsidRPr="00FB1EF9">
          <w:rPr>
            <w:color w:val="080808"/>
            <w:lang w:val="en-US"/>
            <w:rPrChange w:id="8526" w:author="Maxim Bystrov" w:date="2026-05-24T13:18:00Z">
              <w:rPr>
                <w:color w:val="080808"/>
              </w:rPr>
            </w:rPrChange>
          </w:rPr>
          <w:t xml:space="preserve">= </w:t>
        </w:r>
        <w:proofErr w:type="spellStart"/>
        <w:r w:rsidRPr="00FB1EF9">
          <w:rPr>
            <w:color w:val="000000"/>
            <w:lang w:val="en-US"/>
            <w:rPrChange w:id="8527" w:author="Maxim Bystrov" w:date="2026-05-24T13:18:00Z">
              <w:rPr>
                <w:color w:val="000000"/>
              </w:rPr>
            </w:rPrChange>
          </w:rPr>
          <w:t>rootNode</w:t>
        </w:r>
        <w:proofErr w:type="spellEnd"/>
        <w:r w:rsidRPr="00FB1EF9">
          <w:rPr>
            <w:color w:val="080808"/>
            <w:lang w:val="en-US"/>
            <w:rPrChange w:id="8528" w:author="Maxim Bystrov" w:date="2026-05-24T13:18:00Z">
              <w:rPr>
                <w:color w:val="080808"/>
              </w:rPr>
            </w:rPrChange>
          </w:rPr>
          <w:t>[</w:t>
        </w:r>
        <w:r w:rsidRPr="00FB1EF9">
          <w:rPr>
            <w:color w:val="067D17"/>
            <w:lang w:val="en-US"/>
            <w:rPrChange w:id="8529" w:author="Maxim Bystrov" w:date="2026-05-24T13:18:00Z">
              <w:rPr>
                <w:color w:val="067D17"/>
              </w:rPr>
            </w:rPrChange>
          </w:rPr>
          <w:t>"</w:t>
        </w:r>
        <w:proofErr w:type="spellStart"/>
        <w:r w:rsidRPr="00FB1EF9">
          <w:rPr>
            <w:color w:val="067D17"/>
            <w:lang w:val="en-US"/>
            <w:rPrChange w:id="8530" w:author="Maxim Bystrov" w:date="2026-05-24T13:18:00Z">
              <w:rPr>
                <w:color w:val="067D17"/>
              </w:rPr>
            </w:rPrChange>
          </w:rPr>
          <w:t>id_obj</w:t>
        </w:r>
        <w:proofErr w:type="spellEnd"/>
        <w:r w:rsidRPr="00FB1EF9">
          <w:rPr>
            <w:color w:val="067D17"/>
            <w:lang w:val="en-US"/>
            <w:rPrChange w:id="8531" w:author="Maxim Bystrov" w:date="2026-05-24T13:18:00Z">
              <w:rPr>
                <w:color w:val="067D17"/>
              </w:rPr>
            </w:rPrChange>
          </w:rPr>
          <w:t>"</w:t>
        </w:r>
        <w:r w:rsidRPr="00FB1EF9">
          <w:rPr>
            <w:color w:val="080808"/>
            <w:lang w:val="en-US"/>
            <w:rPrChange w:id="8532" w:author="Maxim Bystrov" w:date="2026-05-24T13:18:00Z">
              <w:rPr>
                <w:color w:val="080808"/>
              </w:rPr>
            </w:rPrChange>
          </w:rPr>
          <w:t>]</w:t>
        </w:r>
        <w:r w:rsidRPr="00FB1EF9">
          <w:rPr>
            <w:color w:val="080808"/>
            <w:lang w:val="en-US"/>
            <w:rPrChange w:id="8533" w:author="Maxim Bystrov" w:date="2026-05-24T13:18:00Z">
              <w:rPr>
                <w:color w:val="080808"/>
              </w:rPr>
            </w:rPrChange>
          </w:rPr>
          <w:br/>
        </w:r>
        <w:r w:rsidRPr="00FB1EF9">
          <w:rPr>
            <w:color w:val="080808"/>
            <w:lang w:val="en-US"/>
            <w:rPrChange w:id="8534" w:author="Maxim Bystrov" w:date="2026-05-24T13:18:00Z">
              <w:rPr>
                <w:color w:val="080808"/>
              </w:rPr>
            </w:rPrChange>
          </w:rPr>
          <w:lastRenderedPageBreak/>
          <w:t xml:space="preserve">            </w:t>
        </w:r>
        <w:proofErr w:type="spellStart"/>
        <w:r w:rsidRPr="00FB1EF9">
          <w:rPr>
            <w:color w:val="0033B3"/>
            <w:lang w:val="en-US"/>
            <w:rPrChange w:id="8535" w:author="Maxim Bystrov" w:date="2026-05-24T13:18:00Z">
              <w:rPr>
                <w:color w:val="0033B3"/>
              </w:rPr>
            </w:rPrChange>
          </w:rPr>
          <w:t>val</w:t>
        </w:r>
        <w:proofErr w:type="spellEnd"/>
        <w:r w:rsidRPr="00FB1EF9">
          <w:rPr>
            <w:color w:val="0033B3"/>
            <w:lang w:val="en-US"/>
            <w:rPrChange w:id="8536" w:author="Maxim Bystrov" w:date="2026-05-24T13:18:00Z">
              <w:rPr>
                <w:color w:val="0033B3"/>
              </w:rPr>
            </w:rPrChange>
          </w:rPr>
          <w:t xml:space="preserve"> </w:t>
        </w:r>
        <w:proofErr w:type="spellStart"/>
        <w:r w:rsidRPr="00FB1EF9">
          <w:rPr>
            <w:color w:val="000000"/>
            <w:lang w:val="en-US"/>
            <w:rPrChange w:id="8537" w:author="Maxim Bystrov" w:date="2026-05-24T13:18:00Z">
              <w:rPr>
                <w:color w:val="000000"/>
              </w:rPr>
            </w:rPrChange>
          </w:rPr>
          <w:t>packetTimeNode</w:t>
        </w:r>
        <w:proofErr w:type="spellEnd"/>
        <w:r w:rsidRPr="00FB1EF9">
          <w:rPr>
            <w:color w:val="000000"/>
            <w:lang w:val="en-US"/>
            <w:rPrChange w:id="8538" w:author="Maxim Bystrov" w:date="2026-05-24T13:18:00Z">
              <w:rPr>
                <w:color w:val="000000"/>
              </w:rPr>
            </w:rPrChange>
          </w:rPr>
          <w:t xml:space="preserve"> </w:t>
        </w:r>
        <w:r w:rsidRPr="00FB1EF9">
          <w:rPr>
            <w:color w:val="080808"/>
            <w:lang w:val="en-US"/>
            <w:rPrChange w:id="8539" w:author="Maxim Bystrov" w:date="2026-05-24T13:18:00Z">
              <w:rPr>
                <w:color w:val="080808"/>
              </w:rPr>
            </w:rPrChange>
          </w:rPr>
          <w:t xml:space="preserve">= </w:t>
        </w:r>
        <w:proofErr w:type="spellStart"/>
        <w:r w:rsidRPr="00FB1EF9">
          <w:rPr>
            <w:color w:val="000000"/>
            <w:lang w:val="en-US"/>
            <w:rPrChange w:id="8540" w:author="Maxim Bystrov" w:date="2026-05-24T13:18:00Z">
              <w:rPr>
                <w:color w:val="000000"/>
              </w:rPr>
            </w:rPrChange>
          </w:rPr>
          <w:t>rootNode</w:t>
        </w:r>
        <w:proofErr w:type="spellEnd"/>
        <w:r w:rsidRPr="00FB1EF9">
          <w:rPr>
            <w:color w:val="080808"/>
            <w:lang w:val="en-US"/>
            <w:rPrChange w:id="8541" w:author="Maxim Bystrov" w:date="2026-05-24T13:18:00Z">
              <w:rPr>
                <w:color w:val="080808"/>
              </w:rPr>
            </w:rPrChange>
          </w:rPr>
          <w:t>[</w:t>
        </w:r>
        <w:r w:rsidRPr="00FB1EF9">
          <w:rPr>
            <w:color w:val="067D17"/>
            <w:lang w:val="en-US"/>
            <w:rPrChange w:id="8542" w:author="Maxim Bystrov" w:date="2026-05-24T13:18:00Z">
              <w:rPr>
                <w:color w:val="067D17"/>
              </w:rPr>
            </w:rPrChange>
          </w:rPr>
          <w:t>"</w:t>
        </w:r>
        <w:proofErr w:type="spellStart"/>
        <w:r w:rsidRPr="00FB1EF9">
          <w:rPr>
            <w:color w:val="067D17"/>
            <w:lang w:val="en-US"/>
            <w:rPrChange w:id="8543" w:author="Maxim Bystrov" w:date="2026-05-24T13:18:00Z">
              <w:rPr>
                <w:color w:val="067D17"/>
              </w:rPr>
            </w:rPrChange>
          </w:rPr>
          <w:t>date_real</w:t>
        </w:r>
        <w:proofErr w:type="spellEnd"/>
        <w:r w:rsidRPr="00FB1EF9">
          <w:rPr>
            <w:color w:val="067D17"/>
            <w:lang w:val="en-US"/>
            <w:rPrChange w:id="8544" w:author="Maxim Bystrov" w:date="2026-05-24T13:18:00Z">
              <w:rPr>
                <w:color w:val="067D17"/>
              </w:rPr>
            </w:rPrChange>
          </w:rPr>
          <w:t>"</w:t>
        </w:r>
        <w:r w:rsidRPr="00FB1EF9">
          <w:rPr>
            <w:color w:val="080808"/>
            <w:lang w:val="en-US"/>
            <w:rPrChange w:id="8545" w:author="Maxim Bystrov" w:date="2026-05-24T13:18:00Z">
              <w:rPr>
                <w:color w:val="080808"/>
              </w:rPr>
            </w:rPrChange>
          </w:rPr>
          <w:t>]</w:t>
        </w:r>
        <w:r w:rsidRPr="00FB1EF9">
          <w:rPr>
            <w:color w:val="080808"/>
            <w:lang w:val="en-US"/>
            <w:rPrChange w:id="8546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FB1EF9">
          <w:rPr>
            <w:color w:val="0033B3"/>
            <w:lang w:val="en-US"/>
            <w:rPrChange w:id="8547" w:author="Maxim Bystrov" w:date="2026-05-24T13:18:00Z">
              <w:rPr>
                <w:color w:val="0033B3"/>
              </w:rPr>
            </w:rPrChange>
          </w:rPr>
          <w:t>val</w:t>
        </w:r>
        <w:proofErr w:type="spellEnd"/>
        <w:r w:rsidRPr="00FB1EF9">
          <w:rPr>
            <w:color w:val="0033B3"/>
            <w:lang w:val="en-US"/>
            <w:rPrChange w:id="8548" w:author="Maxim Bystrov" w:date="2026-05-24T13:18:00Z">
              <w:rPr>
                <w:color w:val="0033B3"/>
              </w:rPr>
            </w:rPrChange>
          </w:rPr>
          <w:t xml:space="preserve"> </w:t>
        </w:r>
        <w:proofErr w:type="spellStart"/>
        <w:r w:rsidRPr="00FB1EF9">
          <w:rPr>
            <w:color w:val="000000"/>
            <w:lang w:val="en-US"/>
            <w:rPrChange w:id="8549" w:author="Maxim Bystrov" w:date="2026-05-24T13:18:00Z">
              <w:rPr>
                <w:color w:val="000000"/>
              </w:rPr>
            </w:rPrChange>
          </w:rPr>
          <w:t>receptionTimeNode</w:t>
        </w:r>
        <w:proofErr w:type="spellEnd"/>
        <w:r w:rsidRPr="00FB1EF9">
          <w:rPr>
            <w:color w:val="000000"/>
            <w:lang w:val="en-US"/>
            <w:rPrChange w:id="8550" w:author="Maxim Bystrov" w:date="2026-05-24T13:18:00Z">
              <w:rPr>
                <w:color w:val="000000"/>
              </w:rPr>
            </w:rPrChange>
          </w:rPr>
          <w:t xml:space="preserve"> </w:t>
        </w:r>
        <w:r w:rsidRPr="00FB1EF9">
          <w:rPr>
            <w:color w:val="080808"/>
            <w:lang w:val="en-US"/>
            <w:rPrChange w:id="8551" w:author="Maxim Bystrov" w:date="2026-05-24T13:18:00Z">
              <w:rPr>
                <w:color w:val="080808"/>
              </w:rPr>
            </w:rPrChange>
          </w:rPr>
          <w:t xml:space="preserve">= </w:t>
        </w:r>
        <w:proofErr w:type="spellStart"/>
        <w:r w:rsidRPr="00FB1EF9">
          <w:rPr>
            <w:color w:val="000000"/>
            <w:lang w:val="en-US"/>
            <w:rPrChange w:id="8552" w:author="Maxim Bystrov" w:date="2026-05-24T13:18:00Z">
              <w:rPr>
                <w:color w:val="000000"/>
              </w:rPr>
            </w:rPrChange>
          </w:rPr>
          <w:t>rootNode</w:t>
        </w:r>
        <w:proofErr w:type="spellEnd"/>
        <w:r w:rsidRPr="00FB1EF9">
          <w:rPr>
            <w:color w:val="080808"/>
            <w:lang w:val="en-US"/>
            <w:rPrChange w:id="8553" w:author="Maxim Bystrov" w:date="2026-05-24T13:18:00Z">
              <w:rPr>
                <w:color w:val="080808"/>
              </w:rPr>
            </w:rPrChange>
          </w:rPr>
          <w:t>[</w:t>
        </w:r>
        <w:r w:rsidRPr="00FB1EF9">
          <w:rPr>
            <w:color w:val="067D17"/>
            <w:lang w:val="en-US"/>
            <w:rPrChange w:id="8554" w:author="Maxim Bystrov" w:date="2026-05-24T13:18:00Z">
              <w:rPr>
                <w:color w:val="067D17"/>
              </w:rPr>
            </w:rPrChange>
          </w:rPr>
          <w:t>"</w:t>
        </w:r>
        <w:proofErr w:type="spellStart"/>
        <w:r w:rsidRPr="00FB1EF9">
          <w:rPr>
            <w:color w:val="067D17"/>
            <w:lang w:val="en-US"/>
            <w:rPrChange w:id="8555" w:author="Maxim Bystrov" w:date="2026-05-24T13:18:00Z">
              <w:rPr>
                <w:color w:val="067D17"/>
              </w:rPr>
            </w:rPrChange>
          </w:rPr>
          <w:t>date_turn</w:t>
        </w:r>
        <w:proofErr w:type="spellEnd"/>
        <w:r w:rsidRPr="00FB1EF9">
          <w:rPr>
            <w:color w:val="067D17"/>
            <w:lang w:val="en-US"/>
            <w:rPrChange w:id="8556" w:author="Maxim Bystrov" w:date="2026-05-24T13:18:00Z">
              <w:rPr>
                <w:color w:val="067D17"/>
              </w:rPr>
            </w:rPrChange>
          </w:rPr>
          <w:t>"</w:t>
        </w:r>
        <w:r w:rsidRPr="00FB1EF9">
          <w:rPr>
            <w:color w:val="080808"/>
            <w:lang w:val="en-US"/>
            <w:rPrChange w:id="8557" w:author="Maxim Bystrov" w:date="2026-05-24T13:18:00Z">
              <w:rPr>
                <w:color w:val="080808"/>
              </w:rPr>
            </w:rPrChange>
          </w:rPr>
          <w:t>]</w:t>
        </w:r>
        <w:r w:rsidRPr="00FB1EF9">
          <w:rPr>
            <w:color w:val="080808"/>
            <w:lang w:val="en-US"/>
            <w:rPrChange w:id="8558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FB1EF9">
          <w:rPr>
            <w:color w:val="0033B3"/>
            <w:lang w:val="en-US"/>
            <w:rPrChange w:id="8559" w:author="Maxim Bystrov" w:date="2026-05-24T13:18:00Z">
              <w:rPr>
                <w:color w:val="0033B3"/>
              </w:rPr>
            </w:rPrChange>
          </w:rPr>
          <w:t>val</w:t>
        </w:r>
        <w:proofErr w:type="spellEnd"/>
        <w:r w:rsidRPr="00FB1EF9">
          <w:rPr>
            <w:color w:val="0033B3"/>
            <w:lang w:val="en-US"/>
            <w:rPrChange w:id="8560" w:author="Maxim Bystrov" w:date="2026-05-24T13:18:00Z">
              <w:rPr>
                <w:color w:val="0033B3"/>
              </w:rPr>
            </w:rPrChange>
          </w:rPr>
          <w:t xml:space="preserve"> </w:t>
        </w:r>
        <w:proofErr w:type="spellStart"/>
        <w:r w:rsidRPr="00FB1EF9">
          <w:rPr>
            <w:color w:val="000000"/>
            <w:lang w:val="en-US"/>
            <w:rPrChange w:id="8561" w:author="Maxim Bystrov" w:date="2026-05-24T13:18:00Z">
              <w:rPr>
                <w:color w:val="000000"/>
              </w:rPr>
            </w:rPrChange>
          </w:rPr>
          <w:t>latitudeNode</w:t>
        </w:r>
        <w:proofErr w:type="spellEnd"/>
        <w:r w:rsidRPr="00FB1EF9">
          <w:rPr>
            <w:color w:val="000000"/>
            <w:lang w:val="en-US"/>
            <w:rPrChange w:id="8562" w:author="Maxim Bystrov" w:date="2026-05-24T13:18:00Z">
              <w:rPr>
                <w:color w:val="000000"/>
              </w:rPr>
            </w:rPrChange>
          </w:rPr>
          <w:t xml:space="preserve"> </w:t>
        </w:r>
        <w:r w:rsidRPr="00FB1EF9">
          <w:rPr>
            <w:color w:val="080808"/>
            <w:lang w:val="en-US"/>
            <w:rPrChange w:id="8563" w:author="Maxim Bystrov" w:date="2026-05-24T13:18:00Z">
              <w:rPr>
                <w:color w:val="080808"/>
              </w:rPr>
            </w:rPrChange>
          </w:rPr>
          <w:t xml:space="preserve">= </w:t>
        </w:r>
        <w:proofErr w:type="spellStart"/>
        <w:r w:rsidRPr="00FB1EF9">
          <w:rPr>
            <w:color w:val="000000"/>
            <w:lang w:val="en-US"/>
            <w:rPrChange w:id="8564" w:author="Maxim Bystrov" w:date="2026-05-24T13:18:00Z">
              <w:rPr>
                <w:color w:val="000000"/>
              </w:rPr>
            </w:rPrChange>
          </w:rPr>
          <w:t>rootNode</w:t>
        </w:r>
        <w:proofErr w:type="spellEnd"/>
        <w:r w:rsidRPr="00FB1EF9">
          <w:rPr>
            <w:color w:val="080808"/>
            <w:lang w:val="en-US"/>
            <w:rPrChange w:id="8565" w:author="Maxim Bystrov" w:date="2026-05-24T13:18:00Z">
              <w:rPr>
                <w:color w:val="080808"/>
              </w:rPr>
            </w:rPrChange>
          </w:rPr>
          <w:t>[</w:t>
        </w:r>
        <w:r w:rsidRPr="00FB1EF9">
          <w:rPr>
            <w:color w:val="067D17"/>
            <w:lang w:val="en-US"/>
            <w:rPrChange w:id="8566" w:author="Maxim Bystrov" w:date="2026-05-24T13:18:00Z">
              <w:rPr>
                <w:color w:val="067D17"/>
              </w:rPr>
            </w:rPrChange>
          </w:rPr>
          <w:t>"latitude"</w:t>
        </w:r>
        <w:r w:rsidRPr="00FB1EF9">
          <w:rPr>
            <w:color w:val="080808"/>
            <w:lang w:val="en-US"/>
            <w:rPrChange w:id="8567" w:author="Maxim Bystrov" w:date="2026-05-24T13:18:00Z">
              <w:rPr>
                <w:color w:val="080808"/>
              </w:rPr>
            </w:rPrChange>
          </w:rPr>
          <w:t>]</w:t>
        </w:r>
        <w:r w:rsidRPr="00FB1EF9">
          <w:rPr>
            <w:color w:val="080808"/>
            <w:lang w:val="en-US"/>
            <w:rPrChange w:id="8568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FB1EF9">
          <w:rPr>
            <w:color w:val="0033B3"/>
            <w:lang w:val="en-US"/>
            <w:rPrChange w:id="8569" w:author="Maxim Bystrov" w:date="2026-05-24T13:18:00Z">
              <w:rPr>
                <w:color w:val="0033B3"/>
              </w:rPr>
            </w:rPrChange>
          </w:rPr>
          <w:t>val</w:t>
        </w:r>
        <w:proofErr w:type="spellEnd"/>
        <w:r w:rsidRPr="00FB1EF9">
          <w:rPr>
            <w:color w:val="0033B3"/>
            <w:lang w:val="en-US"/>
            <w:rPrChange w:id="8570" w:author="Maxim Bystrov" w:date="2026-05-24T13:18:00Z">
              <w:rPr>
                <w:color w:val="0033B3"/>
              </w:rPr>
            </w:rPrChange>
          </w:rPr>
          <w:t xml:space="preserve"> </w:t>
        </w:r>
        <w:proofErr w:type="spellStart"/>
        <w:r w:rsidRPr="00FB1EF9">
          <w:rPr>
            <w:color w:val="000000"/>
            <w:lang w:val="en-US"/>
            <w:rPrChange w:id="8571" w:author="Maxim Bystrov" w:date="2026-05-24T13:18:00Z">
              <w:rPr>
                <w:color w:val="000000"/>
              </w:rPr>
            </w:rPrChange>
          </w:rPr>
          <w:t>longitudeNode</w:t>
        </w:r>
        <w:proofErr w:type="spellEnd"/>
        <w:r w:rsidRPr="00FB1EF9">
          <w:rPr>
            <w:color w:val="000000"/>
            <w:lang w:val="en-US"/>
            <w:rPrChange w:id="8572" w:author="Maxim Bystrov" w:date="2026-05-24T13:18:00Z">
              <w:rPr>
                <w:color w:val="000000"/>
              </w:rPr>
            </w:rPrChange>
          </w:rPr>
          <w:t xml:space="preserve"> </w:t>
        </w:r>
        <w:r w:rsidRPr="00FB1EF9">
          <w:rPr>
            <w:color w:val="080808"/>
            <w:lang w:val="en-US"/>
            <w:rPrChange w:id="8573" w:author="Maxim Bystrov" w:date="2026-05-24T13:18:00Z">
              <w:rPr>
                <w:color w:val="080808"/>
              </w:rPr>
            </w:rPrChange>
          </w:rPr>
          <w:t xml:space="preserve">= </w:t>
        </w:r>
        <w:proofErr w:type="spellStart"/>
        <w:r w:rsidRPr="00FB1EF9">
          <w:rPr>
            <w:color w:val="000000"/>
            <w:lang w:val="en-US"/>
            <w:rPrChange w:id="8574" w:author="Maxim Bystrov" w:date="2026-05-24T13:18:00Z">
              <w:rPr>
                <w:color w:val="000000"/>
              </w:rPr>
            </w:rPrChange>
          </w:rPr>
          <w:t>rootNode</w:t>
        </w:r>
        <w:proofErr w:type="spellEnd"/>
        <w:r w:rsidRPr="00FB1EF9">
          <w:rPr>
            <w:color w:val="080808"/>
            <w:lang w:val="en-US"/>
            <w:rPrChange w:id="8575" w:author="Maxim Bystrov" w:date="2026-05-24T13:18:00Z">
              <w:rPr>
                <w:color w:val="080808"/>
              </w:rPr>
            </w:rPrChange>
          </w:rPr>
          <w:t>[</w:t>
        </w:r>
        <w:r w:rsidRPr="00FB1EF9">
          <w:rPr>
            <w:color w:val="067D17"/>
            <w:lang w:val="en-US"/>
            <w:rPrChange w:id="8576" w:author="Maxim Bystrov" w:date="2026-05-24T13:18:00Z">
              <w:rPr>
                <w:color w:val="067D17"/>
              </w:rPr>
            </w:rPrChange>
          </w:rPr>
          <w:t>"longitude"</w:t>
        </w:r>
        <w:r w:rsidRPr="00FB1EF9">
          <w:rPr>
            <w:color w:val="080808"/>
            <w:lang w:val="en-US"/>
            <w:rPrChange w:id="8577" w:author="Maxim Bystrov" w:date="2026-05-24T13:18:00Z">
              <w:rPr>
                <w:color w:val="080808"/>
              </w:rPr>
            </w:rPrChange>
          </w:rPr>
          <w:t>]</w:t>
        </w:r>
        <w:r w:rsidRPr="00FB1EF9">
          <w:rPr>
            <w:color w:val="080808"/>
            <w:lang w:val="en-US"/>
            <w:rPrChange w:id="8578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FB1EF9">
          <w:rPr>
            <w:color w:val="0033B3"/>
            <w:lang w:val="en-US"/>
            <w:rPrChange w:id="8579" w:author="Maxim Bystrov" w:date="2026-05-24T13:18:00Z">
              <w:rPr>
                <w:color w:val="0033B3"/>
              </w:rPr>
            </w:rPrChange>
          </w:rPr>
          <w:t>val</w:t>
        </w:r>
        <w:proofErr w:type="spellEnd"/>
        <w:r w:rsidRPr="00FB1EF9">
          <w:rPr>
            <w:color w:val="0033B3"/>
            <w:lang w:val="en-US"/>
            <w:rPrChange w:id="8580" w:author="Maxim Bystrov" w:date="2026-05-24T13:18:00Z">
              <w:rPr>
                <w:color w:val="0033B3"/>
              </w:rPr>
            </w:rPrChange>
          </w:rPr>
          <w:t xml:space="preserve"> </w:t>
        </w:r>
        <w:proofErr w:type="spellStart"/>
        <w:r w:rsidRPr="00FB1EF9">
          <w:rPr>
            <w:color w:val="000000"/>
            <w:lang w:val="en-US"/>
            <w:rPrChange w:id="8581" w:author="Maxim Bystrov" w:date="2026-05-24T13:18:00Z">
              <w:rPr>
                <w:color w:val="000000"/>
              </w:rPr>
            </w:rPrChange>
          </w:rPr>
          <w:t>azimuthNode</w:t>
        </w:r>
        <w:proofErr w:type="spellEnd"/>
        <w:r w:rsidRPr="00FB1EF9">
          <w:rPr>
            <w:color w:val="000000"/>
            <w:lang w:val="en-US"/>
            <w:rPrChange w:id="8582" w:author="Maxim Bystrov" w:date="2026-05-24T13:18:00Z">
              <w:rPr>
                <w:color w:val="000000"/>
              </w:rPr>
            </w:rPrChange>
          </w:rPr>
          <w:t xml:space="preserve"> </w:t>
        </w:r>
        <w:r w:rsidRPr="00FB1EF9">
          <w:rPr>
            <w:color w:val="080808"/>
            <w:lang w:val="en-US"/>
            <w:rPrChange w:id="8583" w:author="Maxim Bystrov" w:date="2026-05-24T13:18:00Z">
              <w:rPr>
                <w:color w:val="080808"/>
              </w:rPr>
            </w:rPrChange>
          </w:rPr>
          <w:t xml:space="preserve">= </w:t>
        </w:r>
        <w:proofErr w:type="spellStart"/>
        <w:r w:rsidRPr="00FB1EF9">
          <w:rPr>
            <w:color w:val="000000"/>
            <w:lang w:val="en-US"/>
            <w:rPrChange w:id="8584" w:author="Maxim Bystrov" w:date="2026-05-24T13:18:00Z">
              <w:rPr>
                <w:color w:val="000000"/>
              </w:rPr>
            </w:rPrChange>
          </w:rPr>
          <w:t>rootNode</w:t>
        </w:r>
        <w:proofErr w:type="spellEnd"/>
        <w:r w:rsidRPr="00FB1EF9">
          <w:rPr>
            <w:color w:val="080808"/>
            <w:lang w:val="en-US"/>
            <w:rPrChange w:id="8585" w:author="Maxim Bystrov" w:date="2026-05-24T13:18:00Z">
              <w:rPr>
                <w:color w:val="080808"/>
              </w:rPr>
            </w:rPrChange>
          </w:rPr>
          <w:t>[</w:t>
        </w:r>
        <w:r w:rsidRPr="00FB1EF9">
          <w:rPr>
            <w:color w:val="067D17"/>
            <w:lang w:val="en-US"/>
            <w:rPrChange w:id="8586" w:author="Maxim Bystrov" w:date="2026-05-24T13:18:00Z">
              <w:rPr>
                <w:color w:val="067D17"/>
              </w:rPr>
            </w:rPrChange>
          </w:rPr>
          <w:t>"course"</w:t>
        </w:r>
        <w:r w:rsidRPr="00FB1EF9">
          <w:rPr>
            <w:color w:val="080808"/>
            <w:lang w:val="en-US"/>
            <w:rPrChange w:id="8587" w:author="Maxim Bystrov" w:date="2026-05-24T13:18:00Z">
              <w:rPr>
                <w:color w:val="080808"/>
              </w:rPr>
            </w:rPrChange>
          </w:rPr>
          <w:t>]</w:t>
        </w:r>
        <w:r w:rsidRPr="00FB1EF9">
          <w:rPr>
            <w:color w:val="080808"/>
            <w:lang w:val="en-US"/>
            <w:rPrChange w:id="8588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r w:rsidRPr="00FB1EF9">
          <w:rPr>
            <w:color w:val="080808"/>
            <w:lang w:val="en-US"/>
            <w:rPrChange w:id="8589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r w:rsidRPr="00FB1EF9">
          <w:rPr>
            <w:color w:val="0033B3"/>
            <w:lang w:val="en-US"/>
            <w:rPrChange w:id="8590" w:author="Maxim Bystrov" w:date="2026-05-24T13:18:00Z">
              <w:rPr>
                <w:color w:val="0033B3"/>
              </w:rPr>
            </w:rPrChange>
          </w:rPr>
          <w:t xml:space="preserve">if </w:t>
        </w:r>
        <w:r w:rsidRPr="00FB1EF9">
          <w:rPr>
            <w:color w:val="080808"/>
            <w:lang w:val="en-US"/>
            <w:rPrChange w:id="8591" w:author="Maxim Bystrov" w:date="2026-05-24T13:18:00Z">
              <w:rPr>
                <w:color w:val="080808"/>
              </w:rPr>
            </w:rPrChange>
          </w:rPr>
          <w:t>(</w:t>
        </w:r>
        <w:proofErr w:type="spellStart"/>
        <w:r w:rsidRPr="00FB1EF9">
          <w:rPr>
            <w:color w:val="000000"/>
            <w:lang w:val="en-US"/>
            <w:rPrChange w:id="8592" w:author="Maxim Bystrov" w:date="2026-05-24T13:18:00Z">
              <w:rPr>
                <w:color w:val="000000"/>
              </w:rPr>
            </w:rPrChange>
          </w:rPr>
          <w:t>vehicleIdNode</w:t>
        </w:r>
        <w:proofErr w:type="spellEnd"/>
        <w:r w:rsidRPr="00FB1EF9">
          <w:rPr>
            <w:color w:val="000000"/>
            <w:lang w:val="en-US"/>
            <w:rPrChange w:id="8593" w:author="Maxim Bystrov" w:date="2026-05-24T13:18:00Z">
              <w:rPr>
                <w:color w:val="000000"/>
              </w:rPr>
            </w:rPrChange>
          </w:rPr>
          <w:t xml:space="preserve"> </w:t>
        </w:r>
        <w:r w:rsidRPr="00FB1EF9">
          <w:rPr>
            <w:color w:val="080808"/>
            <w:lang w:val="en-US"/>
            <w:rPrChange w:id="8594" w:author="Maxim Bystrov" w:date="2026-05-24T13:18:00Z">
              <w:rPr>
                <w:color w:val="080808"/>
              </w:rPr>
            </w:rPrChange>
          </w:rPr>
          <w:t xml:space="preserve">== </w:t>
        </w:r>
        <w:r w:rsidRPr="00FB1EF9">
          <w:rPr>
            <w:color w:val="0033B3"/>
            <w:lang w:val="en-US"/>
            <w:rPrChange w:id="8595" w:author="Maxim Bystrov" w:date="2026-05-24T13:18:00Z">
              <w:rPr>
                <w:color w:val="0033B3"/>
              </w:rPr>
            </w:rPrChange>
          </w:rPr>
          <w:t>null</w:t>
        </w:r>
        <w:r w:rsidRPr="00FB1EF9">
          <w:rPr>
            <w:color w:val="080808"/>
            <w:lang w:val="en-US"/>
            <w:rPrChange w:id="8596" w:author="Maxim Bystrov" w:date="2026-05-24T13:18:00Z">
              <w:rPr>
                <w:color w:val="080808"/>
              </w:rPr>
            </w:rPrChange>
          </w:rPr>
          <w:t>) {</w:t>
        </w:r>
        <w:r w:rsidRPr="00FB1EF9">
          <w:rPr>
            <w:color w:val="080808"/>
            <w:lang w:val="en-US"/>
            <w:rPrChange w:id="8597" w:author="Maxim Bystrov" w:date="2026-05-24T13:18:00Z">
              <w:rPr>
                <w:color w:val="080808"/>
              </w:rPr>
            </w:rPrChange>
          </w:rPr>
          <w:br/>
          <w:t xml:space="preserve">                </w:t>
        </w:r>
        <w:proofErr w:type="spellStart"/>
        <w:r w:rsidRPr="00FB1EF9">
          <w:rPr>
            <w:color w:val="871094"/>
            <w:lang w:val="en-US"/>
            <w:rPrChange w:id="8598" w:author="Maxim Bystrov" w:date="2026-05-24T13:18:00Z">
              <w:rPr>
                <w:color w:val="871094"/>
              </w:rPr>
            </w:rPrChange>
          </w:rPr>
          <w:t>logger</w:t>
        </w:r>
        <w:r w:rsidRPr="00FB1EF9">
          <w:rPr>
            <w:color w:val="080808"/>
            <w:lang w:val="en-US"/>
            <w:rPrChange w:id="8599" w:author="Maxim Bystrov" w:date="2026-05-24T13:18:00Z">
              <w:rPr>
                <w:color w:val="080808"/>
              </w:rPr>
            </w:rPrChange>
          </w:rPr>
          <w:t>.error</w:t>
        </w:r>
        <w:proofErr w:type="spellEnd"/>
        <w:r w:rsidRPr="00FB1EF9">
          <w:rPr>
            <w:color w:val="080808"/>
            <w:lang w:val="en-US"/>
            <w:rPrChange w:id="8600" w:author="Maxim Bystrov" w:date="2026-05-24T13:18:00Z">
              <w:rPr>
                <w:color w:val="080808"/>
              </w:rPr>
            </w:rPrChange>
          </w:rPr>
          <w:t>(</w:t>
        </w:r>
        <w:r w:rsidRPr="00FB1EF9">
          <w:rPr>
            <w:color w:val="067D17"/>
            <w:lang w:val="en-US"/>
            <w:rPrChange w:id="8601" w:author="Maxim Bystrov" w:date="2026-05-24T13:18:00Z">
              <w:rPr>
                <w:color w:val="067D17"/>
              </w:rPr>
            </w:rPrChange>
          </w:rPr>
          <w:t>"Missing '</w:t>
        </w:r>
        <w:proofErr w:type="spellStart"/>
        <w:r w:rsidRPr="00FB1EF9">
          <w:rPr>
            <w:color w:val="067D17"/>
            <w:lang w:val="en-US"/>
            <w:rPrChange w:id="8602" w:author="Maxim Bystrov" w:date="2026-05-24T13:18:00Z">
              <w:rPr>
                <w:color w:val="067D17"/>
              </w:rPr>
            </w:rPrChange>
          </w:rPr>
          <w:t>num_garage</w:t>
        </w:r>
        <w:proofErr w:type="spellEnd"/>
        <w:r w:rsidRPr="00FB1EF9">
          <w:rPr>
            <w:color w:val="067D17"/>
            <w:lang w:val="en-US"/>
            <w:rPrChange w:id="8603" w:author="Maxim Bystrov" w:date="2026-05-24T13:18:00Z">
              <w:rPr>
                <w:color w:val="067D17"/>
              </w:rPr>
            </w:rPrChange>
          </w:rPr>
          <w:t>' field in message"</w:t>
        </w:r>
        <w:r w:rsidRPr="00FB1EF9">
          <w:rPr>
            <w:color w:val="080808"/>
            <w:lang w:val="en-US"/>
            <w:rPrChange w:id="8604" w:author="Maxim Bystrov" w:date="2026-05-24T13:18:00Z">
              <w:rPr>
                <w:color w:val="080808"/>
              </w:rPr>
            </w:rPrChange>
          </w:rPr>
          <w:t>)</w:t>
        </w:r>
        <w:r w:rsidRPr="00FB1EF9">
          <w:rPr>
            <w:color w:val="080808"/>
            <w:lang w:val="en-US"/>
            <w:rPrChange w:id="8605" w:author="Maxim Bystrov" w:date="2026-05-24T13:18:00Z">
              <w:rPr>
                <w:color w:val="080808"/>
              </w:rPr>
            </w:rPrChange>
          </w:rPr>
          <w:br/>
          <w:t xml:space="preserve">                </w:t>
        </w:r>
        <w:r w:rsidRPr="00FB1EF9">
          <w:rPr>
            <w:color w:val="0033B3"/>
            <w:lang w:val="en-US"/>
            <w:rPrChange w:id="8606" w:author="Maxim Bystrov" w:date="2026-05-24T13:18:00Z">
              <w:rPr>
                <w:color w:val="0033B3"/>
              </w:rPr>
            </w:rPrChange>
          </w:rPr>
          <w:t>return</w:t>
        </w:r>
        <w:r w:rsidRPr="00FB1EF9">
          <w:rPr>
            <w:color w:val="0033B3"/>
            <w:lang w:val="en-US"/>
            <w:rPrChange w:id="8607" w:author="Maxim Bystrov" w:date="2026-05-24T13:18:00Z">
              <w:rPr>
                <w:color w:val="0033B3"/>
              </w:rPr>
            </w:rPrChange>
          </w:rPr>
          <w:br/>
          <w:t xml:space="preserve">            </w:t>
        </w:r>
        <w:r w:rsidRPr="00FB1EF9">
          <w:rPr>
            <w:color w:val="080808"/>
            <w:lang w:val="en-US"/>
            <w:rPrChange w:id="8608" w:author="Maxim Bystrov" w:date="2026-05-24T13:18:00Z">
              <w:rPr>
                <w:color w:val="080808"/>
              </w:rPr>
            </w:rPrChange>
          </w:rPr>
          <w:t>}</w:t>
        </w:r>
        <w:r w:rsidRPr="00FB1EF9">
          <w:rPr>
            <w:color w:val="080808"/>
            <w:lang w:val="en-US"/>
            <w:rPrChange w:id="8609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r w:rsidRPr="00FB1EF9">
          <w:rPr>
            <w:color w:val="080808"/>
            <w:lang w:val="en-US"/>
            <w:rPrChange w:id="8610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FB1EF9">
          <w:rPr>
            <w:color w:val="0033B3"/>
            <w:lang w:val="en-US"/>
            <w:rPrChange w:id="8611" w:author="Maxim Bystrov" w:date="2026-05-24T13:18:00Z">
              <w:rPr>
                <w:color w:val="0033B3"/>
              </w:rPr>
            </w:rPrChange>
          </w:rPr>
          <w:t>val</w:t>
        </w:r>
        <w:proofErr w:type="spellEnd"/>
        <w:r w:rsidRPr="00FB1EF9">
          <w:rPr>
            <w:color w:val="0033B3"/>
            <w:lang w:val="en-US"/>
            <w:rPrChange w:id="8612" w:author="Maxim Bystrov" w:date="2026-05-24T13:18:00Z">
              <w:rPr>
                <w:color w:val="0033B3"/>
              </w:rPr>
            </w:rPrChange>
          </w:rPr>
          <w:t xml:space="preserve"> </w:t>
        </w:r>
        <w:proofErr w:type="spellStart"/>
        <w:r w:rsidRPr="00FB1EF9">
          <w:rPr>
            <w:color w:val="000000"/>
            <w:lang w:val="en-US"/>
            <w:rPrChange w:id="8613" w:author="Maxim Bystrov" w:date="2026-05-24T13:18:00Z">
              <w:rPr>
                <w:color w:val="000000"/>
              </w:rPr>
            </w:rPrChange>
          </w:rPr>
          <w:t>vehicleId</w:t>
        </w:r>
        <w:proofErr w:type="spellEnd"/>
        <w:r w:rsidRPr="00FB1EF9">
          <w:rPr>
            <w:color w:val="000000"/>
            <w:lang w:val="en-US"/>
            <w:rPrChange w:id="8614" w:author="Maxim Bystrov" w:date="2026-05-24T13:18:00Z">
              <w:rPr>
                <w:color w:val="000000"/>
              </w:rPr>
            </w:rPrChange>
          </w:rPr>
          <w:t xml:space="preserve"> </w:t>
        </w:r>
        <w:r w:rsidRPr="00FB1EF9">
          <w:rPr>
            <w:color w:val="080808"/>
            <w:lang w:val="en-US"/>
            <w:rPrChange w:id="8615" w:author="Maxim Bystrov" w:date="2026-05-24T13:18:00Z">
              <w:rPr>
                <w:color w:val="080808"/>
              </w:rPr>
            </w:rPrChange>
          </w:rPr>
          <w:t xml:space="preserve">= </w:t>
        </w:r>
        <w:r w:rsidRPr="00FB1EF9">
          <w:rPr>
            <w:color w:val="0033B3"/>
            <w:lang w:val="en-US"/>
            <w:rPrChange w:id="8616" w:author="Maxim Bystrov" w:date="2026-05-24T13:18:00Z">
              <w:rPr>
                <w:color w:val="0033B3"/>
              </w:rPr>
            </w:rPrChange>
          </w:rPr>
          <w:t xml:space="preserve">when </w:t>
        </w:r>
        <w:r w:rsidRPr="00FB1EF9">
          <w:rPr>
            <w:color w:val="080808"/>
            <w:lang w:val="en-US"/>
            <w:rPrChange w:id="8617" w:author="Maxim Bystrov" w:date="2026-05-24T13:18:00Z">
              <w:rPr>
                <w:color w:val="080808"/>
              </w:rPr>
            </w:rPrChange>
          </w:rPr>
          <w:t>{</w:t>
        </w:r>
        <w:r w:rsidRPr="00FB1EF9">
          <w:rPr>
            <w:color w:val="080808"/>
            <w:lang w:val="en-US"/>
            <w:rPrChange w:id="8618" w:author="Maxim Bystrov" w:date="2026-05-24T13:18:00Z">
              <w:rPr>
                <w:color w:val="080808"/>
              </w:rPr>
            </w:rPrChange>
          </w:rPr>
          <w:br/>
          <w:t xml:space="preserve">                </w:t>
        </w:r>
        <w:proofErr w:type="spellStart"/>
        <w:r w:rsidRPr="00FB1EF9">
          <w:rPr>
            <w:color w:val="000000"/>
            <w:lang w:val="en-US"/>
            <w:rPrChange w:id="8619" w:author="Maxim Bystrov" w:date="2026-05-24T13:18:00Z">
              <w:rPr>
                <w:color w:val="000000"/>
              </w:rPr>
            </w:rPrChange>
          </w:rPr>
          <w:t>vehicleIdNode</w:t>
        </w:r>
        <w:r w:rsidRPr="00FB1EF9">
          <w:rPr>
            <w:color w:val="080808"/>
            <w:lang w:val="en-US"/>
            <w:rPrChange w:id="8620" w:author="Maxim Bystrov" w:date="2026-05-24T13:18:00Z">
              <w:rPr>
                <w:color w:val="080808"/>
              </w:rPr>
            </w:rPrChange>
          </w:rPr>
          <w:t>.</w:t>
        </w:r>
        <w:r w:rsidRPr="00FB1EF9">
          <w:rPr>
            <w:i/>
            <w:iCs/>
            <w:color w:val="871094"/>
            <w:lang w:val="en-US"/>
            <w:rPrChange w:id="8621" w:author="Maxim Bystrov" w:date="2026-05-24T13:18:00Z">
              <w:rPr>
                <w:i/>
                <w:iCs/>
                <w:color w:val="871094"/>
              </w:rPr>
            </w:rPrChange>
          </w:rPr>
          <w:t>isTextual</w:t>
        </w:r>
        <w:proofErr w:type="spellEnd"/>
        <w:r w:rsidRPr="00FB1EF9">
          <w:rPr>
            <w:i/>
            <w:iCs/>
            <w:color w:val="871094"/>
            <w:lang w:val="en-US"/>
            <w:rPrChange w:id="8622" w:author="Maxim Bystrov" w:date="2026-05-24T13:18:00Z">
              <w:rPr>
                <w:i/>
                <w:iCs/>
                <w:color w:val="871094"/>
              </w:rPr>
            </w:rPrChange>
          </w:rPr>
          <w:t xml:space="preserve"> </w:t>
        </w:r>
        <w:r w:rsidRPr="00FB1EF9">
          <w:rPr>
            <w:color w:val="080808"/>
            <w:lang w:val="en-US"/>
            <w:rPrChange w:id="8623" w:author="Maxim Bystrov" w:date="2026-05-24T13:18:00Z">
              <w:rPr>
                <w:color w:val="080808"/>
              </w:rPr>
            </w:rPrChange>
          </w:rPr>
          <w:t xml:space="preserve">-&gt; </w:t>
        </w:r>
        <w:proofErr w:type="spellStart"/>
        <w:r w:rsidRPr="00FB1EF9">
          <w:rPr>
            <w:color w:val="000000"/>
            <w:lang w:val="en-US"/>
            <w:rPrChange w:id="8624" w:author="Maxim Bystrov" w:date="2026-05-24T13:18:00Z">
              <w:rPr>
                <w:color w:val="000000"/>
              </w:rPr>
            </w:rPrChange>
          </w:rPr>
          <w:t>vehicleIdNode</w:t>
        </w:r>
        <w:r w:rsidRPr="00FB1EF9">
          <w:rPr>
            <w:color w:val="080808"/>
            <w:lang w:val="en-US"/>
            <w:rPrChange w:id="8625" w:author="Maxim Bystrov" w:date="2026-05-24T13:18:00Z">
              <w:rPr>
                <w:color w:val="080808"/>
              </w:rPr>
            </w:rPrChange>
          </w:rPr>
          <w:t>.asText</w:t>
        </w:r>
        <w:proofErr w:type="spellEnd"/>
        <w:r w:rsidRPr="00FB1EF9">
          <w:rPr>
            <w:color w:val="080808"/>
            <w:lang w:val="en-US"/>
            <w:rPrChange w:id="8626" w:author="Maxim Bystrov" w:date="2026-05-24T13:18:00Z">
              <w:rPr>
                <w:color w:val="080808"/>
              </w:rPr>
            </w:rPrChange>
          </w:rPr>
          <w:t>().</w:t>
        </w:r>
        <w:proofErr w:type="spellStart"/>
        <w:r w:rsidRPr="00FB1EF9">
          <w:rPr>
            <w:i/>
            <w:iCs/>
            <w:color w:val="00627A"/>
            <w:lang w:val="en-US"/>
            <w:rPrChange w:id="8627" w:author="Maxim Bystrov" w:date="2026-05-24T13:18:00Z">
              <w:rPr>
                <w:i/>
                <w:iCs/>
                <w:color w:val="00627A"/>
              </w:rPr>
            </w:rPrChange>
          </w:rPr>
          <w:t>toLongOrNull</w:t>
        </w:r>
        <w:proofErr w:type="spellEnd"/>
        <w:r w:rsidRPr="00FB1EF9">
          <w:rPr>
            <w:color w:val="080808"/>
            <w:lang w:val="en-US"/>
            <w:rPrChange w:id="8628" w:author="Maxim Bystrov" w:date="2026-05-24T13:18:00Z">
              <w:rPr>
                <w:color w:val="080808"/>
              </w:rPr>
            </w:rPrChange>
          </w:rPr>
          <w:t>()</w:t>
        </w:r>
        <w:r w:rsidRPr="00FB1EF9">
          <w:rPr>
            <w:color w:val="080808"/>
            <w:lang w:val="en-US"/>
            <w:rPrChange w:id="8629" w:author="Maxim Bystrov" w:date="2026-05-24T13:18:00Z">
              <w:rPr>
                <w:color w:val="080808"/>
              </w:rPr>
            </w:rPrChange>
          </w:rPr>
          <w:br/>
          <w:t xml:space="preserve">                </w:t>
        </w:r>
        <w:proofErr w:type="spellStart"/>
        <w:r w:rsidRPr="00FB1EF9">
          <w:rPr>
            <w:color w:val="000000"/>
            <w:lang w:val="en-US"/>
            <w:rPrChange w:id="8630" w:author="Maxim Bystrov" w:date="2026-05-24T13:18:00Z">
              <w:rPr>
                <w:color w:val="000000"/>
              </w:rPr>
            </w:rPrChange>
          </w:rPr>
          <w:t>vehicleIdNode</w:t>
        </w:r>
        <w:r w:rsidRPr="00FB1EF9">
          <w:rPr>
            <w:color w:val="080808"/>
            <w:lang w:val="en-US"/>
            <w:rPrChange w:id="8631" w:author="Maxim Bystrov" w:date="2026-05-24T13:18:00Z">
              <w:rPr>
                <w:color w:val="080808"/>
              </w:rPr>
            </w:rPrChange>
          </w:rPr>
          <w:t>.</w:t>
        </w:r>
        <w:r w:rsidRPr="00FB1EF9">
          <w:rPr>
            <w:i/>
            <w:iCs/>
            <w:color w:val="871094"/>
            <w:lang w:val="en-US"/>
            <w:rPrChange w:id="8632" w:author="Maxim Bystrov" w:date="2026-05-24T13:18:00Z">
              <w:rPr>
                <w:i/>
                <w:iCs/>
                <w:color w:val="871094"/>
              </w:rPr>
            </w:rPrChange>
          </w:rPr>
          <w:t>isNumber</w:t>
        </w:r>
        <w:proofErr w:type="spellEnd"/>
        <w:r w:rsidRPr="00FB1EF9">
          <w:rPr>
            <w:i/>
            <w:iCs/>
            <w:color w:val="871094"/>
            <w:lang w:val="en-US"/>
            <w:rPrChange w:id="8633" w:author="Maxim Bystrov" w:date="2026-05-24T13:18:00Z">
              <w:rPr>
                <w:i/>
                <w:iCs/>
                <w:color w:val="871094"/>
              </w:rPr>
            </w:rPrChange>
          </w:rPr>
          <w:t xml:space="preserve"> </w:t>
        </w:r>
        <w:r w:rsidRPr="00FB1EF9">
          <w:rPr>
            <w:color w:val="080808"/>
            <w:lang w:val="en-US"/>
            <w:rPrChange w:id="8634" w:author="Maxim Bystrov" w:date="2026-05-24T13:18:00Z">
              <w:rPr>
                <w:color w:val="080808"/>
              </w:rPr>
            </w:rPrChange>
          </w:rPr>
          <w:t xml:space="preserve">-&gt; </w:t>
        </w:r>
        <w:proofErr w:type="spellStart"/>
        <w:r w:rsidRPr="00FB1EF9">
          <w:rPr>
            <w:color w:val="000000"/>
            <w:lang w:val="en-US"/>
            <w:rPrChange w:id="8635" w:author="Maxim Bystrov" w:date="2026-05-24T13:18:00Z">
              <w:rPr>
                <w:color w:val="000000"/>
              </w:rPr>
            </w:rPrChange>
          </w:rPr>
          <w:t>vehicleIdNode</w:t>
        </w:r>
        <w:r w:rsidRPr="00FB1EF9">
          <w:rPr>
            <w:color w:val="080808"/>
            <w:lang w:val="en-US"/>
            <w:rPrChange w:id="8636" w:author="Maxim Bystrov" w:date="2026-05-24T13:18:00Z">
              <w:rPr>
                <w:color w:val="080808"/>
              </w:rPr>
            </w:rPrChange>
          </w:rPr>
          <w:t>.asLong</w:t>
        </w:r>
        <w:proofErr w:type="spellEnd"/>
        <w:r w:rsidRPr="00FB1EF9">
          <w:rPr>
            <w:color w:val="080808"/>
            <w:lang w:val="en-US"/>
            <w:rPrChange w:id="8637" w:author="Maxim Bystrov" w:date="2026-05-24T13:18:00Z">
              <w:rPr>
                <w:color w:val="080808"/>
              </w:rPr>
            </w:rPrChange>
          </w:rPr>
          <w:t>()</w:t>
        </w:r>
        <w:r w:rsidRPr="00FB1EF9">
          <w:rPr>
            <w:color w:val="080808"/>
            <w:lang w:val="en-US"/>
            <w:rPrChange w:id="8638" w:author="Maxim Bystrov" w:date="2026-05-24T13:18:00Z">
              <w:rPr>
                <w:color w:val="080808"/>
              </w:rPr>
            </w:rPrChange>
          </w:rPr>
          <w:br/>
          <w:t xml:space="preserve">                </w:t>
        </w:r>
        <w:r w:rsidRPr="00FB1EF9">
          <w:rPr>
            <w:color w:val="0033B3"/>
            <w:lang w:val="en-US"/>
            <w:rPrChange w:id="8639" w:author="Maxim Bystrov" w:date="2026-05-24T13:18:00Z">
              <w:rPr>
                <w:color w:val="0033B3"/>
              </w:rPr>
            </w:rPrChange>
          </w:rPr>
          <w:t xml:space="preserve">else </w:t>
        </w:r>
        <w:r w:rsidRPr="00FB1EF9">
          <w:rPr>
            <w:color w:val="080808"/>
            <w:lang w:val="en-US"/>
            <w:rPrChange w:id="8640" w:author="Maxim Bystrov" w:date="2026-05-24T13:18:00Z">
              <w:rPr>
                <w:color w:val="080808"/>
              </w:rPr>
            </w:rPrChange>
          </w:rPr>
          <w:t>-&gt; {</w:t>
        </w:r>
        <w:r w:rsidRPr="00FB1EF9">
          <w:rPr>
            <w:color w:val="080808"/>
            <w:lang w:val="en-US"/>
            <w:rPrChange w:id="8641" w:author="Maxim Bystrov" w:date="2026-05-24T13:18:00Z">
              <w:rPr>
                <w:color w:val="080808"/>
              </w:rPr>
            </w:rPrChange>
          </w:rPr>
          <w:br/>
          <w:t xml:space="preserve">                    </w:t>
        </w:r>
        <w:proofErr w:type="spellStart"/>
        <w:r w:rsidRPr="00FB1EF9">
          <w:rPr>
            <w:color w:val="871094"/>
            <w:lang w:val="en-US"/>
            <w:rPrChange w:id="8642" w:author="Maxim Bystrov" w:date="2026-05-24T13:18:00Z">
              <w:rPr>
                <w:color w:val="871094"/>
              </w:rPr>
            </w:rPrChange>
          </w:rPr>
          <w:t>logger</w:t>
        </w:r>
        <w:r w:rsidRPr="00FB1EF9">
          <w:rPr>
            <w:color w:val="080808"/>
            <w:lang w:val="en-US"/>
            <w:rPrChange w:id="8643" w:author="Maxim Bystrov" w:date="2026-05-24T13:18:00Z">
              <w:rPr>
                <w:color w:val="080808"/>
              </w:rPr>
            </w:rPrChange>
          </w:rPr>
          <w:t>.error</w:t>
        </w:r>
        <w:proofErr w:type="spellEnd"/>
        <w:r w:rsidRPr="00FB1EF9">
          <w:rPr>
            <w:color w:val="080808"/>
            <w:lang w:val="en-US"/>
            <w:rPrChange w:id="8644" w:author="Maxim Bystrov" w:date="2026-05-24T13:18:00Z">
              <w:rPr>
                <w:color w:val="080808"/>
              </w:rPr>
            </w:rPrChange>
          </w:rPr>
          <w:t>(</w:t>
        </w:r>
        <w:r w:rsidRPr="00FB1EF9">
          <w:rPr>
            <w:color w:val="067D17"/>
            <w:lang w:val="en-US"/>
            <w:rPrChange w:id="8645" w:author="Maxim Bystrov" w:date="2026-05-24T13:18:00Z">
              <w:rPr>
                <w:color w:val="067D17"/>
              </w:rPr>
            </w:rPrChange>
          </w:rPr>
          <w:t>"Invalid '</w:t>
        </w:r>
        <w:proofErr w:type="spellStart"/>
        <w:r w:rsidRPr="00FB1EF9">
          <w:rPr>
            <w:color w:val="067D17"/>
            <w:lang w:val="en-US"/>
            <w:rPrChange w:id="8646" w:author="Maxim Bystrov" w:date="2026-05-24T13:18:00Z">
              <w:rPr>
                <w:color w:val="067D17"/>
              </w:rPr>
            </w:rPrChange>
          </w:rPr>
          <w:t>num_garage</w:t>
        </w:r>
        <w:proofErr w:type="spellEnd"/>
        <w:r w:rsidRPr="00FB1EF9">
          <w:rPr>
            <w:color w:val="067D17"/>
            <w:lang w:val="en-US"/>
            <w:rPrChange w:id="8647" w:author="Maxim Bystrov" w:date="2026-05-24T13:18:00Z">
              <w:rPr>
                <w:color w:val="067D17"/>
              </w:rPr>
            </w:rPrChange>
          </w:rPr>
          <w:t xml:space="preserve">' field type: </w:t>
        </w:r>
        <w:r w:rsidRPr="00FB1EF9">
          <w:rPr>
            <w:color w:val="0037A6"/>
            <w:lang w:val="en-US"/>
            <w:rPrChange w:id="8648" w:author="Maxim Bystrov" w:date="2026-05-24T13:18:00Z">
              <w:rPr>
                <w:color w:val="0037A6"/>
              </w:rPr>
            </w:rPrChange>
          </w:rPr>
          <w:t>${</w:t>
        </w:r>
        <w:proofErr w:type="spellStart"/>
        <w:r w:rsidRPr="00FB1EF9">
          <w:rPr>
            <w:color w:val="000000"/>
            <w:lang w:val="en-US"/>
            <w:rPrChange w:id="8649" w:author="Maxim Bystrov" w:date="2026-05-24T13:18:00Z">
              <w:rPr>
                <w:color w:val="000000"/>
              </w:rPr>
            </w:rPrChange>
          </w:rPr>
          <w:t>vehicleIdNode</w:t>
        </w:r>
        <w:r w:rsidRPr="00FB1EF9">
          <w:rPr>
            <w:color w:val="080808"/>
            <w:lang w:val="en-US"/>
            <w:rPrChange w:id="8650" w:author="Maxim Bystrov" w:date="2026-05-24T13:18:00Z">
              <w:rPr>
                <w:color w:val="080808"/>
              </w:rPr>
            </w:rPrChange>
          </w:rPr>
          <w:t>.</w:t>
        </w:r>
        <w:r w:rsidRPr="00FB1EF9">
          <w:rPr>
            <w:i/>
            <w:iCs/>
            <w:color w:val="871094"/>
            <w:lang w:val="en-US"/>
            <w:rPrChange w:id="8651" w:author="Maxim Bystrov" w:date="2026-05-24T13:18:00Z">
              <w:rPr>
                <w:i/>
                <w:iCs/>
                <w:color w:val="871094"/>
              </w:rPr>
            </w:rPrChange>
          </w:rPr>
          <w:t>nodeType</w:t>
        </w:r>
        <w:proofErr w:type="spellEnd"/>
        <w:r w:rsidRPr="00FB1EF9">
          <w:rPr>
            <w:color w:val="0037A6"/>
            <w:lang w:val="en-US"/>
            <w:rPrChange w:id="8652" w:author="Maxim Bystrov" w:date="2026-05-24T13:18:00Z">
              <w:rPr>
                <w:color w:val="0037A6"/>
              </w:rPr>
            </w:rPrChange>
          </w:rPr>
          <w:t>}</w:t>
        </w:r>
        <w:r w:rsidRPr="00FB1EF9">
          <w:rPr>
            <w:color w:val="067D17"/>
            <w:lang w:val="en-US"/>
            <w:rPrChange w:id="8653" w:author="Maxim Bystrov" w:date="2026-05-24T13:18:00Z">
              <w:rPr>
                <w:color w:val="067D17"/>
              </w:rPr>
            </w:rPrChange>
          </w:rPr>
          <w:t>"</w:t>
        </w:r>
        <w:r w:rsidRPr="00FB1EF9">
          <w:rPr>
            <w:color w:val="080808"/>
            <w:lang w:val="en-US"/>
            <w:rPrChange w:id="8654" w:author="Maxim Bystrov" w:date="2026-05-24T13:18:00Z">
              <w:rPr>
                <w:color w:val="080808"/>
              </w:rPr>
            </w:rPrChange>
          </w:rPr>
          <w:t>)</w:t>
        </w:r>
        <w:r w:rsidRPr="00FB1EF9">
          <w:rPr>
            <w:color w:val="080808"/>
            <w:lang w:val="en-US"/>
            <w:rPrChange w:id="8655" w:author="Maxim Bystrov" w:date="2026-05-24T13:18:00Z">
              <w:rPr>
                <w:color w:val="080808"/>
              </w:rPr>
            </w:rPrChange>
          </w:rPr>
          <w:br/>
          <w:t xml:space="preserve">                    </w:t>
        </w:r>
        <w:r w:rsidRPr="00FB1EF9">
          <w:rPr>
            <w:color w:val="0033B3"/>
            <w:lang w:val="en-US"/>
            <w:rPrChange w:id="8656" w:author="Maxim Bystrov" w:date="2026-05-24T13:18:00Z">
              <w:rPr>
                <w:color w:val="0033B3"/>
              </w:rPr>
            </w:rPrChange>
          </w:rPr>
          <w:t>return</w:t>
        </w:r>
        <w:r w:rsidRPr="00FB1EF9">
          <w:rPr>
            <w:color w:val="0033B3"/>
            <w:lang w:val="en-US"/>
            <w:rPrChange w:id="8657" w:author="Maxim Bystrov" w:date="2026-05-24T13:18:00Z">
              <w:rPr>
                <w:color w:val="0033B3"/>
              </w:rPr>
            </w:rPrChange>
          </w:rPr>
          <w:br/>
          <w:t xml:space="preserve">                </w:t>
        </w:r>
        <w:r w:rsidRPr="00FB1EF9">
          <w:rPr>
            <w:color w:val="080808"/>
            <w:lang w:val="en-US"/>
            <w:rPrChange w:id="8658" w:author="Maxim Bystrov" w:date="2026-05-24T13:18:00Z">
              <w:rPr>
                <w:color w:val="080808"/>
              </w:rPr>
            </w:rPrChange>
          </w:rPr>
          <w:t>}</w:t>
        </w:r>
        <w:r w:rsidRPr="00FB1EF9">
          <w:rPr>
            <w:color w:val="080808"/>
            <w:lang w:val="en-US"/>
            <w:rPrChange w:id="8659" w:author="Maxim Bystrov" w:date="2026-05-24T13:18:00Z">
              <w:rPr>
                <w:color w:val="080808"/>
              </w:rPr>
            </w:rPrChange>
          </w:rPr>
          <w:br/>
          <w:t xml:space="preserve">            }</w:t>
        </w:r>
        <w:r w:rsidRPr="00FB1EF9">
          <w:rPr>
            <w:color w:val="080808"/>
            <w:lang w:val="en-US"/>
            <w:rPrChange w:id="8660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r w:rsidRPr="00FB1EF9">
          <w:rPr>
            <w:color w:val="080808"/>
            <w:lang w:val="en-US"/>
            <w:rPrChange w:id="8661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r w:rsidRPr="00FB1EF9">
          <w:rPr>
            <w:color w:val="0033B3"/>
            <w:lang w:val="en-US"/>
            <w:rPrChange w:id="8662" w:author="Maxim Bystrov" w:date="2026-05-24T13:18:00Z">
              <w:rPr>
                <w:color w:val="0033B3"/>
              </w:rPr>
            </w:rPrChange>
          </w:rPr>
          <w:t xml:space="preserve">if </w:t>
        </w:r>
        <w:r w:rsidRPr="00FB1EF9">
          <w:rPr>
            <w:color w:val="080808"/>
            <w:lang w:val="en-US"/>
            <w:rPrChange w:id="8663" w:author="Maxim Bystrov" w:date="2026-05-24T13:18:00Z">
              <w:rPr>
                <w:color w:val="080808"/>
              </w:rPr>
            </w:rPrChange>
          </w:rPr>
          <w:t>(</w:t>
        </w:r>
        <w:proofErr w:type="spellStart"/>
        <w:r w:rsidRPr="00FB1EF9">
          <w:rPr>
            <w:color w:val="000000"/>
            <w:lang w:val="en-US"/>
            <w:rPrChange w:id="8664" w:author="Maxim Bystrov" w:date="2026-05-24T13:18:00Z">
              <w:rPr>
                <w:color w:val="000000"/>
              </w:rPr>
            </w:rPrChange>
          </w:rPr>
          <w:t>vehicleId</w:t>
        </w:r>
        <w:proofErr w:type="spellEnd"/>
        <w:r w:rsidRPr="00FB1EF9">
          <w:rPr>
            <w:color w:val="000000"/>
            <w:lang w:val="en-US"/>
            <w:rPrChange w:id="8665" w:author="Maxim Bystrov" w:date="2026-05-24T13:18:00Z">
              <w:rPr>
                <w:color w:val="000000"/>
              </w:rPr>
            </w:rPrChange>
          </w:rPr>
          <w:t xml:space="preserve"> </w:t>
        </w:r>
        <w:r w:rsidRPr="00FB1EF9">
          <w:rPr>
            <w:color w:val="080808"/>
            <w:lang w:val="en-US"/>
            <w:rPrChange w:id="8666" w:author="Maxim Bystrov" w:date="2026-05-24T13:18:00Z">
              <w:rPr>
                <w:color w:val="080808"/>
              </w:rPr>
            </w:rPrChange>
          </w:rPr>
          <w:t xml:space="preserve">== </w:t>
        </w:r>
        <w:r w:rsidRPr="00FB1EF9">
          <w:rPr>
            <w:color w:val="0033B3"/>
            <w:lang w:val="en-US"/>
            <w:rPrChange w:id="8667" w:author="Maxim Bystrov" w:date="2026-05-24T13:18:00Z">
              <w:rPr>
                <w:color w:val="0033B3"/>
              </w:rPr>
            </w:rPrChange>
          </w:rPr>
          <w:t>null</w:t>
        </w:r>
        <w:r w:rsidRPr="00FB1EF9">
          <w:rPr>
            <w:color w:val="080808"/>
            <w:lang w:val="en-US"/>
            <w:rPrChange w:id="8668" w:author="Maxim Bystrov" w:date="2026-05-24T13:18:00Z">
              <w:rPr>
                <w:color w:val="080808"/>
              </w:rPr>
            </w:rPrChange>
          </w:rPr>
          <w:t>) {</w:t>
        </w:r>
        <w:r w:rsidRPr="00FB1EF9">
          <w:rPr>
            <w:color w:val="080808"/>
            <w:lang w:val="en-US"/>
            <w:rPrChange w:id="8669" w:author="Maxim Bystrov" w:date="2026-05-24T13:18:00Z">
              <w:rPr>
                <w:color w:val="080808"/>
              </w:rPr>
            </w:rPrChange>
          </w:rPr>
          <w:br/>
          <w:t xml:space="preserve">                </w:t>
        </w:r>
        <w:proofErr w:type="spellStart"/>
        <w:r w:rsidRPr="00FB1EF9">
          <w:rPr>
            <w:color w:val="871094"/>
            <w:lang w:val="en-US"/>
            <w:rPrChange w:id="8670" w:author="Maxim Bystrov" w:date="2026-05-24T13:18:00Z">
              <w:rPr>
                <w:color w:val="871094"/>
              </w:rPr>
            </w:rPrChange>
          </w:rPr>
          <w:t>logger</w:t>
        </w:r>
        <w:r w:rsidRPr="00FB1EF9">
          <w:rPr>
            <w:color w:val="080808"/>
            <w:lang w:val="en-US"/>
            <w:rPrChange w:id="8671" w:author="Maxim Bystrov" w:date="2026-05-24T13:18:00Z">
              <w:rPr>
                <w:color w:val="080808"/>
              </w:rPr>
            </w:rPrChange>
          </w:rPr>
          <w:t>.error</w:t>
        </w:r>
        <w:proofErr w:type="spellEnd"/>
        <w:r w:rsidRPr="00FB1EF9">
          <w:rPr>
            <w:color w:val="080808"/>
            <w:lang w:val="en-US"/>
            <w:rPrChange w:id="8672" w:author="Maxim Bystrov" w:date="2026-05-24T13:18:00Z">
              <w:rPr>
                <w:color w:val="080808"/>
              </w:rPr>
            </w:rPrChange>
          </w:rPr>
          <w:t>(</w:t>
        </w:r>
        <w:r w:rsidRPr="00FB1EF9">
          <w:rPr>
            <w:color w:val="067D17"/>
            <w:lang w:val="en-US"/>
            <w:rPrChange w:id="8673" w:author="Maxim Bystrov" w:date="2026-05-24T13:18:00Z">
              <w:rPr>
                <w:color w:val="067D17"/>
              </w:rPr>
            </w:rPrChange>
          </w:rPr>
          <w:t>"Invalid numeric format for '</w:t>
        </w:r>
        <w:proofErr w:type="spellStart"/>
        <w:r w:rsidRPr="00FB1EF9">
          <w:rPr>
            <w:color w:val="067D17"/>
            <w:lang w:val="en-US"/>
            <w:rPrChange w:id="8674" w:author="Maxim Bystrov" w:date="2026-05-24T13:18:00Z">
              <w:rPr>
                <w:color w:val="067D17"/>
              </w:rPr>
            </w:rPrChange>
          </w:rPr>
          <w:t>num_garage</w:t>
        </w:r>
        <w:proofErr w:type="spellEnd"/>
        <w:r w:rsidRPr="00FB1EF9">
          <w:rPr>
            <w:color w:val="067D17"/>
            <w:lang w:val="en-US"/>
            <w:rPrChange w:id="8675" w:author="Maxim Bystrov" w:date="2026-05-24T13:18:00Z">
              <w:rPr>
                <w:color w:val="067D17"/>
              </w:rPr>
            </w:rPrChange>
          </w:rPr>
          <w:t xml:space="preserve">': </w:t>
        </w:r>
        <w:r w:rsidRPr="00FB1EF9">
          <w:rPr>
            <w:color w:val="0037A6"/>
            <w:lang w:val="en-US"/>
            <w:rPrChange w:id="8676" w:author="Maxim Bystrov" w:date="2026-05-24T13:18:00Z">
              <w:rPr>
                <w:color w:val="0037A6"/>
              </w:rPr>
            </w:rPrChange>
          </w:rPr>
          <w:t>${</w:t>
        </w:r>
        <w:proofErr w:type="spellStart"/>
        <w:r w:rsidRPr="00FB1EF9">
          <w:rPr>
            <w:color w:val="000000"/>
            <w:lang w:val="en-US"/>
            <w:rPrChange w:id="8677" w:author="Maxim Bystrov" w:date="2026-05-24T13:18:00Z">
              <w:rPr>
                <w:color w:val="000000"/>
              </w:rPr>
            </w:rPrChange>
          </w:rPr>
          <w:t>vehicleIdNode</w:t>
        </w:r>
        <w:r w:rsidRPr="00FB1EF9">
          <w:rPr>
            <w:color w:val="080808"/>
            <w:lang w:val="en-US"/>
            <w:rPrChange w:id="8678" w:author="Maxim Bystrov" w:date="2026-05-24T13:18:00Z">
              <w:rPr>
                <w:color w:val="080808"/>
              </w:rPr>
            </w:rPrChange>
          </w:rPr>
          <w:t>.asText</w:t>
        </w:r>
        <w:proofErr w:type="spellEnd"/>
        <w:r w:rsidRPr="00FB1EF9">
          <w:rPr>
            <w:color w:val="080808"/>
            <w:lang w:val="en-US"/>
            <w:rPrChange w:id="8679" w:author="Maxim Bystrov" w:date="2026-05-24T13:18:00Z">
              <w:rPr>
                <w:color w:val="080808"/>
              </w:rPr>
            </w:rPrChange>
          </w:rPr>
          <w:t>()</w:t>
        </w:r>
        <w:r w:rsidRPr="00FB1EF9">
          <w:rPr>
            <w:color w:val="0037A6"/>
            <w:lang w:val="en-US"/>
            <w:rPrChange w:id="8680" w:author="Maxim Bystrov" w:date="2026-05-24T13:18:00Z">
              <w:rPr>
                <w:color w:val="0037A6"/>
              </w:rPr>
            </w:rPrChange>
          </w:rPr>
          <w:t>}</w:t>
        </w:r>
        <w:r w:rsidRPr="00FB1EF9">
          <w:rPr>
            <w:color w:val="067D17"/>
            <w:lang w:val="en-US"/>
            <w:rPrChange w:id="8681" w:author="Maxim Bystrov" w:date="2026-05-24T13:18:00Z">
              <w:rPr>
                <w:color w:val="067D17"/>
              </w:rPr>
            </w:rPrChange>
          </w:rPr>
          <w:t>"</w:t>
        </w:r>
        <w:r w:rsidRPr="00FB1EF9">
          <w:rPr>
            <w:color w:val="080808"/>
            <w:lang w:val="en-US"/>
            <w:rPrChange w:id="8682" w:author="Maxim Bystrov" w:date="2026-05-24T13:18:00Z">
              <w:rPr>
                <w:color w:val="080808"/>
              </w:rPr>
            </w:rPrChange>
          </w:rPr>
          <w:t>)</w:t>
        </w:r>
        <w:r w:rsidRPr="00FB1EF9">
          <w:rPr>
            <w:color w:val="080808"/>
            <w:lang w:val="en-US"/>
            <w:rPrChange w:id="8683" w:author="Maxim Bystrov" w:date="2026-05-24T13:18:00Z">
              <w:rPr>
                <w:color w:val="080808"/>
              </w:rPr>
            </w:rPrChange>
          </w:rPr>
          <w:br/>
          <w:t xml:space="preserve">                </w:t>
        </w:r>
        <w:r w:rsidRPr="00FB1EF9">
          <w:rPr>
            <w:color w:val="0033B3"/>
            <w:lang w:val="en-US"/>
            <w:rPrChange w:id="8684" w:author="Maxim Bystrov" w:date="2026-05-24T13:18:00Z">
              <w:rPr>
                <w:color w:val="0033B3"/>
              </w:rPr>
            </w:rPrChange>
          </w:rPr>
          <w:t>return</w:t>
        </w:r>
        <w:r w:rsidRPr="00FB1EF9">
          <w:rPr>
            <w:color w:val="0033B3"/>
            <w:lang w:val="en-US"/>
            <w:rPrChange w:id="8685" w:author="Maxim Bystrov" w:date="2026-05-24T13:18:00Z">
              <w:rPr>
                <w:color w:val="0033B3"/>
              </w:rPr>
            </w:rPrChange>
          </w:rPr>
          <w:br/>
          <w:t xml:space="preserve">            </w:t>
        </w:r>
        <w:r w:rsidRPr="00FB1EF9">
          <w:rPr>
            <w:color w:val="080808"/>
            <w:lang w:val="en-US"/>
            <w:rPrChange w:id="8686" w:author="Maxim Bystrov" w:date="2026-05-24T13:18:00Z">
              <w:rPr>
                <w:color w:val="080808"/>
              </w:rPr>
            </w:rPrChange>
          </w:rPr>
          <w:t>}</w:t>
        </w:r>
        <w:r w:rsidRPr="00FB1EF9">
          <w:rPr>
            <w:color w:val="080808"/>
            <w:lang w:val="en-US"/>
            <w:rPrChange w:id="8687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r w:rsidRPr="00FB1EF9">
          <w:rPr>
            <w:color w:val="080808"/>
            <w:lang w:val="en-US"/>
            <w:rPrChange w:id="8688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r w:rsidRPr="00FB1EF9">
          <w:rPr>
            <w:color w:val="0033B3"/>
            <w:lang w:val="en-US"/>
            <w:rPrChange w:id="8689" w:author="Maxim Bystrov" w:date="2026-05-24T13:18:00Z">
              <w:rPr>
                <w:color w:val="0033B3"/>
              </w:rPr>
            </w:rPrChange>
          </w:rPr>
          <w:t xml:space="preserve">if </w:t>
        </w:r>
        <w:r w:rsidRPr="00FB1EF9">
          <w:rPr>
            <w:color w:val="080808"/>
            <w:lang w:val="en-US"/>
            <w:rPrChange w:id="8690" w:author="Maxim Bystrov" w:date="2026-05-24T13:18:00Z">
              <w:rPr>
                <w:color w:val="080808"/>
              </w:rPr>
            </w:rPrChange>
          </w:rPr>
          <w:t>(</w:t>
        </w:r>
        <w:proofErr w:type="spellStart"/>
        <w:r w:rsidRPr="00FB1EF9">
          <w:rPr>
            <w:color w:val="000000"/>
            <w:lang w:val="en-US"/>
            <w:rPrChange w:id="8691" w:author="Maxim Bystrov" w:date="2026-05-24T13:18:00Z">
              <w:rPr>
                <w:color w:val="000000"/>
              </w:rPr>
            </w:rPrChange>
          </w:rPr>
          <w:t>deviceIdNode</w:t>
        </w:r>
        <w:proofErr w:type="spellEnd"/>
        <w:r w:rsidRPr="00FB1EF9">
          <w:rPr>
            <w:color w:val="000000"/>
            <w:lang w:val="en-US"/>
            <w:rPrChange w:id="8692" w:author="Maxim Bystrov" w:date="2026-05-24T13:18:00Z">
              <w:rPr>
                <w:color w:val="000000"/>
              </w:rPr>
            </w:rPrChange>
          </w:rPr>
          <w:t xml:space="preserve"> </w:t>
        </w:r>
        <w:r w:rsidRPr="00FB1EF9">
          <w:rPr>
            <w:color w:val="080808"/>
            <w:lang w:val="en-US"/>
            <w:rPrChange w:id="8693" w:author="Maxim Bystrov" w:date="2026-05-24T13:18:00Z">
              <w:rPr>
                <w:color w:val="080808"/>
              </w:rPr>
            </w:rPrChange>
          </w:rPr>
          <w:t xml:space="preserve">== </w:t>
        </w:r>
        <w:r w:rsidRPr="00FB1EF9">
          <w:rPr>
            <w:color w:val="0033B3"/>
            <w:lang w:val="en-US"/>
            <w:rPrChange w:id="8694" w:author="Maxim Bystrov" w:date="2026-05-24T13:18:00Z">
              <w:rPr>
                <w:color w:val="0033B3"/>
              </w:rPr>
            </w:rPrChange>
          </w:rPr>
          <w:t xml:space="preserve">null </w:t>
        </w:r>
        <w:r w:rsidRPr="00FB1EF9">
          <w:rPr>
            <w:color w:val="080808"/>
            <w:lang w:val="en-US"/>
            <w:rPrChange w:id="8695" w:author="Maxim Bystrov" w:date="2026-05-24T13:18:00Z">
              <w:rPr>
                <w:color w:val="080808"/>
              </w:rPr>
            </w:rPrChange>
          </w:rPr>
          <w:t>|| !</w:t>
        </w:r>
        <w:proofErr w:type="spellStart"/>
        <w:r w:rsidRPr="00FB1EF9">
          <w:rPr>
            <w:color w:val="000000"/>
            <w:lang w:val="en-US"/>
            <w:rPrChange w:id="8696" w:author="Maxim Bystrov" w:date="2026-05-24T13:18:00Z">
              <w:rPr>
                <w:color w:val="000000"/>
              </w:rPr>
            </w:rPrChange>
          </w:rPr>
          <w:t>deviceIdNode</w:t>
        </w:r>
        <w:r w:rsidRPr="00FB1EF9">
          <w:rPr>
            <w:color w:val="080808"/>
            <w:lang w:val="en-US"/>
            <w:rPrChange w:id="8697" w:author="Maxim Bystrov" w:date="2026-05-24T13:18:00Z">
              <w:rPr>
                <w:color w:val="080808"/>
              </w:rPr>
            </w:rPrChange>
          </w:rPr>
          <w:t>.</w:t>
        </w:r>
        <w:r w:rsidRPr="00FB1EF9">
          <w:rPr>
            <w:i/>
            <w:iCs/>
            <w:color w:val="871094"/>
            <w:lang w:val="en-US"/>
            <w:rPrChange w:id="8698" w:author="Maxim Bystrov" w:date="2026-05-24T13:18:00Z">
              <w:rPr>
                <w:i/>
                <w:iCs/>
                <w:color w:val="871094"/>
              </w:rPr>
            </w:rPrChange>
          </w:rPr>
          <w:t>isNumber</w:t>
        </w:r>
        <w:proofErr w:type="spellEnd"/>
        <w:r w:rsidRPr="00FB1EF9">
          <w:rPr>
            <w:color w:val="080808"/>
            <w:lang w:val="en-US"/>
            <w:rPrChange w:id="8699" w:author="Maxim Bystrov" w:date="2026-05-24T13:18:00Z">
              <w:rPr>
                <w:color w:val="080808"/>
              </w:rPr>
            </w:rPrChange>
          </w:rPr>
          <w:t>) {</w:t>
        </w:r>
        <w:r w:rsidRPr="00FB1EF9">
          <w:rPr>
            <w:color w:val="080808"/>
            <w:lang w:val="en-US"/>
            <w:rPrChange w:id="8700" w:author="Maxim Bystrov" w:date="2026-05-24T13:18:00Z">
              <w:rPr>
                <w:color w:val="080808"/>
              </w:rPr>
            </w:rPrChange>
          </w:rPr>
          <w:br/>
          <w:t xml:space="preserve">                </w:t>
        </w:r>
        <w:proofErr w:type="spellStart"/>
        <w:r w:rsidRPr="00FB1EF9">
          <w:rPr>
            <w:color w:val="871094"/>
            <w:lang w:val="en-US"/>
            <w:rPrChange w:id="8701" w:author="Maxim Bystrov" w:date="2026-05-24T13:18:00Z">
              <w:rPr>
                <w:color w:val="871094"/>
              </w:rPr>
            </w:rPrChange>
          </w:rPr>
          <w:t>logger</w:t>
        </w:r>
        <w:r w:rsidRPr="00FB1EF9">
          <w:rPr>
            <w:color w:val="080808"/>
            <w:lang w:val="en-US"/>
            <w:rPrChange w:id="8702" w:author="Maxim Bystrov" w:date="2026-05-24T13:18:00Z">
              <w:rPr>
                <w:color w:val="080808"/>
              </w:rPr>
            </w:rPrChange>
          </w:rPr>
          <w:t>.error</w:t>
        </w:r>
        <w:proofErr w:type="spellEnd"/>
        <w:r w:rsidRPr="00FB1EF9">
          <w:rPr>
            <w:color w:val="080808"/>
            <w:lang w:val="en-US"/>
            <w:rPrChange w:id="8703" w:author="Maxim Bystrov" w:date="2026-05-24T13:18:00Z">
              <w:rPr>
                <w:color w:val="080808"/>
              </w:rPr>
            </w:rPrChange>
          </w:rPr>
          <w:t>(</w:t>
        </w:r>
        <w:r w:rsidRPr="00FB1EF9">
          <w:rPr>
            <w:color w:val="067D17"/>
            <w:lang w:val="en-US"/>
            <w:rPrChange w:id="8704" w:author="Maxim Bystrov" w:date="2026-05-24T13:18:00Z">
              <w:rPr>
                <w:color w:val="067D17"/>
              </w:rPr>
            </w:rPrChange>
          </w:rPr>
          <w:t>"Missing or invalid '</w:t>
        </w:r>
        <w:proofErr w:type="spellStart"/>
        <w:r w:rsidRPr="00FB1EF9">
          <w:rPr>
            <w:color w:val="067D17"/>
            <w:lang w:val="en-US"/>
            <w:rPrChange w:id="8705" w:author="Maxim Bystrov" w:date="2026-05-24T13:18:00Z">
              <w:rPr>
                <w:color w:val="067D17"/>
              </w:rPr>
            </w:rPrChange>
          </w:rPr>
          <w:t>id_obj</w:t>
        </w:r>
        <w:proofErr w:type="spellEnd"/>
        <w:r w:rsidRPr="00FB1EF9">
          <w:rPr>
            <w:color w:val="067D17"/>
            <w:lang w:val="en-US"/>
            <w:rPrChange w:id="8706" w:author="Maxim Bystrov" w:date="2026-05-24T13:18:00Z">
              <w:rPr>
                <w:color w:val="067D17"/>
              </w:rPr>
            </w:rPrChange>
          </w:rPr>
          <w:t>' field in message"</w:t>
        </w:r>
        <w:r w:rsidRPr="00FB1EF9">
          <w:rPr>
            <w:color w:val="080808"/>
            <w:lang w:val="en-US"/>
            <w:rPrChange w:id="8707" w:author="Maxim Bystrov" w:date="2026-05-24T13:18:00Z">
              <w:rPr>
                <w:color w:val="080808"/>
              </w:rPr>
            </w:rPrChange>
          </w:rPr>
          <w:t>)</w:t>
        </w:r>
        <w:r w:rsidRPr="00FB1EF9">
          <w:rPr>
            <w:color w:val="080808"/>
            <w:lang w:val="en-US"/>
            <w:rPrChange w:id="8708" w:author="Maxim Bystrov" w:date="2026-05-24T13:18:00Z">
              <w:rPr>
                <w:color w:val="080808"/>
              </w:rPr>
            </w:rPrChange>
          </w:rPr>
          <w:br/>
          <w:t xml:space="preserve">                </w:t>
        </w:r>
        <w:r w:rsidRPr="00FB1EF9">
          <w:rPr>
            <w:color w:val="0033B3"/>
            <w:lang w:val="en-US"/>
            <w:rPrChange w:id="8709" w:author="Maxim Bystrov" w:date="2026-05-24T13:18:00Z">
              <w:rPr>
                <w:color w:val="0033B3"/>
              </w:rPr>
            </w:rPrChange>
          </w:rPr>
          <w:t>return</w:t>
        </w:r>
        <w:r w:rsidRPr="00FB1EF9">
          <w:rPr>
            <w:color w:val="0033B3"/>
            <w:lang w:val="en-US"/>
            <w:rPrChange w:id="8710" w:author="Maxim Bystrov" w:date="2026-05-24T13:18:00Z">
              <w:rPr>
                <w:color w:val="0033B3"/>
              </w:rPr>
            </w:rPrChange>
          </w:rPr>
          <w:br/>
          <w:t xml:space="preserve">            </w:t>
        </w:r>
        <w:r w:rsidRPr="00FB1EF9">
          <w:rPr>
            <w:color w:val="080808"/>
            <w:lang w:val="en-US"/>
            <w:rPrChange w:id="8711" w:author="Maxim Bystrov" w:date="2026-05-24T13:18:00Z">
              <w:rPr>
                <w:color w:val="080808"/>
              </w:rPr>
            </w:rPrChange>
          </w:rPr>
          <w:t>}</w:t>
        </w:r>
        <w:r w:rsidRPr="00FB1EF9">
          <w:rPr>
            <w:color w:val="080808"/>
            <w:lang w:val="en-US"/>
            <w:rPrChange w:id="8712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FB1EF9">
          <w:rPr>
            <w:color w:val="0033B3"/>
            <w:lang w:val="en-US"/>
            <w:rPrChange w:id="8713" w:author="Maxim Bystrov" w:date="2026-05-24T13:18:00Z">
              <w:rPr>
                <w:color w:val="0033B3"/>
              </w:rPr>
            </w:rPrChange>
          </w:rPr>
          <w:t>val</w:t>
        </w:r>
        <w:proofErr w:type="spellEnd"/>
        <w:r w:rsidRPr="00FB1EF9">
          <w:rPr>
            <w:color w:val="0033B3"/>
            <w:lang w:val="en-US"/>
            <w:rPrChange w:id="8714" w:author="Maxim Bystrov" w:date="2026-05-24T13:18:00Z">
              <w:rPr>
                <w:color w:val="0033B3"/>
              </w:rPr>
            </w:rPrChange>
          </w:rPr>
          <w:t xml:space="preserve"> </w:t>
        </w:r>
        <w:proofErr w:type="spellStart"/>
        <w:r w:rsidRPr="00FB1EF9">
          <w:rPr>
            <w:color w:val="000000"/>
            <w:lang w:val="en-US"/>
            <w:rPrChange w:id="8715" w:author="Maxim Bystrov" w:date="2026-05-24T13:18:00Z">
              <w:rPr>
                <w:color w:val="000000"/>
              </w:rPr>
            </w:rPrChange>
          </w:rPr>
          <w:t>deviceId</w:t>
        </w:r>
        <w:proofErr w:type="spellEnd"/>
        <w:r w:rsidRPr="00FB1EF9">
          <w:rPr>
            <w:color w:val="000000"/>
            <w:lang w:val="en-US"/>
            <w:rPrChange w:id="8716" w:author="Maxim Bystrov" w:date="2026-05-24T13:18:00Z">
              <w:rPr>
                <w:color w:val="000000"/>
              </w:rPr>
            </w:rPrChange>
          </w:rPr>
          <w:t xml:space="preserve"> </w:t>
        </w:r>
        <w:r w:rsidRPr="00FB1EF9">
          <w:rPr>
            <w:color w:val="080808"/>
            <w:lang w:val="en-US"/>
            <w:rPrChange w:id="8717" w:author="Maxim Bystrov" w:date="2026-05-24T13:18:00Z">
              <w:rPr>
                <w:color w:val="080808"/>
              </w:rPr>
            </w:rPrChange>
          </w:rPr>
          <w:t xml:space="preserve">= </w:t>
        </w:r>
        <w:proofErr w:type="spellStart"/>
        <w:r w:rsidRPr="00FB1EF9">
          <w:rPr>
            <w:color w:val="000000"/>
            <w:lang w:val="en-US"/>
            <w:rPrChange w:id="8718" w:author="Maxim Bystrov" w:date="2026-05-24T13:18:00Z">
              <w:rPr>
                <w:color w:val="000000"/>
              </w:rPr>
            </w:rPrChange>
          </w:rPr>
          <w:t>deviceIdNode</w:t>
        </w:r>
        <w:r w:rsidRPr="00FB1EF9">
          <w:rPr>
            <w:color w:val="080808"/>
            <w:lang w:val="en-US"/>
            <w:rPrChange w:id="8719" w:author="Maxim Bystrov" w:date="2026-05-24T13:18:00Z">
              <w:rPr>
                <w:color w:val="080808"/>
              </w:rPr>
            </w:rPrChange>
          </w:rPr>
          <w:t>.asLong</w:t>
        </w:r>
        <w:proofErr w:type="spellEnd"/>
        <w:r w:rsidRPr="00FB1EF9">
          <w:rPr>
            <w:color w:val="080808"/>
            <w:lang w:val="en-US"/>
            <w:rPrChange w:id="8720" w:author="Maxim Bystrov" w:date="2026-05-24T13:18:00Z">
              <w:rPr>
                <w:color w:val="080808"/>
              </w:rPr>
            </w:rPrChange>
          </w:rPr>
          <w:t>()</w:t>
        </w:r>
        <w:r w:rsidRPr="00FB1EF9">
          <w:rPr>
            <w:color w:val="080808"/>
            <w:lang w:val="en-US"/>
            <w:rPrChange w:id="8721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r w:rsidRPr="00FB1EF9">
          <w:rPr>
            <w:color w:val="080808"/>
            <w:lang w:val="en-US"/>
            <w:rPrChange w:id="8722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r w:rsidRPr="00FB1EF9">
          <w:rPr>
            <w:color w:val="0033B3"/>
            <w:lang w:val="en-US"/>
            <w:rPrChange w:id="8723" w:author="Maxim Bystrov" w:date="2026-05-24T13:18:00Z">
              <w:rPr>
                <w:color w:val="0033B3"/>
              </w:rPr>
            </w:rPrChange>
          </w:rPr>
          <w:t xml:space="preserve">if </w:t>
        </w:r>
        <w:r w:rsidRPr="00FB1EF9">
          <w:rPr>
            <w:color w:val="080808"/>
            <w:lang w:val="en-US"/>
            <w:rPrChange w:id="8724" w:author="Maxim Bystrov" w:date="2026-05-24T13:18:00Z">
              <w:rPr>
                <w:color w:val="080808"/>
              </w:rPr>
            </w:rPrChange>
          </w:rPr>
          <w:t>(</w:t>
        </w:r>
        <w:proofErr w:type="spellStart"/>
        <w:r w:rsidRPr="00FB1EF9">
          <w:rPr>
            <w:color w:val="000000"/>
            <w:lang w:val="en-US"/>
            <w:rPrChange w:id="8725" w:author="Maxim Bystrov" w:date="2026-05-24T13:18:00Z">
              <w:rPr>
                <w:color w:val="000000"/>
              </w:rPr>
            </w:rPrChange>
          </w:rPr>
          <w:t>packetTimeNode</w:t>
        </w:r>
        <w:proofErr w:type="spellEnd"/>
        <w:r w:rsidRPr="00FB1EF9">
          <w:rPr>
            <w:color w:val="000000"/>
            <w:lang w:val="en-US"/>
            <w:rPrChange w:id="8726" w:author="Maxim Bystrov" w:date="2026-05-24T13:18:00Z">
              <w:rPr>
                <w:color w:val="000000"/>
              </w:rPr>
            </w:rPrChange>
          </w:rPr>
          <w:t xml:space="preserve"> </w:t>
        </w:r>
        <w:r w:rsidRPr="00FB1EF9">
          <w:rPr>
            <w:color w:val="080808"/>
            <w:lang w:val="en-US"/>
            <w:rPrChange w:id="8727" w:author="Maxim Bystrov" w:date="2026-05-24T13:18:00Z">
              <w:rPr>
                <w:color w:val="080808"/>
              </w:rPr>
            </w:rPrChange>
          </w:rPr>
          <w:t xml:space="preserve">== </w:t>
        </w:r>
        <w:r w:rsidRPr="00FB1EF9">
          <w:rPr>
            <w:color w:val="0033B3"/>
            <w:lang w:val="en-US"/>
            <w:rPrChange w:id="8728" w:author="Maxim Bystrov" w:date="2026-05-24T13:18:00Z">
              <w:rPr>
                <w:color w:val="0033B3"/>
              </w:rPr>
            </w:rPrChange>
          </w:rPr>
          <w:t xml:space="preserve">null </w:t>
        </w:r>
        <w:r w:rsidRPr="00FB1EF9">
          <w:rPr>
            <w:color w:val="080808"/>
            <w:lang w:val="en-US"/>
            <w:rPrChange w:id="8729" w:author="Maxim Bystrov" w:date="2026-05-24T13:18:00Z">
              <w:rPr>
                <w:color w:val="080808"/>
              </w:rPr>
            </w:rPrChange>
          </w:rPr>
          <w:t>|| !</w:t>
        </w:r>
        <w:proofErr w:type="spellStart"/>
        <w:r w:rsidRPr="00FB1EF9">
          <w:rPr>
            <w:color w:val="000000"/>
            <w:lang w:val="en-US"/>
            <w:rPrChange w:id="8730" w:author="Maxim Bystrov" w:date="2026-05-24T13:18:00Z">
              <w:rPr>
                <w:color w:val="000000"/>
              </w:rPr>
            </w:rPrChange>
          </w:rPr>
          <w:t>packetTimeNode</w:t>
        </w:r>
        <w:r w:rsidRPr="00FB1EF9">
          <w:rPr>
            <w:color w:val="080808"/>
            <w:lang w:val="en-US"/>
            <w:rPrChange w:id="8731" w:author="Maxim Bystrov" w:date="2026-05-24T13:18:00Z">
              <w:rPr>
                <w:color w:val="080808"/>
              </w:rPr>
            </w:rPrChange>
          </w:rPr>
          <w:t>.</w:t>
        </w:r>
        <w:r w:rsidRPr="00FB1EF9">
          <w:rPr>
            <w:i/>
            <w:iCs/>
            <w:color w:val="871094"/>
            <w:lang w:val="en-US"/>
            <w:rPrChange w:id="8732" w:author="Maxim Bystrov" w:date="2026-05-24T13:18:00Z">
              <w:rPr>
                <w:i/>
                <w:iCs/>
                <w:color w:val="871094"/>
              </w:rPr>
            </w:rPrChange>
          </w:rPr>
          <w:t>isNumber</w:t>
        </w:r>
        <w:proofErr w:type="spellEnd"/>
        <w:r w:rsidRPr="00FB1EF9">
          <w:rPr>
            <w:color w:val="080808"/>
            <w:lang w:val="en-US"/>
            <w:rPrChange w:id="8733" w:author="Maxim Bystrov" w:date="2026-05-24T13:18:00Z">
              <w:rPr>
                <w:color w:val="080808"/>
              </w:rPr>
            </w:rPrChange>
          </w:rPr>
          <w:t>) {</w:t>
        </w:r>
        <w:r w:rsidRPr="00FB1EF9">
          <w:rPr>
            <w:color w:val="080808"/>
            <w:lang w:val="en-US"/>
            <w:rPrChange w:id="8734" w:author="Maxim Bystrov" w:date="2026-05-24T13:18:00Z">
              <w:rPr>
                <w:color w:val="080808"/>
              </w:rPr>
            </w:rPrChange>
          </w:rPr>
          <w:br/>
          <w:t xml:space="preserve">                </w:t>
        </w:r>
        <w:proofErr w:type="spellStart"/>
        <w:r w:rsidRPr="00FB1EF9">
          <w:rPr>
            <w:color w:val="871094"/>
            <w:lang w:val="en-US"/>
            <w:rPrChange w:id="8735" w:author="Maxim Bystrov" w:date="2026-05-24T13:18:00Z">
              <w:rPr>
                <w:color w:val="871094"/>
              </w:rPr>
            </w:rPrChange>
          </w:rPr>
          <w:t>logger</w:t>
        </w:r>
        <w:r w:rsidRPr="00FB1EF9">
          <w:rPr>
            <w:color w:val="080808"/>
            <w:lang w:val="en-US"/>
            <w:rPrChange w:id="8736" w:author="Maxim Bystrov" w:date="2026-05-24T13:18:00Z">
              <w:rPr>
                <w:color w:val="080808"/>
              </w:rPr>
            </w:rPrChange>
          </w:rPr>
          <w:t>.error</w:t>
        </w:r>
        <w:proofErr w:type="spellEnd"/>
        <w:r w:rsidRPr="00FB1EF9">
          <w:rPr>
            <w:color w:val="080808"/>
            <w:lang w:val="en-US"/>
            <w:rPrChange w:id="8737" w:author="Maxim Bystrov" w:date="2026-05-24T13:18:00Z">
              <w:rPr>
                <w:color w:val="080808"/>
              </w:rPr>
            </w:rPrChange>
          </w:rPr>
          <w:t>(</w:t>
        </w:r>
        <w:r w:rsidRPr="00FB1EF9">
          <w:rPr>
            <w:color w:val="067D17"/>
            <w:lang w:val="en-US"/>
            <w:rPrChange w:id="8738" w:author="Maxim Bystrov" w:date="2026-05-24T13:18:00Z">
              <w:rPr>
                <w:color w:val="067D17"/>
              </w:rPr>
            </w:rPrChange>
          </w:rPr>
          <w:t>"Missing or invalid '</w:t>
        </w:r>
        <w:proofErr w:type="spellStart"/>
        <w:r w:rsidRPr="00FB1EF9">
          <w:rPr>
            <w:color w:val="067D17"/>
            <w:lang w:val="en-US"/>
            <w:rPrChange w:id="8739" w:author="Maxim Bystrov" w:date="2026-05-24T13:18:00Z">
              <w:rPr>
                <w:color w:val="067D17"/>
              </w:rPr>
            </w:rPrChange>
          </w:rPr>
          <w:t>date_real</w:t>
        </w:r>
        <w:proofErr w:type="spellEnd"/>
        <w:r w:rsidRPr="00FB1EF9">
          <w:rPr>
            <w:color w:val="067D17"/>
            <w:lang w:val="en-US"/>
            <w:rPrChange w:id="8740" w:author="Maxim Bystrov" w:date="2026-05-24T13:18:00Z">
              <w:rPr>
                <w:color w:val="067D17"/>
              </w:rPr>
            </w:rPrChange>
          </w:rPr>
          <w:t>' field in message"</w:t>
        </w:r>
        <w:r w:rsidRPr="00FB1EF9">
          <w:rPr>
            <w:color w:val="080808"/>
            <w:lang w:val="en-US"/>
            <w:rPrChange w:id="8741" w:author="Maxim Bystrov" w:date="2026-05-24T13:18:00Z">
              <w:rPr>
                <w:color w:val="080808"/>
              </w:rPr>
            </w:rPrChange>
          </w:rPr>
          <w:t>)</w:t>
        </w:r>
        <w:r w:rsidRPr="00FB1EF9">
          <w:rPr>
            <w:color w:val="080808"/>
            <w:lang w:val="en-US"/>
            <w:rPrChange w:id="8742" w:author="Maxim Bystrov" w:date="2026-05-24T13:18:00Z">
              <w:rPr>
                <w:color w:val="080808"/>
              </w:rPr>
            </w:rPrChange>
          </w:rPr>
          <w:br/>
          <w:t xml:space="preserve">                </w:t>
        </w:r>
        <w:r w:rsidRPr="00FB1EF9">
          <w:rPr>
            <w:color w:val="0033B3"/>
            <w:lang w:val="en-US"/>
            <w:rPrChange w:id="8743" w:author="Maxim Bystrov" w:date="2026-05-24T13:18:00Z">
              <w:rPr>
                <w:color w:val="0033B3"/>
              </w:rPr>
            </w:rPrChange>
          </w:rPr>
          <w:t>return</w:t>
        </w:r>
        <w:r w:rsidRPr="00FB1EF9">
          <w:rPr>
            <w:color w:val="0033B3"/>
            <w:lang w:val="en-US"/>
            <w:rPrChange w:id="8744" w:author="Maxim Bystrov" w:date="2026-05-24T13:18:00Z">
              <w:rPr>
                <w:color w:val="0033B3"/>
              </w:rPr>
            </w:rPrChange>
          </w:rPr>
          <w:br/>
          <w:t xml:space="preserve">            </w:t>
        </w:r>
        <w:r w:rsidRPr="00FB1EF9">
          <w:rPr>
            <w:color w:val="080808"/>
            <w:lang w:val="en-US"/>
            <w:rPrChange w:id="8745" w:author="Maxim Bystrov" w:date="2026-05-24T13:18:00Z">
              <w:rPr>
                <w:color w:val="080808"/>
              </w:rPr>
            </w:rPrChange>
          </w:rPr>
          <w:t>}</w:t>
        </w:r>
        <w:r w:rsidRPr="00FB1EF9">
          <w:rPr>
            <w:color w:val="080808"/>
            <w:lang w:val="en-US"/>
            <w:rPrChange w:id="8746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FB1EF9">
          <w:rPr>
            <w:color w:val="0033B3"/>
            <w:lang w:val="en-US"/>
            <w:rPrChange w:id="8747" w:author="Maxim Bystrov" w:date="2026-05-24T13:18:00Z">
              <w:rPr>
                <w:color w:val="0033B3"/>
              </w:rPr>
            </w:rPrChange>
          </w:rPr>
          <w:t>val</w:t>
        </w:r>
        <w:proofErr w:type="spellEnd"/>
        <w:r w:rsidRPr="00FB1EF9">
          <w:rPr>
            <w:color w:val="0033B3"/>
            <w:lang w:val="en-US"/>
            <w:rPrChange w:id="8748" w:author="Maxim Bystrov" w:date="2026-05-24T13:18:00Z">
              <w:rPr>
                <w:color w:val="0033B3"/>
              </w:rPr>
            </w:rPrChange>
          </w:rPr>
          <w:t xml:space="preserve"> </w:t>
        </w:r>
        <w:proofErr w:type="spellStart"/>
        <w:r w:rsidRPr="00FB1EF9">
          <w:rPr>
            <w:color w:val="000000"/>
            <w:lang w:val="en-US"/>
            <w:rPrChange w:id="8749" w:author="Maxim Bystrov" w:date="2026-05-24T13:18:00Z">
              <w:rPr>
                <w:color w:val="000000"/>
              </w:rPr>
            </w:rPrChange>
          </w:rPr>
          <w:t>packetTimeEpoch</w:t>
        </w:r>
        <w:proofErr w:type="spellEnd"/>
        <w:r w:rsidRPr="00FB1EF9">
          <w:rPr>
            <w:color w:val="000000"/>
            <w:lang w:val="en-US"/>
            <w:rPrChange w:id="8750" w:author="Maxim Bystrov" w:date="2026-05-24T13:18:00Z">
              <w:rPr>
                <w:color w:val="000000"/>
              </w:rPr>
            </w:rPrChange>
          </w:rPr>
          <w:t xml:space="preserve"> </w:t>
        </w:r>
        <w:r w:rsidRPr="00FB1EF9">
          <w:rPr>
            <w:color w:val="080808"/>
            <w:lang w:val="en-US"/>
            <w:rPrChange w:id="8751" w:author="Maxim Bystrov" w:date="2026-05-24T13:18:00Z">
              <w:rPr>
                <w:color w:val="080808"/>
              </w:rPr>
            </w:rPrChange>
          </w:rPr>
          <w:t xml:space="preserve">= </w:t>
        </w:r>
        <w:proofErr w:type="spellStart"/>
        <w:r w:rsidRPr="00FB1EF9">
          <w:rPr>
            <w:color w:val="000000"/>
            <w:lang w:val="en-US"/>
            <w:rPrChange w:id="8752" w:author="Maxim Bystrov" w:date="2026-05-24T13:18:00Z">
              <w:rPr>
                <w:color w:val="000000"/>
              </w:rPr>
            </w:rPrChange>
          </w:rPr>
          <w:t>packetTimeNode</w:t>
        </w:r>
        <w:r w:rsidRPr="00FB1EF9">
          <w:rPr>
            <w:color w:val="080808"/>
            <w:lang w:val="en-US"/>
            <w:rPrChange w:id="8753" w:author="Maxim Bystrov" w:date="2026-05-24T13:18:00Z">
              <w:rPr>
                <w:color w:val="080808"/>
              </w:rPr>
            </w:rPrChange>
          </w:rPr>
          <w:t>.asLong</w:t>
        </w:r>
        <w:proofErr w:type="spellEnd"/>
        <w:r w:rsidRPr="00FB1EF9">
          <w:rPr>
            <w:color w:val="080808"/>
            <w:lang w:val="en-US"/>
            <w:rPrChange w:id="8754" w:author="Maxim Bystrov" w:date="2026-05-24T13:18:00Z">
              <w:rPr>
                <w:color w:val="080808"/>
              </w:rPr>
            </w:rPrChange>
          </w:rPr>
          <w:t>()</w:t>
        </w:r>
        <w:r w:rsidRPr="00FB1EF9">
          <w:rPr>
            <w:color w:val="080808"/>
            <w:lang w:val="en-US"/>
            <w:rPrChange w:id="8755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r w:rsidRPr="00FB1EF9">
          <w:rPr>
            <w:color w:val="080808"/>
            <w:lang w:val="en-US"/>
            <w:rPrChange w:id="8756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r w:rsidRPr="00FB1EF9">
          <w:rPr>
            <w:color w:val="0033B3"/>
            <w:lang w:val="en-US"/>
            <w:rPrChange w:id="8757" w:author="Maxim Bystrov" w:date="2026-05-24T13:18:00Z">
              <w:rPr>
                <w:color w:val="0033B3"/>
              </w:rPr>
            </w:rPrChange>
          </w:rPr>
          <w:t xml:space="preserve">if </w:t>
        </w:r>
        <w:r w:rsidRPr="00FB1EF9">
          <w:rPr>
            <w:color w:val="080808"/>
            <w:lang w:val="en-US"/>
            <w:rPrChange w:id="8758" w:author="Maxim Bystrov" w:date="2026-05-24T13:18:00Z">
              <w:rPr>
                <w:color w:val="080808"/>
              </w:rPr>
            </w:rPrChange>
          </w:rPr>
          <w:t>(</w:t>
        </w:r>
        <w:proofErr w:type="spellStart"/>
        <w:r w:rsidRPr="00FB1EF9">
          <w:rPr>
            <w:color w:val="000000"/>
            <w:lang w:val="en-US"/>
            <w:rPrChange w:id="8759" w:author="Maxim Bystrov" w:date="2026-05-24T13:18:00Z">
              <w:rPr>
                <w:color w:val="000000"/>
              </w:rPr>
            </w:rPrChange>
          </w:rPr>
          <w:t>receptionTimeNode</w:t>
        </w:r>
        <w:proofErr w:type="spellEnd"/>
        <w:r w:rsidRPr="00FB1EF9">
          <w:rPr>
            <w:color w:val="000000"/>
            <w:lang w:val="en-US"/>
            <w:rPrChange w:id="8760" w:author="Maxim Bystrov" w:date="2026-05-24T13:18:00Z">
              <w:rPr>
                <w:color w:val="000000"/>
              </w:rPr>
            </w:rPrChange>
          </w:rPr>
          <w:t xml:space="preserve"> </w:t>
        </w:r>
        <w:r w:rsidRPr="00FB1EF9">
          <w:rPr>
            <w:color w:val="080808"/>
            <w:lang w:val="en-US"/>
            <w:rPrChange w:id="8761" w:author="Maxim Bystrov" w:date="2026-05-24T13:18:00Z">
              <w:rPr>
                <w:color w:val="080808"/>
              </w:rPr>
            </w:rPrChange>
          </w:rPr>
          <w:t xml:space="preserve">== </w:t>
        </w:r>
        <w:r w:rsidRPr="00FB1EF9">
          <w:rPr>
            <w:color w:val="0033B3"/>
            <w:lang w:val="en-US"/>
            <w:rPrChange w:id="8762" w:author="Maxim Bystrov" w:date="2026-05-24T13:18:00Z">
              <w:rPr>
                <w:color w:val="0033B3"/>
              </w:rPr>
            </w:rPrChange>
          </w:rPr>
          <w:t xml:space="preserve">null </w:t>
        </w:r>
        <w:r w:rsidRPr="00FB1EF9">
          <w:rPr>
            <w:color w:val="080808"/>
            <w:lang w:val="en-US"/>
            <w:rPrChange w:id="8763" w:author="Maxim Bystrov" w:date="2026-05-24T13:18:00Z">
              <w:rPr>
                <w:color w:val="080808"/>
              </w:rPr>
            </w:rPrChange>
          </w:rPr>
          <w:t>|| !</w:t>
        </w:r>
        <w:proofErr w:type="spellStart"/>
        <w:r w:rsidRPr="00FB1EF9">
          <w:rPr>
            <w:color w:val="000000"/>
            <w:lang w:val="en-US"/>
            <w:rPrChange w:id="8764" w:author="Maxim Bystrov" w:date="2026-05-24T13:18:00Z">
              <w:rPr>
                <w:color w:val="000000"/>
              </w:rPr>
            </w:rPrChange>
          </w:rPr>
          <w:t>receptionTimeNode</w:t>
        </w:r>
        <w:r w:rsidRPr="00FB1EF9">
          <w:rPr>
            <w:color w:val="080808"/>
            <w:lang w:val="en-US"/>
            <w:rPrChange w:id="8765" w:author="Maxim Bystrov" w:date="2026-05-24T13:18:00Z">
              <w:rPr>
                <w:color w:val="080808"/>
              </w:rPr>
            </w:rPrChange>
          </w:rPr>
          <w:t>.</w:t>
        </w:r>
        <w:r w:rsidRPr="00FB1EF9">
          <w:rPr>
            <w:i/>
            <w:iCs/>
            <w:color w:val="871094"/>
            <w:lang w:val="en-US"/>
            <w:rPrChange w:id="8766" w:author="Maxim Bystrov" w:date="2026-05-24T13:18:00Z">
              <w:rPr>
                <w:i/>
                <w:iCs/>
                <w:color w:val="871094"/>
              </w:rPr>
            </w:rPrChange>
          </w:rPr>
          <w:t>isNumber</w:t>
        </w:r>
        <w:proofErr w:type="spellEnd"/>
        <w:r w:rsidRPr="00FB1EF9">
          <w:rPr>
            <w:color w:val="080808"/>
            <w:lang w:val="en-US"/>
            <w:rPrChange w:id="8767" w:author="Maxim Bystrov" w:date="2026-05-24T13:18:00Z">
              <w:rPr>
                <w:color w:val="080808"/>
              </w:rPr>
            </w:rPrChange>
          </w:rPr>
          <w:t>) {</w:t>
        </w:r>
        <w:r w:rsidRPr="00FB1EF9">
          <w:rPr>
            <w:color w:val="080808"/>
            <w:lang w:val="en-US"/>
            <w:rPrChange w:id="8768" w:author="Maxim Bystrov" w:date="2026-05-24T13:18:00Z">
              <w:rPr>
                <w:color w:val="080808"/>
              </w:rPr>
            </w:rPrChange>
          </w:rPr>
          <w:br/>
          <w:t xml:space="preserve">                </w:t>
        </w:r>
        <w:proofErr w:type="spellStart"/>
        <w:r w:rsidRPr="00FB1EF9">
          <w:rPr>
            <w:color w:val="871094"/>
            <w:lang w:val="en-US"/>
            <w:rPrChange w:id="8769" w:author="Maxim Bystrov" w:date="2026-05-24T13:18:00Z">
              <w:rPr>
                <w:color w:val="871094"/>
              </w:rPr>
            </w:rPrChange>
          </w:rPr>
          <w:t>logger</w:t>
        </w:r>
        <w:r w:rsidRPr="00FB1EF9">
          <w:rPr>
            <w:color w:val="080808"/>
            <w:lang w:val="en-US"/>
            <w:rPrChange w:id="8770" w:author="Maxim Bystrov" w:date="2026-05-24T13:18:00Z">
              <w:rPr>
                <w:color w:val="080808"/>
              </w:rPr>
            </w:rPrChange>
          </w:rPr>
          <w:t>.error</w:t>
        </w:r>
        <w:proofErr w:type="spellEnd"/>
        <w:r w:rsidRPr="00FB1EF9">
          <w:rPr>
            <w:color w:val="080808"/>
            <w:lang w:val="en-US"/>
            <w:rPrChange w:id="8771" w:author="Maxim Bystrov" w:date="2026-05-24T13:18:00Z">
              <w:rPr>
                <w:color w:val="080808"/>
              </w:rPr>
            </w:rPrChange>
          </w:rPr>
          <w:t>(</w:t>
        </w:r>
        <w:r w:rsidRPr="00FB1EF9">
          <w:rPr>
            <w:color w:val="067D17"/>
            <w:lang w:val="en-US"/>
            <w:rPrChange w:id="8772" w:author="Maxim Bystrov" w:date="2026-05-24T13:18:00Z">
              <w:rPr>
                <w:color w:val="067D17"/>
              </w:rPr>
            </w:rPrChange>
          </w:rPr>
          <w:t>"Missing or invalid '</w:t>
        </w:r>
        <w:proofErr w:type="spellStart"/>
        <w:r w:rsidRPr="00FB1EF9">
          <w:rPr>
            <w:color w:val="067D17"/>
            <w:lang w:val="en-US"/>
            <w:rPrChange w:id="8773" w:author="Maxim Bystrov" w:date="2026-05-24T13:18:00Z">
              <w:rPr>
                <w:color w:val="067D17"/>
              </w:rPr>
            </w:rPrChange>
          </w:rPr>
          <w:t>date_turn</w:t>
        </w:r>
        <w:proofErr w:type="spellEnd"/>
        <w:r w:rsidRPr="00FB1EF9">
          <w:rPr>
            <w:color w:val="067D17"/>
            <w:lang w:val="en-US"/>
            <w:rPrChange w:id="8774" w:author="Maxim Bystrov" w:date="2026-05-24T13:18:00Z">
              <w:rPr>
                <w:color w:val="067D17"/>
              </w:rPr>
            </w:rPrChange>
          </w:rPr>
          <w:t>' field in message"</w:t>
        </w:r>
        <w:r w:rsidRPr="00FB1EF9">
          <w:rPr>
            <w:color w:val="080808"/>
            <w:lang w:val="en-US"/>
            <w:rPrChange w:id="8775" w:author="Maxim Bystrov" w:date="2026-05-24T13:18:00Z">
              <w:rPr>
                <w:color w:val="080808"/>
              </w:rPr>
            </w:rPrChange>
          </w:rPr>
          <w:t>)</w:t>
        </w:r>
        <w:r w:rsidRPr="00FB1EF9">
          <w:rPr>
            <w:color w:val="080808"/>
            <w:lang w:val="en-US"/>
            <w:rPrChange w:id="8776" w:author="Maxim Bystrov" w:date="2026-05-24T13:18:00Z">
              <w:rPr>
                <w:color w:val="080808"/>
              </w:rPr>
            </w:rPrChange>
          </w:rPr>
          <w:br/>
          <w:t xml:space="preserve">                </w:t>
        </w:r>
        <w:r w:rsidRPr="00FB1EF9">
          <w:rPr>
            <w:color w:val="0033B3"/>
            <w:lang w:val="en-US"/>
            <w:rPrChange w:id="8777" w:author="Maxim Bystrov" w:date="2026-05-24T13:18:00Z">
              <w:rPr>
                <w:color w:val="0033B3"/>
              </w:rPr>
            </w:rPrChange>
          </w:rPr>
          <w:t>return</w:t>
        </w:r>
        <w:r w:rsidRPr="00FB1EF9">
          <w:rPr>
            <w:color w:val="0033B3"/>
            <w:lang w:val="en-US"/>
            <w:rPrChange w:id="8778" w:author="Maxim Bystrov" w:date="2026-05-24T13:18:00Z">
              <w:rPr>
                <w:color w:val="0033B3"/>
              </w:rPr>
            </w:rPrChange>
          </w:rPr>
          <w:br/>
          <w:t xml:space="preserve">            </w:t>
        </w:r>
        <w:r w:rsidRPr="00FB1EF9">
          <w:rPr>
            <w:color w:val="080808"/>
            <w:lang w:val="en-US"/>
            <w:rPrChange w:id="8779" w:author="Maxim Bystrov" w:date="2026-05-24T13:18:00Z">
              <w:rPr>
                <w:color w:val="080808"/>
              </w:rPr>
            </w:rPrChange>
          </w:rPr>
          <w:t>}</w:t>
        </w:r>
        <w:r w:rsidRPr="00FB1EF9">
          <w:rPr>
            <w:color w:val="080808"/>
            <w:lang w:val="en-US"/>
            <w:rPrChange w:id="8780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FB1EF9">
          <w:rPr>
            <w:color w:val="0033B3"/>
            <w:lang w:val="en-US"/>
            <w:rPrChange w:id="8781" w:author="Maxim Bystrov" w:date="2026-05-24T13:18:00Z">
              <w:rPr>
                <w:color w:val="0033B3"/>
              </w:rPr>
            </w:rPrChange>
          </w:rPr>
          <w:t>val</w:t>
        </w:r>
        <w:proofErr w:type="spellEnd"/>
        <w:r w:rsidRPr="00FB1EF9">
          <w:rPr>
            <w:color w:val="0033B3"/>
            <w:lang w:val="en-US"/>
            <w:rPrChange w:id="8782" w:author="Maxim Bystrov" w:date="2026-05-24T13:18:00Z">
              <w:rPr>
                <w:color w:val="0033B3"/>
              </w:rPr>
            </w:rPrChange>
          </w:rPr>
          <w:t xml:space="preserve"> </w:t>
        </w:r>
        <w:proofErr w:type="spellStart"/>
        <w:r w:rsidRPr="00FB1EF9">
          <w:rPr>
            <w:color w:val="000000"/>
            <w:lang w:val="en-US"/>
            <w:rPrChange w:id="8783" w:author="Maxim Bystrov" w:date="2026-05-24T13:18:00Z">
              <w:rPr>
                <w:color w:val="000000"/>
              </w:rPr>
            </w:rPrChange>
          </w:rPr>
          <w:t>receptionTimeEpoch</w:t>
        </w:r>
        <w:proofErr w:type="spellEnd"/>
        <w:r w:rsidRPr="00FB1EF9">
          <w:rPr>
            <w:color w:val="000000"/>
            <w:lang w:val="en-US"/>
            <w:rPrChange w:id="8784" w:author="Maxim Bystrov" w:date="2026-05-24T13:18:00Z">
              <w:rPr>
                <w:color w:val="000000"/>
              </w:rPr>
            </w:rPrChange>
          </w:rPr>
          <w:t xml:space="preserve"> </w:t>
        </w:r>
        <w:r w:rsidRPr="00FB1EF9">
          <w:rPr>
            <w:color w:val="080808"/>
            <w:lang w:val="en-US"/>
            <w:rPrChange w:id="8785" w:author="Maxim Bystrov" w:date="2026-05-24T13:18:00Z">
              <w:rPr>
                <w:color w:val="080808"/>
              </w:rPr>
            </w:rPrChange>
          </w:rPr>
          <w:t xml:space="preserve">= </w:t>
        </w:r>
        <w:proofErr w:type="spellStart"/>
        <w:r w:rsidRPr="00FB1EF9">
          <w:rPr>
            <w:color w:val="000000"/>
            <w:lang w:val="en-US"/>
            <w:rPrChange w:id="8786" w:author="Maxim Bystrov" w:date="2026-05-24T13:18:00Z">
              <w:rPr>
                <w:color w:val="000000"/>
              </w:rPr>
            </w:rPrChange>
          </w:rPr>
          <w:t>receptionTimeNode</w:t>
        </w:r>
        <w:r w:rsidRPr="00FB1EF9">
          <w:rPr>
            <w:color w:val="080808"/>
            <w:lang w:val="en-US"/>
            <w:rPrChange w:id="8787" w:author="Maxim Bystrov" w:date="2026-05-24T13:18:00Z">
              <w:rPr>
                <w:color w:val="080808"/>
              </w:rPr>
            </w:rPrChange>
          </w:rPr>
          <w:t>.asLong</w:t>
        </w:r>
        <w:proofErr w:type="spellEnd"/>
        <w:r w:rsidRPr="00FB1EF9">
          <w:rPr>
            <w:color w:val="080808"/>
            <w:lang w:val="en-US"/>
            <w:rPrChange w:id="8788" w:author="Maxim Bystrov" w:date="2026-05-24T13:18:00Z">
              <w:rPr>
                <w:color w:val="080808"/>
              </w:rPr>
            </w:rPrChange>
          </w:rPr>
          <w:t>()</w:t>
        </w:r>
        <w:r w:rsidRPr="00FB1EF9">
          <w:rPr>
            <w:color w:val="080808"/>
            <w:lang w:val="en-US"/>
            <w:rPrChange w:id="8789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r w:rsidRPr="00FB1EF9">
          <w:rPr>
            <w:color w:val="080808"/>
            <w:lang w:val="en-US"/>
            <w:rPrChange w:id="8790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r w:rsidRPr="00FB1EF9">
          <w:rPr>
            <w:color w:val="0033B3"/>
            <w:lang w:val="en-US"/>
            <w:rPrChange w:id="8791" w:author="Maxim Bystrov" w:date="2026-05-24T13:18:00Z">
              <w:rPr>
                <w:color w:val="0033B3"/>
              </w:rPr>
            </w:rPrChange>
          </w:rPr>
          <w:t xml:space="preserve">if </w:t>
        </w:r>
        <w:r w:rsidRPr="00FB1EF9">
          <w:rPr>
            <w:color w:val="080808"/>
            <w:lang w:val="en-US"/>
            <w:rPrChange w:id="8792" w:author="Maxim Bystrov" w:date="2026-05-24T13:18:00Z">
              <w:rPr>
                <w:color w:val="080808"/>
              </w:rPr>
            </w:rPrChange>
          </w:rPr>
          <w:t>(</w:t>
        </w:r>
        <w:proofErr w:type="spellStart"/>
        <w:r w:rsidRPr="00FB1EF9">
          <w:rPr>
            <w:color w:val="000000"/>
            <w:lang w:val="en-US"/>
            <w:rPrChange w:id="8793" w:author="Maxim Bystrov" w:date="2026-05-24T13:18:00Z">
              <w:rPr>
                <w:color w:val="000000"/>
              </w:rPr>
            </w:rPrChange>
          </w:rPr>
          <w:t>latitudeNode</w:t>
        </w:r>
        <w:proofErr w:type="spellEnd"/>
        <w:r w:rsidRPr="00FB1EF9">
          <w:rPr>
            <w:color w:val="000000"/>
            <w:lang w:val="en-US"/>
            <w:rPrChange w:id="8794" w:author="Maxim Bystrov" w:date="2026-05-24T13:18:00Z">
              <w:rPr>
                <w:color w:val="000000"/>
              </w:rPr>
            </w:rPrChange>
          </w:rPr>
          <w:t xml:space="preserve"> </w:t>
        </w:r>
        <w:r w:rsidRPr="00FB1EF9">
          <w:rPr>
            <w:color w:val="080808"/>
            <w:lang w:val="en-US"/>
            <w:rPrChange w:id="8795" w:author="Maxim Bystrov" w:date="2026-05-24T13:18:00Z">
              <w:rPr>
                <w:color w:val="080808"/>
              </w:rPr>
            </w:rPrChange>
          </w:rPr>
          <w:t xml:space="preserve">== </w:t>
        </w:r>
        <w:r w:rsidRPr="00FB1EF9">
          <w:rPr>
            <w:color w:val="0033B3"/>
            <w:lang w:val="en-US"/>
            <w:rPrChange w:id="8796" w:author="Maxim Bystrov" w:date="2026-05-24T13:18:00Z">
              <w:rPr>
                <w:color w:val="0033B3"/>
              </w:rPr>
            </w:rPrChange>
          </w:rPr>
          <w:t xml:space="preserve">null </w:t>
        </w:r>
        <w:r w:rsidRPr="00FB1EF9">
          <w:rPr>
            <w:color w:val="080808"/>
            <w:lang w:val="en-US"/>
            <w:rPrChange w:id="8797" w:author="Maxim Bystrov" w:date="2026-05-24T13:18:00Z">
              <w:rPr>
                <w:color w:val="080808"/>
              </w:rPr>
            </w:rPrChange>
          </w:rPr>
          <w:t>|| !</w:t>
        </w:r>
        <w:proofErr w:type="spellStart"/>
        <w:r w:rsidRPr="00FB1EF9">
          <w:rPr>
            <w:color w:val="000000"/>
            <w:lang w:val="en-US"/>
            <w:rPrChange w:id="8798" w:author="Maxim Bystrov" w:date="2026-05-24T13:18:00Z">
              <w:rPr>
                <w:color w:val="000000"/>
              </w:rPr>
            </w:rPrChange>
          </w:rPr>
          <w:t>latitudeNode</w:t>
        </w:r>
        <w:r w:rsidRPr="00FB1EF9">
          <w:rPr>
            <w:color w:val="080808"/>
            <w:lang w:val="en-US"/>
            <w:rPrChange w:id="8799" w:author="Maxim Bystrov" w:date="2026-05-24T13:18:00Z">
              <w:rPr>
                <w:color w:val="080808"/>
              </w:rPr>
            </w:rPrChange>
          </w:rPr>
          <w:t>.</w:t>
        </w:r>
        <w:r w:rsidRPr="00FB1EF9">
          <w:rPr>
            <w:i/>
            <w:iCs/>
            <w:color w:val="871094"/>
            <w:lang w:val="en-US"/>
            <w:rPrChange w:id="8800" w:author="Maxim Bystrov" w:date="2026-05-24T13:18:00Z">
              <w:rPr>
                <w:i/>
                <w:iCs/>
                <w:color w:val="871094"/>
              </w:rPr>
            </w:rPrChange>
          </w:rPr>
          <w:t>isNumber</w:t>
        </w:r>
        <w:proofErr w:type="spellEnd"/>
        <w:r w:rsidRPr="00FB1EF9">
          <w:rPr>
            <w:color w:val="080808"/>
            <w:lang w:val="en-US"/>
            <w:rPrChange w:id="8801" w:author="Maxim Bystrov" w:date="2026-05-24T13:18:00Z">
              <w:rPr>
                <w:color w:val="080808"/>
              </w:rPr>
            </w:rPrChange>
          </w:rPr>
          <w:t>) {</w:t>
        </w:r>
        <w:r w:rsidRPr="00FB1EF9">
          <w:rPr>
            <w:color w:val="080808"/>
            <w:lang w:val="en-US"/>
            <w:rPrChange w:id="8802" w:author="Maxim Bystrov" w:date="2026-05-24T13:18:00Z">
              <w:rPr>
                <w:color w:val="080808"/>
              </w:rPr>
            </w:rPrChange>
          </w:rPr>
          <w:br/>
          <w:t xml:space="preserve">                </w:t>
        </w:r>
        <w:proofErr w:type="spellStart"/>
        <w:r w:rsidRPr="00FB1EF9">
          <w:rPr>
            <w:color w:val="871094"/>
            <w:lang w:val="en-US"/>
            <w:rPrChange w:id="8803" w:author="Maxim Bystrov" w:date="2026-05-24T13:18:00Z">
              <w:rPr>
                <w:color w:val="871094"/>
              </w:rPr>
            </w:rPrChange>
          </w:rPr>
          <w:t>logger</w:t>
        </w:r>
        <w:r w:rsidRPr="00FB1EF9">
          <w:rPr>
            <w:color w:val="080808"/>
            <w:lang w:val="en-US"/>
            <w:rPrChange w:id="8804" w:author="Maxim Bystrov" w:date="2026-05-24T13:18:00Z">
              <w:rPr>
                <w:color w:val="080808"/>
              </w:rPr>
            </w:rPrChange>
          </w:rPr>
          <w:t>.error</w:t>
        </w:r>
        <w:proofErr w:type="spellEnd"/>
        <w:r w:rsidRPr="00FB1EF9">
          <w:rPr>
            <w:color w:val="080808"/>
            <w:lang w:val="en-US"/>
            <w:rPrChange w:id="8805" w:author="Maxim Bystrov" w:date="2026-05-24T13:18:00Z">
              <w:rPr>
                <w:color w:val="080808"/>
              </w:rPr>
            </w:rPrChange>
          </w:rPr>
          <w:t>(</w:t>
        </w:r>
        <w:r w:rsidRPr="00FB1EF9">
          <w:rPr>
            <w:color w:val="067D17"/>
            <w:lang w:val="en-US"/>
            <w:rPrChange w:id="8806" w:author="Maxim Bystrov" w:date="2026-05-24T13:18:00Z">
              <w:rPr>
                <w:color w:val="067D17"/>
              </w:rPr>
            </w:rPrChange>
          </w:rPr>
          <w:t>"Missing or invalid 'latitude' field in message"</w:t>
        </w:r>
        <w:r w:rsidRPr="00FB1EF9">
          <w:rPr>
            <w:color w:val="080808"/>
            <w:lang w:val="en-US"/>
            <w:rPrChange w:id="8807" w:author="Maxim Bystrov" w:date="2026-05-24T13:18:00Z">
              <w:rPr>
                <w:color w:val="080808"/>
              </w:rPr>
            </w:rPrChange>
          </w:rPr>
          <w:t>)</w:t>
        </w:r>
        <w:r w:rsidRPr="00FB1EF9">
          <w:rPr>
            <w:color w:val="080808"/>
            <w:lang w:val="en-US"/>
            <w:rPrChange w:id="8808" w:author="Maxim Bystrov" w:date="2026-05-24T13:18:00Z">
              <w:rPr>
                <w:color w:val="080808"/>
              </w:rPr>
            </w:rPrChange>
          </w:rPr>
          <w:br/>
          <w:t xml:space="preserve">                </w:t>
        </w:r>
        <w:r w:rsidRPr="00FB1EF9">
          <w:rPr>
            <w:color w:val="0033B3"/>
            <w:lang w:val="en-US"/>
            <w:rPrChange w:id="8809" w:author="Maxim Bystrov" w:date="2026-05-24T13:18:00Z">
              <w:rPr>
                <w:color w:val="0033B3"/>
              </w:rPr>
            </w:rPrChange>
          </w:rPr>
          <w:t>return</w:t>
        </w:r>
        <w:r w:rsidRPr="00FB1EF9">
          <w:rPr>
            <w:color w:val="0033B3"/>
            <w:lang w:val="en-US"/>
            <w:rPrChange w:id="8810" w:author="Maxim Bystrov" w:date="2026-05-24T13:18:00Z">
              <w:rPr>
                <w:color w:val="0033B3"/>
              </w:rPr>
            </w:rPrChange>
          </w:rPr>
          <w:br/>
          <w:t xml:space="preserve">            </w:t>
        </w:r>
        <w:r w:rsidRPr="00FB1EF9">
          <w:rPr>
            <w:color w:val="080808"/>
            <w:lang w:val="en-US"/>
            <w:rPrChange w:id="8811" w:author="Maxim Bystrov" w:date="2026-05-24T13:18:00Z">
              <w:rPr>
                <w:color w:val="080808"/>
              </w:rPr>
            </w:rPrChange>
          </w:rPr>
          <w:t>}</w:t>
        </w:r>
        <w:r w:rsidRPr="00FB1EF9">
          <w:rPr>
            <w:color w:val="080808"/>
            <w:lang w:val="en-US"/>
            <w:rPrChange w:id="8812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FB1EF9">
          <w:rPr>
            <w:color w:val="0033B3"/>
            <w:lang w:val="en-US"/>
            <w:rPrChange w:id="8813" w:author="Maxim Bystrov" w:date="2026-05-24T13:18:00Z">
              <w:rPr>
                <w:color w:val="0033B3"/>
              </w:rPr>
            </w:rPrChange>
          </w:rPr>
          <w:t>val</w:t>
        </w:r>
        <w:proofErr w:type="spellEnd"/>
        <w:r w:rsidRPr="00FB1EF9">
          <w:rPr>
            <w:color w:val="0033B3"/>
            <w:lang w:val="en-US"/>
            <w:rPrChange w:id="8814" w:author="Maxim Bystrov" w:date="2026-05-24T13:18:00Z">
              <w:rPr>
                <w:color w:val="0033B3"/>
              </w:rPr>
            </w:rPrChange>
          </w:rPr>
          <w:t xml:space="preserve"> </w:t>
        </w:r>
        <w:r w:rsidRPr="00FB1EF9">
          <w:rPr>
            <w:color w:val="000000"/>
            <w:lang w:val="en-US"/>
            <w:rPrChange w:id="8815" w:author="Maxim Bystrov" w:date="2026-05-24T13:18:00Z">
              <w:rPr>
                <w:color w:val="000000"/>
              </w:rPr>
            </w:rPrChange>
          </w:rPr>
          <w:t xml:space="preserve">latitude </w:t>
        </w:r>
        <w:r w:rsidRPr="00FB1EF9">
          <w:rPr>
            <w:color w:val="080808"/>
            <w:lang w:val="en-US"/>
            <w:rPrChange w:id="8816" w:author="Maxim Bystrov" w:date="2026-05-24T13:18:00Z">
              <w:rPr>
                <w:color w:val="080808"/>
              </w:rPr>
            </w:rPrChange>
          </w:rPr>
          <w:t xml:space="preserve">= </w:t>
        </w:r>
        <w:proofErr w:type="spellStart"/>
        <w:r w:rsidRPr="00FB1EF9">
          <w:rPr>
            <w:color w:val="000000"/>
            <w:lang w:val="en-US"/>
            <w:rPrChange w:id="8817" w:author="Maxim Bystrov" w:date="2026-05-24T13:18:00Z">
              <w:rPr>
                <w:color w:val="000000"/>
              </w:rPr>
            </w:rPrChange>
          </w:rPr>
          <w:t>latitudeNode</w:t>
        </w:r>
        <w:r w:rsidRPr="00FB1EF9">
          <w:rPr>
            <w:color w:val="080808"/>
            <w:lang w:val="en-US"/>
            <w:rPrChange w:id="8818" w:author="Maxim Bystrov" w:date="2026-05-24T13:18:00Z">
              <w:rPr>
                <w:color w:val="080808"/>
              </w:rPr>
            </w:rPrChange>
          </w:rPr>
          <w:t>.asDouble</w:t>
        </w:r>
        <w:proofErr w:type="spellEnd"/>
        <w:r w:rsidRPr="00FB1EF9">
          <w:rPr>
            <w:color w:val="080808"/>
            <w:lang w:val="en-US"/>
            <w:rPrChange w:id="8819" w:author="Maxim Bystrov" w:date="2026-05-24T13:18:00Z">
              <w:rPr>
                <w:color w:val="080808"/>
              </w:rPr>
            </w:rPrChange>
          </w:rPr>
          <w:t>()</w:t>
        </w:r>
        <w:r w:rsidRPr="00FB1EF9">
          <w:rPr>
            <w:color w:val="080808"/>
            <w:lang w:val="en-US"/>
            <w:rPrChange w:id="8820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r w:rsidRPr="00FB1EF9">
          <w:rPr>
            <w:color w:val="080808"/>
            <w:lang w:val="en-US"/>
            <w:rPrChange w:id="8821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r w:rsidRPr="00FB1EF9">
          <w:rPr>
            <w:color w:val="0033B3"/>
            <w:lang w:val="en-US"/>
            <w:rPrChange w:id="8822" w:author="Maxim Bystrov" w:date="2026-05-24T13:18:00Z">
              <w:rPr>
                <w:color w:val="0033B3"/>
              </w:rPr>
            </w:rPrChange>
          </w:rPr>
          <w:t xml:space="preserve">if </w:t>
        </w:r>
        <w:r w:rsidRPr="00FB1EF9">
          <w:rPr>
            <w:color w:val="080808"/>
            <w:lang w:val="en-US"/>
            <w:rPrChange w:id="8823" w:author="Maxim Bystrov" w:date="2026-05-24T13:18:00Z">
              <w:rPr>
                <w:color w:val="080808"/>
              </w:rPr>
            </w:rPrChange>
          </w:rPr>
          <w:t>(</w:t>
        </w:r>
        <w:proofErr w:type="spellStart"/>
        <w:r w:rsidRPr="00FB1EF9">
          <w:rPr>
            <w:color w:val="000000"/>
            <w:lang w:val="en-US"/>
            <w:rPrChange w:id="8824" w:author="Maxim Bystrov" w:date="2026-05-24T13:18:00Z">
              <w:rPr>
                <w:color w:val="000000"/>
              </w:rPr>
            </w:rPrChange>
          </w:rPr>
          <w:t>longitudeNode</w:t>
        </w:r>
        <w:proofErr w:type="spellEnd"/>
        <w:r w:rsidRPr="00FB1EF9">
          <w:rPr>
            <w:color w:val="000000"/>
            <w:lang w:val="en-US"/>
            <w:rPrChange w:id="8825" w:author="Maxim Bystrov" w:date="2026-05-24T13:18:00Z">
              <w:rPr>
                <w:color w:val="000000"/>
              </w:rPr>
            </w:rPrChange>
          </w:rPr>
          <w:t xml:space="preserve"> </w:t>
        </w:r>
        <w:r w:rsidRPr="00FB1EF9">
          <w:rPr>
            <w:color w:val="080808"/>
            <w:lang w:val="en-US"/>
            <w:rPrChange w:id="8826" w:author="Maxim Bystrov" w:date="2026-05-24T13:18:00Z">
              <w:rPr>
                <w:color w:val="080808"/>
              </w:rPr>
            </w:rPrChange>
          </w:rPr>
          <w:t xml:space="preserve">== </w:t>
        </w:r>
        <w:r w:rsidRPr="00FB1EF9">
          <w:rPr>
            <w:color w:val="0033B3"/>
            <w:lang w:val="en-US"/>
            <w:rPrChange w:id="8827" w:author="Maxim Bystrov" w:date="2026-05-24T13:18:00Z">
              <w:rPr>
                <w:color w:val="0033B3"/>
              </w:rPr>
            </w:rPrChange>
          </w:rPr>
          <w:t xml:space="preserve">null </w:t>
        </w:r>
        <w:r w:rsidRPr="00FB1EF9">
          <w:rPr>
            <w:color w:val="080808"/>
            <w:lang w:val="en-US"/>
            <w:rPrChange w:id="8828" w:author="Maxim Bystrov" w:date="2026-05-24T13:18:00Z">
              <w:rPr>
                <w:color w:val="080808"/>
              </w:rPr>
            </w:rPrChange>
          </w:rPr>
          <w:t>|| !</w:t>
        </w:r>
        <w:proofErr w:type="spellStart"/>
        <w:r w:rsidRPr="00FB1EF9">
          <w:rPr>
            <w:color w:val="000000"/>
            <w:lang w:val="en-US"/>
            <w:rPrChange w:id="8829" w:author="Maxim Bystrov" w:date="2026-05-24T13:18:00Z">
              <w:rPr>
                <w:color w:val="000000"/>
              </w:rPr>
            </w:rPrChange>
          </w:rPr>
          <w:t>longitudeNode</w:t>
        </w:r>
        <w:r w:rsidRPr="00FB1EF9">
          <w:rPr>
            <w:color w:val="080808"/>
            <w:lang w:val="en-US"/>
            <w:rPrChange w:id="8830" w:author="Maxim Bystrov" w:date="2026-05-24T13:18:00Z">
              <w:rPr>
                <w:color w:val="080808"/>
              </w:rPr>
            </w:rPrChange>
          </w:rPr>
          <w:t>.</w:t>
        </w:r>
        <w:r w:rsidRPr="00FB1EF9">
          <w:rPr>
            <w:i/>
            <w:iCs/>
            <w:color w:val="871094"/>
            <w:lang w:val="en-US"/>
            <w:rPrChange w:id="8831" w:author="Maxim Bystrov" w:date="2026-05-24T13:18:00Z">
              <w:rPr>
                <w:i/>
                <w:iCs/>
                <w:color w:val="871094"/>
              </w:rPr>
            </w:rPrChange>
          </w:rPr>
          <w:t>isNumber</w:t>
        </w:r>
        <w:proofErr w:type="spellEnd"/>
        <w:r w:rsidRPr="00FB1EF9">
          <w:rPr>
            <w:color w:val="080808"/>
            <w:lang w:val="en-US"/>
            <w:rPrChange w:id="8832" w:author="Maxim Bystrov" w:date="2026-05-24T13:18:00Z">
              <w:rPr>
                <w:color w:val="080808"/>
              </w:rPr>
            </w:rPrChange>
          </w:rPr>
          <w:t>) {</w:t>
        </w:r>
        <w:r w:rsidRPr="00FB1EF9">
          <w:rPr>
            <w:color w:val="080808"/>
            <w:lang w:val="en-US"/>
            <w:rPrChange w:id="8833" w:author="Maxim Bystrov" w:date="2026-05-24T13:18:00Z">
              <w:rPr>
                <w:color w:val="080808"/>
              </w:rPr>
            </w:rPrChange>
          </w:rPr>
          <w:br/>
          <w:t xml:space="preserve">                </w:t>
        </w:r>
        <w:proofErr w:type="spellStart"/>
        <w:r w:rsidRPr="00FB1EF9">
          <w:rPr>
            <w:color w:val="871094"/>
            <w:lang w:val="en-US"/>
            <w:rPrChange w:id="8834" w:author="Maxim Bystrov" w:date="2026-05-24T13:18:00Z">
              <w:rPr>
                <w:color w:val="871094"/>
              </w:rPr>
            </w:rPrChange>
          </w:rPr>
          <w:t>logger</w:t>
        </w:r>
        <w:r w:rsidRPr="00FB1EF9">
          <w:rPr>
            <w:color w:val="080808"/>
            <w:lang w:val="en-US"/>
            <w:rPrChange w:id="8835" w:author="Maxim Bystrov" w:date="2026-05-24T13:18:00Z">
              <w:rPr>
                <w:color w:val="080808"/>
              </w:rPr>
            </w:rPrChange>
          </w:rPr>
          <w:t>.error</w:t>
        </w:r>
        <w:proofErr w:type="spellEnd"/>
        <w:r w:rsidRPr="00FB1EF9">
          <w:rPr>
            <w:color w:val="080808"/>
            <w:lang w:val="en-US"/>
            <w:rPrChange w:id="8836" w:author="Maxim Bystrov" w:date="2026-05-24T13:18:00Z">
              <w:rPr>
                <w:color w:val="080808"/>
              </w:rPr>
            </w:rPrChange>
          </w:rPr>
          <w:t>(</w:t>
        </w:r>
        <w:r w:rsidRPr="00FB1EF9">
          <w:rPr>
            <w:color w:val="067D17"/>
            <w:lang w:val="en-US"/>
            <w:rPrChange w:id="8837" w:author="Maxim Bystrov" w:date="2026-05-24T13:18:00Z">
              <w:rPr>
                <w:color w:val="067D17"/>
              </w:rPr>
            </w:rPrChange>
          </w:rPr>
          <w:t>"Missing or invalid 'longitude' field in message"</w:t>
        </w:r>
        <w:r w:rsidRPr="00FB1EF9">
          <w:rPr>
            <w:color w:val="080808"/>
            <w:lang w:val="en-US"/>
            <w:rPrChange w:id="8838" w:author="Maxim Bystrov" w:date="2026-05-24T13:18:00Z">
              <w:rPr>
                <w:color w:val="080808"/>
              </w:rPr>
            </w:rPrChange>
          </w:rPr>
          <w:t>)</w:t>
        </w:r>
        <w:r w:rsidRPr="00FB1EF9">
          <w:rPr>
            <w:color w:val="080808"/>
            <w:lang w:val="en-US"/>
            <w:rPrChange w:id="8839" w:author="Maxim Bystrov" w:date="2026-05-24T13:18:00Z">
              <w:rPr>
                <w:color w:val="080808"/>
              </w:rPr>
            </w:rPrChange>
          </w:rPr>
          <w:br/>
          <w:t xml:space="preserve">                </w:t>
        </w:r>
        <w:r w:rsidRPr="00FB1EF9">
          <w:rPr>
            <w:color w:val="0033B3"/>
            <w:lang w:val="en-US"/>
            <w:rPrChange w:id="8840" w:author="Maxim Bystrov" w:date="2026-05-24T13:18:00Z">
              <w:rPr>
                <w:color w:val="0033B3"/>
              </w:rPr>
            </w:rPrChange>
          </w:rPr>
          <w:t>return</w:t>
        </w:r>
        <w:r w:rsidRPr="00FB1EF9">
          <w:rPr>
            <w:color w:val="0033B3"/>
            <w:lang w:val="en-US"/>
            <w:rPrChange w:id="8841" w:author="Maxim Bystrov" w:date="2026-05-24T13:18:00Z">
              <w:rPr>
                <w:color w:val="0033B3"/>
              </w:rPr>
            </w:rPrChange>
          </w:rPr>
          <w:br/>
          <w:t xml:space="preserve">            </w:t>
        </w:r>
        <w:r w:rsidRPr="00FB1EF9">
          <w:rPr>
            <w:color w:val="080808"/>
            <w:lang w:val="en-US"/>
            <w:rPrChange w:id="8842" w:author="Maxim Bystrov" w:date="2026-05-24T13:18:00Z">
              <w:rPr>
                <w:color w:val="080808"/>
              </w:rPr>
            </w:rPrChange>
          </w:rPr>
          <w:t>}</w:t>
        </w:r>
        <w:r w:rsidRPr="00FB1EF9">
          <w:rPr>
            <w:color w:val="080808"/>
            <w:lang w:val="en-US"/>
            <w:rPrChange w:id="8843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FB1EF9">
          <w:rPr>
            <w:color w:val="0033B3"/>
            <w:lang w:val="en-US"/>
            <w:rPrChange w:id="8844" w:author="Maxim Bystrov" w:date="2026-05-24T13:18:00Z">
              <w:rPr>
                <w:color w:val="0033B3"/>
              </w:rPr>
            </w:rPrChange>
          </w:rPr>
          <w:t>val</w:t>
        </w:r>
        <w:proofErr w:type="spellEnd"/>
        <w:r w:rsidRPr="00FB1EF9">
          <w:rPr>
            <w:color w:val="0033B3"/>
            <w:lang w:val="en-US"/>
            <w:rPrChange w:id="8845" w:author="Maxim Bystrov" w:date="2026-05-24T13:18:00Z">
              <w:rPr>
                <w:color w:val="0033B3"/>
              </w:rPr>
            </w:rPrChange>
          </w:rPr>
          <w:t xml:space="preserve"> </w:t>
        </w:r>
        <w:r w:rsidRPr="00FB1EF9">
          <w:rPr>
            <w:color w:val="000000"/>
            <w:lang w:val="en-US"/>
            <w:rPrChange w:id="8846" w:author="Maxim Bystrov" w:date="2026-05-24T13:18:00Z">
              <w:rPr>
                <w:color w:val="000000"/>
              </w:rPr>
            </w:rPrChange>
          </w:rPr>
          <w:t xml:space="preserve">longitude </w:t>
        </w:r>
        <w:r w:rsidRPr="00FB1EF9">
          <w:rPr>
            <w:color w:val="080808"/>
            <w:lang w:val="en-US"/>
            <w:rPrChange w:id="8847" w:author="Maxim Bystrov" w:date="2026-05-24T13:18:00Z">
              <w:rPr>
                <w:color w:val="080808"/>
              </w:rPr>
            </w:rPrChange>
          </w:rPr>
          <w:t xml:space="preserve">= </w:t>
        </w:r>
        <w:proofErr w:type="spellStart"/>
        <w:r w:rsidRPr="00FB1EF9">
          <w:rPr>
            <w:color w:val="000000"/>
            <w:lang w:val="en-US"/>
            <w:rPrChange w:id="8848" w:author="Maxim Bystrov" w:date="2026-05-24T13:18:00Z">
              <w:rPr>
                <w:color w:val="000000"/>
              </w:rPr>
            </w:rPrChange>
          </w:rPr>
          <w:t>longitudeNode</w:t>
        </w:r>
        <w:r w:rsidRPr="00FB1EF9">
          <w:rPr>
            <w:color w:val="080808"/>
            <w:lang w:val="en-US"/>
            <w:rPrChange w:id="8849" w:author="Maxim Bystrov" w:date="2026-05-24T13:18:00Z">
              <w:rPr>
                <w:color w:val="080808"/>
              </w:rPr>
            </w:rPrChange>
          </w:rPr>
          <w:t>.asDouble</w:t>
        </w:r>
        <w:proofErr w:type="spellEnd"/>
        <w:r w:rsidRPr="00FB1EF9">
          <w:rPr>
            <w:color w:val="080808"/>
            <w:lang w:val="en-US"/>
            <w:rPrChange w:id="8850" w:author="Maxim Bystrov" w:date="2026-05-24T13:18:00Z">
              <w:rPr>
                <w:color w:val="080808"/>
              </w:rPr>
            </w:rPrChange>
          </w:rPr>
          <w:t>()</w:t>
        </w:r>
        <w:r w:rsidRPr="00FB1EF9">
          <w:rPr>
            <w:color w:val="080808"/>
            <w:lang w:val="en-US"/>
            <w:rPrChange w:id="8851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r w:rsidRPr="00FB1EF9">
          <w:rPr>
            <w:color w:val="080808"/>
            <w:lang w:val="en-US"/>
            <w:rPrChange w:id="8852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FB1EF9">
          <w:rPr>
            <w:color w:val="0033B3"/>
            <w:lang w:val="en-US"/>
            <w:rPrChange w:id="8853" w:author="Maxim Bystrov" w:date="2026-05-24T13:18:00Z">
              <w:rPr>
                <w:color w:val="0033B3"/>
              </w:rPr>
            </w:rPrChange>
          </w:rPr>
          <w:t>val</w:t>
        </w:r>
        <w:proofErr w:type="spellEnd"/>
        <w:r w:rsidRPr="00FB1EF9">
          <w:rPr>
            <w:color w:val="0033B3"/>
            <w:lang w:val="en-US"/>
            <w:rPrChange w:id="8854" w:author="Maxim Bystrov" w:date="2026-05-24T13:18:00Z">
              <w:rPr>
                <w:color w:val="0033B3"/>
              </w:rPr>
            </w:rPrChange>
          </w:rPr>
          <w:t xml:space="preserve"> </w:t>
        </w:r>
        <w:proofErr w:type="spellStart"/>
        <w:r w:rsidRPr="00FB1EF9">
          <w:rPr>
            <w:color w:val="000000"/>
            <w:lang w:val="en-US"/>
            <w:rPrChange w:id="8855" w:author="Maxim Bystrov" w:date="2026-05-24T13:18:00Z">
              <w:rPr>
                <w:color w:val="000000"/>
              </w:rPr>
            </w:rPrChange>
          </w:rPr>
          <w:t>packetTime</w:t>
        </w:r>
        <w:proofErr w:type="spellEnd"/>
        <w:r w:rsidRPr="00FB1EF9">
          <w:rPr>
            <w:color w:val="000000"/>
            <w:lang w:val="en-US"/>
            <w:rPrChange w:id="8856" w:author="Maxim Bystrov" w:date="2026-05-24T13:18:00Z">
              <w:rPr>
                <w:color w:val="000000"/>
              </w:rPr>
            </w:rPrChange>
          </w:rPr>
          <w:t xml:space="preserve"> </w:t>
        </w:r>
        <w:r w:rsidRPr="00FB1EF9">
          <w:rPr>
            <w:color w:val="080808"/>
            <w:lang w:val="en-US"/>
            <w:rPrChange w:id="8857" w:author="Maxim Bystrov" w:date="2026-05-24T13:18:00Z">
              <w:rPr>
                <w:color w:val="080808"/>
              </w:rPr>
            </w:rPrChange>
          </w:rPr>
          <w:t xml:space="preserve">= </w:t>
        </w:r>
        <w:proofErr w:type="spellStart"/>
        <w:r w:rsidRPr="00FB1EF9">
          <w:rPr>
            <w:color w:val="000000"/>
            <w:lang w:val="en-US"/>
            <w:rPrChange w:id="8858" w:author="Maxim Bystrov" w:date="2026-05-24T13:18:00Z">
              <w:rPr>
                <w:color w:val="000000"/>
              </w:rPr>
            </w:rPrChange>
          </w:rPr>
          <w:t>Instant</w:t>
        </w:r>
        <w:r w:rsidRPr="00FB1EF9">
          <w:rPr>
            <w:color w:val="080808"/>
            <w:lang w:val="en-US"/>
            <w:rPrChange w:id="8859" w:author="Maxim Bystrov" w:date="2026-05-24T13:18:00Z">
              <w:rPr>
                <w:color w:val="080808"/>
              </w:rPr>
            </w:rPrChange>
          </w:rPr>
          <w:t>.ofEpochMilli</w:t>
        </w:r>
        <w:proofErr w:type="spellEnd"/>
        <w:r w:rsidRPr="00FB1EF9">
          <w:rPr>
            <w:color w:val="080808"/>
            <w:lang w:val="en-US"/>
            <w:rPrChange w:id="8860" w:author="Maxim Bystrov" w:date="2026-05-24T13:18:00Z">
              <w:rPr>
                <w:color w:val="080808"/>
              </w:rPr>
            </w:rPrChange>
          </w:rPr>
          <w:t>(</w:t>
        </w:r>
        <w:proofErr w:type="spellStart"/>
        <w:r w:rsidRPr="00FB1EF9">
          <w:rPr>
            <w:color w:val="000000"/>
            <w:lang w:val="en-US"/>
            <w:rPrChange w:id="8861" w:author="Maxim Bystrov" w:date="2026-05-24T13:18:00Z">
              <w:rPr>
                <w:color w:val="000000"/>
              </w:rPr>
            </w:rPrChange>
          </w:rPr>
          <w:t>packetTimeEpoch</w:t>
        </w:r>
        <w:proofErr w:type="spellEnd"/>
        <w:r w:rsidRPr="00FB1EF9">
          <w:rPr>
            <w:color w:val="080808"/>
            <w:lang w:val="en-US"/>
            <w:rPrChange w:id="8862" w:author="Maxim Bystrov" w:date="2026-05-24T13:18:00Z">
              <w:rPr>
                <w:color w:val="080808"/>
              </w:rPr>
            </w:rPrChange>
          </w:rPr>
          <w:t>)</w:t>
        </w:r>
        <w:r w:rsidRPr="00FB1EF9">
          <w:rPr>
            <w:color w:val="080808"/>
            <w:lang w:val="en-US"/>
            <w:rPrChange w:id="8863" w:author="Maxim Bystrov" w:date="2026-05-24T13:18:00Z">
              <w:rPr>
                <w:color w:val="080808"/>
              </w:rPr>
            </w:rPrChange>
          </w:rPr>
          <w:br/>
          <w:t xml:space="preserve">                .</w:t>
        </w:r>
        <w:proofErr w:type="spellStart"/>
        <w:r w:rsidRPr="00FB1EF9">
          <w:rPr>
            <w:color w:val="080808"/>
            <w:lang w:val="en-US"/>
            <w:rPrChange w:id="8864" w:author="Maxim Bystrov" w:date="2026-05-24T13:18:00Z">
              <w:rPr>
                <w:color w:val="080808"/>
              </w:rPr>
            </w:rPrChange>
          </w:rPr>
          <w:t>atZone</w:t>
        </w:r>
        <w:proofErr w:type="spellEnd"/>
        <w:r w:rsidRPr="00FB1EF9">
          <w:rPr>
            <w:color w:val="080808"/>
            <w:lang w:val="en-US"/>
            <w:rPrChange w:id="8865" w:author="Maxim Bystrov" w:date="2026-05-24T13:18:00Z">
              <w:rPr>
                <w:color w:val="080808"/>
              </w:rPr>
            </w:rPrChange>
          </w:rPr>
          <w:t>(</w:t>
        </w:r>
        <w:proofErr w:type="spellStart"/>
        <w:r w:rsidRPr="00FB1EF9">
          <w:rPr>
            <w:color w:val="000000"/>
            <w:lang w:val="en-US"/>
            <w:rPrChange w:id="8866" w:author="Maxim Bystrov" w:date="2026-05-24T13:18:00Z">
              <w:rPr>
                <w:color w:val="000000"/>
              </w:rPr>
            </w:rPrChange>
          </w:rPr>
          <w:t>ZoneId</w:t>
        </w:r>
        <w:r w:rsidRPr="00FB1EF9">
          <w:rPr>
            <w:color w:val="080808"/>
            <w:lang w:val="en-US"/>
            <w:rPrChange w:id="8867" w:author="Maxim Bystrov" w:date="2026-05-24T13:18:00Z">
              <w:rPr>
                <w:color w:val="080808"/>
              </w:rPr>
            </w:rPrChange>
          </w:rPr>
          <w:t>.systemDefault</w:t>
        </w:r>
        <w:proofErr w:type="spellEnd"/>
        <w:r w:rsidRPr="00FB1EF9">
          <w:rPr>
            <w:color w:val="080808"/>
            <w:lang w:val="en-US"/>
            <w:rPrChange w:id="8868" w:author="Maxim Bystrov" w:date="2026-05-24T13:18:00Z">
              <w:rPr>
                <w:color w:val="080808"/>
              </w:rPr>
            </w:rPrChange>
          </w:rPr>
          <w:t>())</w:t>
        </w:r>
        <w:r w:rsidRPr="00FB1EF9">
          <w:rPr>
            <w:color w:val="080808"/>
            <w:lang w:val="en-US"/>
            <w:rPrChange w:id="8869" w:author="Maxim Bystrov" w:date="2026-05-24T13:18:00Z">
              <w:rPr>
                <w:color w:val="080808"/>
              </w:rPr>
            </w:rPrChange>
          </w:rPr>
          <w:br/>
          <w:t xml:space="preserve">                .</w:t>
        </w:r>
        <w:proofErr w:type="spellStart"/>
        <w:r w:rsidRPr="00FB1EF9">
          <w:rPr>
            <w:color w:val="080808"/>
            <w:lang w:val="en-US"/>
            <w:rPrChange w:id="8870" w:author="Maxim Bystrov" w:date="2026-05-24T13:18:00Z">
              <w:rPr>
                <w:color w:val="080808"/>
              </w:rPr>
            </w:rPrChange>
          </w:rPr>
          <w:t>toLocalDateTime</w:t>
        </w:r>
        <w:proofErr w:type="spellEnd"/>
        <w:r w:rsidRPr="00FB1EF9">
          <w:rPr>
            <w:color w:val="080808"/>
            <w:lang w:val="en-US"/>
            <w:rPrChange w:id="8871" w:author="Maxim Bystrov" w:date="2026-05-24T13:18:00Z">
              <w:rPr>
                <w:color w:val="080808"/>
              </w:rPr>
            </w:rPrChange>
          </w:rPr>
          <w:t>()</w:t>
        </w:r>
        <w:r w:rsidRPr="00FB1EF9">
          <w:rPr>
            <w:color w:val="080808"/>
            <w:lang w:val="en-US"/>
            <w:rPrChange w:id="8872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FB1EF9">
          <w:rPr>
            <w:color w:val="0033B3"/>
            <w:lang w:val="en-US"/>
            <w:rPrChange w:id="8873" w:author="Maxim Bystrov" w:date="2026-05-24T13:18:00Z">
              <w:rPr>
                <w:color w:val="0033B3"/>
              </w:rPr>
            </w:rPrChange>
          </w:rPr>
          <w:t>val</w:t>
        </w:r>
        <w:proofErr w:type="spellEnd"/>
        <w:r w:rsidRPr="00FB1EF9">
          <w:rPr>
            <w:color w:val="0033B3"/>
            <w:lang w:val="en-US"/>
            <w:rPrChange w:id="8874" w:author="Maxim Bystrov" w:date="2026-05-24T13:18:00Z">
              <w:rPr>
                <w:color w:val="0033B3"/>
              </w:rPr>
            </w:rPrChange>
          </w:rPr>
          <w:t xml:space="preserve"> </w:t>
        </w:r>
        <w:proofErr w:type="spellStart"/>
        <w:r w:rsidRPr="00FB1EF9">
          <w:rPr>
            <w:color w:val="000000"/>
            <w:lang w:val="en-US"/>
            <w:rPrChange w:id="8875" w:author="Maxim Bystrov" w:date="2026-05-24T13:18:00Z">
              <w:rPr>
                <w:color w:val="000000"/>
              </w:rPr>
            </w:rPrChange>
          </w:rPr>
          <w:t>receptionTime</w:t>
        </w:r>
        <w:proofErr w:type="spellEnd"/>
        <w:r w:rsidRPr="00FB1EF9">
          <w:rPr>
            <w:color w:val="000000"/>
            <w:lang w:val="en-US"/>
            <w:rPrChange w:id="8876" w:author="Maxim Bystrov" w:date="2026-05-24T13:18:00Z">
              <w:rPr>
                <w:color w:val="000000"/>
              </w:rPr>
            </w:rPrChange>
          </w:rPr>
          <w:t xml:space="preserve"> </w:t>
        </w:r>
        <w:r w:rsidRPr="00FB1EF9">
          <w:rPr>
            <w:color w:val="080808"/>
            <w:lang w:val="en-US"/>
            <w:rPrChange w:id="8877" w:author="Maxim Bystrov" w:date="2026-05-24T13:18:00Z">
              <w:rPr>
                <w:color w:val="080808"/>
              </w:rPr>
            </w:rPrChange>
          </w:rPr>
          <w:t xml:space="preserve">= </w:t>
        </w:r>
        <w:proofErr w:type="spellStart"/>
        <w:r w:rsidRPr="00FB1EF9">
          <w:rPr>
            <w:color w:val="000000"/>
            <w:lang w:val="en-US"/>
            <w:rPrChange w:id="8878" w:author="Maxim Bystrov" w:date="2026-05-24T13:18:00Z">
              <w:rPr>
                <w:color w:val="000000"/>
              </w:rPr>
            </w:rPrChange>
          </w:rPr>
          <w:t>Instant</w:t>
        </w:r>
        <w:r w:rsidRPr="00FB1EF9">
          <w:rPr>
            <w:color w:val="080808"/>
            <w:lang w:val="en-US"/>
            <w:rPrChange w:id="8879" w:author="Maxim Bystrov" w:date="2026-05-24T13:18:00Z">
              <w:rPr>
                <w:color w:val="080808"/>
              </w:rPr>
            </w:rPrChange>
          </w:rPr>
          <w:t>.ofEpochMilli</w:t>
        </w:r>
        <w:proofErr w:type="spellEnd"/>
        <w:r w:rsidRPr="00FB1EF9">
          <w:rPr>
            <w:color w:val="080808"/>
            <w:lang w:val="en-US"/>
            <w:rPrChange w:id="8880" w:author="Maxim Bystrov" w:date="2026-05-24T13:18:00Z">
              <w:rPr>
                <w:color w:val="080808"/>
              </w:rPr>
            </w:rPrChange>
          </w:rPr>
          <w:t>(</w:t>
        </w:r>
        <w:proofErr w:type="spellStart"/>
        <w:r w:rsidRPr="00FB1EF9">
          <w:rPr>
            <w:color w:val="000000"/>
            <w:lang w:val="en-US"/>
            <w:rPrChange w:id="8881" w:author="Maxim Bystrov" w:date="2026-05-24T13:18:00Z">
              <w:rPr>
                <w:color w:val="000000"/>
              </w:rPr>
            </w:rPrChange>
          </w:rPr>
          <w:t>receptionTimeEpoch</w:t>
        </w:r>
        <w:proofErr w:type="spellEnd"/>
        <w:r w:rsidRPr="00FB1EF9">
          <w:rPr>
            <w:color w:val="080808"/>
            <w:lang w:val="en-US"/>
            <w:rPrChange w:id="8882" w:author="Maxim Bystrov" w:date="2026-05-24T13:18:00Z">
              <w:rPr>
                <w:color w:val="080808"/>
              </w:rPr>
            </w:rPrChange>
          </w:rPr>
          <w:t>)</w:t>
        </w:r>
        <w:r w:rsidRPr="00FB1EF9">
          <w:rPr>
            <w:color w:val="080808"/>
            <w:lang w:val="en-US"/>
            <w:rPrChange w:id="8883" w:author="Maxim Bystrov" w:date="2026-05-24T13:18:00Z">
              <w:rPr>
                <w:color w:val="080808"/>
              </w:rPr>
            </w:rPrChange>
          </w:rPr>
          <w:br/>
        </w:r>
        <w:r w:rsidRPr="00FB1EF9">
          <w:rPr>
            <w:color w:val="080808"/>
            <w:lang w:val="en-US"/>
            <w:rPrChange w:id="8884" w:author="Maxim Bystrov" w:date="2026-05-24T13:18:00Z">
              <w:rPr>
                <w:color w:val="080808"/>
              </w:rPr>
            </w:rPrChange>
          </w:rPr>
          <w:lastRenderedPageBreak/>
          <w:t xml:space="preserve">                .</w:t>
        </w:r>
        <w:proofErr w:type="spellStart"/>
        <w:r w:rsidRPr="00FB1EF9">
          <w:rPr>
            <w:color w:val="080808"/>
            <w:lang w:val="en-US"/>
            <w:rPrChange w:id="8885" w:author="Maxim Bystrov" w:date="2026-05-24T13:18:00Z">
              <w:rPr>
                <w:color w:val="080808"/>
              </w:rPr>
            </w:rPrChange>
          </w:rPr>
          <w:t>atZone</w:t>
        </w:r>
        <w:proofErr w:type="spellEnd"/>
        <w:r w:rsidRPr="00FB1EF9">
          <w:rPr>
            <w:color w:val="080808"/>
            <w:lang w:val="en-US"/>
            <w:rPrChange w:id="8886" w:author="Maxim Bystrov" w:date="2026-05-24T13:18:00Z">
              <w:rPr>
                <w:color w:val="080808"/>
              </w:rPr>
            </w:rPrChange>
          </w:rPr>
          <w:t>(</w:t>
        </w:r>
        <w:proofErr w:type="spellStart"/>
        <w:r w:rsidRPr="00FB1EF9">
          <w:rPr>
            <w:color w:val="000000"/>
            <w:lang w:val="en-US"/>
            <w:rPrChange w:id="8887" w:author="Maxim Bystrov" w:date="2026-05-24T13:18:00Z">
              <w:rPr>
                <w:color w:val="000000"/>
              </w:rPr>
            </w:rPrChange>
          </w:rPr>
          <w:t>ZoneId</w:t>
        </w:r>
        <w:r w:rsidRPr="00FB1EF9">
          <w:rPr>
            <w:color w:val="080808"/>
            <w:lang w:val="en-US"/>
            <w:rPrChange w:id="8888" w:author="Maxim Bystrov" w:date="2026-05-24T13:18:00Z">
              <w:rPr>
                <w:color w:val="080808"/>
              </w:rPr>
            </w:rPrChange>
          </w:rPr>
          <w:t>.systemDefault</w:t>
        </w:r>
        <w:proofErr w:type="spellEnd"/>
        <w:r w:rsidRPr="00FB1EF9">
          <w:rPr>
            <w:color w:val="080808"/>
            <w:lang w:val="en-US"/>
            <w:rPrChange w:id="8889" w:author="Maxim Bystrov" w:date="2026-05-24T13:18:00Z">
              <w:rPr>
                <w:color w:val="080808"/>
              </w:rPr>
            </w:rPrChange>
          </w:rPr>
          <w:t>())</w:t>
        </w:r>
        <w:r w:rsidRPr="00FB1EF9">
          <w:rPr>
            <w:color w:val="080808"/>
            <w:lang w:val="en-US"/>
            <w:rPrChange w:id="8890" w:author="Maxim Bystrov" w:date="2026-05-24T13:18:00Z">
              <w:rPr>
                <w:color w:val="080808"/>
              </w:rPr>
            </w:rPrChange>
          </w:rPr>
          <w:br/>
          <w:t xml:space="preserve">                .</w:t>
        </w:r>
        <w:proofErr w:type="spellStart"/>
        <w:r w:rsidRPr="00FB1EF9">
          <w:rPr>
            <w:color w:val="080808"/>
            <w:lang w:val="en-US"/>
            <w:rPrChange w:id="8891" w:author="Maxim Bystrov" w:date="2026-05-24T13:18:00Z">
              <w:rPr>
                <w:color w:val="080808"/>
              </w:rPr>
            </w:rPrChange>
          </w:rPr>
          <w:t>toLocalDateTime</w:t>
        </w:r>
        <w:proofErr w:type="spellEnd"/>
        <w:r w:rsidRPr="00FB1EF9">
          <w:rPr>
            <w:color w:val="080808"/>
            <w:lang w:val="en-US"/>
            <w:rPrChange w:id="8892" w:author="Maxim Bystrov" w:date="2026-05-24T13:18:00Z">
              <w:rPr>
                <w:color w:val="080808"/>
              </w:rPr>
            </w:rPrChange>
          </w:rPr>
          <w:t>()</w:t>
        </w:r>
        <w:r w:rsidRPr="00FB1EF9">
          <w:rPr>
            <w:color w:val="080808"/>
            <w:lang w:val="en-US"/>
            <w:rPrChange w:id="8893" w:author="Maxim Bystrov" w:date="2026-05-24T13:18:00Z">
              <w:rPr>
                <w:color w:val="080808"/>
              </w:rPr>
            </w:rPrChange>
          </w:rPr>
          <w:br/>
        </w:r>
        <w:r w:rsidRPr="00FB1EF9">
          <w:rPr>
            <w:i/>
            <w:iCs/>
            <w:color w:val="8C8C8C"/>
            <w:lang w:val="en-US"/>
            <w:rPrChange w:id="8894" w:author="Maxim Bystrov" w:date="2026-05-24T13:18:00Z">
              <w:rPr>
                <w:i/>
                <w:iCs/>
                <w:color w:val="8C8C8C"/>
              </w:rPr>
            </w:rPrChange>
          </w:rPr>
          <w:br/>
          <w:t xml:space="preserve">            </w:t>
        </w:r>
        <w:proofErr w:type="spellStart"/>
        <w:r w:rsidRPr="00FB1EF9">
          <w:rPr>
            <w:color w:val="0033B3"/>
            <w:lang w:val="en-US"/>
            <w:rPrChange w:id="8895" w:author="Maxim Bystrov" w:date="2026-05-24T13:18:00Z">
              <w:rPr>
                <w:color w:val="0033B3"/>
              </w:rPr>
            </w:rPrChange>
          </w:rPr>
          <w:t>val</w:t>
        </w:r>
        <w:proofErr w:type="spellEnd"/>
        <w:r w:rsidRPr="00FB1EF9">
          <w:rPr>
            <w:color w:val="0033B3"/>
            <w:lang w:val="en-US"/>
            <w:rPrChange w:id="8896" w:author="Maxim Bystrov" w:date="2026-05-24T13:18:00Z">
              <w:rPr>
                <w:color w:val="0033B3"/>
              </w:rPr>
            </w:rPrChange>
          </w:rPr>
          <w:t xml:space="preserve"> </w:t>
        </w:r>
        <w:r w:rsidRPr="00FB1EF9">
          <w:rPr>
            <w:color w:val="000000"/>
            <w:lang w:val="en-US"/>
            <w:rPrChange w:id="8897" w:author="Maxim Bystrov" w:date="2026-05-24T13:18:00Z">
              <w:rPr>
                <w:color w:val="000000"/>
              </w:rPr>
            </w:rPrChange>
          </w:rPr>
          <w:t xml:space="preserve">s2cell </w:t>
        </w:r>
        <w:r w:rsidRPr="00FB1EF9">
          <w:rPr>
            <w:color w:val="080808"/>
            <w:lang w:val="en-US"/>
            <w:rPrChange w:id="8898" w:author="Maxim Bystrov" w:date="2026-05-24T13:18:00Z">
              <w:rPr>
                <w:color w:val="080808"/>
              </w:rPr>
            </w:rPrChange>
          </w:rPr>
          <w:t xml:space="preserve">= </w:t>
        </w:r>
        <w:r w:rsidRPr="00FB1EF9">
          <w:rPr>
            <w:color w:val="000000"/>
            <w:lang w:val="en-US"/>
            <w:rPrChange w:id="8899" w:author="Maxim Bystrov" w:date="2026-05-24T13:18:00Z">
              <w:rPr>
                <w:color w:val="000000"/>
              </w:rPr>
            </w:rPrChange>
          </w:rPr>
          <w:t>S2CellId</w:t>
        </w:r>
        <w:r w:rsidRPr="00FB1EF9">
          <w:rPr>
            <w:color w:val="080808"/>
            <w:lang w:val="en-US"/>
            <w:rPrChange w:id="8900" w:author="Maxim Bystrov" w:date="2026-05-24T13:18:00Z">
              <w:rPr>
                <w:color w:val="080808"/>
              </w:rPr>
            </w:rPrChange>
          </w:rPr>
          <w:t>.fromLatLng(</w:t>
        </w:r>
        <w:r w:rsidRPr="00FB1EF9">
          <w:rPr>
            <w:color w:val="080808"/>
            <w:lang w:val="en-US"/>
            <w:rPrChange w:id="8901" w:author="Maxim Bystrov" w:date="2026-05-24T13:18:00Z">
              <w:rPr>
                <w:color w:val="080808"/>
              </w:rPr>
            </w:rPrChange>
          </w:rPr>
          <w:br/>
          <w:t xml:space="preserve">                </w:t>
        </w:r>
        <w:r w:rsidRPr="00FB1EF9">
          <w:rPr>
            <w:color w:val="000000"/>
            <w:lang w:val="en-US"/>
            <w:rPrChange w:id="8902" w:author="Maxim Bystrov" w:date="2026-05-24T13:18:00Z">
              <w:rPr>
                <w:color w:val="000000"/>
              </w:rPr>
            </w:rPrChange>
          </w:rPr>
          <w:t>S2LatLng</w:t>
        </w:r>
        <w:r w:rsidRPr="00FB1EF9">
          <w:rPr>
            <w:color w:val="080808"/>
            <w:lang w:val="en-US"/>
            <w:rPrChange w:id="8903" w:author="Maxim Bystrov" w:date="2026-05-24T13:18:00Z">
              <w:rPr>
                <w:color w:val="080808"/>
              </w:rPr>
            </w:rPrChange>
          </w:rPr>
          <w:t>.fromDegrees(</w:t>
        </w:r>
        <w:r w:rsidRPr="00FB1EF9">
          <w:rPr>
            <w:color w:val="080808"/>
            <w:lang w:val="en-US"/>
            <w:rPrChange w:id="8904" w:author="Maxim Bystrov" w:date="2026-05-24T13:18:00Z">
              <w:rPr>
                <w:color w:val="080808"/>
              </w:rPr>
            </w:rPrChange>
          </w:rPr>
          <w:br/>
          <w:t xml:space="preserve">                    </w:t>
        </w:r>
        <w:r w:rsidRPr="00FB1EF9">
          <w:rPr>
            <w:color w:val="000000"/>
            <w:lang w:val="en-US"/>
            <w:rPrChange w:id="8905" w:author="Maxim Bystrov" w:date="2026-05-24T13:18:00Z">
              <w:rPr>
                <w:color w:val="000000"/>
              </w:rPr>
            </w:rPrChange>
          </w:rPr>
          <w:t>latitude</w:t>
        </w:r>
        <w:r w:rsidRPr="00FB1EF9">
          <w:rPr>
            <w:color w:val="080808"/>
            <w:lang w:val="en-US"/>
            <w:rPrChange w:id="8906" w:author="Maxim Bystrov" w:date="2026-05-24T13:18:00Z">
              <w:rPr>
                <w:color w:val="080808"/>
              </w:rPr>
            </w:rPrChange>
          </w:rPr>
          <w:t>,</w:t>
        </w:r>
        <w:r w:rsidRPr="00FB1EF9">
          <w:rPr>
            <w:color w:val="080808"/>
            <w:lang w:val="en-US"/>
            <w:rPrChange w:id="8907" w:author="Maxim Bystrov" w:date="2026-05-24T13:18:00Z">
              <w:rPr>
                <w:color w:val="080808"/>
              </w:rPr>
            </w:rPrChange>
          </w:rPr>
          <w:br/>
          <w:t xml:space="preserve">                    </w:t>
        </w:r>
        <w:r w:rsidRPr="00FB1EF9">
          <w:rPr>
            <w:color w:val="000000"/>
            <w:lang w:val="en-US"/>
            <w:rPrChange w:id="8908" w:author="Maxim Bystrov" w:date="2026-05-24T13:18:00Z">
              <w:rPr>
                <w:color w:val="000000"/>
              </w:rPr>
            </w:rPrChange>
          </w:rPr>
          <w:t>longitude</w:t>
        </w:r>
        <w:r w:rsidRPr="00FB1EF9">
          <w:rPr>
            <w:color w:val="080808"/>
            <w:lang w:val="en-US"/>
            <w:rPrChange w:id="8909" w:author="Maxim Bystrov" w:date="2026-05-24T13:18:00Z">
              <w:rPr>
                <w:color w:val="080808"/>
              </w:rPr>
            </w:rPrChange>
          </w:rPr>
          <w:t>))</w:t>
        </w:r>
        <w:r w:rsidRPr="00FB1EF9">
          <w:rPr>
            <w:color w:val="080808"/>
            <w:lang w:val="en-US"/>
            <w:rPrChange w:id="8910" w:author="Maxim Bystrov" w:date="2026-05-24T13:18:00Z">
              <w:rPr>
                <w:color w:val="080808"/>
              </w:rPr>
            </w:rPrChange>
          </w:rPr>
          <w:br/>
          <w:t xml:space="preserve">                .parent(</w:t>
        </w:r>
        <w:r w:rsidRPr="00FB1EF9">
          <w:rPr>
            <w:color w:val="871094"/>
            <w:lang w:val="en-US"/>
            <w:rPrChange w:id="8911" w:author="Maxim Bystrov" w:date="2026-05-24T13:18:00Z">
              <w:rPr>
                <w:color w:val="871094"/>
              </w:rPr>
            </w:rPrChange>
          </w:rPr>
          <w:t>S2_ZONE_LEVEL</w:t>
        </w:r>
        <w:r w:rsidRPr="00FB1EF9">
          <w:rPr>
            <w:color w:val="080808"/>
            <w:lang w:val="en-US"/>
            <w:rPrChange w:id="8912" w:author="Maxim Bystrov" w:date="2026-05-24T13:18:00Z">
              <w:rPr>
                <w:color w:val="080808"/>
              </w:rPr>
            </w:rPrChange>
          </w:rPr>
          <w:t>)</w:t>
        </w:r>
        <w:r w:rsidRPr="00FB1EF9">
          <w:rPr>
            <w:color w:val="080808"/>
            <w:lang w:val="en-US"/>
            <w:rPrChange w:id="8913" w:author="Maxim Bystrov" w:date="2026-05-24T13:18:00Z">
              <w:rPr>
                <w:color w:val="080808"/>
              </w:rPr>
            </w:rPrChange>
          </w:rPr>
          <w:br/>
        </w:r>
        <w:r w:rsidRPr="00FB1EF9">
          <w:rPr>
            <w:color w:val="080808"/>
            <w:lang w:val="en-US"/>
            <w:rPrChange w:id="8914" w:author="Maxim Bystrov" w:date="2026-05-24T13:18:00Z">
              <w:rPr>
                <w:color w:val="080808"/>
              </w:rPr>
            </w:rPrChange>
          </w:rPr>
          <w:br/>
        </w:r>
        <w:r w:rsidRPr="00FB1EF9">
          <w:rPr>
            <w:color w:val="080808"/>
            <w:lang w:val="en-US"/>
            <w:rPrChange w:id="8915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r w:rsidRPr="00FB1EF9">
          <w:rPr>
            <w:i/>
            <w:iCs/>
            <w:color w:val="8C8C8C"/>
            <w:lang w:val="en-US"/>
            <w:rPrChange w:id="8916" w:author="Maxim Bystrov" w:date="2026-05-24T13:18:00Z">
              <w:rPr>
                <w:i/>
                <w:iCs/>
                <w:color w:val="8C8C8C"/>
              </w:rPr>
            </w:rPrChange>
          </w:rPr>
          <w:t>// 1. Truncate to the nearest minute (removes seconds and nanos)</w:t>
        </w:r>
        <w:r w:rsidRPr="00FB1EF9">
          <w:rPr>
            <w:i/>
            <w:iCs/>
            <w:color w:val="8C8C8C"/>
            <w:lang w:val="en-US"/>
            <w:rPrChange w:id="8917" w:author="Maxim Bystrov" w:date="2026-05-24T13:18:00Z">
              <w:rPr>
                <w:i/>
                <w:iCs/>
                <w:color w:val="8C8C8C"/>
              </w:rPr>
            </w:rPrChange>
          </w:rPr>
          <w:br/>
          <w:t xml:space="preserve">            </w:t>
        </w:r>
        <w:proofErr w:type="spellStart"/>
        <w:r w:rsidRPr="00FB1EF9">
          <w:rPr>
            <w:color w:val="0033B3"/>
            <w:lang w:val="en-US"/>
            <w:rPrChange w:id="8918" w:author="Maxim Bystrov" w:date="2026-05-24T13:18:00Z">
              <w:rPr>
                <w:color w:val="0033B3"/>
              </w:rPr>
            </w:rPrChange>
          </w:rPr>
          <w:t>val</w:t>
        </w:r>
        <w:proofErr w:type="spellEnd"/>
        <w:r w:rsidRPr="00FB1EF9">
          <w:rPr>
            <w:color w:val="0033B3"/>
            <w:lang w:val="en-US"/>
            <w:rPrChange w:id="8919" w:author="Maxim Bystrov" w:date="2026-05-24T13:18:00Z">
              <w:rPr>
                <w:color w:val="0033B3"/>
              </w:rPr>
            </w:rPrChange>
          </w:rPr>
          <w:t xml:space="preserve"> </w:t>
        </w:r>
        <w:r w:rsidRPr="00FB1EF9">
          <w:rPr>
            <w:color w:val="000000"/>
            <w:lang w:val="en-US"/>
            <w:rPrChange w:id="8920" w:author="Maxim Bystrov" w:date="2026-05-24T13:18:00Z">
              <w:rPr>
                <w:color w:val="000000"/>
              </w:rPr>
            </w:rPrChange>
          </w:rPr>
          <w:t>truncated</w:t>
        </w:r>
        <w:r w:rsidRPr="00FB1EF9">
          <w:rPr>
            <w:color w:val="080808"/>
            <w:lang w:val="en-US"/>
            <w:rPrChange w:id="8921" w:author="Maxim Bystrov" w:date="2026-05-24T13:18:00Z">
              <w:rPr>
                <w:color w:val="080808"/>
              </w:rPr>
            </w:rPrChange>
          </w:rPr>
          <w:t xml:space="preserve">: </w:t>
        </w:r>
        <w:proofErr w:type="spellStart"/>
        <w:r w:rsidRPr="00FB1EF9">
          <w:rPr>
            <w:color w:val="000000"/>
            <w:lang w:val="en-US"/>
            <w:rPrChange w:id="8922" w:author="Maxim Bystrov" w:date="2026-05-24T13:18:00Z">
              <w:rPr>
                <w:color w:val="000000"/>
              </w:rPr>
            </w:rPrChange>
          </w:rPr>
          <w:t>LocalDateTime</w:t>
        </w:r>
        <w:proofErr w:type="spellEnd"/>
        <w:r w:rsidRPr="00FB1EF9">
          <w:rPr>
            <w:color w:val="000000"/>
            <w:lang w:val="en-US"/>
            <w:rPrChange w:id="8923" w:author="Maxim Bystrov" w:date="2026-05-24T13:18:00Z">
              <w:rPr>
                <w:color w:val="000000"/>
              </w:rPr>
            </w:rPrChange>
          </w:rPr>
          <w:t xml:space="preserve"> </w:t>
        </w:r>
        <w:r w:rsidRPr="00FB1EF9">
          <w:rPr>
            <w:color w:val="080808"/>
            <w:lang w:val="en-US"/>
            <w:rPrChange w:id="8924" w:author="Maxim Bystrov" w:date="2026-05-24T13:18:00Z">
              <w:rPr>
                <w:color w:val="080808"/>
              </w:rPr>
            </w:rPrChange>
          </w:rPr>
          <w:t xml:space="preserve">= </w:t>
        </w:r>
        <w:proofErr w:type="spellStart"/>
        <w:r w:rsidRPr="00FB1EF9">
          <w:rPr>
            <w:color w:val="000000"/>
            <w:lang w:val="en-US"/>
            <w:rPrChange w:id="8925" w:author="Maxim Bystrov" w:date="2026-05-24T13:18:00Z">
              <w:rPr>
                <w:color w:val="000000"/>
              </w:rPr>
            </w:rPrChange>
          </w:rPr>
          <w:t>packetTime</w:t>
        </w:r>
        <w:r w:rsidRPr="00FB1EF9">
          <w:rPr>
            <w:color w:val="080808"/>
            <w:lang w:val="en-US"/>
            <w:rPrChange w:id="8926" w:author="Maxim Bystrov" w:date="2026-05-24T13:18:00Z">
              <w:rPr>
                <w:color w:val="080808"/>
              </w:rPr>
            </w:rPrChange>
          </w:rPr>
          <w:t>.truncatedTo</w:t>
        </w:r>
        <w:proofErr w:type="spellEnd"/>
        <w:r w:rsidRPr="00FB1EF9">
          <w:rPr>
            <w:color w:val="080808"/>
            <w:lang w:val="en-US"/>
            <w:rPrChange w:id="8927" w:author="Maxim Bystrov" w:date="2026-05-24T13:18:00Z">
              <w:rPr>
                <w:color w:val="080808"/>
              </w:rPr>
            </w:rPrChange>
          </w:rPr>
          <w:t>(</w:t>
        </w:r>
        <w:proofErr w:type="spellStart"/>
        <w:r w:rsidRPr="00FB1EF9">
          <w:rPr>
            <w:color w:val="000000"/>
            <w:lang w:val="en-US"/>
            <w:rPrChange w:id="8928" w:author="Maxim Bystrov" w:date="2026-05-24T13:18:00Z">
              <w:rPr>
                <w:color w:val="000000"/>
              </w:rPr>
            </w:rPrChange>
          </w:rPr>
          <w:t>ChronoUnit</w:t>
        </w:r>
        <w:r w:rsidRPr="00FB1EF9">
          <w:rPr>
            <w:color w:val="080808"/>
            <w:lang w:val="en-US"/>
            <w:rPrChange w:id="8929" w:author="Maxim Bystrov" w:date="2026-05-24T13:18:00Z">
              <w:rPr>
                <w:color w:val="080808"/>
              </w:rPr>
            </w:rPrChange>
          </w:rPr>
          <w:t>.</w:t>
        </w:r>
        <w:r w:rsidRPr="00FB1EF9">
          <w:rPr>
            <w:i/>
            <w:iCs/>
            <w:color w:val="871094"/>
            <w:lang w:val="en-US"/>
            <w:rPrChange w:id="8930" w:author="Maxim Bystrov" w:date="2026-05-24T13:18:00Z">
              <w:rPr>
                <w:i/>
                <w:iCs/>
                <w:color w:val="871094"/>
              </w:rPr>
            </w:rPrChange>
          </w:rPr>
          <w:t>MINUTES</w:t>
        </w:r>
        <w:proofErr w:type="spellEnd"/>
        <w:r w:rsidRPr="00FB1EF9">
          <w:rPr>
            <w:color w:val="080808"/>
            <w:lang w:val="en-US"/>
            <w:rPrChange w:id="8931" w:author="Maxim Bystrov" w:date="2026-05-24T13:18:00Z">
              <w:rPr>
                <w:color w:val="080808"/>
              </w:rPr>
            </w:rPrChange>
          </w:rPr>
          <w:t>)</w:t>
        </w:r>
        <w:r w:rsidRPr="00FB1EF9">
          <w:rPr>
            <w:color w:val="080808"/>
            <w:lang w:val="en-US"/>
            <w:rPrChange w:id="8932" w:author="Maxim Bystrov" w:date="2026-05-24T13:18:00Z">
              <w:rPr>
                <w:color w:val="080808"/>
              </w:rPr>
            </w:rPrChange>
          </w:rPr>
          <w:br/>
        </w:r>
        <w:r w:rsidRPr="00FB1EF9">
          <w:rPr>
            <w:color w:val="080808"/>
            <w:lang w:val="en-US"/>
            <w:rPrChange w:id="8933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r w:rsidRPr="00FB1EF9">
          <w:rPr>
            <w:i/>
            <w:iCs/>
            <w:color w:val="8C8C8C"/>
            <w:lang w:val="en-US"/>
            <w:rPrChange w:id="8934" w:author="Maxim Bystrov" w:date="2026-05-24T13:18:00Z">
              <w:rPr>
                <w:i/>
                <w:iCs/>
                <w:color w:val="8C8C8C"/>
              </w:rPr>
            </w:rPrChange>
          </w:rPr>
          <w:t>// 2. Calculate the remainder and subtract it from the current minute</w:t>
        </w:r>
        <w:r w:rsidRPr="00FB1EF9">
          <w:rPr>
            <w:i/>
            <w:iCs/>
            <w:color w:val="8C8C8C"/>
            <w:lang w:val="en-US"/>
            <w:rPrChange w:id="8935" w:author="Maxim Bystrov" w:date="2026-05-24T13:18:00Z">
              <w:rPr>
                <w:i/>
                <w:iCs/>
                <w:color w:val="8C8C8C"/>
              </w:rPr>
            </w:rPrChange>
          </w:rPr>
          <w:br/>
          <w:t xml:space="preserve">            </w:t>
        </w:r>
        <w:proofErr w:type="spellStart"/>
        <w:r w:rsidRPr="00FB1EF9">
          <w:rPr>
            <w:color w:val="0033B3"/>
            <w:lang w:val="en-US"/>
            <w:rPrChange w:id="8936" w:author="Maxim Bystrov" w:date="2026-05-24T13:18:00Z">
              <w:rPr>
                <w:color w:val="0033B3"/>
              </w:rPr>
            </w:rPrChange>
          </w:rPr>
          <w:t>val</w:t>
        </w:r>
        <w:proofErr w:type="spellEnd"/>
        <w:r w:rsidRPr="00FB1EF9">
          <w:rPr>
            <w:color w:val="0033B3"/>
            <w:lang w:val="en-US"/>
            <w:rPrChange w:id="8937" w:author="Maxim Bystrov" w:date="2026-05-24T13:18:00Z">
              <w:rPr>
                <w:color w:val="0033B3"/>
              </w:rPr>
            </w:rPrChange>
          </w:rPr>
          <w:t xml:space="preserve"> </w:t>
        </w:r>
        <w:r w:rsidRPr="00FB1EF9">
          <w:rPr>
            <w:color w:val="000000"/>
            <w:lang w:val="en-US"/>
            <w:rPrChange w:id="8938" w:author="Maxim Bystrov" w:date="2026-05-24T13:18:00Z">
              <w:rPr>
                <w:color w:val="000000"/>
              </w:rPr>
            </w:rPrChange>
          </w:rPr>
          <w:t xml:space="preserve">minute </w:t>
        </w:r>
        <w:r w:rsidRPr="00FB1EF9">
          <w:rPr>
            <w:color w:val="080808"/>
            <w:lang w:val="en-US"/>
            <w:rPrChange w:id="8939" w:author="Maxim Bystrov" w:date="2026-05-24T13:18:00Z">
              <w:rPr>
                <w:color w:val="080808"/>
              </w:rPr>
            </w:rPrChange>
          </w:rPr>
          <w:t xml:space="preserve">= </w:t>
        </w:r>
        <w:proofErr w:type="spellStart"/>
        <w:r w:rsidRPr="00FB1EF9">
          <w:rPr>
            <w:color w:val="000000"/>
            <w:lang w:val="en-US"/>
            <w:rPrChange w:id="8940" w:author="Maxim Bystrov" w:date="2026-05-24T13:18:00Z">
              <w:rPr>
                <w:color w:val="000000"/>
              </w:rPr>
            </w:rPrChange>
          </w:rPr>
          <w:t>truncated</w:t>
        </w:r>
        <w:r w:rsidRPr="00FB1EF9">
          <w:rPr>
            <w:color w:val="080808"/>
            <w:lang w:val="en-US"/>
            <w:rPrChange w:id="8941" w:author="Maxim Bystrov" w:date="2026-05-24T13:18:00Z">
              <w:rPr>
                <w:color w:val="080808"/>
              </w:rPr>
            </w:rPrChange>
          </w:rPr>
          <w:t>.</w:t>
        </w:r>
        <w:r w:rsidRPr="00FB1EF9">
          <w:rPr>
            <w:i/>
            <w:iCs/>
            <w:color w:val="871094"/>
            <w:lang w:val="en-US"/>
            <w:rPrChange w:id="8942" w:author="Maxim Bystrov" w:date="2026-05-24T13:18:00Z">
              <w:rPr>
                <w:i/>
                <w:iCs/>
                <w:color w:val="871094"/>
              </w:rPr>
            </w:rPrChange>
          </w:rPr>
          <w:t>minute</w:t>
        </w:r>
        <w:proofErr w:type="spellEnd"/>
        <w:r w:rsidRPr="00FB1EF9">
          <w:rPr>
            <w:i/>
            <w:iCs/>
            <w:color w:val="871094"/>
            <w:lang w:val="en-US"/>
            <w:rPrChange w:id="8943" w:author="Maxim Bystrov" w:date="2026-05-24T13:18:00Z">
              <w:rPr>
                <w:i/>
                <w:iCs/>
                <w:color w:val="871094"/>
              </w:rPr>
            </w:rPrChange>
          </w:rPr>
          <w:br/>
          <w:t xml:space="preserve">            </w:t>
        </w:r>
        <w:proofErr w:type="spellStart"/>
        <w:r w:rsidRPr="00FB1EF9">
          <w:rPr>
            <w:color w:val="0033B3"/>
            <w:lang w:val="en-US"/>
            <w:rPrChange w:id="8944" w:author="Maxim Bystrov" w:date="2026-05-24T13:18:00Z">
              <w:rPr>
                <w:color w:val="0033B3"/>
              </w:rPr>
            </w:rPrChange>
          </w:rPr>
          <w:t>val</w:t>
        </w:r>
        <w:proofErr w:type="spellEnd"/>
        <w:r w:rsidRPr="00FB1EF9">
          <w:rPr>
            <w:color w:val="0033B3"/>
            <w:lang w:val="en-US"/>
            <w:rPrChange w:id="8945" w:author="Maxim Bystrov" w:date="2026-05-24T13:18:00Z">
              <w:rPr>
                <w:color w:val="0033B3"/>
              </w:rPr>
            </w:rPrChange>
          </w:rPr>
          <w:t xml:space="preserve"> </w:t>
        </w:r>
        <w:proofErr w:type="spellStart"/>
        <w:r w:rsidRPr="00FB1EF9">
          <w:rPr>
            <w:color w:val="000000"/>
            <w:lang w:val="en-US"/>
            <w:rPrChange w:id="8946" w:author="Maxim Bystrov" w:date="2026-05-24T13:18:00Z">
              <w:rPr>
                <w:color w:val="000000"/>
              </w:rPr>
            </w:rPrChange>
          </w:rPr>
          <w:t>minuteAdjustment</w:t>
        </w:r>
        <w:proofErr w:type="spellEnd"/>
        <w:r w:rsidRPr="00FB1EF9">
          <w:rPr>
            <w:color w:val="000000"/>
            <w:lang w:val="en-US"/>
            <w:rPrChange w:id="8947" w:author="Maxim Bystrov" w:date="2026-05-24T13:18:00Z">
              <w:rPr>
                <w:color w:val="000000"/>
              </w:rPr>
            </w:rPrChange>
          </w:rPr>
          <w:t xml:space="preserve"> </w:t>
        </w:r>
        <w:r w:rsidRPr="00FB1EF9">
          <w:rPr>
            <w:color w:val="080808"/>
            <w:lang w:val="en-US"/>
            <w:rPrChange w:id="8948" w:author="Maxim Bystrov" w:date="2026-05-24T13:18:00Z">
              <w:rPr>
                <w:color w:val="080808"/>
              </w:rPr>
            </w:rPrChange>
          </w:rPr>
          <w:t xml:space="preserve">= </w:t>
        </w:r>
        <w:r w:rsidRPr="00FB1EF9">
          <w:rPr>
            <w:color w:val="000000"/>
            <w:lang w:val="en-US"/>
            <w:rPrChange w:id="8949" w:author="Maxim Bystrov" w:date="2026-05-24T13:18:00Z">
              <w:rPr>
                <w:color w:val="000000"/>
              </w:rPr>
            </w:rPrChange>
          </w:rPr>
          <w:t xml:space="preserve">minute </w:t>
        </w:r>
        <w:r w:rsidRPr="00FB1EF9">
          <w:rPr>
            <w:color w:val="080808"/>
            <w:lang w:val="en-US"/>
            <w:rPrChange w:id="8950" w:author="Maxim Bystrov" w:date="2026-05-24T13:18:00Z">
              <w:rPr>
                <w:color w:val="080808"/>
              </w:rPr>
            </w:rPrChange>
          </w:rPr>
          <w:t xml:space="preserve">% </w:t>
        </w:r>
        <w:r w:rsidRPr="00FB1EF9">
          <w:rPr>
            <w:color w:val="1750EB"/>
            <w:lang w:val="en-US"/>
            <w:rPrChange w:id="8951" w:author="Maxim Bystrov" w:date="2026-05-24T13:18:00Z">
              <w:rPr>
                <w:color w:val="1750EB"/>
              </w:rPr>
            </w:rPrChange>
          </w:rPr>
          <w:t>5</w:t>
        </w:r>
        <w:r w:rsidRPr="00FB1EF9">
          <w:rPr>
            <w:color w:val="1750EB"/>
            <w:lang w:val="en-US"/>
            <w:rPrChange w:id="8952" w:author="Maxim Bystrov" w:date="2026-05-24T13:18:00Z">
              <w:rPr>
                <w:color w:val="1750EB"/>
              </w:rPr>
            </w:rPrChange>
          </w:rPr>
          <w:br/>
        </w:r>
        <w:r w:rsidRPr="00FB1EF9">
          <w:rPr>
            <w:color w:val="1750EB"/>
            <w:lang w:val="en-US"/>
            <w:rPrChange w:id="8953" w:author="Maxim Bystrov" w:date="2026-05-24T13:18:00Z">
              <w:rPr>
                <w:color w:val="1750EB"/>
              </w:rPr>
            </w:rPrChange>
          </w:rPr>
          <w:br/>
          <w:t xml:space="preserve">            </w:t>
        </w:r>
        <w:proofErr w:type="spellStart"/>
        <w:r w:rsidRPr="00FB1EF9">
          <w:rPr>
            <w:color w:val="0033B3"/>
            <w:lang w:val="en-US"/>
            <w:rPrChange w:id="8954" w:author="Maxim Bystrov" w:date="2026-05-24T13:18:00Z">
              <w:rPr>
                <w:color w:val="0033B3"/>
              </w:rPr>
            </w:rPrChange>
          </w:rPr>
          <w:t>val</w:t>
        </w:r>
        <w:proofErr w:type="spellEnd"/>
        <w:r w:rsidRPr="00FB1EF9">
          <w:rPr>
            <w:color w:val="0033B3"/>
            <w:lang w:val="en-US"/>
            <w:rPrChange w:id="8955" w:author="Maxim Bystrov" w:date="2026-05-24T13:18:00Z">
              <w:rPr>
                <w:color w:val="0033B3"/>
              </w:rPr>
            </w:rPrChange>
          </w:rPr>
          <w:t xml:space="preserve"> </w:t>
        </w:r>
        <w:proofErr w:type="spellStart"/>
        <w:r w:rsidRPr="00FB1EF9">
          <w:rPr>
            <w:color w:val="000000"/>
            <w:lang w:val="en-US"/>
            <w:rPrChange w:id="8956" w:author="Maxim Bystrov" w:date="2026-05-24T13:18:00Z">
              <w:rPr>
                <w:color w:val="000000"/>
              </w:rPr>
            </w:rPrChange>
          </w:rPr>
          <w:t>fiveMinTruncated</w:t>
        </w:r>
        <w:proofErr w:type="spellEnd"/>
        <w:r w:rsidRPr="00FB1EF9">
          <w:rPr>
            <w:color w:val="000000"/>
            <w:lang w:val="en-US"/>
            <w:rPrChange w:id="8957" w:author="Maxim Bystrov" w:date="2026-05-24T13:18:00Z">
              <w:rPr>
                <w:color w:val="000000"/>
              </w:rPr>
            </w:rPrChange>
          </w:rPr>
          <w:t xml:space="preserve"> </w:t>
        </w:r>
        <w:r w:rsidRPr="00FB1EF9">
          <w:rPr>
            <w:color w:val="080808"/>
            <w:lang w:val="en-US"/>
            <w:rPrChange w:id="8958" w:author="Maxim Bystrov" w:date="2026-05-24T13:18:00Z">
              <w:rPr>
                <w:color w:val="080808"/>
              </w:rPr>
            </w:rPrChange>
          </w:rPr>
          <w:t xml:space="preserve">= </w:t>
        </w:r>
        <w:proofErr w:type="spellStart"/>
        <w:r w:rsidRPr="00FB1EF9">
          <w:rPr>
            <w:color w:val="000000"/>
            <w:lang w:val="en-US"/>
            <w:rPrChange w:id="8959" w:author="Maxim Bystrov" w:date="2026-05-24T13:18:00Z">
              <w:rPr>
                <w:color w:val="000000"/>
              </w:rPr>
            </w:rPrChange>
          </w:rPr>
          <w:t>truncated</w:t>
        </w:r>
        <w:r w:rsidRPr="00FB1EF9">
          <w:rPr>
            <w:color w:val="080808"/>
            <w:lang w:val="en-US"/>
            <w:rPrChange w:id="8960" w:author="Maxim Bystrov" w:date="2026-05-24T13:18:00Z">
              <w:rPr>
                <w:color w:val="080808"/>
              </w:rPr>
            </w:rPrChange>
          </w:rPr>
          <w:t>.minusMinutes</w:t>
        </w:r>
        <w:proofErr w:type="spellEnd"/>
        <w:r w:rsidRPr="00FB1EF9">
          <w:rPr>
            <w:color w:val="080808"/>
            <w:lang w:val="en-US"/>
            <w:rPrChange w:id="8961" w:author="Maxim Bystrov" w:date="2026-05-24T13:18:00Z">
              <w:rPr>
                <w:color w:val="080808"/>
              </w:rPr>
            </w:rPrChange>
          </w:rPr>
          <w:t>(</w:t>
        </w:r>
        <w:proofErr w:type="spellStart"/>
        <w:r w:rsidRPr="00FB1EF9">
          <w:rPr>
            <w:color w:val="000000"/>
            <w:lang w:val="en-US"/>
            <w:rPrChange w:id="8962" w:author="Maxim Bystrov" w:date="2026-05-24T13:18:00Z">
              <w:rPr>
                <w:color w:val="000000"/>
              </w:rPr>
            </w:rPrChange>
          </w:rPr>
          <w:t>minuteAdjustment</w:t>
        </w:r>
        <w:r w:rsidRPr="00FB1EF9">
          <w:rPr>
            <w:color w:val="080808"/>
            <w:lang w:val="en-US"/>
            <w:rPrChange w:id="8963" w:author="Maxim Bystrov" w:date="2026-05-24T13:18:00Z">
              <w:rPr>
                <w:color w:val="080808"/>
              </w:rPr>
            </w:rPrChange>
          </w:rPr>
          <w:t>.toLong</w:t>
        </w:r>
        <w:proofErr w:type="spellEnd"/>
        <w:r w:rsidRPr="00FB1EF9">
          <w:rPr>
            <w:color w:val="080808"/>
            <w:lang w:val="en-US"/>
            <w:rPrChange w:id="8964" w:author="Maxim Bystrov" w:date="2026-05-24T13:18:00Z">
              <w:rPr>
                <w:color w:val="080808"/>
              </w:rPr>
            </w:rPrChange>
          </w:rPr>
          <w:t>())</w:t>
        </w:r>
        <w:r w:rsidRPr="00FB1EF9">
          <w:rPr>
            <w:color w:val="080808"/>
            <w:lang w:val="en-US"/>
            <w:rPrChange w:id="8965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r w:rsidRPr="00FB1EF9">
          <w:rPr>
            <w:color w:val="080808"/>
            <w:lang w:val="en-US"/>
            <w:rPrChange w:id="8966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FB1EF9">
          <w:rPr>
            <w:color w:val="0033B3"/>
            <w:lang w:val="en-US"/>
            <w:rPrChange w:id="8967" w:author="Maxim Bystrov" w:date="2026-05-24T13:18:00Z">
              <w:rPr>
                <w:color w:val="0033B3"/>
              </w:rPr>
            </w:rPrChange>
          </w:rPr>
          <w:t>val</w:t>
        </w:r>
        <w:proofErr w:type="spellEnd"/>
        <w:r w:rsidRPr="00FB1EF9">
          <w:rPr>
            <w:color w:val="0033B3"/>
            <w:lang w:val="en-US"/>
            <w:rPrChange w:id="8968" w:author="Maxim Bystrov" w:date="2026-05-24T13:18:00Z">
              <w:rPr>
                <w:color w:val="0033B3"/>
              </w:rPr>
            </w:rPrChange>
          </w:rPr>
          <w:t xml:space="preserve"> </w:t>
        </w:r>
        <w:proofErr w:type="spellStart"/>
        <w:r w:rsidRPr="00FB1EF9">
          <w:rPr>
            <w:color w:val="000000"/>
            <w:lang w:val="en-US"/>
            <w:rPrChange w:id="8969" w:author="Maxim Bystrov" w:date="2026-05-24T13:18:00Z">
              <w:rPr>
                <w:color w:val="000000"/>
              </w:rPr>
            </w:rPrChange>
          </w:rPr>
          <w:t>telemetryPacket</w:t>
        </w:r>
        <w:proofErr w:type="spellEnd"/>
        <w:r w:rsidRPr="00FB1EF9">
          <w:rPr>
            <w:color w:val="000000"/>
            <w:lang w:val="en-US"/>
            <w:rPrChange w:id="8970" w:author="Maxim Bystrov" w:date="2026-05-24T13:18:00Z">
              <w:rPr>
                <w:color w:val="000000"/>
              </w:rPr>
            </w:rPrChange>
          </w:rPr>
          <w:t xml:space="preserve"> </w:t>
        </w:r>
        <w:r w:rsidRPr="00FB1EF9">
          <w:rPr>
            <w:color w:val="080808"/>
            <w:lang w:val="en-US"/>
            <w:rPrChange w:id="8971" w:author="Maxim Bystrov" w:date="2026-05-24T13:18:00Z">
              <w:rPr>
                <w:color w:val="080808"/>
              </w:rPr>
            </w:rPrChange>
          </w:rPr>
          <w:t xml:space="preserve">= </w:t>
        </w:r>
        <w:proofErr w:type="spellStart"/>
        <w:r w:rsidRPr="00FB1EF9">
          <w:rPr>
            <w:color w:val="080808"/>
            <w:lang w:val="en-US"/>
            <w:rPrChange w:id="8972" w:author="Maxim Bystrov" w:date="2026-05-24T13:18:00Z">
              <w:rPr>
                <w:color w:val="080808"/>
              </w:rPr>
            </w:rPrChange>
          </w:rPr>
          <w:t>TelemetryPacket</w:t>
        </w:r>
        <w:proofErr w:type="spellEnd"/>
        <w:r w:rsidRPr="00FB1EF9">
          <w:rPr>
            <w:color w:val="080808"/>
            <w:lang w:val="en-US"/>
            <w:rPrChange w:id="8973" w:author="Maxim Bystrov" w:date="2026-05-24T13:18:00Z">
              <w:rPr>
                <w:color w:val="080808"/>
              </w:rPr>
            </w:rPrChange>
          </w:rPr>
          <w:t>(</w:t>
        </w:r>
        <w:r w:rsidRPr="00FB1EF9">
          <w:rPr>
            <w:color w:val="080808"/>
            <w:lang w:val="en-US"/>
            <w:rPrChange w:id="8974" w:author="Maxim Bystrov" w:date="2026-05-24T13:18:00Z">
              <w:rPr>
                <w:color w:val="080808"/>
              </w:rPr>
            </w:rPrChange>
          </w:rPr>
          <w:br/>
          <w:t xml:space="preserve">                </w:t>
        </w:r>
        <w:proofErr w:type="spellStart"/>
        <w:r w:rsidRPr="00FB1EF9">
          <w:rPr>
            <w:color w:val="4A86E8"/>
            <w:lang w:val="en-US"/>
            <w:rPrChange w:id="8975" w:author="Maxim Bystrov" w:date="2026-05-24T13:18:00Z">
              <w:rPr>
                <w:color w:val="4A86E8"/>
              </w:rPr>
            </w:rPrChange>
          </w:rPr>
          <w:t>vehicleId</w:t>
        </w:r>
        <w:proofErr w:type="spellEnd"/>
        <w:r w:rsidRPr="00FB1EF9">
          <w:rPr>
            <w:color w:val="4A86E8"/>
            <w:lang w:val="en-US"/>
            <w:rPrChange w:id="8976" w:author="Maxim Bystrov" w:date="2026-05-24T13:18:00Z">
              <w:rPr>
                <w:color w:val="4A86E8"/>
              </w:rPr>
            </w:rPrChange>
          </w:rPr>
          <w:t xml:space="preserve"> = </w:t>
        </w:r>
        <w:proofErr w:type="spellStart"/>
        <w:r w:rsidRPr="00FB1EF9">
          <w:rPr>
            <w:color w:val="000000"/>
            <w:lang w:val="en-US"/>
            <w:rPrChange w:id="8977" w:author="Maxim Bystrov" w:date="2026-05-24T13:18:00Z">
              <w:rPr>
                <w:color w:val="000000"/>
              </w:rPr>
            </w:rPrChange>
          </w:rPr>
          <w:t>vehicleId</w:t>
        </w:r>
        <w:proofErr w:type="spellEnd"/>
        <w:r w:rsidRPr="00FB1EF9">
          <w:rPr>
            <w:color w:val="080808"/>
            <w:lang w:val="en-US"/>
            <w:rPrChange w:id="8978" w:author="Maxim Bystrov" w:date="2026-05-24T13:18:00Z">
              <w:rPr>
                <w:color w:val="080808"/>
              </w:rPr>
            </w:rPrChange>
          </w:rPr>
          <w:t>,</w:t>
        </w:r>
        <w:r w:rsidRPr="00FB1EF9">
          <w:rPr>
            <w:color w:val="080808"/>
            <w:lang w:val="en-US"/>
            <w:rPrChange w:id="8979" w:author="Maxim Bystrov" w:date="2026-05-24T13:18:00Z">
              <w:rPr>
                <w:color w:val="080808"/>
              </w:rPr>
            </w:rPrChange>
          </w:rPr>
          <w:br/>
          <w:t xml:space="preserve">                </w:t>
        </w:r>
        <w:proofErr w:type="spellStart"/>
        <w:r w:rsidRPr="00FB1EF9">
          <w:rPr>
            <w:color w:val="4A86E8"/>
            <w:lang w:val="en-US"/>
            <w:rPrChange w:id="8980" w:author="Maxim Bystrov" w:date="2026-05-24T13:18:00Z">
              <w:rPr>
                <w:color w:val="4A86E8"/>
              </w:rPr>
            </w:rPrChange>
          </w:rPr>
          <w:t>deviceId</w:t>
        </w:r>
        <w:proofErr w:type="spellEnd"/>
        <w:r w:rsidRPr="00FB1EF9">
          <w:rPr>
            <w:color w:val="4A86E8"/>
            <w:lang w:val="en-US"/>
            <w:rPrChange w:id="8981" w:author="Maxim Bystrov" w:date="2026-05-24T13:18:00Z">
              <w:rPr>
                <w:color w:val="4A86E8"/>
              </w:rPr>
            </w:rPrChange>
          </w:rPr>
          <w:t xml:space="preserve"> = </w:t>
        </w:r>
        <w:proofErr w:type="spellStart"/>
        <w:r w:rsidRPr="00FB1EF9">
          <w:rPr>
            <w:color w:val="000000"/>
            <w:lang w:val="en-US"/>
            <w:rPrChange w:id="8982" w:author="Maxim Bystrov" w:date="2026-05-24T13:18:00Z">
              <w:rPr>
                <w:color w:val="000000"/>
              </w:rPr>
            </w:rPrChange>
          </w:rPr>
          <w:t>deviceId</w:t>
        </w:r>
        <w:proofErr w:type="spellEnd"/>
        <w:r w:rsidRPr="00FB1EF9">
          <w:rPr>
            <w:color w:val="080808"/>
            <w:lang w:val="en-US"/>
            <w:rPrChange w:id="8983" w:author="Maxim Bystrov" w:date="2026-05-24T13:18:00Z">
              <w:rPr>
                <w:color w:val="080808"/>
              </w:rPr>
            </w:rPrChange>
          </w:rPr>
          <w:t>,</w:t>
        </w:r>
        <w:r w:rsidRPr="00FB1EF9">
          <w:rPr>
            <w:color w:val="080808"/>
            <w:lang w:val="en-US"/>
            <w:rPrChange w:id="8984" w:author="Maxim Bystrov" w:date="2026-05-24T13:18:00Z">
              <w:rPr>
                <w:color w:val="080808"/>
              </w:rPr>
            </w:rPrChange>
          </w:rPr>
          <w:br/>
          <w:t xml:space="preserve">                </w:t>
        </w:r>
        <w:proofErr w:type="spellStart"/>
        <w:r w:rsidRPr="00FB1EF9">
          <w:rPr>
            <w:color w:val="4A86E8"/>
            <w:lang w:val="en-US"/>
            <w:rPrChange w:id="8985" w:author="Maxim Bystrov" w:date="2026-05-24T13:18:00Z">
              <w:rPr>
                <w:color w:val="4A86E8"/>
              </w:rPr>
            </w:rPrChange>
          </w:rPr>
          <w:t>packetTime</w:t>
        </w:r>
        <w:proofErr w:type="spellEnd"/>
        <w:r w:rsidRPr="00FB1EF9">
          <w:rPr>
            <w:color w:val="4A86E8"/>
            <w:lang w:val="en-US"/>
            <w:rPrChange w:id="8986" w:author="Maxim Bystrov" w:date="2026-05-24T13:18:00Z">
              <w:rPr>
                <w:color w:val="4A86E8"/>
              </w:rPr>
            </w:rPrChange>
          </w:rPr>
          <w:t xml:space="preserve"> = </w:t>
        </w:r>
        <w:proofErr w:type="spellStart"/>
        <w:r w:rsidRPr="00FB1EF9">
          <w:rPr>
            <w:color w:val="000000"/>
            <w:lang w:val="en-US"/>
            <w:rPrChange w:id="8987" w:author="Maxim Bystrov" w:date="2026-05-24T13:18:00Z">
              <w:rPr>
                <w:color w:val="000000"/>
              </w:rPr>
            </w:rPrChange>
          </w:rPr>
          <w:t>packetTime</w:t>
        </w:r>
        <w:proofErr w:type="spellEnd"/>
        <w:r w:rsidRPr="00FB1EF9">
          <w:rPr>
            <w:color w:val="080808"/>
            <w:lang w:val="en-US"/>
            <w:rPrChange w:id="8988" w:author="Maxim Bystrov" w:date="2026-05-24T13:18:00Z">
              <w:rPr>
                <w:color w:val="080808"/>
              </w:rPr>
            </w:rPrChange>
          </w:rPr>
          <w:t>,</w:t>
        </w:r>
        <w:r w:rsidRPr="00FB1EF9">
          <w:rPr>
            <w:color w:val="080808"/>
            <w:lang w:val="en-US"/>
            <w:rPrChange w:id="8989" w:author="Maxim Bystrov" w:date="2026-05-24T13:18:00Z">
              <w:rPr>
                <w:color w:val="080808"/>
              </w:rPr>
            </w:rPrChange>
          </w:rPr>
          <w:br/>
          <w:t xml:space="preserve">                </w:t>
        </w:r>
        <w:proofErr w:type="spellStart"/>
        <w:r w:rsidRPr="00FB1EF9">
          <w:rPr>
            <w:color w:val="4A86E8"/>
            <w:lang w:val="en-US"/>
            <w:rPrChange w:id="8990" w:author="Maxim Bystrov" w:date="2026-05-24T13:18:00Z">
              <w:rPr>
                <w:color w:val="4A86E8"/>
              </w:rPr>
            </w:rPrChange>
          </w:rPr>
          <w:t>receptionTime</w:t>
        </w:r>
        <w:proofErr w:type="spellEnd"/>
        <w:r w:rsidRPr="00FB1EF9">
          <w:rPr>
            <w:color w:val="4A86E8"/>
            <w:lang w:val="en-US"/>
            <w:rPrChange w:id="8991" w:author="Maxim Bystrov" w:date="2026-05-24T13:18:00Z">
              <w:rPr>
                <w:color w:val="4A86E8"/>
              </w:rPr>
            </w:rPrChange>
          </w:rPr>
          <w:t xml:space="preserve"> = </w:t>
        </w:r>
        <w:proofErr w:type="spellStart"/>
        <w:r w:rsidRPr="00FB1EF9">
          <w:rPr>
            <w:color w:val="000000"/>
            <w:lang w:val="en-US"/>
            <w:rPrChange w:id="8992" w:author="Maxim Bystrov" w:date="2026-05-24T13:18:00Z">
              <w:rPr>
                <w:color w:val="000000"/>
              </w:rPr>
            </w:rPrChange>
          </w:rPr>
          <w:t>receptionTime</w:t>
        </w:r>
        <w:proofErr w:type="spellEnd"/>
        <w:r w:rsidRPr="00FB1EF9">
          <w:rPr>
            <w:color w:val="080808"/>
            <w:lang w:val="en-US"/>
            <w:rPrChange w:id="8993" w:author="Maxim Bystrov" w:date="2026-05-24T13:18:00Z">
              <w:rPr>
                <w:color w:val="080808"/>
              </w:rPr>
            </w:rPrChange>
          </w:rPr>
          <w:t>,</w:t>
        </w:r>
        <w:r w:rsidRPr="00FB1EF9">
          <w:rPr>
            <w:color w:val="080808"/>
            <w:lang w:val="en-US"/>
            <w:rPrChange w:id="8994" w:author="Maxim Bystrov" w:date="2026-05-24T13:18:00Z">
              <w:rPr>
                <w:color w:val="080808"/>
              </w:rPr>
            </w:rPrChange>
          </w:rPr>
          <w:br/>
          <w:t xml:space="preserve">                </w:t>
        </w:r>
        <w:r w:rsidRPr="00FB1EF9">
          <w:rPr>
            <w:color w:val="4A86E8"/>
            <w:lang w:val="en-US"/>
            <w:rPrChange w:id="8995" w:author="Maxim Bystrov" w:date="2026-05-24T13:18:00Z">
              <w:rPr>
                <w:color w:val="4A86E8"/>
              </w:rPr>
            </w:rPrChange>
          </w:rPr>
          <w:t xml:space="preserve">latitude = </w:t>
        </w:r>
        <w:r w:rsidRPr="00FB1EF9">
          <w:rPr>
            <w:color w:val="000000"/>
            <w:lang w:val="en-US"/>
            <w:rPrChange w:id="8996" w:author="Maxim Bystrov" w:date="2026-05-24T13:18:00Z">
              <w:rPr>
                <w:color w:val="000000"/>
              </w:rPr>
            </w:rPrChange>
          </w:rPr>
          <w:t>latitude</w:t>
        </w:r>
        <w:r w:rsidRPr="00FB1EF9">
          <w:rPr>
            <w:color w:val="080808"/>
            <w:lang w:val="en-US"/>
            <w:rPrChange w:id="8997" w:author="Maxim Bystrov" w:date="2026-05-24T13:18:00Z">
              <w:rPr>
                <w:color w:val="080808"/>
              </w:rPr>
            </w:rPrChange>
          </w:rPr>
          <w:t>,</w:t>
        </w:r>
        <w:r w:rsidRPr="00FB1EF9">
          <w:rPr>
            <w:color w:val="080808"/>
            <w:lang w:val="en-US"/>
            <w:rPrChange w:id="8998" w:author="Maxim Bystrov" w:date="2026-05-24T13:18:00Z">
              <w:rPr>
                <w:color w:val="080808"/>
              </w:rPr>
            </w:rPrChange>
          </w:rPr>
          <w:br/>
          <w:t xml:space="preserve">                </w:t>
        </w:r>
        <w:r w:rsidRPr="00FB1EF9">
          <w:rPr>
            <w:color w:val="4A86E8"/>
            <w:lang w:val="en-US"/>
            <w:rPrChange w:id="8999" w:author="Maxim Bystrov" w:date="2026-05-24T13:18:00Z">
              <w:rPr>
                <w:color w:val="4A86E8"/>
              </w:rPr>
            </w:rPrChange>
          </w:rPr>
          <w:t xml:space="preserve">longitude = </w:t>
        </w:r>
        <w:r w:rsidRPr="00FB1EF9">
          <w:rPr>
            <w:color w:val="000000"/>
            <w:lang w:val="en-US"/>
            <w:rPrChange w:id="9000" w:author="Maxim Bystrov" w:date="2026-05-24T13:18:00Z">
              <w:rPr>
                <w:color w:val="000000"/>
              </w:rPr>
            </w:rPrChange>
          </w:rPr>
          <w:t>longitude</w:t>
        </w:r>
        <w:r w:rsidRPr="00FB1EF9">
          <w:rPr>
            <w:color w:val="080808"/>
            <w:lang w:val="en-US"/>
            <w:rPrChange w:id="9001" w:author="Maxim Bystrov" w:date="2026-05-24T13:18:00Z">
              <w:rPr>
                <w:color w:val="080808"/>
              </w:rPr>
            </w:rPrChange>
          </w:rPr>
          <w:t>,</w:t>
        </w:r>
        <w:r w:rsidRPr="00FB1EF9">
          <w:rPr>
            <w:color w:val="080808"/>
            <w:lang w:val="en-US"/>
            <w:rPrChange w:id="9002" w:author="Maxim Bystrov" w:date="2026-05-24T13:18:00Z">
              <w:rPr>
                <w:color w:val="080808"/>
              </w:rPr>
            </w:rPrChange>
          </w:rPr>
          <w:br/>
          <w:t xml:space="preserve">                </w:t>
        </w:r>
        <w:r w:rsidRPr="00FB1EF9">
          <w:rPr>
            <w:color w:val="4A86E8"/>
            <w:lang w:val="en-US"/>
            <w:rPrChange w:id="9003" w:author="Maxim Bystrov" w:date="2026-05-24T13:18:00Z">
              <w:rPr>
                <w:color w:val="4A86E8"/>
              </w:rPr>
            </w:rPrChange>
          </w:rPr>
          <w:t xml:space="preserve">s2Cell = </w:t>
        </w:r>
        <w:r w:rsidRPr="00FB1EF9">
          <w:rPr>
            <w:color w:val="000000"/>
            <w:lang w:val="en-US"/>
            <w:rPrChange w:id="9004" w:author="Maxim Bystrov" w:date="2026-05-24T13:18:00Z">
              <w:rPr>
                <w:color w:val="000000"/>
              </w:rPr>
            </w:rPrChange>
          </w:rPr>
          <w:t>s2cell</w:t>
        </w:r>
        <w:r w:rsidRPr="00FB1EF9">
          <w:rPr>
            <w:color w:val="080808"/>
            <w:lang w:val="en-US"/>
            <w:rPrChange w:id="9005" w:author="Maxim Bystrov" w:date="2026-05-24T13:18:00Z">
              <w:rPr>
                <w:color w:val="080808"/>
              </w:rPr>
            </w:rPrChange>
          </w:rPr>
          <w:t>.id(),</w:t>
        </w:r>
        <w:r w:rsidRPr="00FB1EF9">
          <w:rPr>
            <w:color w:val="080808"/>
            <w:lang w:val="en-US"/>
            <w:rPrChange w:id="9006" w:author="Maxim Bystrov" w:date="2026-05-24T13:18:00Z">
              <w:rPr>
                <w:color w:val="080808"/>
              </w:rPr>
            </w:rPrChange>
          </w:rPr>
          <w:br/>
          <w:t xml:space="preserve">                </w:t>
        </w:r>
        <w:r w:rsidRPr="00FB1EF9">
          <w:rPr>
            <w:color w:val="4A86E8"/>
            <w:lang w:val="en-US"/>
            <w:rPrChange w:id="9007" w:author="Maxim Bystrov" w:date="2026-05-24T13:18:00Z">
              <w:rPr>
                <w:color w:val="4A86E8"/>
              </w:rPr>
            </w:rPrChange>
          </w:rPr>
          <w:t xml:space="preserve">azimuth = </w:t>
        </w:r>
        <w:proofErr w:type="spellStart"/>
        <w:r w:rsidRPr="00FB1EF9">
          <w:rPr>
            <w:color w:val="000000"/>
            <w:lang w:val="en-US"/>
            <w:rPrChange w:id="9008" w:author="Maxim Bystrov" w:date="2026-05-24T13:18:00Z">
              <w:rPr>
                <w:color w:val="000000"/>
              </w:rPr>
            </w:rPrChange>
          </w:rPr>
          <w:t>azimuthNode</w:t>
        </w:r>
        <w:r w:rsidRPr="00FB1EF9">
          <w:rPr>
            <w:color w:val="080808"/>
            <w:lang w:val="en-US"/>
            <w:rPrChange w:id="9009" w:author="Maxim Bystrov" w:date="2026-05-24T13:18:00Z">
              <w:rPr>
                <w:color w:val="080808"/>
              </w:rPr>
            </w:rPrChange>
          </w:rPr>
          <w:t>.asInt</w:t>
        </w:r>
        <w:proofErr w:type="spellEnd"/>
        <w:r w:rsidRPr="00FB1EF9">
          <w:rPr>
            <w:color w:val="080808"/>
            <w:lang w:val="en-US"/>
            <w:rPrChange w:id="9010" w:author="Maxim Bystrov" w:date="2026-05-24T13:18:00Z">
              <w:rPr>
                <w:color w:val="080808"/>
              </w:rPr>
            </w:rPrChange>
          </w:rPr>
          <w:t>().</w:t>
        </w:r>
        <w:proofErr w:type="spellStart"/>
        <w:r w:rsidRPr="00FB1EF9">
          <w:rPr>
            <w:color w:val="080808"/>
            <w:lang w:val="en-US"/>
            <w:rPrChange w:id="9011" w:author="Maxim Bystrov" w:date="2026-05-24T13:18:00Z">
              <w:rPr>
                <w:color w:val="080808"/>
              </w:rPr>
            </w:rPrChange>
          </w:rPr>
          <w:t>toShort</w:t>
        </w:r>
        <w:proofErr w:type="spellEnd"/>
        <w:r w:rsidRPr="00FB1EF9">
          <w:rPr>
            <w:color w:val="080808"/>
            <w:lang w:val="en-US"/>
            <w:rPrChange w:id="9012" w:author="Maxim Bystrov" w:date="2026-05-24T13:18:00Z">
              <w:rPr>
                <w:color w:val="080808"/>
              </w:rPr>
            </w:rPrChange>
          </w:rPr>
          <w:t>(),</w:t>
        </w:r>
        <w:r w:rsidRPr="00FB1EF9">
          <w:rPr>
            <w:color w:val="080808"/>
            <w:lang w:val="en-US"/>
            <w:rPrChange w:id="9013" w:author="Maxim Bystrov" w:date="2026-05-24T13:18:00Z">
              <w:rPr>
                <w:color w:val="080808"/>
              </w:rPr>
            </w:rPrChange>
          </w:rPr>
          <w:br/>
          <w:t xml:space="preserve">                </w:t>
        </w:r>
        <w:proofErr w:type="spellStart"/>
        <w:r w:rsidRPr="00FB1EF9">
          <w:rPr>
            <w:color w:val="4A86E8"/>
            <w:lang w:val="en-US"/>
            <w:rPrChange w:id="9014" w:author="Maxim Bystrov" w:date="2026-05-24T13:18:00Z">
              <w:rPr>
                <w:color w:val="4A86E8"/>
              </w:rPr>
            </w:rPrChange>
          </w:rPr>
          <w:t>discretizedPackedTime</w:t>
        </w:r>
        <w:proofErr w:type="spellEnd"/>
        <w:r w:rsidRPr="00FB1EF9">
          <w:rPr>
            <w:color w:val="4A86E8"/>
            <w:lang w:val="en-US"/>
            <w:rPrChange w:id="9015" w:author="Maxim Bystrov" w:date="2026-05-24T13:18:00Z">
              <w:rPr>
                <w:color w:val="4A86E8"/>
              </w:rPr>
            </w:rPrChange>
          </w:rPr>
          <w:t xml:space="preserve"> = </w:t>
        </w:r>
        <w:proofErr w:type="spellStart"/>
        <w:r w:rsidRPr="00FB1EF9">
          <w:rPr>
            <w:color w:val="000000"/>
            <w:lang w:val="en-US"/>
            <w:rPrChange w:id="9016" w:author="Maxim Bystrov" w:date="2026-05-24T13:18:00Z">
              <w:rPr>
                <w:color w:val="000000"/>
              </w:rPr>
            </w:rPrChange>
          </w:rPr>
          <w:t>fiveMinTruncated</w:t>
        </w:r>
        <w:proofErr w:type="spellEnd"/>
        <w:r w:rsidRPr="00FB1EF9">
          <w:rPr>
            <w:color w:val="000000"/>
            <w:lang w:val="en-US"/>
            <w:rPrChange w:id="9017" w:author="Maxim Bystrov" w:date="2026-05-24T13:18:00Z">
              <w:rPr>
                <w:color w:val="000000"/>
              </w:rPr>
            </w:rPrChange>
          </w:rPr>
          <w:br/>
          <w:t xml:space="preserve">            </w:t>
        </w:r>
        <w:r w:rsidRPr="00FB1EF9">
          <w:rPr>
            <w:color w:val="080808"/>
            <w:lang w:val="en-US"/>
            <w:rPrChange w:id="9018" w:author="Maxim Bystrov" w:date="2026-05-24T13:18:00Z">
              <w:rPr>
                <w:color w:val="080808"/>
              </w:rPr>
            </w:rPrChange>
          </w:rPr>
          <w:t>)</w:t>
        </w:r>
        <w:r w:rsidRPr="00FB1EF9">
          <w:rPr>
            <w:color w:val="080808"/>
            <w:lang w:val="en-US"/>
            <w:rPrChange w:id="9019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r w:rsidRPr="00FB1EF9">
          <w:rPr>
            <w:color w:val="080808"/>
            <w:lang w:val="en-US"/>
            <w:rPrChange w:id="9020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FB1EF9">
          <w:rPr>
            <w:color w:val="871094"/>
            <w:lang w:val="en-US"/>
            <w:rPrChange w:id="9021" w:author="Maxim Bystrov" w:date="2026-05-24T13:18:00Z">
              <w:rPr>
                <w:color w:val="871094"/>
              </w:rPr>
            </w:rPrChange>
          </w:rPr>
          <w:t>logger</w:t>
        </w:r>
        <w:r w:rsidRPr="00FB1EF9">
          <w:rPr>
            <w:color w:val="080808"/>
            <w:lang w:val="en-US"/>
            <w:rPrChange w:id="9022" w:author="Maxim Bystrov" w:date="2026-05-24T13:18:00Z">
              <w:rPr>
                <w:color w:val="080808"/>
              </w:rPr>
            </w:rPrChange>
          </w:rPr>
          <w:t>.debug</w:t>
        </w:r>
        <w:proofErr w:type="spellEnd"/>
        <w:r w:rsidRPr="00FB1EF9">
          <w:rPr>
            <w:color w:val="080808"/>
            <w:lang w:val="en-US"/>
            <w:rPrChange w:id="9023" w:author="Maxim Bystrov" w:date="2026-05-24T13:18:00Z">
              <w:rPr>
                <w:color w:val="080808"/>
              </w:rPr>
            </w:rPrChange>
          </w:rPr>
          <w:t>(</w:t>
        </w:r>
        <w:r w:rsidRPr="00FB1EF9">
          <w:rPr>
            <w:color w:val="067D17"/>
            <w:lang w:val="en-US"/>
            <w:rPrChange w:id="9024" w:author="Maxim Bystrov" w:date="2026-05-24T13:18:00Z">
              <w:rPr>
                <w:color w:val="067D17"/>
              </w:rPr>
            </w:rPrChange>
          </w:rPr>
          <w:t xml:space="preserve">"Created </w:t>
        </w:r>
        <w:proofErr w:type="spellStart"/>
        <w:r w:rsidRPr="00FB1EF9">
          <w:rPr>
            <w:color w:val="067D17"/>
            <w:lang w:val="en-US"/>
            <w:rPrChange w:id="9025" w:author="Maxim Bystrov" w:date="2026-05-24T13:18:00Z">
              <w:rPr>
                <w:color w:val="067D17"/>
              </w:rPr>
            </w:rPrChange>
          </w:rPr>
          <w:t>TelemetryPacket</w:t>
        </w:r>
        <w:proofErr w:type="spellEnd"/>
        <w:r w:rsidRPr="00FB1EF9">
          <w:rPr>
            <w:color w:val="067D17"/>
            <w:lang w:val="en-US"/>
            <w:rPrChange w:id="9026" w:author="Maxim Bystrov" w:date="2026-05-24T13:18:00Z">
              <w:rPr>
                <w:color w:val="067D17"/>
              </w:rPr>
            </w:rPrChange>
          </w:rPr>
          <w:t xml:space="preserve">: </w:t>
        </w:r>
        <w:proofErr w:type="spellStart"/>
        <w:r w:rsidRPr="00FB1EF9">
          <w:rPr>
            <w:color w:val="067D17"/>
            <w:lang w:val="en-US"/>
            <w:rPrChange w:id="9027" w:author="Maxim Bystrov" w:date="2026-05-24T13:18:00Z">
              <w:rPr>
                <w:color w:val="067D17"/>
              </w:rPr>
            </w:rPrChange>
          </w:rPr>
          <w:t>vehicleId</w:t>
        </w:r>
        <w:proofErr w:type="spellEnd"/>
        <w:r w:rsidRPr="00FB1EF9">
          <w:rPr>
            <w:color w:val="067D17"/>
            <w:lang w:val="en-US"/>
            <w:rPrChange w:id="9028" w:author="Maxim Bystrov" w:date="2026-05-24T13:18:00Z">
              <w:rPr>
                <w:color w:val="067D17"/>
              </w:rPr>
            </w:rPrChange>
          </w:rPr>
          <w:t>=</w:t>
        </w:r>
        <w:r w:rsidRPr="00FB1EF9">
          <w:rPr>
            <w:color w:val="0037A6"/>
            <w:lang w:val="en-US"/>
            <w:rPrChange w:id="9029" w:author="Maxim Bystrov" w:date="2026-05-24T13:18:00Z">
              <w:rPr>
                <w:color w:val="0037A6"/>
              </w:rPr>
            </w:rPrChange>
          </w:rPr>
          <w:t>$</w:t>
        </w:r>
        <w:proofErr w:type="spellStart"/>
        <w:r w:rsidRPr="00FB1EF9">
          <w:rPr>
            <w:color w:val="000000"/>
            <w:lang w:val="en-US"/>
            <w:rPrChange w:id="9030" w:author="Maxim Bystrov" w:date="2026-05-24T13:18:00Z">
              <w:rPr>
                <w:color w:val="000000"/>
              </w:rPr>
            </w:rPrChange>
          </w:rPr>
          <w:t>vehicleId</w:t>
        </w:r>
        <w:proofErr w:type="spellEnd"/>
        <w:r w:rsidRPr="00FB1EF9">
          <w:rPr>
            <w:color w:val="067D17"/>
            <w:lang w:val="en-US"/>
            <w:rPrChange w:id="9031" w:author="Maxim Bystrov" w:date="2026-05-24T13:18:00Z">
              <w:rPr>
                <w:color w:val="067D17"/>
              </w:rPr>
            </w:rPrChange>
          </w:rPr>
          <w:t xml:space="preserve">, </w:t>
        </w:r>
        <w:proofErr w:type="spellStart"/>
        <w:r w:rsidRPr="00FB1EF9">
          <w:rPr>
            <w:color w:val="067D17"/>
            <w:lang w:val="en-US"/>
            <w:rPrChange w:id="9032" w:author="Maxim Bystrov" w:date="2026-05-24T13:18:00Z">
              <w:rPr>
                <w:color w:val="067D17"/>
              </w:rPr>
            </w:rPrChange>
          </w:rPr>
          <w:t>deviceId</w:t>
        </w:r>
        <w:proofErr w:type="spellEnd"/>
        <w:r w:rsidRPr="00FB1EF9">
          <w:rPr>
            <w:color w:val="067D17"/>
            <w:lang w:val="en-US"/>
            <w:rPrChange w:id="9033" w:author="Maxim Bystrov" w:date="2026-05-24T13:18:00Z">
              <w:rPr>
                <w:color w:val="067D17"/>
              </w:rPr>
            </w:rPrChange>
          </w:rPr>
          <w:t>=</w:t>
        </w:r>
        <w:r w:rsidRPr="00FB1EF9">
          <w:rPr>
            <w:color w:val="0037A6"/>
            <w:lang w:val="en-US"/>
            <w:rPrChange w:id="9034" w:author="Maxim Bystrov" w:date="2026-05-24T13:18:00Z">
              <w:rPr>
                <w:color w:val="0037A6"/>
              </w:rPr>
            </w:rPrChange>
          </w:rPr>
          <w:t>$</w:t>
        </w:r>
        <w:proofErr w:type="spellStart"/>
        <w:r w:rsidRPr="00FB1EF9">
          <w:rPr>
            <w:color w:val="000000"/>
            <w:lang w:val="en-US"/>
            <w:rPrChange w:id="9035" w:author="Maxim Bystrov" w:date="2026-05-24T13:18:00Z">
              <w:rPr>
                <w:color w:val="000000"/>
              </w:rPr>
            </w:rPrChange>
          </w:rPr>
          <w:t>deviceId</w:t>
        </w:r>
        <w:proofErr w:type="spellEnd"/>
        <w:r w:rsidRPr="00FB1EF9">
          <w:rPr>
            <w:color w:val="067D17"/>
            <w:lang w:val="en-US"/>
            <w:rPrChange w:id="9036" w:author="Maxim Bystrov" w:date="2026-05-24T13:18:00Z">
              <w:rPr>
                <w:color w:val="067D17"/>
              </w:rPr>
            </w:rPrChange>
          </w:rPr>
          <w:t xml:space="preserve">, </w:t>
        </w:r>
        <w:proofErr w:type="spellStart"/>
        <w:r w:rsidRPr="00FB1EF9">
          <w:rPr>
            <w:color w:val="067D17"/>
            <w:lang w:val="en-US"/>
            <w:rPrChange w:id="9037" w:author="Maxim Bystrov" w:date="2026-05-24T13:18:00Z">
              <w:rPr>
                <w:color w:val="067D17"/>
              </w:rPr>
            </w:rPrChange>
          </w:rPr>
          <w:t>lat</w:t>
        </w:r>
        <w:proofErr w:type="spellEnd"/>
        <w:r w:rsidRPr="00FB1EF9">
          <w:rPr>
            <w:color w:val="067D17"/>
            <w:lang w:val="en-US"/>
            <w:rPrChange w:id="9038" w:author="Maxim Bystrov" w:date="2026-05-24T13:18:00Z">
              <w:rPr>
                <w:color w:val="067D17"/>
              </w:rPr>
            </w:rPrChange>
          </w:rPr>
          <w:t>=</w:t>
        </w:r>
        <w:r w:rsidRPr="00FB1EF9">
          <w:rPr>
            <w:color w:val="0037A6"/>
            <w:lang w:val="en-US"/>
            <w:rPrChange w:id="9039" w:author="Maxim Bystrov" w:date="2026-05-24T13:18:00Z">
              <w:rPr>
                <w:color w:val="0037A6"/>
              </w:rPr>
            </w:rPrChange>
          </w:rPr>
          <w:t>$</w:t>
        </w:r>
        <w:r w:rsidRPr="00FB1EF9">
          <w:rPr>
            <w:color w:val="000000"/>
            <w:lang w:val="en-US"/>
            <w:rPrChange w:id="9040" w:author="Maxim Bystrov" w:date="2026-05-24T13:18:00Z">
              <w:rPr>
                <w:color w:val="000000"/>
              </w:rPr>
            </w:rPrChange>
          </w:rPr>
          <w:t>latitude</w:t>
        </w:r>
        <w:r w:rsidRPr="00FB1EF9">
          <w:rPr>
            <w:color w:val="067D17"/>
            <w:lang w:val="en-US"/>
            <w:rPrChange w:id="9041" w:author="Maxim Bystrov" w:date="2026-05-24T13:18:00Z">
              <w:rPr>
                <w:color w:val="067D17"/>
              </w:rPr>
            </w:rPrChange>
          </w:rPr>
          <w:t xml:space="preserve">, </w:t>
        </w:r>
        <w:proofErr w:type="spellStart"/>
        <w:r w:rsidRPr="00FB1EF9">
          <w:rPr>
            <w:color w:val="067D17"/>
            <w:lang w:val="en-US"/>
            <w:rPrChange w:id="9042" w:author="Maxim Bystrov" w:date="2026-05-24T13:18:00Z">
              <w:rPr>
                <w:color w:val="067D17"/>
              </w:rPr>
            </w:rPrChange>
          </w:rPr>
          <w:t>lon</w:t>
        </w:r>
        <w:proofErr w:type="spellEnd"/>
        <w:r w:rsidRPr="00FB1EF9">
          <w:rPr>
            <w:color w:val="067D17"/>
            <w:lang w:val="en-US"/>
            <w:rPrChange w:id="9043" w:author="Maxim Bystrov" w:date="2026-05-24T13:18:00Z">
              <w:rPr>
                <w:color w:val="067D17"/>
              </w:rPr>
            </w:rPrChange>
          </w:rPr>
          <w:t>=</w:t>
        </w:r>
        <w:r w:rsidRPr="00FB1EF9">
          <w:rPr>
            <w:color w:val="0037A6"/>
            <w:lang w:val="en-US"/>
            <w:rPrChange w:id="9044" w:author="Maxim Bystrov" w:date="2026-05-24T13:18:00Z">
              <w:rPr>
                <w:color w:val="0037A6"/>
              </w:rPr>
            </w:rPrChange>
          </w:rPr>
          <w:t>$</w:t>
        </w:r>
        <w:r w:rsidRPr="00FB1EF9">
          <w:rPr>
            <w:color w:val="000000"/>
            <w:lang w:val="en-US"/>
            <w:rPrChange w:id="9045" w:author="Maxim Bystrov" w:date="2026-05-24T13:18:00Z">
              <w:rPr>
                <w:color w:val="000000"/>
              </w:rPr>
            </w:rPrChange>
          </w:rPr>
          <w:t>longitude</w:t>
        </w:r>
        <w:r w:rsidRPr="00FB1EF9">
          <w:rPr>
            <w:color w:val="067D17"/>
            <w:lang w:val="en-US"/>
            <w:rPrChange w:id="9046" w:author="Maxim Bystrov" w:date="2026-05-24T13:18:00Z">
              <w:rPr>
                <w:color w:val="067D17"/>
              </w:rPr>
            </w:rPrChange>
          </w:rPr>
          <w:t>"</w:t>
        </w:r>
        <w:r w:rsidRPr="00FB1EF9">
          <w:rPr>
            <w:color w:val="080808"/>
            <w:lang w:val="en-US"/>
            <w:rPrChange w:id="9047" w:author="Maxim Bystrov" w:date="2026-05-24T13:18:00Z">
              <w:rPr>
                <w:color w:val="080808"/>
              </w:rPr>
            </w:rPrChange>
          </w:rPr>
          <w:t>)</w:t>
        </w:r>
        <w:r w:rsidRPr="00FB1EF9">
          <w:rPr>
            <w:color w:val="080808"/>
            <w:lang w:val="en-US"/>
            <w:rPrChange w:id="9048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FB1EF9">
          <w:rPr>
            <w:color w:val="080808"/>
            <w:lang w:val="en-US"/>
            <w:rPrChange w:id="9049" w:author="Maxim Bystrov" w:date="2026-05-24T13:18:00Z">
              <w:rPr>
                <w:color w:val="080808"/>
              </w:rPr>
            </w:rPrChange>
          </w:rPr>
          <w:t>addToBuffer</w:t>
        </w:r>
        <w:proofErr w:type="spellEnd"/>
        <w:r w:rsidRPr="00FB1EF9">
          <w:rPr>
            <w:color w:val="080808"/>
            <w:lang w:val="en-US"/>
            <w:rPrChange w:id="9050" w:author="Maxim Bystrov" w:date="2026-05-24T13:18:00Z">
              <w:rPr>
                <w:color w:val="080808"/>
              </w:rPr>
            </w:rPrChange>
          </w:rPr>
          <w:t>(</w:t>
        </w:r>
        <w:proofErr w:type="spellStart"/>
        <w:r w:rsidRPr="00FB1EF9">
          <w:rPr>
            <w:color w:val="000000"/>
            <w:lang w:val="en-US"/>
            <w:rPrChange w:id="9051" w:author="Maxim Bystrov" w:date="2026-05-24T13:18:00Z">
              <w:rPr>
                <w:color w:val="000000"/>
              </w:rPr>
            </w:rPrChange>
          </w:rPr>
          <w:t>telemetryPacket</w:t>
        </w:r>
        <w:proofErr w:type="spellEnd"/>
        <w:r w:rsidRPr="00FB1EF9">
          <w:rPr>
            <w:color w:val="080808"/>
            <w:lang w:val="en-US"/>
            <w:rPrChange w:id="9052" w:author="Maxim Bystrov" w:date="2026-05-24T13:18:00Z">
              <w:rPr>
                <w:color w:val="080808"/>
              </w:rPr>
            </w:rPrChange>
          </w:rPr>
          <w:t>)</w:t>
        </w:r>
        <w:r w:rsidRPr="00FB1EF9">
          <w:rPr>
            <w:color w:val="080808"/>
            <w:lang w:val="en-US"/>
            <w:rPrChange w:id="9053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r w:rsidRPr="00FB1EF9">
          <w:rPr>
            <w:color w:val="080808"/>
            <w:lang w:val="en-US"/>
            <w:rPrChange w:id="9054" w:author="Maxim Bystrov" w:date="2026-05-24T13:18:00Z">
              <w:rPr>
                <w:color w:val="080808"/>
              </w:rPr>
            </w:rPrChange>
          </w:rPr>
          <w:br/>
          <w:t xml:space="preserve">        } </w:t>
        </w:r>
        <w:r w:rsidRPr="00FB1EF9">
          <w:rPr>
            <w:color w:val="0033B3"/>
            <w:lang w:val="en-US"/>
            <w:rPrChange w:id="9055" w:author="Maxim Bystrov" w:date="2026-05-24T13:18:00Z">
              <w:rPr>
                <w:color w:val="0033B3"/>
              </w:rPr>
            </w:rPrChange>
          </w:rPr>
          <w:t xml:space="preserve">catch </w:t>
        </w:r>
        <w:r w:rsidRPr="00FB1EF9">
          <w:rPr>
            <w:color w:val="080808"/>
            <w:lang w:val="en-US"/>
            <w:rPrChange w:id="9056" w:author="Maxim Bystrov" w:date="2026-05-24T13:18:00Z">
              <w:rPr>
                <w:color w:val="080808"/>
              </w:rPr>
            </w:rPrChange>
          </w:rPr>
          <w:t>(</w:t>
        </w:r>
        <w:r w:rsidRPr="00FB1EF9">
          <w:rPr>
            <w:color w:val="000000"/>
            <w:lang w:val="en-US"/>
            <w:rPrChange w:id="9057" w:author="Maxim Bystrov" w:date="2026-05-24T13:18:00Z">
              <w:rPr>
                <w:color w:val="000000"/>
              </w:rPr>
            </w:rPrChange>
          </w:rPr>
          <w:t>e</w:t>
        </w:r>
        <w:r w:rsidRPr="00FB1EF9">
          <w:rPr>
            <w:color w:val="080808"/>
            <w:lang w:val="en-US"/>
            <w:rPrChange w:id="9058" w:author="Maxim Bystrov" w:date="2026-05-24T13:18:00Z">
              <w:rPr>
                <w:color w:val="080808"/>
              </w:rPr>
            </w:rPrChange>
          </w:rPr>
          <w:t xml:space="preserve">: </w:t>
        </w:r>
        <w:r w:rsidRPr="00FB1EF9">
          <w:rPr>
            <w:color w:val="000000"/>
            <w:lang w:val="en-US"/>
            <w:rPrChange w:id="9059" w:author="Maxim Bystrov" w:date="2026-05-24T13:18:00Z">
              <w:rPr>
                <w:color w:val="000000"/>
              </w:rPr>
            </w:rPrChange>
          </w:rPr>
          <w:t>Exception</w:t>
        </w:r>
        <w:r w:rsidRPr="00FB1EF9">
          <w:rPr>
            <w:color w:val="080808"/>
            <w:lang w:val="en-US"/>
            <w:rPrChange w:id="9060" w:author="Maxim Bystrov" w:date="2026-05-24T13:18:00Z">
              <w:rPr>
                <w:color w:val="080808"/>
              </w:rPr>
            </w:rPrChange>
          </w:rPr>
          <w:t>) {</w:t>
        </w:r>
        <w:r w:rsidRPr="00FB1EF9">
          <w:rPr>
            <w:color w:val="080808"/>
            <w:lang w:val="en-US"/>
            <w:rPrChange w:id="9061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FB1EF9">
          <w:rPr>
            <w:color w:val="871094"/>
            <w:lang w:val="en-US"/>
            <w:rPrChange w:id="9062" w:author="Maxim Bystrov" w:date="2026-05-24T13:18:00Z">
              <w:rPr>
                <w:color w:val="871094"/>
              </w:rPr>
            </w:rPrChange>
          </w:rPr>
          <w:t>logger</w:t>
        </w:r>
        <w:r w:rsidRPr="00FB1EF9">
          <w:rPr>
            <w:color w:val="080808"/>
            <w:lang w:val="en-US"/>
            <w:rPrChange w:id="9063" w:author="Maxim Bystrov" w:date="2026-05-24T13:18:00Z">
              <w:rPr>
                <w:color w:val="080808"/>
              </w:rPr>
            </w:rPrChange>
          </w:rPr>
          <w:t>.error</w:t>
        </w:r>
        <w:proofErr w:type="spellEnd"/>
        <w:r w:rsidRPr="00FB1EF9">
          <w:rPr>
            <w:color w:val="080808"/>
            <w:lang w:val="en-US"/>
            <w:rPrChange w:id="9064" w:author="Maxim Bystrov" w:date="2026-05-24T13:18:00Z">
              <w:rPr>
                <w:color w:val="080808"/>
              </w:rPr>
            </w:rPrChange>
          </w:rPr>
          <w:t>(</w:t>
        </w:r>
        <w:r w:rsidRPr="00FB1EF9">
          <w:rPr>
            <w:color w:val="067D17"/>
            <w:lang w:val="en-US"/>
            <w:rPrChange w:id="9065" w:author="Maxim Bystrov" w:date="2026-05-24T13:18:00Z">
              <w:rPr>
                <w:color w:val="067D17"/>
              </w:rPr>
            </w:rPrChange>
          </w:rPr>
          <w:t xml:space="preserve">"Failed to process navigation message: </w:t>
        </w:r>
        <w:r w:rsidRPr="00FB1EF9">
          <w:rPr>
            <w:color w:val="0037A6"/>
            <w:lang w:val="en-US"/>
            <w:rPrChange w:id="9066" w:author="Maxim Bystrov" w:date="2026-05-24T13:18:00Z">
              <w:rPr>
                <w:color w:val="0037A6"/>
              </w:rPr>
            </w:rPrChange>
          </w:rPr>
          <w:t>${</w:t>
        </w:r>
        <w:proofErr w:type="spellStart"/>
        <w:r w:rsidRPr="00FB1EF9">
          <w:rPr>
            <w:color w:val="000000"/>
            <w:lang w:val="en-US"/>
            <w:rPrChange w:id="9067" w:author="Maxim Bystrov" w:date="2026-05-24T13:18:00Z">
              <w:rPr>
                <w:color w:val="000000"/>
              </w:rPr>
            </w:rPrChange>
          </w:rPr>
          <w:t>e</w:t>
        </w:r>
        <w:r w:rsidRPr="00FB1EF9">
          <w:rPr>
            <w:color w:val="080808"/>
            <w:lang w:val="en-US"/>
            <w:rPrChange w:id="9068" w:author="Maxim Bystrov" w:date="2026-05-24T13:18:00Z">
              <w:rPr>
                <w:color w:val="080808"/>
              </w:rPr>
            </w:rPrChange>
          </w:rPr>
          <w:t>.</w:t>
        </w:r>
        <w:r w:rsidRPr="00FB1EF9">
          <w:rPr>
            <w:color w:val="871094"/>
            <w:lang w:val="en-US"/>
            <w:rPrChange w:id="9069" w:author="Maxim Bystrov" w:date="2026-05-24T13:18:00Z">
              <w:rPr>
                <w:color w:val="871094"/>
              </w:rPr>
            </w:rPrChange>
          </w:rPr>
          <w:t>message</w:t>
        </w:r>
        <w:proofErr w:type="spellEnd"/>
        <w:r w:rsidRPr="00FB1EF9">
          <w:rPr>
            <w:color w:val="0037A6"/>
            <w:lang w:val="en-US"/>
            <w:rPrChange w:id="9070" w:author="Maxim Bystrov" w:date="2026-05-24T13:18:00Z">
              <w:rPr>
                <w:color w:val="0037A6"/>
              </w:rPr>
            </w:rPrChange>
          </w:rPr>
          <w:t>}</w:t>
        </w:r>
        <w:r w:rsidRPr="00FB1EF9">
          <w:rPr>
            <w:color w:val="067D17"/>
            <w:lang w:val="en-US"/>
            <w:rPrChange w:id="9071" w:author="Maxim Bystrov" w:date="2026-05-24T13:18:00Z">
              <w:rPr>
                <w:color w:val="067D17"/>
              </w:rPr>
            </w:rPrChange>
          </w:rPr>
          <w:t>"</w:t>
        </w:r>
        <w:r w:rsidRPr="00FB1EF9">
          <w:rPr>
            <w:color w:val="080808"/>
            <w:lang w:val="en-US"/>
            <w:rPrChange w:id="9072" w:author="Maxim Bystrov" w:date="2026-05-24T13:18:00Z">
              <w:rPr>
                <w:color w:val="080808"/>
              </w:rPr>
            </w:rPrChange>
          </w:rPr>
          <w:t xml:space="preserve">, </w:t>
        </w:r>
        <w:r w:rsidRPr="00FB1EF9">
          <w:rPr>
            <w:color w:val="000000"/>
            <w:lang w:val="en-US"/>
            <w:rPrChange w:id="9073" w:author="Maxim Bystrov" w:date="2026-05-24T13:18:00Z">
              <w:rPr>
                <w:color w:val="000000"/>
              </w:rPr>
            </w:rPrChange>
          </w:rPr>
          <w:t>e</w:t>
        </w:r>
        <w:r w:rsidRPr="00FB1EF9">
          <w:rPr>
            <w:color w:val="080808"/>
            <w:lang w:val="en-US"/>
            <w:rPrChange w:id="9074" w:author="Maxim Bystrov" w:date="2026-05-24T13:18:00Z">
              <w:rPr>
                <w:color w:val="080808"/>
              </w:rPr>
            </w:rPrChange>
          </w:rPr>
          <w:t>)</w:t>
        </w:r>
        <w:r w:rsidRPr="00FB1EF9">
          <w:rPr>
            <w:color w:val="080808"/>
            <w:lang w:val="en-US"/>
            <w:rPrChange w:id="9075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FB1EF9">
          <w:rPr>
            <w:color w:val="000000"/>
            <w:lang w:val="en-US"/>
            <w:rPrChange w:id="9076" w:author="Maxim Bystrov" w:date="2026-05-24T13:18:00Z">
              <w:rPr>
                <w:color w:val="000000"/>
              </w:rPr>
            </w:rPrChange>
          </w:rPr>
          <w:t>e</w:t>
        </w:r>
        <w:r w:rsidRPr="00FB1EF9">
          <w:rPr>
            <w:color w:val="080808"/>
            <w:lang w:val="en-US"/>
            <w:rPrChange w:id="9077" w:author="Maxim Bystrov" w:date="2026-05-24T13:18:00Z">
              <w:rPr>
                <w:color w:val="080808"/>
              </w:rPr>
            </w:rPrChange>
          </w:rPr>
          <w:t>.printStackTrace</w:t>
        </w:r>
        <w:proofErr w:type="spellEnd"/>
        <w:r w:rsidRPr="00FB1EF9">
          <w:rPr>
            <w:color w:val="080808"/>
            <w:lang w:val="en-US"/>
            <w:rPrChange w:id="9078" w:author="Maxim Bystrov" w:date="2026-05-24T13:18:00Z">
              <w:rPr>
                <w:color w:val="080808"/>
              </w:rPr>
            </w:rPrChange>
          </w:rPr>
          <w:t xml:space="preserve">() </w:t>
        </w:r>
        <w:r w:rsidRPr="00FB1EF9">
          <w:rPr>
            <w:color w:val="080808"/>
            <w:lang w:val="en-US"/>
            <w:rPrChange w:id="9079" w:author="Maxim Bystrov" w:date="2026-05-24T13:18:00Z">
              <w:rPr>
                <w:color w:val="080808"/>
              </w:rPr>
            </w:rPrChange>
          </w:rPr>
          <w:br/>
          <w:t xml:space="preserve">        }</w:t>
        </w:r>
        <w:r w:rsidRPr="00FB1EF9">
          <w:rPr>
            <w:color w:val="080808"/>
            <w:lang w:val="en-US"/>
            <w:rPrChange w:id="9080" w:author="Maxim Bystrov" w:date="2026-05-24T13:18:00Z">
              <w:rPr>
                <w:color w:val="080808"/>
              </w:rPr>
            </w:rPrChange>
          </w:rPr>
          <w:br/>
          <w:t xml:space="preserve">    }</w:t>
        </w:r>
        <w:r w:rsidRPr="00FB1EF9">
          <w:rPr>
            <w:color w:val="080808"/>
            <w:lang w:val="en-US"/>
            <w:rPrChange w:id="9081" w:author="Maxim Bystrov" w:date="2026-05-24T13:18:00Z">
              <w:rPr>
                <w:color w:val="080808"/>
              </w:rPr>
            </w:rPrChange>
          </w:rPr>
          <w:br/>
          <w:t xml:space="preserve">    </w:t>
        </w:r>
        <w:r w:rsidRPr="00FB1EF9">
          <w:rPr>
            <w:color w:val="080808"/>
            <w:lang w:val="en-US"/>
            <w:rPrChange w:id="9082" w:author="Maxim Bystrov" w:date="2026-05-24T13:18:00Z">
              <w:rPr>
                <w:color w:val="080808"/>
              </w:rPr>
            </w:rPrChange>
          </w:rPr>
          <w:br/>
          <w:t xml:space="preserve">    </w:t>
        </w:r>
        <w:r w:rsidRPr="00FB1EF9">
          <w:rPr>
            <w:color w:val="0033B3"/>
            <w:lang w:val="en-US"/>
            <w:rPrChange w:id="9083" w:author="Maxim Bystrov" w:date="2026-05-24T13:18:00Z">
              <w:rPr>
                <w:color w:val="0033B3"/>
              </w:rPr>
            </w:rPrChange>
          </w:rPr>
          <w:t xml:space="preserve">private fun </w:t>
        </w:r>
        <w:proofErr w:type="spellStart"/>
        <w:r w:rsidRPr="00FB1EF9">
          <w:rPr>
            <w:color w:val="00627A"/>
            <w:lang w:val="en-US"/>
            <w:rPrChange w:id="9084" w:author="Maxim Bystrov" w:date="2026-05-24T13:18:00Z">
              <w:rPr>
                <w:color w:val="00627A"/>
              </w:rPr>
            </w:rPrChange>
          </w:rPr>
          <w:t>addToBuffer</w:t>
        </w:r>
        <w:proofErr w:type="spellEnd"/>
        <w:r w:rsidRPr="00FB1EF9">
          <w:rPr>
            <w:color w:val="080808"/>
            <w:lang w:val="en-US"/>
            <w:rPrChange w:id="9085" w:author="Maxim Bystrov" w:date="2026-05-24T13:18:00Z">
              <w:rPr>
                <w:color w:val="080808"/>
              </w:rPr>
            </w:rPrChange>
          </w:rPr>
          <w:t>(</w:t>
        </w:r>
        <w:r w:rsidRPr="00FB1EF9">
          <w:rPr>
            <w:color w:val="000000"/>
            <w:lang w:val="en-US"/>
            <w:rPrChange w:id="9086" w:author="Maxim Bystrov" w:date="2026-05-24T13:18:00Z">
              <w:rPr>
                <w:color w:val="000000"/>
              </w:rPr>
            </w:rPrChange>
          </w:rPr>
          <w:t>packet</w:t>
        </w:r>
        <w:r w:rsidRPr="00FB1EF9">
          <w:rPr>
            <w:color w:val="080808"/>
            <w:lang w:val="en-US"/>
            <w:rPrChange w:id="9087" w:author="Maxim Bystrov" w:date="2026-05-24T13:18:00Z">
              <w:rPr>
                <w:color w:val="080808"/>
              </w:rPr>
            </w:rPrChange>
          </w:rPr>
          <w:t xml:space="preserve">: </w:t>
        </w:r>
        <w:proofErr w:type="spellStart"/>
        <w:r w:rsidRPr="00FB1EF9">
          <w:rPr>
            <w:color w:val="000000"/>
            <w:lang w:val="en-US"/>
            <w:rPrChange w:id="9088" w:author="Maxim Bystrov" w:date="2026-05-24T13:18:00Z">
              <w:rPr>
                <w:color w:val="000000"/>
              </w:rPr>
            </w:rPrChange>
          </w:rPr>
          <w:t>TelemetryPacket</w:t>
        </w:r>
        <w:proofErr w:type="spellEnd"/>
        <w:r w:rsidRPr="00FB1EF9">
          <w:rPr>
            <w:color w:val="080808"/>
            <w:lang w:val="en-US"/>
            <w:rPrChange w:id="9089" w:author="Maxim Bystrov" w:date="2026-05-24T13:18:00Z">
              <w:rPr>
                <w:color w:val="080808"/>
              </w:rPr>
            </w:rPrChange>
          </w:rPr>
          <w:t>) {</w:t>
        </w:r>
        <w:r w:rsidRPr="00FB1EF9">
          <w:rPr>
            <w:color w:val="080808"/>
            <w:lang w:val="en-US"/>
            <w:rPrChange w:id="9090" w:author="Maxim Bystrov" w:date="2026-05-24T13:18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FB1EF9">
          <w:rPr>
            <w:color w:val="871094"/>
            <w:lang w:val="en-US"/>
            <w:rPrChange w:id="9091" w:author="Maxim Bystrov" w:date="2026-05-24T13:18:00Z">
              <w:rPr>
                <w:color w:val="871094"/>
              </w:rPr>
            </w:rPrChange>
          </w:rPr>
          <w:t>bufferLock</w:t>
        </w:r>
        <w:r w:rsidRPr="00FB1EF9">
          <w:rPr>
            <w:color w:val="080808"/>
            <w:lang w:val="en-US"/>
            <w:rPrChange w:id="9092" w:author="Maxim Bystrov" w:date="2026-05-24T13:18:00Z">
              <w:rPr>
                <w:color w:val="080808"/>
              </w:rPr>
            </w:rPrChange>
          </w:rPr>
          <w:t>.</w:t>
        </w:r>
        <w:r w:rsidRPr="00FB1EF9">
          <w:rPr>
            <w:i/>
            <w:iCs/>
            <w:color w:val="00627A"/>
            <w:lang w:val="en-US"/>
            <w:rPrChange w:id="9093" w:author="Maxim Bystrov" w:date="2026-05-24T13:18:00Z">
              <w:rPr>
                <w:i/>
                <w:iCs/>
                <w:color w:val="00627A"/>
              </w:rPr>
            </w:rPrChange>
          </w:rPr>
          <w:t>withLock</w:t>
        </w:r>
        <w:proofErr w:type="spellEnd"/>
        <w:r w:rsidRPr="00FB1EF9">
          <w:rPr>
            <w:i/>
            <w:iCs/>
            <w:color w:val="00627A"/>
            <w:lang w:val="en-US"/>
            <w:rPrChange w:id="9094" w:author="Maxim Bystrov" w:date="2026-05-24T13:18:00Z">
              <w:rPr>
                <w:i/>
                <w:iCs/>
                <w:color w:val="00627A"/>
              </w:rPr>
            </w:rPrChange>
          </w:rPr>
          <w:t xml:space="preserve"> </w:t>
        </w:r>
        <w:r w:rsidRPr="00FB1EF9">
          <w:rPr>
            <w:b/>
            <w:bCs/>
            <w:color w:val="080808"/>
            <w:lang w:val="en-US"/>
            <w:rPrChange w:id="9095" w:author="Maxim Bystrov" w:date="2026-05-24T13:18:00Z">
              <w:rPr>
                <w:b/>
                <w:bCs/>
                <w:color w:val="080808"/>
              </w:rPr>
            </w:rPrChange>
          </w:rPr>
          <w:t>{</w:t>
        </w:r>
        <w:r w:rsidRPr="00FB1EF9">
          <w:rPr>
            <w:b/>
            <w:bCs/>
            <w:color w:val="080808"/>
            <w:lang w:val="en-US"/>
            <w:rPrChange w:id="9096" w:author="Maxim Bystrov" w:date="2026-05-24T13:18:00Z">
              <w:rPr>
                <w:b/>
                <w:bCs/>
                <w:color w:val="080808"/>
              </w:rPr>
            </w:rPrChange>
          </w:rPr>
          <w:br/>
          <w:t xml:space="preserve">            </w:t>
        </w:r>
        <w:r w:rsidRPr="00FB1EF9">
          <w:rPr>
            <w:i/>
            <w:iCs/>
            <w:color w:val="8C8C8C"/>
            <w:lang w:val="en-US"/>
            <w:rPrChange w:id="9097" w:author="Maxim Bystrov" w:date="2026-05-24T13:18:00Z">
              <w:rPr>
                <w:i/>
                <w:iCs/>
                <w:color w:val="8C8C8C"/>
              </w:rPr>
            </w:rPrChange>
          </w:rPr>
          <w:t>//</w:t>
        </w:r>
        <w:proofErr w:type="spellStart"/>
        <w:r w:rsidRPr="00FB1EF9">
          <w:rPr>
            <w:i/>
            <w:iCs/>
            <w:color w:val="8C8C8C"/>
            <w:lang w:val="en-US"/>
            <w:rPrChange w:id="9098" w:author="Maxim Bystrov" w:date="2026-05-24T13:18:00Z">
              <w:rPr>
                <w:i/>
                <w:iCs/>
                <w:color w:val="8C8C8C"/>
              </w:rPr>
            </w:rPrChange>
          </w:rPr>
          <w:t>logger.debug</w:t>
        </w:r>
        <w:proofErr w:type="spellEnd"/>
        <w:r w:rsidRPr="00FB1EF9">
          <w:rPr>
            <w:i/>
            <w:iCs/>
            <w:color w:val="8C8C8C"/>
            <w:lang w:val="en-US"/>
            <w:rPrChange w:id="9099" w:author="Maxim Bystrov" w:date="2026-05-24T13:18:00Z">
              <w:rPr>
                <w:i/>
                <w:iCs/>
                <w:color w:val="8C8C8C"/>
              </w:rPr>
            </w:rPrChange>
          </w:rPr>
          <w:t xml:space="preserve">("Adding telemetry packet to buffer: </w:t>
        </w:r>
        <w:proofErr w:type="spellStart"/>
        <w:r w:rsidRPr="00FB1EF9">
          <w:rPr>
            <w:i/>
            <w:iCs/>
            <w:color w:val="8C8C8C"/>
            <w:lang w:val="en-US"/>
            <w:rPrChange w:id="9100" w:author="Maxim Bystrov" w:date="2026-05-24T13:18:00Z">
              <w:rPr>
                <w:i/>
                <w:iCs/>
                <w:color w:val="8C8C8C"/>
              </w:rPr>
            </w:rPrChange>
          </w:rPr>
          <w:t>vehicleId</w:t>
        </w:r>
        <w:proofErr w:type="spellEnd"/>
        <w:r w:rsidRPr="00FB1EF9">
          <w:rPr>
            <w:i/>
            <w:iCs/>
            <w:color w:val="8C8C8C"/>
            <w:lang w:val="en-US"/>
            <w:rPrChange w:id="9101" w:author="Maxim Bystrov" w:date="2026-05-24T13:18:00Z">
              <w:rPr>
                <w:i/>
                <w:iCs/>
                <w:color w:val="8C8C8C"/>
              </w:rPr>
            </w:rPrChange>
          </w:rPr>
          <w:t>=${</w:t>
        </w:r>
        <w:proofErr w:type="spellStart"/>
        <w:r w:rsidRPr="00FB1EF9">
          <w:rPr>
            <w:i/>
            <w:iCs/>
            <w:color w:val="8C8C8C"/>
            <w:lang w:val="en-US"/>
            <w:rPrChange w:id="9102" w:author="Maxim Bystrov" w:date="2026-05-24T13:18:00Z">
              <w:rPr>
                <w:i/>
                <w:iCs/>
                <w:color w:val="8C8C8C"/>
              </w:rPr>
            </w:rPrChange>
          </w:rPr>
          <w:t>packet.vehicleId</w:t>
        </w:r>
        <w:proofErr w:type="spellEnd"/>
        <w:r w:rsidRPr="00FB1EF9">
          <w:rPr>
            <w:i/>
            <w:iCs/>
            <w:color w:val="8C8C8C"/>
            <w:lang w:val="en-US"/>
            <w:rPrChange w:id="9103" w:author="Maxim Bystrov" w:date="2026-05-24T13:18:00Z">
              <w:rPr>
                <w:i/>
                <w:iCs/>
                <w:color w:val="8C8C8C"/>
              </w:rPr>
            </w:rPrChange>
          </w:rPr>
          <w:t xml:space="preserve">}, </w:t>
        </w:r>
        <w:proofErr w:type="spellStart"/>
        <w:r w:rsidRPr="00FB1EF9">
          <w:rPr>
            <w:i/>
            <w:iCs/>
            <w:color w:val="8C8C8C"/>
            <w:lang w:val="en-US"/>
            <w:rPrChange w:id="9104" w:author="Maxim Bystrov" w:date="2026-05-24T13:18:00Z">
              <w:rPr>
                <w:i/>
                <w:iCs/>
                <w:color w:val="8C8C8C"/>
              </w:rPr>
            </w:rPrChange>
          </w:rPr>
          <w:t>deviceId</w:t>
        </w:r>
        <w:proofErr w:type="spellEnd"/>
        <w:r w:rsidRPr="00FB1EF9">
          <w:rPr>
            <w:i/>
            <w:iCs/>
            <w:color w:val="8C8C8C"/>
            <w:lang w:val="en-US"/>
            <w:rPrChange w:id="9105" w:author="Maxim Bystrov" w:date="2026-05-24T13:18:00Z">
              <w:rPr>
                <w:i/>
                <w:iCs/>
                <w:color w:val="8C8C8C"/>
              </w:rPr>
            </w:rPrChange>
          </w:rPr>
          <w:t>=${</w:t>
        </w:r>
        <w:proofErr w:type="spellStart"/>
        <w:r w:rsidRPr="00FB1EF9">
          <w:rPr>
            <w:i/>
            <w:iCs/>
            <w:color w:val="8C8C8C"/>
            <w:lang w:val="en-US"/>
            <w:rPrChange w:id="9106" w:author="Maxim Bystrov" w:date="2026-05-24T13:18:00Z">
              <w:rPr>
                <w:i/>
                <w:iCs/>
                <w:color w:val="8C8C8C"/>
              </w:rPr>
            </w:rPrChange>
          </w:rPr>
          <w:t>packet.deviceId</w:t>
        </w:r>
        <w:proofErr w:type="spellEnd"/>
        <w:r w:rsidRPr="00FB1EF9">
          <w:rPr>
            <w:i/>
            <w:iCs/>
            <w:color w:val="8C8C8C"/>
            <w:lang w:val="en-US"/>
            <w:rPrChange w:id="9107" w:author="Maxim Bystrov" w:date="2026-05-24T13:18:00Z">
              <w:rPr>
                <w:i/>
                <w:iCs/>
                <w:color w:val="8C8C8C"/>
              </w:rPr>
            </w:rPrChange>
          </w:rPr>
          <w:t>}")</w:t>
        </w:r>
        <w:r w:rsidRPr="00FB1EF9">
          <w:rPr>
            <w:i/>
            <w:iCs/>
            <w:color w:val="8C8C8C"/>
            <w:lang w:val="en-US"/>
            <w:rPrChange w:id="9108" w:author="Maxim Bystrov" w:date="2026-05-24T13:18:00Z">
              <w:rPr>
                <w:i/>
                <w:iCs/>
                <w:color w:val="8C8C8C"/>
              </w:rPr>
            </w:rPrChange>
          </w:rPr>
          <w:br/>
          <w:t xml:space="preserve">            </w:t>
        </w:r>
        <w:proofErr w:type="spellStart"/>
        <w:r w:rsidRPr="00FB1EF9">
          <w:rPr>
            <w:color w:val="871094"/>
            <w:lang w:val="en-US"/>
            <w:rPrChange w:id="9109" w:author="Maxim Bystrov" w:date="2026-05-24T13:18:00Z">
              <w:rPr>
                <w:color w:val="871094"/>
              </w:rPr>
            </w:rPrChange>
          </w:rPr>
          <w:t>buffer</w:t>
        </w:r>
        <w:r w:rsidRPr="00FB1EF9">
          <w:rPr>
            <w:color w:val="080808"/>
            <w:lang w:val="en-US"/>
            <w:rPrChange w:id="9110" w:author="Maxim Bystrov" w:date="2026-05-24T13:18:00Z">
              <w:rPr>
                <w:color w:val="080808"/>
              </w:rPr>
            </w:rPrChange>
          </w:rPr>
          <w:t>.add</w:t>
        </w:r>
        <w:proofErr w:type="spellEnd"/>
        <w:r w:rsidRPr="00FB1EF9">
          <w:rPr>
            <w:color w:val="080808"/>
            <w:lang w:val="en-US"/>
            <w:rPrChange w:id="9111" w:author="Maxim Bystrov" w:date="2026-05-24T13:18:00Z">
              <w:rPr>
                <w:color w:val="080808"/>
              </w:rPr>
            </w:rPrChange>
          </w:rPr>
          <w:t>(</w:t>
        </w:r>
        <w:r w:rsidRPr="00FB1EF9">
          <w:rPr>
            <w:color w:val="000000"/>
            <w:lang w:val="en-US"/>
            <w:rPrChange w:id="9112" w:author="Maxim Bystrov" w:date="2026-05-24T13:18:00Z">
              <w:rPr>
                <w:color w:val="000000"/>
              </w:rPr>
            </w:rPrChange>
          </w:rPr>
          <w:t>packet</w:t>
        </w:r>
        <w:r w:rsidRPr="00FB1EF9">
          <w:rPr>
            <w:color w:val="080808"/>
            <w:lang w:val="en-US"/>
            <w:rPrChange w:id="9113" w:author="Maxim Bystrov" w:date="2026-05-24T13:18:00Z">
              <w:rPr>
                <w:color w:val="080808"/>
              </w:rPr>
            </w:rPrChange>
          </w:rPr>
          <w:t>)</w:t>
        </w:r>
        <w:r w:rsidRPr="00FB1EF9">
          <w:rPr>
            <w:color w:val="080808"/>
            <w:lang w:val="en-US"/>
            <w:rPrChange w:id="9114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FB1EF9">
          <w:rPr>
            <w:color w:val="871094"/>
            <w:lang w:val="en-US"/>
            <w:rPrChange w:id="9115" w:author="Maxim Bystrov" w:date="2026-05-24T13:18:00Z">
              <w:rPr>
                <w:color w:val="871094"/>
              </w:rPr>
            </w:rPrChange>
          </w:rPr>
          <w:t>redisTelemetryStorage</w:t>
        </w:r>
        <w:r w:rsidRPr="00FB1EF9">
          <w:rPr>
            <w:color w:val="080808"/>
            <w:lang w:val="en-US"/>
            <w:rPrChange w:id="9116" w:author="Maxim Bystrov" w:date="2026-05-24T13:18:00Z">
              <w:rPr>
                <w:color w:val="080808"/>
              </w:rPr>
            </w:rPrChange>
          </w:rPr>
          <w:t>.processPacket</w:t>
        </w:r>
        <w:proofErr w:type="spellEnd"/>
        <w:r w:rsidRPr="00FB1EF9">
          <w:rPr>
            <w:color w:val="080808"/>
            <w:lang w:val="en-US"/>
            <w:rPrChange w:id="9117" w:author="Maxim Bystrov" w:date="2026-05-24T13:18:00Z">
              <w:rPr>
                <w:color w:val="080808"/>
              </w:rPr>
            </w:rPrChange>
          </w:rPr>
          <w:t>(</w:t>
        </w:r>
        <w:r w:rsidRPr="00FB1EF9">
          <w:rPr>
            <w:color w:val="000000"/>
            <w:lang w:val="en-US"/>
            <w:rPrChange w:id="9118" w:author="Maxim Bystrov" w:date="2026-05-24T13:18:00Z">
              <w:rPr>
                <w:color w:val="000000"/>
              </w:rPr>
            </w:rPrChange>
          </w:rPr>
          <w:t>packet</w:t>
        </w:r>
        <w:r w:rsidRPr="00FB1EF9">
          <w:rPr>
            <w:color w:val="080808"/>
            <w:lang w:val="en-US"/>
            <w:rPrChange w:id="9119" w:author="Maxim Bystrov" w:date="2026-05-24T13:18:00Z">
              <w:rPr>
                <w:color w:val="080808"/>
              </w:rPr>
            </w:rPrChange>
          </w:rPr>
          <w:t>)</w:t>
        </w:r>
        <w:r w:rsidRPr="00FB1EF9">
          <w:rPr>
            <w:color w:val="080808"/>
            <w:lang w:val="en-US"/>
            <w:rPrChange w:id="9120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FB1EF9">
          <w:rPr>
            <w:color w:val="871094"/>
            <w:lang w:val="en-US"/>
            <w:rPrChange w:id="9121" w:author="Maxim Bystrov" w:date="2026-05-24T13:18:00Z">
              <w:rPr>
                <w:color w:val="871094"/>
              </w:rPr>
            </w:rPrChange>
          </w:rPr>
          <w:t>zoneVisitEventProcessor</w:t>
        </w:r>
        <w:r w:rsidRPr="00FB1EF9">
          <w:rPr>
            <w:color w:val="080808"/>
            <w:lang w:val="en-US"/>
            <w:rPrChange w:id="9122" w:author="Maxim Bystrov" w:date="2026-05-24T13:18:00Z">
              <w:rPr>
                <w:color w:val="080808"/>
              </w:rPr>
            </w:rPrChange>
          </w:rPr>
          <w:t>.processPacket</w:t>
        </w:r>
        <w:proofErr w:type="spellEnd"/>
        <w:r w:rsidRPr="00FB1EF9">
          <w:rPr>
            <w:color w:val="080808"/>
            <w:lang w:val="en-US"/>
            <w:rPrChange w:id="9123" w:author="Maxim Bystrov" w:date="2026-05-24T13:18:00Z">
              <w:rPr>
                <w:color w:val="080808"/>
              </w:rPr>
            </w:rPrChange>
          </w:rPr>
          <w:t>(</w:t>
        </w:r>
        <w:r w:rsidRPr="00FB1EF9">
          <w:rPr>
            <w:color w:val="000000"/>
            <w:lang w:val="en-US"/>
            <w:rPrChange w:id="9124" w:author="Maxim Bystrov" w:date="2026-05-24T13:18:00Z">
              <w:rPr>
                <w:color w:val="000000"/>
              </w:rPr>
            </w:rPrChange>
          </w:rPr>
          <w:t>packet</w:t>
        </w:r>
        <w:r w:rsidRPr="00FB1EF9">
          <w:rPr>
            <w:color w:val="080808"/>
            <w:lang w:val="en-US"/>
            <w:rPrChange w:id="9125" w:author="Maxim Bystrov" w:date="2026-05-24T13:18:00Z">
              <w:rPr>
                <w:color w:val="080808"/>
              </w:rPr>
            </w:rPrChange>
          </w:rPr>
          <w:t>)</w:t>
        </w:r>
        <w:r w:rsidRPr="00FB1EF9">
          <w:rPr>
            <w:color w:val="080808"/>
            <w:lang w:val="en-US"/>
            <w:rPrChange w:id="9126" w:author="Maxim Bystrov" w:date="2026-05-24T13:18:00Z">
              <w:rPr>
                <w:color w:val="080808"/>
              </w:rPr>
            </w:rPrChange>
          </w:rPr>
          <w:br/>
          <w:t xml:space="preserve">            </w:t>
        </w:r>
        <w:r w:rsidRPr="00FB1EF9">
          <w:rPr>
            <w:color w:val="0033B3"/>
            <w:lang w:val="en-US"/>
            <w:rPrChange w:id="9127" w:author="Maxim Bystrov" w:date="2026-05-24T13:18:00Z">
              <w:rPr>
                <w:color w:val="0033B3"/>
              </w:rPr>
            </w:rPrChange>
          </w:rPr>
          <w:t xml:space="preserve">if </w:t>
        </w:r>
        <w:r w:rsidRPr="00FB1EF9">
          <w:rPr>
            <w:color w:val="080808"/>
            <w:lang w:val="en-US"/>
            <w:rPrChange w:id="9128" w:author="Maxim Bystrov" w:date="2026-05-24T13:18:00Z">
              <w:rPr>
                <w:color w:val="080808"/>
              </w:rPr>
            </w:rPrChange>
          </w:rPr>
          <w:t>(</w:t>
        </w:r>
        <w:proofErr w:type="spellStart"/>
        <w:r w:rsidRPr="00FB1EF9">
          <w:rPr>
            <w:color w:val="871094"/>
            <w:lang w:val="en-US"/>
            <w:rPrChange w:id="9129" w:author="Maxim Bystrov" w:date="2026-05-24T13:18:00Z">
              <w:rPr>
                <w:color w:val="871094"/>
              </w:rPr>
            </w:rPrChange>
          </w:rPr>
          <w:t>buffer</w:t>
        </w:r>
        <w:r w:rsidRPr="00FB1EF9">
          <w:rPr>
            <w:color w:val="080808"/>
            <w:lang w:val="en-US"/>
            <w:rPrChange w:id="9130" w:author="Maxim Bystrov" w:date="2026-05-24T13:18:00Z">
              <w:rPr>
                <w:color w:val="080808"/>
              </w:rPr>
            </w:rPrChange>
          </w:rPr>
          <w:t>.</w:t>
        </w:r>
        <w:r w:rsidRPr="00FB1EF9">
          <w:rPr>
            <w:color w:val="871094"/>
            <w:lang w:val="en-US"/>
            <w:rPrChange w:id="9131" w:author="Maxim Bystrov" w:date="2026-05-24T13:18:00Z">
              <w:rPr>
                <w:color w:val="871094"/>
              </w:rPr>
            </w:rPrChange>
          </w:rPr>
          <w:t>size</w:t>
        </w:r>
        <w:proofErr w:type="spellEnd"/>
        <w:r w:rsidRPr="00FB1EF9">
          <w:rPr>
            <w:color w:val="871094"/>
            <w:lang w:val="en-US"/>
            <w:rPrChange w:id="9132" w:author="Maxim Bystrov" w:date="2026-05-24T13:18:00Z">
              <w:rPr>
                <w:color w:val="871094"/>
              </w:rPr>
            </w:rPrChange>
          </w:rPr>
          <w:t xml:space="preserve"> </w:t>
        </w:r>
        <w:r w:rsidRPr="00FB1EF9">
          <w:rPr>
            <w:color w:val="080808"/>
            <w:lang w:val="en-US"/>
            <w:rPrChange w:id="9133" w:author="Maxim Bystrov" w:date="2026-05-24T13:18:00Z">
              <w:rPr>
                <w:color w:val="080808"/>
              </w:rPr>
            </w:rPrChange>
          </w:rPr>
          <w:t xml:space="preserve">&gt;= </w:t>
        </w:r>
        <w:r w:rsidRPr="00FB1EF9">
          <w:rPr>
            <w:color w:val="871094"/>
            <w:lang w:val="en-US"/>
            <w:rPrChange w:id="9134" w:author="Maxim Bystrov" w:date="2026-05-24T13:18:00Z">
              <w:rPr>
                <w:color w:val="871094"/>
              </w:rPr>
            </w:rPrChange>
          </w:rPr>
          <w:t>BATCH_SIZE</w:t>
        </w:r>
        <w:r w:rsidRPr="00FB1EF9">
          <w:rPr>
            <w:color w:val="080808"/>
            <w:lang w:val="en-US"/>
            <w:rPrChange w:id="9135" w:author="Maxim Bystrov" w:date="2026-05-24T13:18:00Z">
              <w:rPr>
                <w:color w:val="080808"/>
              </w:rPr>
            </w:rPrChange>
          </w:rPr>
          <w:t>) {</w:t>
        </w:r>
        <w:r w:rsidRPr="00FB1EF9">
          <w:rPr>
            <w:color w:val="080808"/>
            <w:lang w:val="en-US"/>
            <w:rPrChange w:id="9136" w:author="Maxim Bystrov" w:date="2026-05-24T13:18:00Z">
              <w:rPr>
                <w:color w:val="080808"/>
              </w:rPr>
            </w:rPrChange>
          </w:rPr>
          <w:br/>
          <w:t xml:space="preserve">                </w:t>
        </w:r>
        <w:r w:rsidRPr="00FB1EF9">
          <w:rPr>
            <w:i/>
            <w:iCs/>
            <w:color w:val="8C8C8C"/>
            <w:lang w:val="en-US"/>
            <w:rPrChange w:id="9137" w:author="Maxim Bystrov" w:date="2026-05-24T13:18:00Z">
              <w:rPr>
                <w:i/>
                <w:iCs/>
                <w:color w:val="8C8C8C"/>
              </w:rPr>
            </w:rPrChange>
          </w:rPr>
          <w:t>//logger.info("Buffer size reached $BATCH_SIZE, flushing")</w:t>
        </w:r>
        <w:r w:rsidRPr="00FB1EF9">
          <w:rPr>
            <w:i/>
            <w:iCs/>
            <w:color w:val="8C8C8C"/>
            <w:lang w:val="en-US"/>
            <w:rPrChange w:id="9138" w:author="Maxim Bystrov" w:date="2026-05-24T13:18:00Z">
              <w:rPr>
                <w:i/>
                <w:iCs/>
                <w:color w:val="8C8C8C"/>
              </w:rPr>
            </w:rPrChange>
          </w:rPr>
          <w:br/>
          <w:t xml:space="preserve">                </w:t>
        </w:r>
        <w:proofErr w:type="spellStart"/>
        <w:r w:rsidRPr="00FB1EF9">
          <w:rPr>
            <w:color w:val="080808"/>
            <w:lang w:val="en-US"/>
            <w:rPrChange w:id="9139" w:author="Maxim Bystrov" w:date="2026-05-24T13:18:00Z">
              <w:rPr>
                <w:color w:val="080808"/>
              </w:rPr>
            </w:rPrChange>
          </w:rPr>
          <w:t>flushBuffer</w:t>
        </w:r>
        <w:proofErr w:type="spellEnd"/>
        <w:r w:rsidRPr="00FB1EF9">
          <w:rPr>
            <w:color w:val="080808"/>
            <w:lang w:val="en-US"/>
            <w:rPrChange w:id="9140" w:author="Maxim Bystrov" w:date="2026-05-24T13:18:00Z">
              <w:rPr>
                <w:color w:val="080808"/>
              </w:rPr>
            </w:rPrChange>
          </w:rPr>
          <w:t>()</w:t>
        </w:r>
        <w:r w:rsidRPr="00FB1EF9">
          <w:rPr>
            <w:color w:val="080808"/>
            <w:lang w:val="en-US"/>
            <w:rPrChange w:id="9141" w:author="Maxim Bystrov" w:date="2026-05-24T13:18:00Z">
              <w:rPr>
                <w:color w:val="080808"/>
              </w:rPr>
            </w:rPrChange>
          </w:rPr>
          <w:br/>
          <w:t xml:space="preserve">            }</w:t>
        </w:r>
        <w:r w:rsidRPr="00FB1EF9">
          <w:rPr>
            <w:color w:val="080808"/>
            <w:lang w:val="en-US"/>
            <w:rPrChange w:id="9142" w:author="Maxim Bystrov" w:date="2026-05-24T13:18:00Z">
              <w:rPr>
                <w:color w:val="080808"/>
              </w:rPr>
            </w:rPrChange>
          </w:rPr>
          <w:br/>
          <w:t xml:space="preserve">        </w:t>
        </w:r>
        <w:r w:rsidRPr="00FB1EF9">
          <w:rPr>
            <w:b/>
            <w:bCs/>
            <w:color w:val="080808"/>
            <w:lang w:val="en-US"/>
            <w:rPrChange w:id="9143" w:author="Maxim Bystrov" w:date="2026-05-24T13:18:00Z">
              <w:rPr>
                <w:b/>
                <w:bCs/>
                <w:color w:val="080808"/>
              </w:rPr>
            </w:rPrChange>
          </w:rPr>
          <w:t>}</w:t>
        </w:r>
        <w:r w:rsidRPr="00FB1EF9">
          <w:rPr>
            <w:b/>
            <w:bCs/>
            <w:color w:val="080808"/>
            <w:lang w:val="en-US"/>
            <w:rPrChange w:id="9144" w:author="Maxim Bystrov" w:date="2026-05-24T13:18:00Z">
              <w:rPr>
                <w:b/>
                <w:bCs/>
                <w:color w:val="080808"/>
              </w:rPr>
            </w:rPrChange>
          </w:rPr>
          <w:br/>
          <w:t xml:space="preserve">    </w:t>
        </w:r>
        <w:r w:rsidRPr="00FB1EF9">
          <w:rPr>
            <w:color w:val="080808"/>
            <w:lang w:val="en-US"/>
            <w:rPrChange w:id="9145" w:author="Maxim Bystrov" w:date="2026-05-24T13:18:00Z">
              <w:rPr>
                <w:color w:val="080808"/>
              </w:rPr>
            </w:rPrChange>
          </w:rPr>
          <w:t>}</w:t>
        </w:r>
        <w:r w:rsidRPr="00FB1EF9">
          <w:rPr>
            <w:color w:val="080808"/>
            <w:lang w:val="en-US"/>
            <w:rPrChange w:id="9146" w:author="Maxim Bystrov" w:date="2026-05-24T13:18:00Z">
              <w:rPr>
                <w:color w:val="080808"/>
              </w:rPr>
            </w:rPrChange>
          </w:rPr>
          <w:br/>
          <w:t xml:space="preserve">    </w:t>
        </w:r>
        <w:r w:rsidRPr="00FB1EF9">
          <w:rPr>
            <w:color w:val="080808"/>
            <w:lang w:val="en-US"/>
            <w:rPrChange w:id="9147" w:author="Maxim Bystrov" w:date="2026-05-24T13:18:00Z">
              <w:rPr>
                <w:color w:val="080808"/>
              </w:rPr>
            </w:rPrChange>
          </w:rPr>
          <w:br/>
          <w:t xml:space="preserve">    </w:t>
        </w:r>
        <w:r w:rsidRPr="00FB1EF9">
          <w:rPr>
            <w:color w:val="0033B3"/>
            <w:lang w:val="en-US"/>
            <w:rPrChange w:id="9148" w:author="Maxim Bystrov" w:date="2026-05-24T13:18:00Z">
              <w:rPr>
                <w:color w:val="0033B3"/>
              </w:rPr>
            </w:rPrChange>
          </w:rPr>
          <w:t xml:space="preserve">private fun </w:t>
        </w:r>
        <w:proofErr w:type="spellStart"/>
        <w:r w:rsidRPr="00FB1EF9">
          <w:rPr>
            <w:color w:val="00627A"/>
            <w:lang w:val="en-US"/>
            <w:rPrChange w:id="9149" w:author="Maxim Bystrov" w:date="2026-05-24T13:18:00Z">
              <w:rPr>
                <w:color w:val="00627A"/>
              </w:rPr>
            </w:rPrChange>
          </w:rPr>
          <w:t>flushBuffer</w:t>
        </w:r>
        <w:proofErr w:type="spellEnd"/>
        <w:r w:rsidRPr="00FB1EF9">
          <w:rPr>
            <w:color w:val="080808"/>
            <w:lang w:val="en-US"/>
            <w:rPrChange w:id="9150" w:author="Maxim Bystrov" w:date="2026-05-24T13:18:00Z">
              <w:rPr>
                <w:color w:val="080808"/>
              </w:rPr>
            </w:rPrChange>
          </w:rPr>
          <w:t>() {</w:t>
        </w:r>
        <w:r w:rsidRPr="00FB1EF9">
          <w:rPr>
            <w:color w:val="080808"/>
            <w:lang w:val="en-US"/>
            <w:rPrChange w:id="9151" w:author="Maxim Bystrov" w:date="2026-05-24T13:18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FB1EF9">
          <w:rPr>
            <w:color w:val="871094"/>
            <w:lang w:val="en-US"/>
            <w:rPrChange w:id="9152" w:author="Maxim Bystrov" w:date="2026-05-24T13:18:00Z">
              <w:rPr>
                <w:color w:val="871094"/>
              </w:rPr>
            </w:rPrChange>
          </w:rPr>
          <w:t>bufferLock</w:t>
        </w:r>
        <w:r w:rsidRPr="00FB1EF9">
          <w:rPr>
            <w:color w:val="080808"/>
            <w:lang w:val="en-US"/>
            <w:rPrChange w:id="9153" w:author="Maxim Bystrov" w:date="2026-05-24T13:18:00Z">
              <w:rPr>
                <w:color w:val="080808"/>
              </w:rPr>
            </w:rPrChange>
          </w:rPr>
          <w:t>.</w:t>
        </w:r>
        <w:r w:rsidRPr="00FB1EF9">
          <w:rPr>
            <w:i/>
            <w:iCs/>
            <w:color w:val="00627A"/>
            <w:lang w:val="en-US"/>
            <w:rPrChange w:id="9154" w:author="Maxim Bystrov" w:date="2026-05-24T13:18:00Z">
              <w:rPr>
                <w:i/>
                <w:iCs/>
                <w:color w:val="00627A"/>
              </w:rPr>
            </w:rPrChange>
          </w:rPr>
          <w:t>withLock</w:t>
        </w:r>
        <w:proofErr w:type="spellEnd"/>
        <w:r w:rsidRPr="00FB1EF9">
          <w:rPr>
            <w:i/>
            <w:iCs/>
            <w:color w:val="00627A"/>
            <w:lang w:val="en-US"/>
            <w:rPrChange w:id="9155" w:author="Maxim Bystrov" w:date="2026-05-24T13:18:00Z">
              <w:rPr>
                <w:i/>
                <w:iCs/>
                <w:color w:val="00627A"/>
              </w:rPr>
            </w:rPrChange>
          </w:rPr>
          <w:t xml:space="preserve"> </w:t>
        </w:r>
        <w:r w:rsidRPr="00FB1EF9">
          <w:rPr>
            <w:b/>
            <w:bCs/>
            <w:color w:val="080808"/>
            <w:lang w:val="en-US"/>
            <w:rPrChange w:id="9156" w:author="Maxim Bystrov" w:date="2026-05-24T13:18:00Z">
              <w:rPr>
                <w:b/>
                <w:bCs/>
                <w:color w:val="080808"/>
              </w:rPr>
            </w:rPrChange>
          </w:rPr>
          <w:t>{</w:t>
        </w:r>
        <w:r w:rsidRPr="00FB1EF9">
          <w:rPr>
            <w:b/>
            <w:bCs/>
            <w:color w:val="080808"/>
            <w:lang w:val="en-US"/>
            <w:rPrChange w:id="9157" w:author="Maxim Bystrov" w:date="2026-05-24T13:18:00Z">
              <w:rPr>
                <w:b/>
                <w:bCs/>
                <w:color w:val="080808"/>
              </w:rPr>
            </w:rPrChange>
          </w:rPr>
          <w:br/>
        </w:r>
        <w:r w:rsidRPr="00FB1EF9">
          <w:rPr>
            <w:b/>
            <w:bCs/>
            <w:color w:val="080808"/>
            <w:lang w:val="en-US"/>
            <w:rPrChange w:id="9158" w:author="Maxim Bystrov" w:date="2026-05-24T13:18:00Z">
              <w:rPr>
                <w:b/>
                <w:bCs/>
                <w:color w:val="080808"/>
              </w:rPr>
            </w:rPrChange>
          </w:rPr>
          <w:lastRenderedPageBreak/>
          <w:t xml:space="preserve">            </w:t>
        </w:r>
        <w:r w:rsidRPr="00FB1EF9">
          <w:rPr>
            <w:color w:val="0033B3"/>
            <w:lang w:val="en-US"/>
            <w:rPrChange w:id="9159" w:author="Maxim Bystrov" w:date="2026-05-24T13:18:00Z">
              <w:rPr>
                <w:color w:val="0033B3"/>
              </w:rPr>
            </w:rPrChange>
          </w:rPr>
          <w:t xml:space="preserve">if </w:t>
        </w:r>
        <w:r w:rsidRPr="00FB1EF9">
          <w:rPr>
            <w:color w:val="080808"/>
            <w:lang w:val="en-US"/>
            <w:rPrChange w:id="9160" w:author="Maxim Bystrov" w:date="2026-05-24T13:18:00Z">
              <w:rPr>
                <w:color w:val="080808"/>
              </w:rPr>
            </w:rPrChange>
          </w:rPr>
          <w:t>(</w:t>
        </w:r>
        <w:proofErr w:type="spellStart"/>
        <w:r w:rsidRPr="00FB1EF9">
          <w:rPr>
            <w:color w:val="871094"/>
            <w:lang w:val="en-US"/>
            <w:rPrChange w:id="9161" w:author="Maxim Bystrov" w:date="2026-05-24T13:18:00Z">
              <w:rPr>
                <w:color w:val="871094"/>
              </w:rPr>
            </w:rPrChange>
          </w:rPr>
          <w:t>buffer</w:t>
        </w:r>
        <w:r w:rsidRPr="00FB1EF9">
          <w:rPr>
            <w:color w:val="080808"/>
            <w:lang w:val="en-US"/>
            <w:rPrChange w:id="9162" w:author="Maxim Bystrov" w:date="2026-05-24T13:18:00Z">
              <w:rPr>
                <w:color w:val="080808"/>
              </w:rPr>
            </w:rPrChange>
          </w:rPr>
          <w:t>.isEmpty</w:t>
        </w:r>
        <w:proofErr w:type="spellEnd"/>
        <w:r w:rsidRPr="00FB1EF9">
          <w:rPr>
            <w:color w:val="080808"/>
            <w:lang w:val="en-US"/>
            <w:rPrChange w:id="9163" w:author="Maxim Bystrov" w:date="2026-05-24T13:18:00Z">
              <w:rPr>
                <w:color w:val="080808"/>
              </w:rPr>
            </w:rPrChange>
          </w:rPr>
          <w:t xml:space="preserve">()) </w:t>
        </w:r>
        <w:r w:rsidRPr="00FB1EF9">
          <w:rPr>
            <w:color w:val="0033B3"/>
            <w:lang w:val="en-US"/>
            <w:rPrChange w:id="9164" w:author="Maxim Bystrov" w:date="2026-05-24T13:18:00Z">
              <w:rPr>
                <w:color w:val="0033B3"/>
              </w:rPr>
            </w:rPrChange>
          </w:rPr>
          <w:t>return</w:t>
        </w:r>
        <w:r w:rsidRPr="00FB1EF9">
          <w:rPr>
            <w:color w:val="0033B3"/>
            <w:lang w:val="en-US"/>
            <w:rPrChange w:id="9165" w:author="Maxim Bystrov" w:date="2026-05-24T13:18:00Z">
              <w:rPr>
                <w:color w:val="0033B3"/>
              </w:rPr>
            </w:rPrChange>
          </w:rPr>
          <w:br/>
          <w:t xml:space="preserve">            </w:t>
        </w:r>
        <w:r w:rsidRPr="00FB1EF9">
          <w:rPr>
            <w:color w:val="0033B3"/>
            <w:lang w:val="en-US"/>
            <w:rPrChange w:id="9166" w:author="Maxim Bystrov" w:date="2026-05-24T13:18:00Z">
              <w:rPr>
                <w:color w:val="0033B3"/>
              </w:rPr>
            </w:rPrChange>
          </w:rPr>
          <w:br/>
          <w:t xml:space="preserve">            try </w:t>
        </w:r>
        <w:r w:rsidRPr="00FB1EF9">
          <w:rPr>
            <w:color w:val="080808"/>
            <w:lang w:val="en-US"/>
            <w:rPrChange w:id="9167" w:author="Maxim Bystrov" w:date="2026-05-24T13:18:00Z">
              <w:rPr>
                <w:color w:val="080808"/>
              </w:rPr>
            </w:rPrChange>
          </w:rPr>
          <w:t>{</w:t>
        </w:r>
        <w:r w:rsidRPr="00FB1EF9">
          <w:rPr>
            <w:color w:val="080808"/>
            <w:lang w:val="en-US"/>
            <w:rPrChange w:id="9168" w:author="Maxim Bystrov" w:date="2026-05-24T13:18:00Z">
              <w:rPr>
                <w:color w:val="080808"/>
              </w:rPr>
            </w:rPrChange>
          </w:rPr>
          <w:br/>
          <w:t xml:space="preserve">                </w:t>
        </w:r>
        <w:proofErr w:type="spellStart"/>
        <w:r w:rsidRPr="00FB1EF9">
          <w:rPr>
            <w:color w:val="871094"/>
            <w:lang w:val="en-US"/>
            <w:rPrChange w:id="9169" w:author="Maxim Bystrov" w:date="2026-05-24T13:18:00Z">
              <w:rPr>
                <w:color w:val="871094"/>
              </w:rPr>
            </w:rPrChange>
          </w:rPr>
          <w:t>telemetryPacketRepository</w:t>
        </w:r>
        <w:r w:rsidRPr="00FB1EF9">
          <w:rPr>
            <w:color w:val="080808"/>
            <w:lang w:val="en-US"/>
            <w:rPrChange w:id="9170" w:author="Maxim Bystrov" w:date="2026-05-24T13:18:00Z">
              <w:rPr>
                <w:color w:val="080808"/>
              </w:rPr>
            </w:rPrChange>
          </w:rPr>
          <w:t>.saveAll</w:t>
        </w:r>
        <w:proofErr w:type="spellEnd"/>
        <w:r w:rsidRPr="00FB1EF9">
          <w:rPr>
            <w:color w:val="080808"/>
            <w:lang w:val="en-US"/>
            <w:rPrChange w:id="9171" w:author="Maxim Bystrov" w:date="2026-05-24T13:18:00Z">
              <w:rPr>
                <w:color w:val="080808"/>
              </w:rPr>
            </w:rPrChange>
          </w:rPr>
          <w:t>(</w:t>
        </w:r>
        <w:r w:rsidRPr="00FB1EF9">
          <w:rPr>
            <w:color w:val="871094"/>
            <w:lang w:val="en-US"/>
            <w:rPrChange w:id="9172" w:author="Maxim Bystrov" w:date="2026-05-24T13:18:00Z">
              <w:rPr>
                <w:color w:val="871094"/>
              </w:rPr>
            </w:rPrChange>
          </w:rPr>
          <w:t>buffer</w:t>
        </w:r>
        <w:r w:rsidRPr="00FB1EF9">
          <w:rPr>
            <w:color w:val="080808"/>
            <w:lang w:val="en-US"/>
            <w:rPrChange w:id="9173" w:author="Maxim Bystrov" w:date="2026-05-24T13:18:00Z">
              <w:rPr>
                <w:color w:val="080808"/>
              </w:rPr>
            </w:rPrChange>
          </w:rPr>
          <w:t>)</w:t>
        </w:r>
        <w:r w:rsidRPr="00FB1EF9">
          <w:rPr>
            <w:color w:val="080808"/>
            <w:lang w:val="en-US"/>
            <w:rPrChange w:id="9174" w:author="Maxim Bystrov" w:date="2026-05-24T13:18:00Z">
              <w:rPr>
                <w:color w:val="080808"/>
              </w:rPr>
            </w:rPrChange>
          </w:rPr>
          <w:br/>
          <w:t xml:space="preserve">                </w:t>
        </w:r>
        <w:r w:rsidRPr="00FB1EF9">
          <w:rPr>
            <w:color w:val="080808"/>
            <w:lang w:val="en-US"/>
            <w:rPrChange w:id="9175" w:author="Maxim Bystrov" w:date="2026-05-24T13:18:00Z">
              <w:rPr>
                <w:color w:val="080808"/>
              </w:rPr>
            </w:rPrChange>
          </w:rPr>
          <w:br/>
          <w:t xml:space="preserve">                </w:t>
        </w:r>
        <w:proofErr w:type="spellStart"/>
        <w:r w:rsidRPr="00FB1EF9">
          <w:rPr>
            <w:color w:val="871094"/>
            <w:lang w:val="en-US"/>
            <w:rPrChange w:id="9176" w:author="Maxim Bystrov" w:date="2026-05-24T13:18:00Z">
              <w:rPr>
                <w:color w:val="871094"/>
              </w:rPr>
            </w:rPrChange>
          </w:rPr>
          <w:t>buffer</w:t>
        </w:r>
        <w:r w:rsidRPr="00FB1EF9">
          <w:rPr>
            <w:color w:val="080808"/>
            <w:lang w:val="en-US"/>
            <w:rPrChange w:id="9177" w:author="Maxim Bystrov" w:date="2026-05-24T13:18:00Z">
              <w:rPr>
                <w:color w:val="080808"/>
              </w:rPr>
            </w:rPrChange>
          </w:rPr>
          <w:t>.clear</w:t>
        </w:r>
        <w:proofErr w:type="spellEnd"/>
        <w:r w:rsidRPr="00FB1EF9">
          <w:rPr>
            <w:color w:val="080808"/>
            <w:lang w:val="en-US"/>
            <w:rPrChange w:id="9178" w:author="Maxim Bystrov" w:date="2026-05-24T13:18:00Z">
              <w:rPr>
                <w:color w:val="080808"/>
              </w:rPr>
            </w:rPrChange>
          </w:rPr>
          <w:t>()</w:t>
        </w:r>
        <w:r w:rsidRPr="00FB1EF9">
          <w:rPr>
            <w:color w:val="080808"/>
            <w:lang w:val="en-US"/>
            <w:rPrChange w:id="9179" w:author="Maxim Bystrov" w:date="2026-05-24T13:18:00Z">
              <w:rPr>
                <w:color w:val="080808"/>
              </w:rPr>
            </w:rPrChange>
          </w:rPr>
          <w:br/>
          <w:t xml:space="preserve">            } </w:t>
        </w:r>
        <w:r w:rsidRPr="00FB1EF9">
          <w:rPr>
            <w:color w:val="0033B3"/>
            <w:lang w:val="en-US"/>
            <w:rPrChange w:id="9180" w:author="Maxim Bystrov" w:date="2026-05-24T13:18:00Z">
              <w:rPr>
                <w:color w:val="0033B3"/>
              </w:rPr>
            </w:rPrChange>
          </w:rPr>
          <w:t xml:space="preserve">catch </w:t>
        </w:r>
        <w:r w:rsidRPr="00FB1EF9">
          <w:rPr>
            <w:color w:val="080808"/>
            <w:lang w:val="en-US"/>
            <w:rPrChange w:id="9181" w:author="Maxim Bystrov" w:date="2026-05-24T13:18:00Z">
              <w:rPr>
                <w:color w:val="080808"/>
              </w:rPr>
            </w:rPrChange>
          </w:rPr>
          <w:t>(</w:t>
        </w:r>
        <w:r w:rsidRPr="00FB1EF9">
          <w:rPr>
            <w:color w:val="000000"/>
            <w:lang w:val="en-US"/>
            <w:rPrChange w:id="9182" w:author="Maxim Bystrov" w:date="2026-05-24T13:18:00Z">
              <w:rPr>
                <w:color w:val="000000"/>
              </w:rPr>
            </w:rPrChange>
          </w:rPr>
          <w:t>e</w:t>
        </w:r>
        <w:r w:rsidRPr="00FB1EF9">
          <w:rPr>
            <w:color w:val="080808"/>
            <w:lang w:val="en-US"/>
            <w:rPrChange w:id="9183" w:author="Maxim Bystrov" w:date="2026-05-24T13:18:00Z">
              <w:rPr>
                <w:color w:val="080808"/>
              </w:rPr>
            </w:rPrChange>
          </w:rPr>
          <w:t xml:space="preserve">: </w:t>
        </w:r>
        <w:r w:rsidRPr="00FB1EF9">
          <w:rPr>
            <w:color w:val="000000"/>
            <w:lang w:val="en-US"/>
            <w:rPrChange w:id="9184" w:author="Maxim Bystrov" w:date="2026-05-24T13:18:00Z">
              <w:rPr>
                <w:color w:val="000000"/>
              </w:rPr>
            </w:rPrChange>
          </w:rPr>
          <w:t>Exception</w:t>
        </w:r>
        <w:r w:rsidRPr="00FB1EF9">
          <w:rPr>
            <w:color w:val="080808"/>
            <w:lang w:val="en-US"/>
            <w:rPrChange w:id="9185" w:author="Maxim Bystrov" w:date="2026-05-24T13:18:00Z">
              <w:rPr>
                <w:color w:val="080808"/>
              </w:rPr>
            </w:rPrChange>
          </w:rPr>
          <w:t>) {</w:t>
        </w:r>
        <w:r w:rsidRPr="00FB1EF9">
          <w:rPr>
            <w:color w:val="080808"/>
            <w:lang w:val="en-US"/>
            <w:rPrChange w:id="9186" w:author="Maxim Bystrov" w:date="2026-05-24T13:18:00Z">
              <w:rPr>
                <w:color w:val="080808"/>
              </w:rPr>
            </w:rPrChange>
          </w:rPr>
          <w:br/>
          <w:t xml:space="preserve">                </w:t>
        </w:r>
        <w:proofErr w:type="spellStart"/>
        <w:r w:rsidRPr="00FB1EF9">
          <w:rPr>
            <w:color w:val="871094"/>
            <w:lang w:val="en-US"/>
            <w:rPrChange w:id="9187" w:author="Maxim Bystrov" w:date="2026-05-24T13:18:00Z">
              <w:rPr>
                <w:color w:val="871094"/>
              </w:rPr>
            </w:rPrChange>
          </w:rPr>
          <w:t>logger</w:t>
        </w:r>
        <w:r w:rsidRPr="00FB1EF9">
          <w:rPr>
            <w:color w:val="080808"/>
            <w:lang w:val="en-US"/>
            <w:rPrChange w:id="9188" w:author="Maxim Bystrov" w:date="2026-05-24T13:18:00Z">
              <w:rPr>
                <w:color w:val="080808"/>
              </w:rPr>
            </w:rPrChange>
          </w:rPr>
          <w:t>.error</w:t>
        </w:r>
        <w:proofErr w:type="spellEnd"/>
        <w:r w:rsidRPr="00FB1EF9">
          <w:rPr>
            <w:color w:val="080808"/>
            <w:lang w:val="en-US"/>
            <w:rPrChange w:id="9189" w:author="Maxim Bystrov" w:date="2026-05-24T13:18:00Z">
              <w:rPr>
                <w:color w:val="080808"/>
              </w:rPr>
            </w:rPrChange>
          </w:rPr>
          <w:t>(</w:t>
        </w:r>
        <w:r w:rsidRPr="00FB1EF9">
          <w:rPr>
            <w:color w:val="067D17"/>
            <w:lang w:val="en-US"/>
            <w:rPrChange w:id="9190" w:author="Maxim Bystrov" w:date="2026-05-24T13:18:00Z">
              <w:rPr>
                <w:color w:val="067D17"/>
              </w:rPr>
            </w:rPrChange>
          </w:rPr>
          <w:t>"Failed to save telemetry packets batch"</w:t>
        </w:r>
        <w:r w:rsidRPr="00FB1EF9">
          <w:rPr>
            <w:color w:val="080808"/>
            <w:lang w:val="en-US"/>
            <w:rPrChange w:id="9191" w:author="Maxim Bystrov" w:date="2026-05-24T13:18:00Z">
              <w:rPr>
                <w:color w:val="080808"/>
              </w:rPr>
            </w:rPrChange>
          </w:rPr>
          <w:t xml:space="preserve">, </w:t>
        </w:r>
        <w:r w:rsidRPr="00FB1EF9">
          <w:rPr>
            <w:color w:val="000000"/>
            <w:lang w:val="en-US"/>
            <w:rPrChange w:id="9192" w:author="Maxim Bystrov" w:date="2026-05-24T13:18:00Z">
              <w:rPr>
                <w:color w:val="000000"/>
              </w:rPr>
            </w:rPrChange>
          </w:rPr>
          <w:t>e</w:t>
        </w:r>
        <w:r w:rsidRPr="00FB1EF9">
          <w:rPr>
            <w:color w:val="080808"/>
            <w:lang w:val="en-US"/>
            <w:rPrChange w:id="9193" w:author="Maxim Bystrov" w:date="2026-05-24T13:18:00Z">
              <w:rPr>
                <w:color w:val="080808"/>
              </w:rPr>
            </w:rPrChange>
          </w:rPr>
          <w:t>)</w:t>
        </w:r>
        <w:r w:rsidRPr="00FB1EF9">
          <w:rPr>
            <w:color w:val="080808"/>
            <w:lang w:val="en-US"/>
            <w:rPrChange w:id="9194" w:author="Maxim Bystrov" w:date="2026-05-24T13:18:00Z">
              <w:rPr>
                <w:color w:val="080808"/>
              </w:rPr>
            </w:rPrChange>
          </w:rPr>
          <w:br/>
          <w:t xml:space="preserve">            }</w:t>
        </w:r>
        <w:r w:rsidRPr="00FB1EF9">
          <w:rPr>
            <w:color w:val="080808"/>
            <w:lang w:val="en-US"/>
            <w:rPrChange w:id="9195" w:author="Maxim Bystrov" w:date="2026-05-24T13:18:00Z">
              <w:rPr>
                <w:color w:val="080808"/>
              </w:rPr>
            </w:rPrChange>
          </w:rPr>
          <w:br/>
          <w:t xml:space="preserve">        </w:t>
        </w:r>
        <w:r w:rsidRPr="00FB1EF9">
          <w:rPr>
            <w:b/>
            <w:bCs/>
            <w:color w:val="080808"/>
            <w:lang w:val="en-US"/>
            <w:rPrChange w:id="9196" w:author="Maxim Bystrov" w:date="2026-05-24T13:18:00Z">
              <w:rPr>
                <w:b/>
                <w:bCs/>
                <w:color w:val="080808"/>
              </w:rPr>
            </w:rPrChange>
          </w:rPr>
          <w:t>}</w:t>
        </w:r>
        <w:r w:rsidRPr="00FB1EF9">
          <w:rPr>
            <w:b/>
            <w:bCs/>
            <w:color w:val="080808"/>
            <w:lang w:val="en-US"/>
            <w:rPrChange w:id="9197" w:author="Maxim Bystrov" w:date="2026-05-24T13:18:00Z">
              <w:rPr>
                <w:b/>
                <w:bCs/>
                <w:color w:val="080808"/>
              </w:rPr>
            </w:rPrChange>
          </w:rPr>
          <w:br/>
          <w:t xml:space="preserve">    </w:t>
        </w:r>
        <w:r w:rsidRPr="00FB1EF9">
          <w:rPr>
            <w:color w:val="080808"/>
            <w:lang w:val="en-US"/>
            <w:rPrChange w:id="9198" w:author="Maxim Bystrov" w:date="2026-05-24T13:18:00Z">
              <w:rPr>
                <w:color w:val="080808"/>
              </w:rPr>
            </w:rPrChange>
          </w:rPr>
          <w:t>}</w:t>
        </w:r>
        <w:r w:rsidRPr="00FB1EF9">
          <w:rPr>
            <w:color w:val="080808"/>
            <w:lang w:val="en-US"/>
            <w:rPrChange w:id="9199" w:author="Maxim Bystrov" w:date="2026-05-24T13:18:00Z">
              <w:rPr>
                <w:color w:val="080808"/>
              </w:rPr>
            </w:rPrChange>
          </w:rPr>
          <w:br/>
          <w:t xml:space="preserve">    </w:t>
        </w:r>
        <w:r w:rsidRPr="00FB1EF9">
          <w:rPr>
            <w:color w:val="080808"/>
            <w:lang w:val="en-US"/>
            <w:rPrChange w:id="9200" w:author="Maxim Bystrov" w:date="2026-05-24T13:18:00Z">
              <w:rPr>
                <w:color w:val="080808"/>
              </w:rPr>
            </w:rPrChange>
          </w:rPr>
          <w:br/>
          <w:t xml:space="preserve">    </w:t>
        </w:r>
        <w:r w:rsidRPr="00FB1EF9">
          <w:rPr>
            <w:color w:val="9E880D"/>
            <w:lang w:val="en-US"/>
            <w:rPrChange w:id="9201" w:author="Maxim Bystrov" w:date="2026-05-24T13:18:00Z">
              <w:rPr>
                <w:color w:val="9E880D"/>
              </w:rPr>
            </w:rPrChange>
          </w:rPr>
          <w:t>@PreDestroy</w:t>
        </w:r>
        <w:r w:rsidRPr="00FB1EF9">
          <w:rPr>
            <w:color w:val="9E880D"/>
            <w:lang w:val="en-US"/>
            <w:rPrChange w:id="9202" w:author="Maxim Bystrov" w:date="2026-05-24T13:18:00Z">
              <w:rPr>
                <w:color w:val="9E880D"/>
              </w:rPr>
            </w:rPrChange>
          </w:rPr>
          <w:br/>
          <w:t xml:space="preserve">    </w:t>
        </w:r>
        <w:r w:rsidRPr="00FB1EF9">
          <w:rPr>
            <w:color w:val="0033B3"/>
            <w:lang w:val="en-US"/>
            <w:rPrChange w:id="9203" w:author="Maxim Bystrov" w:date="2026-05-24T13:18:00Z">
              <w:rPr>
                <w:color w:val="0033B3"/>
              </w:rPr>
            </w:rPrChange>
          </w:rPr>
          <w:t xml:space="preserve">fun </w:t>
        </w:r>
        <w:proofErr w:type="spellStart"/>
        <w:r w:rsidRPr="00FB1EF9">
          <w:rPr>
            <w:color w:val="00627A"/>
            <w:lang w:val="en-US"/>
            <w:rPrChange w:id="9204" w:author="Maxim Bystrov" w:date="2026-05-24T13:18:00Z">
              <w:rPr>
                <w:color w:val="00627A"/>
              </w:rPr>
            </w:rPrChange>
          </w:rPr>
          <w:t>onDestroy</w:t>
        </w:r>
        <w:proofErr w:type="spellEnd"/>
        <w:r w:rsidRPr="00FB1EF9">
          <w:rPr>
            <w:color w:val="080808"/>
            <w:lang w:val="en-US"/>
            <w:rPrChange w:id="9205" w:author="Maxim Bystrov" w:date="2026-05-24T13:18:00Z">
              <w:rPr>
                <w:color w:val="080808"/>
              </w:rPr>
            </w:rPrChange>
          </w:rPr>
          <w:t>() {</w:t>
        </w:r>
        <w:r w:rsidRPr="00FB1EF9">
          <w:rPr>
            <w:color w:val="080808"/>
            <w:lang w:val="en-US"/>
            <w:rPrChange w:id="9206" w:author="Maxim Bystrov" w:date="2026-05-24T13:18:00Z">
              <w:rPr>
                <w:color w:val="080808"/>
              </w:rPr>
            </w:rPrChange>
          </w:rPr>
          <w:br/>
          <w:t xml:space="preserve">        </w:t>
        </w:r>
        <w:r w:rsidRPr="00FB1EF9">
          <w:rPr>
            <w:color w:val="871094"/>
            <w:lang w:val="en-US"/>
            <w:rPrChange w:id="9207" w:author="Maxim Bystrov" w:date="2026-05-24T13:18:00Z">
              <w:rPr>
                <w:color w:val="871094"/>
              </w:rPr>
            </w:rPrChange>
          </w:rPr>
          <w:t>logger</w:t>
        </w:r>
        <w:r w:rsidRPr="00FB1EF9">
          <w:rPr>
            <w:color w:val="080808"/>
            <w:lang w:val="en-US"/>
            <w:rPrChange w:id="9208" w:author="Maxim Bystrov" w:date="2026-05-24T13:18:00Z">
              <w:rPr>
                <w:color w:val="080808"/>
              </w:rPr>
            </w:rPrChange>
          </w:rPr>
          <w:t>.info(</w:t>
        </w:r>
        <w:r w:rsidRPr="00FB1EF9">
          <w:rPr>
            <w:color w:val="067D17"/>
            <w:lang w:val="en-US"/>
            <w:rPrChange w:id="9209" w:author="Maxim Bystrov" w:date="2026-05-24T13:18:00Z">
              <w:rPr>
                <w:color w:val="067D17"/>
              </w:rPr>
            </w:rPrChange>
          </w:rPr>
          <w:t>"Flushing remaining telemetry packets before shutdown"</w:t>
        </w:r>
        <w:r w:rsidRPr="00FB1EF9">
          <w:rPr>
            <w:color w:val="080808"/>
            <w:lang w:val="en-US"/>
            <w:rPrChange w:id="9210" w:author="Maxim Bystrov" w:date="2026-05-24T13:18:00Z">
              <w:rPr>
                <w:color w:val="080808"/>
              </w:rPr>
            </w:rPrChange>
          </w:rPr>
          <w:t>)</w:t>
        </w:r>
        <w:r w:rsidRPr="00FB1EF9">
          <w:rPr>
            <w:color w:val="080808"/>
            <w:lang w:val="en-US"/>
            <w:rPrChange w:id="9211" w:author="Maxim Bystrov" w:date="2026-05-24T13:18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FB1EF9">
          <w:rPr>
            <w:color w:val="080808"/>
            <w:lang w:val="en-US"/>
            <w:rPrChange w:id="9212" w:author="Maxim Bystrov" w:date="2026-05-24T13:18:00Z">
              <w:rPr>
                <w:color w:val="080808"/>
              </w:rPr>
            </w:rPrChange>
          </w:rPr>
          <w:t>flushRemaining</w:t>
        </w:r>
        <w:proofErr w:type="spellEnd"/>
        <w:r w:rsidRPr="00FB1EF9">
          <w:rPr>
            <w:color w:val="080808"/>
            <w:lang w:val="en-US"/>
            <w:rPrChange w:id="9213" w:author="Maxim Bystrov" w:date="2026-05-24T13:18:00Z">
              <w:rPr>
                <w:color w:val="080808"/>
              </w:rPr>
            </w:rPrChange>
          </w:rPr>
          <w:t>()</w:t>
        </w:r>
        <w:r w:rsidRPr="00FB1EF9">
          <w:rPr>
            <w:color w:val="080808"/>
            <w:lang w:val="en-US"/>
            <w:rPrChange w:id="9214" w:author="Maxim Bystrov" w:date="2026-05-24T13:18:00Z">
              <w:rPr>
                <w:color w:val="080808"/>
              </w:rPr>
            </w:rPrChange>
          </w:rPr>
          <w:br/>
          <w:t xml:space="preserve">    }</w:t>
        </w:r>
        <w:r w:rsidRPr="00FB1EF9">
          <w:rPr>
            <w:color w:val="080808"/>
            <w:lang w:val="en-US"/>
            <w:rPrChange w:id="9215" w:author="Maxim Bystrov" w:date="2026-05-24T13:18:00Z">
              <w:rPr>
                <w:color w:val="080808"/>
              </w:rPr>
            </w:rPrChange>
          </w:rPr>
          <w:br/>
          <w:t xml:space="preserve">    </w:t>
        </w:r>
        <w:r w:rsidRPr="00FB1EF9">
          <w:rPr>
            <w:color w:val="080808"/>
            <w:lang w:val="en-US"/>
            <w:rPrChange w:id="9216" w:author="Maxim Bystrov" w:date="2026-05-24T13:18:00Z">
              <w:rPr>
                <w:color w:val="080808"/>
              </w:rPr>
            </w:rPrChange>
          </w:rPr>
          <w:br/>
          <w:t xml:space="preserve">    </w:t>
        </w:r>
        <w:r w:rsidRPr="00FB1EF9">
          <w:rPr>
            <w:color w:val="0033B3"/>
            <w:lang w:val="en-US"/>
            <w:rPrChange w:id="9217" w:author="Maxim Bystrov" w:date="2026-05-24T13:18:00Z">
              <w:rPr>
                <w:color w:val="0033B3"/>
              </w:rPr>
            </w:rPrChange>
          </w:rPr>
          <w:t xml:space="preserve">fun </w:t>
        </w:r>
        <w:proofErr w:type="spellStart"/>
        <w:r w:rsidRPr="00FB1EF9">
          <w:rPr>
            <w:color w:val="00627A"/>
            <w:lang w:val="en-US"/>
            <w:rPrChange w:id="9218" w:author="Maxim Bystrov" w:date="2026-05-24T13:18:00Z">
              <w:rPr>
                <w:color w:val="00627A"/>
              </w:rPr>
            </w:rPrChange>
          </w:rPr>
          <w:t>flushRemaining</w:t>
        </w:r>
        <w:proofErr w:type="spellEnd"/>
        <w:r w:rsidRPr="00FB1EF9">
          <w:rPr>
            <w:color w:val="080808"/>
            <w:lang w:val="en-US"/>
            <w:rPrChange w:id="9219" w:author="Maxim Bystrov" w:date="2026-05-24T13:18:00Z">
              <w:rPr>
                <w:color w:val="080808"/>
              </w:rPr>
            </w:rPrChange>
          </w:rPr>
          <w:t>() {</w:t>
        </w:r>
        <w:r w:rsidRPr="00FB1EF9">
          <w:rPr>
            <w:color w:val="080808"/>
            <w:lang w:val="en-US"/>
            <w:rPrChange w:id="9220" w:author="Maxim Bystrov" w:date="2026-05-24T13:18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FB1EF9">
          <w:rPr>
            <w:color w:val="080808"/>
            <w:lang w:val="en-US"/>
            <w:rPrChange w:id="9221" w:author="Maxim Bystrov" w:date="2026-05-24T13:18:00Z">
              <w:rPr>
                <w:color w:val="080808"/>
              </w:rPr>
            </w:rPrChange>
          </w:rPr>
          <w:t>flushBuffer</w:t>
        </w:r>
        <w:proofErr w:type="spellEnd"/>
        <w:r w:rsidRPr="00FB1EF9">
          <w:rPr>
            <w:color w:val="080808"/>
            <w:lang w:val="en-US"/>
            <w:rPrChange w:id="9222" w:author="Maxim Bystrov" w:date="2026-05-24T13:18:00Z">
              <w:rPr>
                <w:color w:val="080808"/>
              </w:rPr>
            </w:rPrChange>
          </w:rPr>
          <w:t>()</w:t>
        </w:r>
        <w:r w:rsidRPr="00FB1EF9">
          <w:rPr>
            <w:color w:val="080808"/>
            <w:lang w:val="en-US"/>
            <w:rPrChange w:id="9223" w:author="Maxim Bystrov" w:date="2026-05-24T13:18:00Z">
              <w:rPr>
                <w:color w:val="080808"/>
              </w:rPr>
            </w:rPrChange>
          </w:rPr>
          <w:br/>
          <w:t xml:space="preserve">    }</w:t>
        </w:r>
        <w:r w:rsidRPr="00FB1EF9">
          <w:rPr>
            <w:color w:val="080808"/>
            <w:lang w:val="en-US"/>
            <w:rPrChange w:id="9224" w:author="Maxim Bystrov" w:date="2026-05-24T13:18:00Z">
              <w:rPr>
                <w:color w:val="080808"/>
              </w:rPr>
            </w:rPrChange>
          </w:rPr>
          <w:br/>
          <w:t>}</w:t>
        </w:r>
      </w:ins>
    </w:p>
    <w:p w14:paraId="4D104F15" w14:textId="77777777" w:rsidR="00FB1EF9" w:rsidRPr="00FB1EF9" w:rsidRDefault="00FB1EF9" w:rsidP="001C6F4B">
      <w:pPr>
        <w:pStyle w:val="default1"/>
        <w:rPr>
          <w:ins w:id="9225" w:author="Maxim Bystrov" w:date="2026-05-24T12:52:00Z"/>
          <w:lang w:val="en-US"/>
          <w:rPrChange w:id="9226" w:author="Maxim Bystrov" w:date="2026-05-24T13:18:00Z">
            <w:rPr>
              <w:ins w:id="9227" w:author="Maxim Bystrov" w:date="2026-05-24T12:52:00Z"/>
              <w:lang w:val="en-US"/>
            </w:rPr>
          </w:rPrChange>
        </w:rPr>
      </w:pPr>
    </w:p>
    <w:p w14:paraId="302DE4CA" w14:textId="08233C15" w:rsidR="0046394B" w:rsidRPr="00E64FFA" w:rsidRDefault="001940F8" w:rsidP="001C6F4B">
      <w:pPr>
        <w:pStyle w:val="default1"/>
        <w:rPr>
          <w:ins w:id="9228" w:author="Maxim Bystrov" w:date="2026-05-24T13:21:00Z"/>
          <w:rPrChange w:id="9229" w:author="Maxim Bystrov" w:date="2026-05-24T13:21:00Z">
            <w:rPr>
              <w:ins w:id="9230" w:author="Maxim Bystrov" w:date="2026-05-24T13:21:00Z"/>
            </w:rPr>
          </w:rPrChange>
        </w:rPr>
      </w:pPr>
      <w:ins w:id="9231" w:author="Maxim Bystrov" w:date="2026-05-24T13:19:00Z">
        <w:r w:rsidRPr="001940F8">
          <w:rPr>
            <w:rPrChange w:id="9232" w:author="Maxim Bystrov" w:date="2026-05-24T13:20:00Z">
              <w:rPr>
                <w:lang w:val="en-US"/>
              </w:rPr>
            </w:rPrChange>
          </w:rPr>
          <w:t xml:space="preserve">6. </w:t>
        </w:r>
      </w:ins>
      <w:ins w:id="9233" w:author="Maxim Bystrov" w:date="2026-05-24T13:20:00Z">
        <w:r>
          <w:t>Запрос телеметрических данных</w:t>
        </w:r>
      </w:ins>
      <w:ins w:id="9234" w:author="Maxim Bystrov" w:date="2026-05-24T13:21:00Z">
        <w:r w:rsidR="00E64FFA">
          <w:t xml:space="preserve"> из БД</w:t>
        </w:r>
      </w:ins>
      <w:ins w:id="9235" w:author="Maxim Bystrov" w:date="2026-05-24T13:20:00Z">
        <w:r>
          <w:t xml:space="preserve"> по временным и пространственно-временным условия</w:t>
        </w:r>
      </w:ins>
      <w:ins w:id="9236" w:author="Maxim Bystrov" w:date="2026-05-24T13:21:00Z">
        <w:r>
          <w:t>м</w:t>
        </w:r>
        <w:r w:rsidR="00E64FFA">
          <w:t xml:space="preserve"> </w:t>
        </w:r>
        <w:proofErr w:type="spellStart"/>
        <w:r w:rsidR="00E64FFA" w:rsidRPr="0072084F">
          <w:rPr>
            <w:color w:val="000000"/>
            <w:lang w:val="en-US"/>
          </w:rPr>
          <w:t>TelemetryQueryService</w:t>
        </w:r>
        <w:proofErr w:type="spellEnd"/>
        <w:r w:rsidR="00E64FFA" w:rsidRPr="00E64FFA">
          <w:rPr>
            <w:color w:val="000000"/>
            <w:rPrChange w:id="9237" w:author="Maxim Bystrov" w:date="2026-05-24T13:21:00Z">
              <w:rPr>
                <w:color w:val="000000"/>
                <w:lang w:val="en-US"/>
              </w:rPr>
            </w:rPrChange>
          </w:rPr>
          <w:t>.</w:t>
        </w:r>
        <w:r w:rsidR="00E64FFA">
          <w:rPr>
            <w:color w:val="000000"/>
            <w:lang w:val="en-US"/>
          </w:rPr>
          <w:t>kt</w:t>
        </w:r>
      </w:ins>
    </w:p>
    <w:p w14:paraId="34DC8864" w14:textId="0B6937CD" w:rsidR="001940F8" w:rsidRDefault="001940F8" w:rsidP="001C6F4B">
      <w:pPr>
        <w:pStyle w:val="default1"/>
        <w:rPr>
          <w:ins w:id="9238" w:author="Maxim Bystrov" w:date="2026-05-24T13:21:00Z"/>
        </w:rPr>
      </w:pPr>
    </w:p>
    <w:p w14:paraId="451D11F2" w14:textId="77777777" w:rsidR="001940F8" w:rsidRPr="001940F8" w:rsidRDefault="001940F8" w:rsidP="001940F8">
      <w:pPr>
        <w:pStyle w:val="HTML0"/>
        <w:shd w:val="clear" w:color="auto" w:fill="FFFFFF"/>
        <w:rPr>
          <w:ins w:id="9239" w:author="Maxim Bystrov" w:date="2026-05-24T13:21:00Z"/>
          <w:color w:val="080808"/>
          <w:lang w:val="en-US"/>
          <w:rPrChange w:id="9240" w:author="Maxim Bystrov" w:date="2026-05-24T13:21:00Z">
            <w:rPr>
              <w:ins w:id="9241" w:author="Maxim Bystrov" w:date="2026-05-24T13:21:00Z"/>
              <w:color w:val="080808"/>
            </w:rPr>
          </w:rPrChange>
        </w:rPr>
      </w:pPr>
      <w:ins w:id="9242" w:author="Maxim Bystrov" w:date="2026-05-24T13:21:00Z">
        <w:r w:rsidRPr="001940F8">
          <w:rPr>
            <w:color w:val="0033B3"/>
            <w:lang w:val="en-US"/>
            <w:rPrChange w:id="9243" w:author="Maxim Bystrov" w:date="2026-05-24T13:21:00Z">
              <w:rPr>
                <w:color w:val="0033B3"/>
              </w:rPr>
            </w:rPrChange>
          </w:rPr>
          <w:t xml:space="preserve">package </w:t>
        </w:r>
        <w:proofErr w:type="spellStart"/>
        <w:r w:rsidRPr="001940F8">
          <w:rPr>
            <w:color w:val="080808"/>
            <w:lang w:val="en-US"/>
            <w:rPrChange w:id="9244" w:author="Maxim Bystrov" w:date="2026-05-24T13:21:00Z">
              <w:rPr>
                <w:color w:val="080808"/>
              </w:rPr>
            </w:rPrChange>
          </w:rPr>
          <w:t>com.lynceus.telemetry_processor.service</w:t>
        </w:r>
        <w:proofErr w:type="spellEnd"/>
        <w:r w:rsidRPr="001940F8">
          <w:rPr>
            <w:color w:val="080808"/>
            <w:lang w:val="en-US"/>
            <w:rPrChange w:id="9245" w:author="Maxim Bystrov" w:date="2026-05-24T13:21:00Z">
              <w:rPr>
                <w:color w:val="080808"/>
              </w:rPr>
            </w:rPrChange>
          </w:rPr>
          <w:br/>
        </w:r>
        <w:r w:rsidRPr="001940F8">
          <w:rPr>
            <w:color w:val="080808"/>
            <w:lang w:val="en-US"/>
            <w:rPrChange w:id="9246" w:author="Maxim Bystrov" w:date="2026-05-24T13:21:00Z">
              <w:rPr>
                <w:color w:val="080808"/>
              </w:rPr>
            </w:rPrChange>
          </w:rPr>
          <w:br/>
        </w:r>
        <w:r w:rsidRPr="001940F8">
          <w:rPr>
            <w:color w:val="0033B3"/>
            <w:lang w:val="en-US"/>
            <w:rPrChange w:id="9247" w:author="Maxim Bystrov" w:date="2026-05-24T13:21:00Z">
              <w:rPr>
                <w:color w:val="0033B3"/>
              </w:rPr>
            </w:rPrChange>
          </w:rPr>
          <w:t xml:space="preserve">import </w:t>
        </w:r>
        <w:r w:rsidRPr="001940F8">
          <w:rPr>
            <w:color w:val="080808"/>
            <w:lang w:val="en-US"/>
            <w:rPrChange w:id="9248" w:author="Maxim Bystrov" w:date="2026-05-24T13:21:00Z">
              <w:rPr>
                <w:color w:val="080808"/>
              </w:rPr>
            </w:rPrChange>
          </w:rPr>
          <w:t>com.google.common.geometry.</w:t>
        </w:r>
        <w:r w:rsidRPr="001940F8">
          <w:rPr>
            <w:color w:val="000000"/>
            <w:lang w:val="en-US"/>
            <w:rPrChange w:id="9249" w:author="Maxim Bystrov" w:date="2026-05-24T13:21:00Z">
              <w:rPr>
                <w:color w:val="000000"/>
              </w:rPr>
            </w:rPrChange>
          </w:rPr>
          <w:t>S2LatLng</w:t>
        </w:r>
        <w:r w:rsidRPr="001940F8">
          <w:rPr>
            <w:color w:val="000000"/>
            <w:lang w:val="en-US"/>
            <w:rPrChange w:id="9250" w:author="Maxim Bystrov" w:date="2026-05-24T13:21:00Z">
              <w:rPr>
                <w:color w:val="000000"/>
              </w:rPr>
            </w:rPrChange>
          </w:rPr>
          <w:br/>
        </w:r>
        <w:r w:rsidRPr="001940F8">
          <w:rPr>
            <w:color w:val="0033B3"/>
            <w:lang w:val="en-US"/>
            <w:rPrChange w:id="9251" w:author="Maxim Bystrov" w:date="2026-05-24T13:21:00Z">
              <w:rPr>
                <w:color w:val="0033B3"/>
              </w:rPr>
            </w:rPrChange>
          </w:rPr>
          <w:t xml:space="preserve">import </w:t>
        </w:r>
        <w:r w:rsidRPr="001940F8">
          <w:rPr>
            <w:color w:val="080808"/>
            <w:lang w:val="en-US"/>
            <w:rPrChange w:id="9252" w:author="Maxim Bystrov" w:date="2026-05-24T13:21:00Z">
              <w:rPr>
                <w:color w:val="080808"/>
              </w:rPr>
            </w:rPrChange>
          </w:rPr>
          <w:t>com.google.common.geometry.</w:t>
        </w:r>
        <w:r w:rsidRPr="001940F8">
          <w:rPr>
            <w:color w:val="000000"/>
            <w:lang w:val="en-US"/>
            <w:rPrChange w:id="9253" w:author="Maxim Bystrov" w:date="2026-05-24T13:21:00Z">
              <w:rPr>
                <w:color w:val="000000"/>
              </w:rPr>
            </w:rPrChange>
          </w:rPr>
          <w:t>S2Loop</w:t>
        </w:r>
        <w:r w:rsidRPr="001940F8">
          <w:rPr>
            <w:color w:val="000000"/>
            <w:lang w:val="en-US"/>
            <w:rPrChange w:id="9254" w:author="Maxim Bystrov" w:date="2026-05-24T13:21:00Z">
              <w:rPr>
                <w:color w:val="000000"/>
              </w:rPr>
            </w:rPrChange>
          </w:rPr>
          <w:br/>
        </w:r>
        <w:r w:rsidRPr="001940F8">
          <w:rPr>
            <w:color w:val="0033B3"/>
            <w:lang w:val="en-US"/>
            <w:rPrChange w:id="9255" w:author="Maxim Bystrov" w:date="2026-05-24T13:21:00Z">
              <w:rPr>
                <w:color w:val="0033B3"/>
              </w:rPr>
            </w:rPrChange>
          </w:rPr>
          <w:t xml:space="preserve">import </w:t>
        </w:r>
        <w:r w:rsidRPr="001940F8">
          <w:rPr>
            <w:color w:val="080808"/>
            <w:lang w:val="en-US"/>
            <w:rPrChange w:id="9256" w:author="Maxim Bystrov" w:date="2026-05-24T13:21:00Z">
              <w:rPr>
                <w:color w:val="080808"/>
              </w:rPr>
            </w:rPrChange>
          </w:rPr>
          <w:t>com.google.common.geometry.</w:t>
        </w:r>
        <w:r w:rsidRPr="001940F8">
          <w:rPr>
            <w:color w:val="000000"/>
            <w:lang w:val="en-US"/>
            <w:rPrChange w:id="9257" w:author="Maxim Bystrov" w:date="2026-05-24T13:21:00Z">
              <w:rPr>
                <w:color w:val="000000"/>
              </w:rPr>
            </w:rPrChange>
          </w:rPr>
          <w:t>S2Polygon</w:t>
        </w:r>
        <w:r w:rsidRPr="001940F8">
          <w:rPr>
            <w:color w:val="000000"/>
            <w:lang w:val="en-US"/>
            <w:rPrChange w:id="9258" w:author="Maxim Bystrov" w:date="2026-05-24T13:21:00Z">
              <w:rPr>
                <w:color w:val="000000"/>
              </w:rPr>
            </w:rPrChange>
          </w:rPr>
          <w:br/>
        </w:r>
        <w:r w:rsidRPr="001940F8">
          <w:rPr>
            <w:color w:val="0033B3"/>
            <w:lang w:val="en-US"/>
            <w:rPrChange w:id="9259" w:author="Maxim Bystrov" w:date="2026-05-24T13:21:00Z">
              <w:rPr>
                <w:color w:val="0033B3"/>
              </w:rPr>
            </w:rPrChange>
          </w:rPr>
          <w:t xml:space="preserve">import </w:t>
        </w:r>
        <w:r w:rsidRPr="001940F8">
          <w:rPr>
            <w:color w:val="080808"/>
            <w:lang w:val="en-US"/>
            <w:rPrChange w:id="9260" w:author="Maxim Bystrov" w:date="2026-05-24T13:21:00Z">
              <w:rPr>
                <w:color w:val="080808"/>
              </w:rPr>
            </w:rPrChange>
          </w:rPr>
          <w:t>com.google.common.geometry.</w:t>
        </w:r>
        <w:r w:rsidRPr="001940F8">
          <w:rPr>
            <w:color w:val="000000"/>
            <w:lang w:val="en-US"/>
            <w:rPrChange w:id="9261" w:author="Maxim Bystrov" w:date="2026-05-24T13:21:00Z">
              <w:rPr>
                <w:color w:val="000000"/>
              </w:rPr>
            </w:rPrChange>
          </w:rPr>
          <w:t>S2RegionCoverer</w:t>
        </w:r>
        <w:r w:rsidRPr="001940F8">
          <w:rPr>
            <w:color w:val="000000"/>
            <w:lang w:val="en-US"/>
            <w:rPrChange w:id="9262" w:author="Maxim Bystrov" w:date="2026-05-24T13:21:00Z">
              <w:rPr>
                <w:color w:val="000000"/>
              </w:rPr>
            </w:rPrChange>
          </w:rPr>
          <w:br/>
        </w:r>
        <w:r w:rsidRPr="001940F8">
          <w:rPr>
            <w:color w:val="0033B3"/>
            <w:lang w:val="en-US"/>
            <w:rPrChange w:id="9263" w:author="Maxim Bystrov" w:date="2026-05-24T13:21:00Z">
              <w:rPr>
                <w:color w:val="0033B3"/>
              </w:rPr>
            </w:rPrChange>
          </w:rPr>
          <w:t xml:space="preserve">import </w:t>
        </w:r>
        <w:proofErr w:type="spellStart"/>
        <w:r w:rsidRPr="001940F8">
          <w:rPr>
            <w:color w:val="080808"/>
            <w:lang w:val="en-US"/>
            <w:rPrChange w:id="9264" w:author="Maxim Bystrov" w:date="2026-05-24T13:21:00Z">
              <w:rPr>
                <w:color w:val="080808"/>
              </w:rPr>
            </w:rPrChange>
          </w:rPr>
          <w:t>com.lynceus.telemetry_processor.dto.</w:t>
        </w:r>
        <w:r w:rsidRPr="001940F8">
          <w:rPr>
            <w:color w:val="000000"/>
            <w:lang w:val="en-US"/>
            <w:rPrChange w:id="9265" w:author="Maxim Bystrov" w:date="2026-05-24T13:21:00Z">
              <w:rPr>
                <w:color w:val="000000"/>
              </w:rPr>
            </w:rPrChange>
          </w:rPr>
          <w:t>DeviceTelemetryRequest</w:t>
        </w:r>
        <w:proofErr w:type="spellEnd"/>
        <w:r w:rsidRPr="001940F8">
          <w:rPr>
            <w:color w:val="000000"/>
            <w:lang w:val="en-US"/>
            <w:rPrChange w:id="9266" w:author="Maxim Bystrov" w:date="2026-05-24T13:21:00Z">
              <w:rPr>
                <w:color w:val="000000"/>
              </w:rPr>
            </w:rPrChange>
          </w:rPr>
          <w:br/>
        </w:r>
        <w:r w:rsidRPr="001940F8">
          <w:rPr>
            <w:color w:val="0033B3"/>
            <w:lang w:val="en-US"/>
            <w:rPrChange w:id="9267" w:author="Maxim Bystrov" w:date="2026-05-24T13:21:00Z">
              <w:rPr>
                <w:color w:val="0033B3"/>
              </w:rPr>
            </w:rPrChange>
          </w:rPr>
          <w:t xml:space="preserve">import </w:t>
        </w:r>
        <w:proofErr w:type="spellStart"/>
        <w:r w:rsidRPr="001940F8">
          <w:rPr>
            <w:color w:val="080808"/>
            <w:lang w:val="en-US"/>
            <w:rPrChange w:id="9268" w:author="Maxim Bystrov" w:date="2026-05-24T13:21:00Z">
              <w:rPr>
                <w:color w:val="080808"/>
              </w:rPr>
            </w:rPrChange>
          </w:rPr>
          <w:t>com.lynceus.telemetry_processor.dto.</w:t>
        </w:r>
        <w:r w:rsidRPr="001940F8">
          <w:rPr>
            <w:color w:val="000000"/>
            <w:lang w:val="en-US"/>
            <w:rPrChange w:id="9269" w:author="Maxim Bystrov" w:date="2026-05-24T13:21:00Z">
              <w:rPr>
                <w:color w:val="000000"/>
              </w:rPr>
            </w:rPrChange>
          </w:rPr>
          <w:t>PolygonTimeRequest</w:t>
        </w:r>
        <w:proofErr w:type="spellEnd"/>
        <w:r w:rsidRPr="001940F8">
          <w:rPr>
            <w:color w:val="000000"/>
            <w:lang w:val="en-US"/>
            <w:rPrChange w:id="9270" w:author="Maxim Bystrov" w:date="2026-05-24T13:21:00Z">
              <w:rPr>
                <w:color w:val="000000"/>
              </w:rPr>
            </w:rPrChange>
          </w:rPr>
          <w:br/>
        </w:r>
        <w:r w:rsidRPr="001940F8">
          <w:rPr>
            <w:color w:val="0033B3"/>
            <w:lang w:val="en-US"/>
            <w:rPrChange w:id="9271" w:author="Maxim Bystrov" w:date="2026-05-24T13:21:00Z">
              <w:rPr>
                <w:color w:val="0033B3"/>
              </w:rPr>
            </w:rPrChange>
          </w:rPr>
          <w:t xml:space="preserve">import </w:t>
        </w:r>
        <w:proofErr w:type="spellStart"/>
        <w:r w:rsidRPr="001940F8">
          <w:rPr>
            <w:color w:val="080808"/>
            <w:lang w:val="en-US"/>
            <w:rPrChange w:id="9272" w:author="Maxim Bystrov" w:date="2026-05-24T13:21:00Z">
              <w:rPr>
                <w:color w:val="080808"/>
              </w:rPr>
            </w:rPrChange>
          </w:rPr>
          <w:t>com.lynceus.telemetry_processor.dto.</w:t>
        </w:r>
        <w:r w:rsidRPr="001940F8">
          <w:rPr>
            <w:color w:val="000000"/>
            <w:lang w:val="en-US"/>
            <w:rPrChange w:id="9273" w:author="Maxim Bystrov" w:date="2026-05-24T13:21:00Z">
              <w:rPr>
                <w:color w:val="000000"/>
              </w:rPr>
            </w:rPrChange>
          </w:rPr>
          <w:t>TelemetryIntervalResponse</w:t>
        </w:r>
        <w:proofErr w:type="spellEnd"/>
        <w:r w:rsidRPr="001940F8">
          <w:rPr>
            <w:color w:val="000000"/>
            <w:lang w:val="en-US"/>
            <w:rPrChange w:id="9274" w:author="Maxim Bystrov" w:date="2026-05-24T13:21:00Z">
              <w:rPr>
                <w:color w:val="000000"/>
              </w:rPr>
            </w:rPrChange>
          </w:rPr>
          <w:br/>
        </w:r>
        <w:r w:rsidRPr="001940F8">
          <w:rPr>
            <w:color w:val="0033B3"/>
            <w:lang w:val="en-US"/>
            <w:rPrChange w:id="9275" w:author="Maxim Bystrov" w:date="2026-05-24T13:21:00Z">
              <w:rPr>
                <w:color w:val="0033B3"/>
              </w:rPr>
            </w:rPrChange>
          </w:rPr>
          <w:t xml:space="preserve">import </w:t>
        </w:r>
        <w:proofErr w:type="spellStart"/>
        <w:r w:rsidRPr="001940F8">
          <w:rPr>
            <w:color w:val="080808"/>
            <w:lang w:val="en-US"/>
            <w:rPrChange w:id="9276" w:author="Maxim Bystrov" w:date="2026-05-24T13:21:00Z">
              <w:rPr>
                <w:color w:val="080808"/>
              </w:rPr>
            </w:rPrChange>
          </w:rPr>
          <w:t>com.lynceus.telemetry_processor.entity.</w:t>
        </w:r>
        <w:r w:rsidRPr="001940F8">
          <w:rPr>
            <w:color w:val="000000"/>
            <w:lang w:val="en-US"/>
            <w:rPrChange w:id="9277" w:author="Maxim Bystrov" w:date="2026-05-24T13:21:00Z">
              <w:rPr>
                <w:color w:val="000000"/>
              </w:rPr>
            </w:rPrChange>
          </w:rPr>
          <w:t>TelemetryPacket</w:t>
        </w:r>
        <w:proofErr w:type="spellEnd"/>
        <w:r w:rsidRPr="001940F8">
          <w:rPr>
            <w:color w:val="000000"/>
            <w:lang w:val="en-US"/>
            <w:rPrChange w:id="9278" w:author="Maxim Bystrov" w:date="2026-05-24T13:21:00Z">
              <w:rPr>
                <w:color w:val="000000"/>
              </w:rPr>
            </w:rPrChange>
          </w:rPr>
          <w:br/>
        </w:r>
        <w:r w:rsidRPr="001940F8">
          <w:rPr>
            <w:color w:val="0033B3"/>
            <w:lang w:val="en-US"/>
            <w:rPrChange w:id="9279" w:author="Maxim Bystrov" w:date="2026-05-24T13:21:00Z">
              <w:rPr>
                <w:color w:val="0033B3"/>
              </w:rPr>
            </w:rPrChange>
          </w:rPr>
          <w:t xml:space="preserve">import </w:t>
        </w:r>
        <w:proofErr w:type="spellStart"/>
        <w:r w:rsidRPr="001940F8">
          <w:rPr>
            <w:color w:val="080808"/>
            <w:lang w:val="en-US"/>
            <w:rPrChange w:id="9280" w:author="Maxim Bystrov" w:date="2026-05-24T13:21:00Z">
              <w:rPr>
                <w:color w:val="080808"/>
              </w:rPr>
            </w:rPrChange>
          </w:rPr>
          <w:t>com.lynceus.telemetry_processor.processor.</w:t>
        </w:r>
        <w:r w:rsidRPr="001940F8">
          <w:rPr>
            <w:color w:val="000000"/>
            <w:lang w:val="en-US"/>
            <w:rPrChange w:id="9281" w:author="Maxim Bystrov" w:date="2026-05-24T13:21:00Z">
              <w:rPr>
                <w:color w:val="000000"/>
              </w:rPr>
            </w:rPrChange>
          </w:rPr>
          <w:t>NavigationProcessor</w:t>
        </w:r>
        <w:proofErr w:type="spellEnd"/>
        <w:r w:rsidRPr="001940F8">
          <w:rPr>
            <w:color w:val="000000"/>
            <w:lang w:val="en-US"/>
            <w:rPrChange w:id="9282" w:author="Maxim Bystrov" w:date="2026-05-24T13:21:00Z">
              <w:rPr>
                <w:color w:val="000000"/>
              </w:rPr>
            </w:rPrChange>
          </w:rPr>
          <w:br/>
        </w:r>
        <w:r w:rsidRPr="001940F8">
          <w:rPr>
            <w:color w:val="0033B3"/>
            <w:lang w:val="en-US"/>
            <w:rPrChange w:id="9283" w:author="Maxim Bystrov" w:date="2026-05-24T13:21:00Z">
              <w:rPr>
                <w:color w:val="0033B3"/>
              </w:rPr>
            </w:rPrChange>
          </w:rPr>
          <w:t xml:space="preserve">import </w:t>
        </w:r>
        <w:r w:rsidRPr="001940F8">
          <w:rPr>
            <w:color w:val="080808"/>
            <w:lang w:val="en-US"/>
            <w:rPrChange w:id="9284" w:author="Maxim Bystrov" w:date="2026-05-24T13:21:00Z">
              <w:rPr>
                <w:color w:val="080808"/>
              </w:rPr>
            </w:rPrChange>
          </w:rPr>
          <w:t>com.lynceus.telemetry_processor.repository.</w:t>
        </w:r>
        <w:r w:rsidRPr="001940F8">
          <w:rPr>
            <w:color w:val="000000"/>
            <w:lang w:val="en-US"/>
            <w:rPrChange w:id="9285" w:author="Maxim Bystrov" w:date="2026-05-24T13:21:00Z">
              <w:rPr>
                <w:color w:val="000000"/>
              </w:rPr>
            </w:rPrChange>
          </w:rPr>
          <w:t>TelemetryPacketRepository</w:t>
        </w:r>
        <w:r w:rsidRPr="001940F8">
          <w:rPr>
            <w:color w:val="000000"/>
            <w:lang w:val="en-US"/>
            <w:rPrChange w:id="9286" w:author="Maxim Bystrov" w:date="2026-05-24T13:21:00Z">
              <w:rPr>
                <w:color w:val="000000"/>
              </w:rPr>
            </w:rPrChange>
          </w:rPr>
          <w:br/>
        </w:r>
        <w:proofErr w:type="spellStart"/>
        <w:r w:rsidRPr="001940F8">
          <w:rPr>
            <w:color w:val="0033B3"/>
            <w:lang w:val="en-US"/>
            <w:rPrChange w:id="9287" w:author="Maxim Bystrov" w:date="2026-05-24T13:21:00Z">
              <w:rPr>
                <w:color w:val="0033B3"/>
              </w:rPr>
            </w:rPrChange>
          </w:rPr>
          <w:t>import</w:t>
        </w:r>
        <w:proofErr w:type="spellEnd"/>
        <w:r w:rsidRPr="001940F8">
          <w:rPr>
            <w:color w:val="0033B3"/>
            <w:lang w:val="en-US"/>
            <w:rPrChange w:id="9288" w:author="Maxim Bystrov" w:date="2026-05-24T13:21:00Z">
              <w:rPr>
                <w:color w:val="0033B3"/>
              </w:rPr>
            </w:rPrChange>
          </w:rPr>
          <w:t xml:space="preserve"> </w:t>
        </w:r>
        <w:proofErr w:type="spellStart"/>
        <w:r w:rsidRPr="001940F8">
          <w:rPr>
            <w:color w:val="080808"/>
            <w:lang w:val="en-US"/>
            <w:rPrChange w:id="9289" w:author="Maxim Bystrov" w:date="2026-05-24T13:21:00Z">
              <w:rPr>
                <w:color w:val="080808"/>
              </w:rPr>
            </w:rPrChange>
          </w:rPr>
          <w:t>org.springframework.stereotype.</w:t>
        </w:r>
        <w:r w:rsidRPr="001940F8">
          <w:rPr>
            <w:color w:val="9E880D"/>
            <w:lang w:val="en-US"/>
            <w:rPrChange w:id="9290" w:author="Maxim Bystrov" w:date="2026-05-24T13:21:00Z">
              <w:rPr>
                <w:color w:val="9E880D"/>
              </w:rPr>
            </w:rPrChange>
          </w:rPr>
          <w:t>Service</w:t>
        </w:r>
        <w:proofErr w:type="spellEnd"/>
        <w:r w:rsidRPr="001940F8">
          <w:rPr>
            <w:color w:val="9E880D"/>
            <w:lang w:val="en-US"/>
            <w:rPrChange w:id="9291" w:author="Maxim Bystrov" w:date="2026-05-24T13:21:00Z">
              <w:rPr>
                <w:color w:val="9E880D"/>
              </w:rPr>
            </w:rPrChange>
          </w:rPr>
          <w:br/>
        </w:r>
        <w:r w:rsidRPr="001940F8">
          <w:rPr>
            <w:color w:val="0033B3"/>
            <w:lang w:val="en-US"/>
            <w:rPrChange w:id="9292" w:author="Maxim Bystrov" w:date="2026-05-24T13:21:00Z">
              <w:rPr>
                <w:color w:val="0033B3"/>
              </w:rPr>
            </w:rPrChange>
          </w:rPr>
          <w:t xml:space="preserve">import </w:t>
        </w:r>
        <w:proofErr w:type="spellStart"/>
        <w:r w:rsidRPr="001940F8">
          <w:rPr>
            <w:color w:val="080808"/>
            <w:lang w:val="en-US"/>
            <w:rPrChange w:id="9293" w:author="Maxim Bystrov" w:date="2026-05-24T13:21:00Z">
              <w:rPr>
                <w:color w:val="080808"/>
              </w:rPr>
            </w:rPrChange>
          </w:rPr>
          <w:t>java.time.</w:t>
        </w:r>
        <w:r w:rsidRPr="001940F8">
          <w:rPr>
            <w:color w:val="000000"/>
            <w:lang w:val="en-US"/>
            <w:rPrChange w:id="9294" w:author="Maxim Bystrov" w:date="2026-05-24T13:21:00Z">
              <w:rPr>
                <w:color w:val="000000"/>
              </w:rPr>
            </w:rPrChange>
          </w:rPr>
          <w:t>LocalDateTime</w:t>
        </w:r>
        <w:proofErr w:type="spellEnd"/>
        <w:r w:rsidRPr="001940F8">
          <w:rPr>
            <w:color w:val="000000"/>
            <w:lang w:val="en-US"/>
            <w:rPrChange w:id="9295" w:author="Maxim Bystrov" w:date="2026-05-24T13:21:00Z">
              <w:rPr>
                <w:color w:val="000000"/>
              </w:rPr>
            </w:rPrChange>
          </w:rPr>
          <w:br/>
        </w:r>
        <w:r w:rsidRPr="001940F8">
          <w:rPr>
            <w:color w:val="000000"/>
            <w:lang w:val="en-US"/>
            <w:rPrChange w:id="9296" w:author="Maxim Bystrov" w:date="2026-05-24T13:21:00Z">
              <w:rPr>
                <w:color w:val="000000"/>
              </w:rPr>
            </w:rPrChange>
          </w:rPr>
          <w:br/>
        </w:r>
        <w:r w:rsidRPr="001940F8">
          <w:rPr>
            <w:color w:val="9E880D"/>
            <w:lang w:val="en-US"/>
            <w:rPrChange w:id="9297" w:author="Maxim Bystrov" w:date="2026-05-24T13:21:00Z">
              <w:rPr>
                <w:color w:val="9E880D"/>
              </w:rPr>
            </w:rPrChange>
          </w:rPr>
          <w:t>@Service</w:t>
        </w:r>
        <w:r w:rsidRPr="001940F8">
          <w:rPr>
            <w:color w:val="9E880D"/>
            <w:lang w:val="en-US"/>
            <w:rPrChange w:id="9298" w:author="Maxim Bystrov" w:date="2026-05-24T13:21:00Z">
              <w:rPr>
                <w:color w:val="9E880D"/>
              </w:rPr>
            </w:rPrChange>
          </w:rPr>
          <w:br/>
        </w:r>
        <w:r w:rsidRPr="001940F8">
          <w:rPr>
            <w:color w:val="0033B3"/>
            <w:lang w:val="en-US"/>
            <w:rPrChange w:id="9299" w:author="Maxim Bystrov" w:date="2026-05-24T13:21:00Z">
              <w:rPr>
                <w:color w:val="0033B3"/>
              </w:rPr>
            </w:rPrChange>
          </w:rPr>
          <w:t xml:space="preserve">class </w:t>
        </w:r>
        <w:proofErr w:type="spellStart"/>
        <w:r w:rsidRPr="001940F8">
          <w:rPr>
            <w:color w:val="000000"/>
            <w:lang w:val="en-US"/>
            <w:rPrChange w:id="9300" w:author="Maxim Bystrov" w:date="2026-05-24T13:21:00Z">
              <w:rPr>
                <w:color w:val="000000"/>
              </w:rPr>
            </w:rPrChange>
          </w:rPr>
          <w:t>TelemetryQueryService</w:t>
        </w:r>
        <w:proofErr w:type="spellEnd"/>
        <w:r w:rsidRPr="001940F8">
          <w:rPr>
            <w:color w:val="080808"/>
            <w:lang w:val="en-US"/>
            <w:rPrChange w:id="9301" w:author="Maxim Bystrov" w:date="2026-05-24T13:21:00Z">
              <w:rPr>
                <w:color w:val="080808"/>
              </w:rPr>
            </w:rPrChange>
          </w:rPr>
          <w:t>(</w:t>
        </w:r>
        <w:r w:rsidRPr="001940F8">
          <w:rPr>
            <w:color w:val="080808"/>
            <w:lang w:val="en-US"/>
            <w:rPrChange w:id="9302" w:author="Maxim Bystrov" w:date="2026-05-24T13:21:00Z">
              <w:rPr>
                <w:color w:val="080808"/>
              </w:rPr>
            </w:rPrChange>
          </w:rPr>
          <w:br/>
          <w:t xml:space="preserve">    </w:t>
        </w:r>
        <w:r w:rsidRPr="001940F8">
          <w:rPr>
            <w:color w:val="0033B3"/>
            <w:lang w:val="en-US"/>
            <w:rPrChange w:id="9303" w:author="Maxim Bystrov" w:date="2026-05-24T13:21:00Z">
              <w:rPr>
                <w:color w:val="0033B3"/>
              </w:rPr>
            </w:rPrChange>
          </w:rPr>
          <w:t xml:space="preserve">private </w:t>
        </w:r>
        <w:proofErr w:type="spellStart"/>
        <w:r w:rsidRPr="001940F8">
          <w:rPr>
            <w:color w:val="0033B3"/>
            <w:lang w:val="en-US"/>
            <w:rPrChange w:id="9304" w:author="Maxim Bystrov" w:date="2026-05-24T13:21:00Z">
              <w:rPr>
                <w:color w:val="0033B3"/>
              </w:rPr>
            </w:rPrChange>
          </w:rPr>
          <w:t>val</w:t>
        </w:r>
        <w:proofErr w:type="spellEnd"/>
        <w:r w:rsidRPr="001940F8">
          <w:rPr>
            <w:color w:val="0033B3"/>
            <w:lang w:val="en-US"/>
            <w:rPrChange w:id="9305" w:author="Maxim Bystrov" w:date="2026-05-24T13:21:00Z">
              <w:rPr>
                <w:color w:val="0033B3"/>
              </w:rPr>
            </w:rPrChange>
          </w:rPr>
          <w:t xml:space="preserve"> </w:t>
        </w:r>
        <w:proofErr w:type="spellStart"/>
        <w:r w:rsidRPr="001940F8">
          <w:rPr>
            <w:color w:val="871094"/>
            <w:lang w:val="en-US"/>
            <w:rPrChange w:id="9306" w:author="Maxim Bystrov" w:date="2026-05-24T13:21:00Z">
              <w:rPr>
                <w:color w:val="871094"/>
              </w:rPr>
            </w:rPrChange>
          </w:rPr>
          <w:t>telemetryPacketRepository</w:t>
        </w:r>
        <w:proofErr w:type="spellEnd"/>
        <w:r w:rsidRPr="001940F8">
          <w:rPr>
            <w:color w:val="080808"/>
            <w:lang w:val="en-US"/>
            <w:rPrChange w:id="9307" w:author="Maxim Bystrov" w:date="2026-05-24T13:21:00Z">
              <w:rPr>
                <w:color w:val="080808"/>
              </w:rPr>
            </w:rPrChange>
          </w:rPr>
          <w:t xml:space="preserve">: </w:t>
        </w:r>
        <w:proofErr w:type="spellStart"/>
        <w:r w:rsidRPr="001940F8">
          <w:rPr>
            <w:color w:val="000000"/>
            <w:lang w:val="en-US"/>
            <w:rPrChange w:id="9308" w:author="Maxim Bystrov" w:date="2026-05-24T13:21:00Z">
              <w:rPr>
                <w:color w:val="000000"/>
              </w:rPr>
            </w:rPrChange>
          </w:rPr>
          <w:t>TelemetryPacketRepository</w:t>
        </w:r>
        <w:proofErr w:type="spellEnd"/>
        <w:r w:rsidRPr="001940F8">
          <w:rPr>
            <w:color w:val="000000"/>
            <w:lang w:val="en-US"/>
            <w:rPrChange w:id="9309" w:author="Maxim Bystrov" w:date="2026-05-24T13:21:00Z">
              <w:rPr>
                <w:color w:val="000000"/>
              </w:rPr>
            </w:rPrChange>
          </w:rPr>
          <w:br/>
        </w:r>
        <w:r w:rsidRPr="001940F8">
          <w:rPr>
            <w:color w:val="080808"/>
            <w:lang w:val="en-US"/>
            <w:rPrChange w:id="9310" w:author="Maxim Bystrov" w:date="2026-05-24T13:21:00Z">
              <w:rPr>
                <w:color w:val="080808"/>
              </w:rPr>
            </w:rPrChange>
          </w:rPr>
          <w:t>) {</w:t>
        </w:r>
        <w:r w:rsidRPr="001940F8">
          <w:rPr>
            <w:color w:val="080808"/>
            <w:lang w:val="en-US"/>
            <w:rPrChange w:id="9311" w:author="Maxim Bystrov" w:date="2026-05-24T13:21:00Z">
              <w:rPr>
                <w:color w:val="080808"/>
              </w:rPr>
            </w:rPrChange>
          </w:rPr>
          <w:br/>
        </w:r>
        <w:r w:rsidRPr="001940F8">
          <w:rPr>
            <w:color w:val="080808"/>
            <w:lang w:val="en-US"/>
            <w:rPrChange w:id="9312" w:author="Maxim Bystrov" w:date="2026-05-24T13:21:00Z">
              <w:rPr>
                <w:color w:val="080808"/>
              </w:rPr>
            </w:rPrChange>
          </w:rPr>
          <w:br/>
          <w:t xml:space="preserve">    </w:t>
        </w:r>
        <w:r w:rsidRPr="001940F8">
          <w:rPr>
            <w:color w:val="0033B3"/>
            <w:lang w:val="en-US"/>
            <w:rPrChange w:id="9313" w:author="Maxim Bystrov" w:date="2026-05-24T13:21:00Z">
              <w:rPr>
                <w:color w:val="0033B3"/>
              </w:rPr>
            </w:rPrChange>
          </w:rPr>
          <w:t xml:space="preserve">fun </w:t>
        </w:r>
        <w:proofErr w:type="spellStart"/>
        <w:r w:rsidRPr="001940F8">
          <w:rPr>
            <w:color w:val="00627A"/>
            <w:lang w:val="en-US"/>
            <w:rPrChange w:id="9314" w:author="Maxim Bystrov" w:date="2026-05-24T13:21:00Z">
              <w:rPr>
                <w:color w:val="00627A"/>
              </w:rPr>
            </w:rPrChange>
          </w:rPr>
          <w:t>findTelemetryIntervals</w:t>
        </w:r>
        <w:proofErr w:type="spellEnd"/>
        <w:r w:rsidRPr="001940F8">
          <w:rPr>
            <w:color w:val="080808"/>
            <w:lang w:val="en-US"/>
            <w:rPrChange w:id="9315" w:author="Maxim Bystrov" w:date="2026-05-24T13:21:00Z">
              <w:rPr>
                <w:color w:val="080808"/>
              </w:rPr>
            </w:rPrChange>
          </w:rPr>
          <w:t>(</w:t>
        </w:r>
        <w:r w:rsidRPr="001940F8">
          <w:rPr>
            <w:color w:val="000000"/>
            <w:lang w:val="en-US"/>
            <w:rPrChange w:id="9316" w:author="Maxim Bystrov" w:date="2026-05-24T13:21:00Z">
              <w:rPr>
                <w:color w:val="000000"/>
              </w:rPr>
            </w:rPrChange>
          </w:rPr>
          <w:t>request</w:t>
        </w:r>
        <w:r w:rsidRPr="001940F8">
          <w:rPr>
            <w:color w:val="080808"/>
            <w:lang w:val="en-US"/>
            <w:rPrChange w:id="9317" w:author="Maxim Bystrov" w:date="2026-05-24T13:21:00Z">
              <w:rPr>
                <w:color w:val="080808"/>
              </w:rPr>
            </w:rPrChange>
          </w:rPr>
          <w:t xml:space="preserve">: </w:t>
        </w:r>
        <w:proofErr w:type="spellStart"/>
        <w:r w:rsidRPr="001940F8">
          <w:rPr>
            <w:color w:val="000000"/>
            <w:lang w:val="en-US"/>
            <w:rPrChange w:id="9318" w:author="Maxim Bystrov" w:date="2026-05-24T13:21:00Z">
              <w:rPr>
                <w:color w:val="000000"/>
              </w:rPr>
            </w:rPrChange>
          </w:rPr>
          <w:t>PolygonTimeRequest</w:t>
        </w:r>
        <w:proofErr w:type="spellEnd"/>
        <w:r w:rsidRPr="001940F8">
          <w:rPr>
            <w:color w:val="080808"/>
            <w:lang w:val="en-US"/>
            <w:rPrChange w:id="9319" w:author="Maxim Bystrov" w:date="2026-05-24T13:21:00Z">
              <w:rPr>
                <w:color w:val="080808"/>
              </w:rPr>
            </w:rPrChange>
          </w:rPr>
          <w:t xml:space="preserve">): </w:t>
        </w:r>
        <w:r w:rsidRPr="001940F8">
          <w:rPr>
            <w:color w:val="000000"/>
            <w:lang w:val="en-US"/>
            <w:rPrChange w:id="9320" w:author="Maxim Bystrov" w:date="2026-05-24T13:21:00Z">
              <w:rPr>
                <w:color w:val="000000"/>
              </w:rPr>
            </w:rPrChange>
          </w:rPr>
          <w:t>List</w:t>
        </w:r>
        <w:r w:rsidRPr="001940F8">
          <w:rPr>
            <w:color w:val="080808"/>
            <w:lang w:val="en-US"/>
            <w:rPrChange w:id="9321" w:author="Maxim Bystrov" w:date="2026-05-24T13:21:00Z">
              <w:rPr>
                <w:color w:val="080808"/>
              </w:rPr>
            </w:rPrChange>
          </w:rPr>
          <w:t>&lt;</w:t>
        </w:r>
        <w:r w:rsidRPr="001940F8">
          <w:rPr>
            <w:color w:val="000000"/>
            <w:lang w:val="en-US"/>
            <w:rPrChange w:id="9322" w:author="Maxim Bystrov" w:date="2026-05-24T13:21:00Z">
              <w:rPr>
                <w:color w:val="000000"/>
              </w:rPr>
            </w:rPrChange>
          </w:rPr>
          <w:t>TelemetryIntervalResponse</w:t>
        </w:r>
        <w:r w:rsidRPr="001940F8">
          <w:rPr>
            <w:color w:val="080808"/>
            <w:lang w:val="en-US"/>
            <w:rPrChange w:id="9323" w:author="Maxim Bystrov" w:date="2026-05-24T13:21:00Z">
              <w:rPr>
                <w:color w:val="080808"/>
              </w:rPr>
            </w:rPrChange>
          </w:rPr>
          <w:t>&gt; {</w:t>
        </w:r>
        <w:r w:rsidRPr="001940F8">
          <w:rPr>
            <w:color w:val="080808"/>
            <w:lang w:val="en-US"/>
            <w:rPrChange w:id="9324" w:author="Maxim Bystrov" w:date="2026-05-24T13:21:00Z">
              <w:rPr>
                <w:color w:val="080808"/>
              </w:rPr>
            </w:rPrChange>
          </w:rPr>
          <w:br/>
        </w:r>
        <w:r w:rsidRPr="001940F8">
          <w:rPr>
            <w:color w:val="080808"/>
            <w:lang w:val="en-US"/>
            <w:rPrChange w:id="9325" w:author="Maxim Bystrov" w:date="2026-05-24T13:21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1940F8">
          <w:rPr>
            <w:color w:val="0033B3"/>
            <w:lang w:val="en-US"/>
            <w:rPrChange w:id="9326" w:author="Maxim Bystrov" w:date="2026-05-24T13:21:00Z">
              <w:rPr>
                <w:color w:val="0033B3"/>
              </w:rPr>
            </w:rPrChange>
          </w:rPr>
          <w:t>val</w:t>
        </w:r>
        <w:proofErr w:type="spellEnd"/>
        <w:r w:rsidRPr="001940F8">
          <w:rPr>
            <w:color w:val="0033B3"/>
            <w:lang w:val="en-US"/>
            <w:rPrChange w:id="9327" w:author="Maxim Bystrov" w:date="2026-05-24T13:21:00Z">
              <w:rPr>
                <w:color w:val="0033B3"/>
              </w:rPr>
            </w:rPrChange>
          </w:rPr>
          <w:t xml:space="preserve"> </w:t>
        </w:r>
        <w:r w:rsidRPr="001940F8">
          <w:rPr>
            <w:color w:val="000000"/>
            <w:lang w:val="en-US"/>
            <w:rPrChange w:id="9328" w:author="Maxim Bystrov" w:date="2026-05-24T13:21:00Z">
              <w:rPr>
                <w:color w:val="000000"/>
              </w:rPr>
            </w:rPrChange>
          </w:rPr>
          <w:t xml:space="preserve">points </w:t>
        </w:r>
        <w:r w:rsidRPr="001940F8">
          <w:rPr>
            <w:color w:val="080808"/>
            <w:lang w:val="en-US"/>
            <w:rPrChange w:id="9329" w:author="Maxim Bystrov" w:date="2026-05-24T13:21:00Z">
              <w:rPr>
                <w:color w:val="080808"/>
              </w:rPr>
            </w:rPrChange>
          </w:rPr>
          <w:t xml:space="preserve">= </w:t>
        </w:r>
        <w:proofErr w:type="spellStart"/>
        <w:r w:rsidRPr="001940F8">
          <w:rPr>
            <w:color w:val="000000"/>
            <w:lang w:val="en-US"/>
            <w:rPrChange w:id="9330" w:author="Maxim Bystrov" w:date="2026-05-24T13:21:00Z">
              <w:rPr>
                <w:color w:val="000000"/>
              </w:rPr>
            </w:rPrChange>
          </w:rPr>
          <w:t>request</w:t>
        </w:r>
        <w:r w:rsidRPr="001940F8">
          <w:rPr>
            <w:color w:val="080808"/>
            <w:lang w:val="en-US"/>
            <w:rPrChange w:id="9331" w:author="Maxim Bystrov" w:date="2026-05-24T13:21:00Z">
              <w:rPr>
                <w:color w:val="080808"/>
              </w:rPr>
            </w:rPrChange>
          </w:rPr>
          <w:t>.</w:t>
        </w:r>
        <w:r w:rsidRPr="001940F8">
          <w:rPr>
            <w:color w:val="871094"/>
            <w:lang w:val="en-US"/>
            <w:rPrChange w:id="9332" w:author="Maxim Bystrov" w:date="2026-05-24T13:21:00Z">
              <w:rPr>
                <w:color w:val="871094"/>
              </w:rPr>
            </w:rPrChange>
          </w:rPr>
          <w:t>polygon</w:t>
        </w:r>
        <w:r w:rsidRPr="001940F8">
          <w:rPr>
            <w:color w:val="080808"/>
            <w:lang w:val="en-US"/>
            <w:rPrChange w:id="9333" w:author="Maxim Bystrov" w:date="2026-05-24T13:21:00Z">
              <w:rPr>
                <w:color w:val="080808"/>
              </w:rPr>
            </w:rPrChange>
          </w:rPr>
          <w:t>.</w:t>
        </w:r>
        <w:r w:rsidRPr="001940F8">
          <w:rPr>
            <w:i/>
            <w:iCs/>
            <w:color w:val="00627A"/>
            <w:lang w:val="en-US"/>
            <w:rPrChange w:id="9334" w:author="Maxim Bystrov" w:date="2026-05-24T13:21:00Z">
              <w:rPr>
                <w:i/>
                <w:iCs/>
                <w:color w:val="00627A"/>
              </w:rPr>
            </w:rPrChange>
          </w:rPr>
          <w:t>map</w:t>
        </w:r>
        <w:proofErr w:type="spellEnd"/>
        <w:r w:rsidRPr="001940F8">
          <w:rPr>
            <w:i/>
            <w:iCs/>
            <w:color w:val="00627A"/>
            <w:lang w:val="en-US"/>
            <w:rPrChange w:id="9335" w:author="Maxim Bystrov" w:date="2026-05-24T13:21:00Z">
              <w:rPr>
                <w:i/>
                <w:iCs/>
                <w:color w:val="00627A"/>
              </w:rPr>
            </w:rPrChange>
          </w:rPr>
          <w:t xml:space="preserve"> </w:t>
        </w:r>
        <w:r w:rsidRPr="001940F8">
          <w:rPr>
            <w:b/>
            <w:bCs/>
            <w:color w:val="080808"/>
            <w:lang w:val="en-US"/>
            <w:rPrChange w:id="9336" w:author="Maxim Bystrov" w:date="2026-05-24T13:21:00Z">
              <w:rPr>
                <w:b/>
                <w:bCs/>
                <w:color w:val="080808"/>
              </w:rPr>
            </w:rPrChange>
          </w:rPr>
          <w:t xml:space="preserve">{ </w:t>
        </w:r>
        <w:r w:rsidRPr="001940F8">
          <w:rPr>
            <w:color w:val="000000"/>
            <w:lang w:val="en-US"/>
            <w:rPrChange w:id="9337" w:author="Maxim Bystrov" w:date="2026-05-24T13:21:00Z">
              <w:rPr>
                <w:color w:val="000000"/>
              </w:rPr>
            </w:rPrChange>
          </w:rPr>
          <w:t>S2LatLng</w:t>
        </w:r>
        <w:r w:rsidRPr="001940F8">
          <w:rPr>
            <w:color w:val="080808"/>
            <w:lang w:val="en-US"/>
            <w:rPrChange w:id="9338" w:author="Maxim Bystrov" w:date="2026-05-24T13:21:00Z">
              <w:rPr>
                <w:color w:val="080808"/>
              </w:rPr>
            </w:rPrChange>
          </w:rPr>
          <w:t>.fromDegrees(</w:t>
        </w:r>
        <w:r w:rsidRPr="001940F8">
          <w:rPr>
            <w:color w:val="080808"/>
            <w:lang w:val="en-US"/>
            <w:rPrChange w:id="9339" w:author="Maxim Bystrov" w:date="2026-05-24T13:21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1940F8">
          <w:rPr>
            <w:b/>
            <w:bCs/>
            <w:color w:val="080808"/>
            <w:lang w:val="en-US"/>
            <w:rPrChange w:id="9340" w:author="Maxim Bystrov" w:date="2026-05-24T13:21:00Z">
              <w:rPr>
                <w:b/>
                <w:bCs/>
                <w:color w:val="080808"/>
              </w:rPr>
            </w:rPrChange>
          </w:rPr>
          <w:t>it</w:t>
        </w:r>
        <w:r w:rsidRPr="001940F8">
          <w:rPr>
            <w:color w:val="080808"/>
            <w:lang w:val="en-US"/>
            <w:rPrChange w:id="9341" w:author="Maxim Bystrov" w:date="2026-05-24T13:21:00Z">
              <w:rPr>
                <w:color w:val="080808"/>
              </w:rPr>
            </w:rPrChange>
          </w:rPr>
          <w:t>.</w:t>
        </w:r>
        <w:r w:rsidRPr="001940F8">
          <w:rPr>
            <w:color w:val="871094"/>
            <w:lang w:val="en-US"/>
            <w:rPrChange w:id="9342" w:author="Maxim Bystrov" w:date="2026-05-24T13:21:00Z">
              <w:rPr>
                <w:color w:val="871094"/>
              </w:rPr>
            </w:rPrChange>
          </w:rPr>
          <w:t>latitude</w:t>
        </w:r>
        <w:proofErr w:type="spellEnd"/>
        <w:r w:rsidRPr="001940F8">
          <w:rPr>
            <w:color w:val="080808"/>
            <w:lang w:val="en-US"/>
            <w:rPrChange w:id="9343" w:author="Maxim Bystrov" w:date="2026-05-24T13:21:00Z">
              <w:rPr>
                <w:color w:val="080808"/>
              </w:rPr>
            </w:rPrChange>
          </w:rPr>
          <w:t>,</w:t>
        </w:r>
        <w:r w:rsidRPr="001940F8">
          <w:rPr>
            <w:color w:val="080808"/>
            <w:lang w:val="en-US"/>
            <w:rPrChange w:id="9344" w:author="Maxim Bystrov" w:date="2026-05-24T13:21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1940F8">
          <w:rPr>
            <w:b/>
            <w:bCs/>
            <w:color w:val="080808"/>
            <w:lang w:val="en-US"/>
            <w:rPrChange w:id="9345" w:author="Maxim Bystrov" w:date="2026-05-24T13:21:00Z">
              <w:rPr>
                <w:b/>
                <w:bCs/>
                <w:color w:val="080808"/>
              </w:rPr>
            </w:rPrChange>
          </w:rPr>
          <w:t>it</w:t>
        </w:r>
        <w:r w:rsidRPr="001940F8">
          <w:rPr>
            <w:color w:val="080808"/>
            <w:lang w:val="en-US"/>
            <w:rPrChange w:id="9346" w:author="Maxim Bystrov" w:date="2026-05-24T13:21:00Z">
              <w:rPr>
                <w:color w:val="080808"/>
              </w:rPr>
            </w:rPrChange>
          </w:rPr>
          <w:t>.</w:t>
        </w:r>
        <w:r w:rsidRPr="001940F8">
          <w:rPr>
            <w:color w:val="871094"/>
            <w:lang w:val="en-US"/>
            <w:rPrChange w:id="9347" w:author="Maxim Bystrov" w:date="2026-05-24T13:21:00Z">
              <w:rPr>
                <w:color w:val="871094"/>
              </w:rPr>
            </w:rPrChange>
          </w:rPr>
          <w:t>longitude</w:t>
        </w:r>
        <w:proofErr w:type="spellEnd"/>
        <w:r w:rsidRPr="001940F8">
          <w:rPr>
            <w:color w:val="080808"/>
            <w:lang w:val="en-US"/>
            <w:rPrChange w:id="9348" w:author="Maxim Bystrov" w:date="2026-05-24T13:21:00Z">
              <w:rPr>
                <w:color w:val="080808"/>
              </w:rPr>
            </w:rPrChange>
          </w:rPr>
          <w:t>).</w:t>
        </w:r>
        <w:proofErr w:type="spellStart"/>
        <w:r w:rsidRPr="001940F8">
          <w:rPr>
            <w:color w:val="080808"/>
            <w:lang w:val="en-US"/>
            <w:rPrChange w:id="9349" w:author="Maxim Bystrov" w:date="2026-05-24T13:21:00Z">
              <w:rPr>
                <w:color w:val="080808"/>
              </w:rPr>
            </w:rPrChange>
          </w:rPr>
          <w:t>toPoint</w:t>
        </w:r>
        <w:proofErr w:type="spellEnd"/>
        <w:r w:rsidRPr="001940F8">
          <w:rPr>
            <w:color w:val="080808"/>
            <w:lang w:val="en-US"/>
            <w:rPrChange w:id="9350" w:author="Maxim Bystrov" w:date="2026-05-24T13:21:00Z">
              <w:rPr>
                <w:color w:val="080808"/>
              </w:rPr>
            </w:rPrChange>
          </w:rPr>
          <w:t xml:space="preserve">() </w:t>
        </w:r>
        <w:r w:rsidRPr="001940F8">
          <w:rPr>
            <w:b/>
            <w:bCs/>
            <w:color w:val="080808"/>
            <w:lang w:val="en-US"/>
            <w:rPrChange w:id="9351" w:author="Maxim Bystrov" w:date="2026-05-24T13:21:00Z">
              <w:rPr>
                <w:b/>
                <w:bCs/>
                <w:color w:val="080808"/>
              </w:rPr>
            </w:rPrChange>
          </w:rPr>
          <w:t>}</w:t>
        </w:r>
        <w:r w:rsidRPr="001940F8">
          <w:rPr>
            <w:b/>
            <w:bCs/>
            <w:color w:val="080808"/>
            <w:lang w:val="en-US"/>
            <w:rPrChange w:id="9352" w:author="Maxim Bystrov" w:date="2026-05-24T13:21:00Z">
              <w:rPr>
                <w:b/>
                <w:bCs/>
                <w:color w:val="080808"/>
              </w:rPr>
            </w:rPrChange>
          </w:rPr>
          <w:br/>
        </w:r>
        <w:r w:rsidRPr="001940F8">
          <w:rPr>
            <w:b/>
            <w:bCs/>
            <w:color w:val="080808"/>
            <w:lang w:val="en-US"/>
            <w:rPrChange w:id="9353" w:author="Maxim Bystrov" w:date="2026-05-24T13:21:00Z">
              <w:rPr>
                <w:b/>
                <w:bCs/>
                <w:color w:val="080808"/>
              </w:rPr>
            </w:rPrChange>
          </w:rPr>
          <w:br/>
          <w:t xml:space="preserve">        </w:t>
        </w:r>
        <w:proofErr w:type="spellStart"/>
        <w:r w:rsidRPr="001940F8">
          <w:rPr>
            <w:color w:val="0033B3"/>
            <w:lang w:val="en-US"/>
            <w:rPrChange w:id="9354" w:author="Maxim Bystrov" w:date="2026-05-24T13:21:00Z">
              <w:rPr>
                <w:color w:val="0033B3"/>
              </w:rPr>
            </w:rPrChange>
          </w:rPr>
          <w:t>val</w:t>
        </w:r>
        <w:proofErr w:type="spellEnd"/>
        <w:r w:rsidRPr="001940F8">
          <w:rPr>
            <w:color w:val="0033B3"/>
            <w:lang w:val="en-US"/>
            <w:rPrChange w:id="9355" w:author="Maxim Bystrov" w:date="2026-05-24T13:21:00Z">
              <w:rPr>
                <w:color w:val="0033B3"/>
              </w:rPr>
            </w:rPrChange>
          </w:rPr>
          <w:t xml:space="preserve"> </w:t>
        </w:r>
        <w:r w:rsidRPr="001940F8">
          <w:rPr>
            <w:color w:val="000000"/>
            <w:lang w:val="en-US"/>
            <w:rPrChange w:id="9356" w:author="Maxim Bystrov" w:date="2026-05-24T13:21:00Z">
              <w:rPr>
                <w:color w:val="000000"/>
              </w:rPr>
            </w:rPrChange>
          </w:rPr>
          <w:t xml:space="preserve">s2Loop </w:t>
        </w:r>
        <w:r w:rsidRPr="001940F8">
          <w:rPr>
            <w:color w:val="080808"/>
            <w:lang w:val="en-US"/>
            <w:rPrChange w:id="9357" w:author="Maxim Bystrov" w:date="2026-05-24T13:21:00Z">
              <w:rPr>
                <w:color w:val="080808"/>
              </w:rPr>
            </w:rPrChange>
          </w:rPr>
          <w:t>= S2Loop(</w:t>
        </w:r>
        <w:r w:rsidRPr="001940F8">
          <w:rPr>
            <w:color w:val="000000"/>
            <w:lang w:val="en-US"/>
            <w:rPrChange w:id="9358" w:author="Maxim Bystrov" w:date="2026-05-24T13:21:00Z">
              <w:rPr>
                <w:color w:val="000000"/>
              </w:rPr>
            </w:rPrChange>
          </w:rPr>
          <w:t>points</w:t>
        </w:r>
        <w:r w:rsidRPr="001940F8">
          <w:rPr>
            <w:color w:val="080808"/>
            <w:lang w:val="en-US"/>
            <w:rPrChange w:id="9359" w:author="Maxim Bystrov" w:date="2026-05-24T13:21:00Z">
              <w:rPr>
                <w:color w:val="080808"/>
              </w:rPr>
            </w:rPrChange>
          </w:rPr>
          <w:t>)</w:t>
        </w:r>
        <w:r w:rsidRPr="001940F8">
          <w:rPr>
            <w:color w:val="080808"/>
            <w:lang w:val="en-US"/>
            <w:rPrChange w:id="9360" w:author="Maxim Bystrov" w:date="2026-05-24T13:21:00Z">
              <w:rPr>
                <w:color w:val="080808"/>
              </w:rPr>
            </w:rPrChange>
          </w:rPr>
          <w:br/>
          <w:t xml:space="preserve">        </w:t>
        </w:r>
        <w:r w:rsidRPr="001940F8">
          <w:rPr>
            <w:color w:val="000000"/>
            <w:lang w:val="en-US"/>
            <w:rPrChange w:id="9361" w:author="Maxim Bystrov" w:date="2026-05-24T13:21:00Z">
              <w:rPr>
                <w:color w:val="000000"/>
              </w:rPr>
            </w:rPrChange>
          </w:rPr>
          <w:t>s2Loop</w:t>
        </w:r>
        <w:r w:rsidRPr="001940F8">
          <w:rPr>
            <w:color w:val="080808"/>
            <w:lang w:val="en-US"/>
            <w:rPrChange w:id="9362" w:author="Maxim Bystrov" w:date="2026-05-24T13:21:00Z">
              <w:rPr>
                <w:color w:val="080808"/>
              </w:rPr>
            </w:rPrChange>
          </w:rPr>
          <w:t>.normalize()</w:t>
        </w:r>
        <w:r w:rsidRPr="001940F8">
          <w:rPr>
            <w:color w:val="080808"/>
            <w:lang w:val="en-US"/>
            <w:rPrChange w:id="9363" w:author="Maxim Bystrov" w:date="2026-05-24T13:21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1940F8">
          <w:rPr>
            <w:color w:val="0033B3"/>
            <w:lang w:val="en-US"/>
            <w:rPrChange w:id="9364" w:author="Maxim Bystrov" w:date="2026-05-24T13:21:00Z">
              <w:rPr>
                <w:color w:val="0033B3"/>
              </w:rPr>
            </w:rPrChange>
          </w:rPr>
          <w:t>val</w:t>
        </w:r>
        <w:proofErr w:type="spellEnd"/>
        <w:r w:rsidRPr="001940F8">
          <w:rPr>
            <w:color w:val="0033B3"/>
            <w:lang w:val="en-US"/>
            <w:rPrChange w:id="9365" w:author="Maxim Bystrov" w:date="2026-05-24T13:21:00Z">
              <w:rPr>
                <w:color w:val="0033B3"/>
              </w:rPr>
            </w:rPrChange>
          </w:rPr>
          <w:t xml:space="preserve"> </w:t>
        </w:r>
        <w:r w:rsidRPr="001940F8">
          <w:rPr>
            <w:color w:val="000000"/>
            <w:lang w:val="en-US"/>
            <w:rPrChange w:id="9366" w:author="Maxim Bystrov" w:date="2026-05-24T13:21:00Z">
              <w:rPr>
                <w:color w:val="000000"/>
              </w:rPr>
            </w:rPrChange>
          </w:rPr>
          <w:t xml:space="preserve">s2Polygon </w:t>
        </w:r>
        <w:r w:rsidRPr="001940F8">
          <w:rPr>
            <w:color w:val="080808"/>
            <w:lang w:val="en-US"/>
            <w:rPrChange w:id="9367" w:author="Maxim Bystrov" w:date="2026-05-24T13:21:00Z">
              <w:rPr>
                <w:color w:val="080808"/>
              </w:rPr>
            </w:rPrChange>
          </w:rPr>
          <w:t>= S2Polygon(</w:t>
        </w:r>
        <w:r w:rsidRPr="001940F8">
          <w:rPr>
            <w:color w:val="000000"/>
            <w:lang w:val="en-US"/>
            <w:rPrChange w:id="9368" w:author="Maxim Bystrov" w:date="2026-05-24T13:21:00Z">
              <w:rPr>
                <w:color w:val="000000"/>
              </w:rPr>
            </w:rPrChange>
          </w:rPr>
          <w:t>s2Loop</w:t>
        </w:r>
        <w:r w:rsidRPr="001940F8">
          <w:rPr>
            <w:color w:val="080808"/>
            <w:lang w:val="en-US"/>
            <w:rPrChange w:id="9369" w:author="Maxim Bystrov" w:date="2026-05-24T13:21:00Z">
              <w:rPr>
                <w:color w:val="080808"/>
              </w:rPr>
            </w:rPrChange>
          </w:rPr>
          <w:t>)</w:t>
        </w:r>
        <w:r w:rsidRPr="001940F8">
          <w:rPr>
            <w:color w:val="080808"/>
            <w:lang w:val="en-US"/>
            <w:rPrChange w:id="9370" w:author="Maxim Bystrov" w:date="2026-05-24T13:21:00Z">
              <w:rPr>
                <w:color w:val="080808"/>
              </w:rPr>
            </w:rPrChange>
          </w:rPr>
          <w:br/>
        </w:r>
        <w:r w:rsidRPr="001940F8">
          <w:rPr>
            <w:color w:val="080808"/>
            <w:lang w:val="en-US"/>
            <w:rPrChange w:id="9371" w:author="Maxim Bystrov" w:date="2026-05-24T13:21:00Z">
              <w:rPr>
                <w:color w:val="080808"/>
              </w:rPr>
            </w:rPrChange>
          </w:rPr>
          <w:br/>
        </w:r>
        <w:r w:rsidRPr="001940F8">
          <w:rPr>
            <w:color w:val="080808"/>
            <w:lang w:val="en-US"/>
            <w:rPrChange w:id="9372" w:author="Maxim Bystrov" w:date="2026-05-24T13:21:00Z">
              <w:rPr>
                <w:color w:val="080808"/>
              </w:rPr>
            </w:rPrChange>
          </w:rPr>
          <w:lastRenderedPageBreak/>
          <w:t xml:space="preserve">        </w:t>
        </w:r>
        <w:r w:rsidRPr="001940F8">
          <w:rPr>
            <w:color w:val="0033B3"/>
            <w:lang w:val="en-US"/>
            <w:rPrChange w:id="9373" w:author="Maxim Bystrov" w:date="2026-05-24T13:21:00Z">
              <w:rPr>
                <w:color w:val="0033B3"/>
              </w:rPr>
            </w:rPrChange>
          </w:rPr>
          <w:t xml:space="preserve">if </w:t>
        </w:r>
        <w:r w:rsidRPr="001940F8">
          <w:rPr>
            <w:color w:val="080808"/>
            <w:lang w:val="en-US"/>
            <w:rPrChange w:id="9374" w:author="Maxim Bystrov" w:date="2026-05-24T13:21:00Z">
              <w:rPr>
                <w:color w:val="080808"/>
              </w:rPr>
            </w:rPrChange>
          </w:rPr>
          <w:t>(!</w:t>
        </w:r>
        <w:r w:rsidRPr="001940F8">
          <w:rPr>
            <w:color w:val="000000"/>
            <w:lang w:val="en-US"/>
            <w:rPrChange w:id="9375" w:author="Maxim Bystrov" w:date="2026-05-24T13:21:00Z">
              <w:rPr>
                <w:color w:val="000000"/>
              </w:rPr>
            </w:rPrChange>
          </w:rPr>
          <w:t>s2Polygon</w:t>
        </w:r>
        <w:r w:rsidRPr="001940F8">
          <w:rPr>
            <w:color w:val="080808"/>
            <w:lang w:val="en-US"/>
            <w:rPrChange w:id="9376" w:author="Maxim Bystrov" w:date="2026-05-24T13:21:00Z">
              <w:rPr>
                <w:color w:val="080808"/>
              </w:rPr>
            </w:rPrChange>
          </w:rPr>
          <w:t>.</w:t>
        </w:r>
        <w:r w:rsidRPr="001940F8">
          <w:rPr>
            <w:i/>
            <w:iCs/>
            <w:color w:val="871094"/>
            <w:lang w:val="en-US"/>
            <w:rPrChange w:id="9377" w:author="Maxim Bystrov" w:date="2026-05-24T13:21:00Z">
              <w:rPr>
                <w:i/>
                <w:iCs/>
                <w:color w:val="871094"/>
              </w:rPr>
            </w:rPrChange>
          </w:rPr>
          <w:t>isValid</w:t>
        </w:r>
        <w:r w:rsidRPr="001940F8">
          <w:rPr>
            <w:color w:val="080808"/>
            <w:lang w:val="en-US"/>
            <w:rPrChange w:id="9378" w:author="Maxim Bystrov" w:date="2026-05-24T13:21:00Z">
              <w:rPr>
                <w:color w:val="080808"/>
              </w:rPr>
            </w:rPrChange>
          </w:rPr>
          <w:t>) {</w:t>
        </w:r>
        <w:r w:rsidRPr="001940F8">
          <w:rPr>
            <w:color w:val="080808"/>
            <w:lang w:val="en-US"/>
            <w:rPrChange w:id="9379" w:author="Maxim Bystrov" w:date="2026-05-24T13:21:00Z">
              <w:rPr>
                <w:color w:val="080808"/>
              </w:rPr>
            </w:rPrChange>
          </w:rPr>
          <w:br/>
          <w:t xml:space="preserve">            </w:t>
        </w:r>
        <w:r w:rsidRPr="001940F8">
          <w:rPr>
            <w:color w:val="0033B3"/>
            <w:lang w:val="en-US"/>
            <w:rPrChange w:id="9380" w:author="Maxim Bystrov" w:date="2026-05-24T13:21:00Z">
              <w:rPr>
                <w:color w:val="0033B3"/>
              </w:rPr>
            </w:rPrChange>
          </w:rPr>
          <w:t xml:space="preserve">return </w:t>
        </w:r>
        <w:proofErr w:type="spellStart"/>
        <w:r w:rsidRPr="001940F8">
          <w:rPr>
            <w:i/>
            <w:iCs/>
            <w:color w:val="00627A"/>
            <w:lang w:val="en-US"/>
            <w:rPrChange w:id="9381" w:author="Maxim Bystrov" w:date="2026-05-24T13:21:00Z">
              <w:rPr>
                <w:i/>
                <w:iCs/>
                <w:color w:val="00627A"/>
              </w:rPr>
            </w:rPrChange>
          </w:rPr>
          <w:t>emptyList</w:t>
        </w:r>
        <w:proofErr w:type="spellEnd"/>
        <w:r w:rsidRPr="001940F8">
          <w:rPr>
            <w:color w:val="080808"/>
            <w:lang w:val="en-US"/>
            <w:rPrChange w:id="9382" w:author="Maxim Bystrov" w:date="2026-05-24T13:21:00Z">
              <w:rPr>
                <w:color w:val="080808"/>
              </w:rPr>
            </w:rPrChange>
          </w:rPr>
          <w:t>()</w:t>
        </w:r>
        <w:r w:rsidRPr="001940F8">
          <w:rPr>
            <w:color w:val="080808"/>
            <w:lang w:val="en-US"/>
            <w:rPrChange w:id="9383" w:author="Maxim Bystrov" w:date="2026-05-24T13:21:00Z">
              <w:rPr>
                <w:color w:val="080808"/>
              </w:rPr>
            </w:rPrChange>
          </w:rPr>
          <w:br/>
          <w:t xml:space="preserve">        }</w:t>
        </w:r>
        <w:r w:rsidRPr="001940F8">
          <w:rPr>
            <w:color w:val="080808"/>
            <w:lang w:val="en-US"/>
            <w:rPrChange w:id="9384" w:author="Maxim Bystrov" w:date="2026-05-24T13:21:00Z">
              <w:rPr>
                <w:color w:val="080808"/>
              </w:rPr>
            </w:rPrChange>
          </w:rPr>
          <w:br/>
        </w:r>
        <w:r w:rsidRPr="001940F8">
          <w:rPr>
            <w:color w:val="080808"/>
            <w:lang w:val="en-US"/>
            <w:rPrChange w:id="9385" w:author="Maxim Bystrov" w:date="2026-05-24T13:21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1940F8">
          <w:rPr>
            <w:color w:val="0033B3"/>
            <w:lang w:val="en-US"/>
            <w:rPrChange w:id="9386" w:author="Maxim Bystrov" w:date="2026-05-24T13:21:00Z">
              <w:rPr>
                <w:color w:val="0033B3"/>
              </w:rPr>
            </w:rPrChange>
          </w:rPr>
          <w:t>val</w:t>
        </w:r>
        <w:proofErr w:type="spellEnd"/>
        <w:r w:rsidRPr="001940F8">
          <w:rPr>
            <w:color w:val="0033B3"/>
            <w:lang w:val="en-US"/>
            <w:rPrChange w:id="9387" w:author="Maxim Bystrov" w:date="2026-05-24T13:21:00Z">
              <w:rPr>
                <w:color w:val="0033B3"/>
              </w:rPr>
            </w:rPrChange>
          </w:rPr>
          <w:t xml:space="preserve"> </w:t>
        </w:r>
        <w:r w:rsidRPr="001940F8">
          <w:rPr>
            <w:color w:val="000000"/>
            <w:lang w:val="en-US"/>
            <w:rPrChange w:id="9388" w:author="Maxim Bystrov" w:date="2026-05-24T13:21:00Z">
              <w:rPr>
                <w:color w:val="000000"/>
              </w:rPr>
            </w:rPrChange>
          </w:rPr>
          <w:t xml:space="preserve">coverer </w:t>
        </w:r>
        <w:r w:rsidRPr="001940F8">
          <w:rPr>
            <w:color w:val="080808"/>
            <w:lang w:val="en-US"/>
            <w:rPrChange w:id="9389" w:author="Maxim Bystrov" w:date="2026-05-24T13:21:00Z">
              <w:rPr>
                <w:color w:val="080808"/>
              </w:rPr>
            </w:rPrChange>
          </w:rPr>
          <w:t xml:space="preserve">= </w:t>
        </w:r>
        <w:r w:rsidRPr="001940F8">
          <w:rPr>
            <w:color w:val="000000"/>
            <w:lang w:val="en-US"/>
            <w:rPrChange w:id="9390" w:author="Maxim Bystrov" w:date="2026-05-24T13:21:00Z">
              <w:rPr>
                <w:color w:val="000000"/>
              </w:rPr>
            </w:rPrChange>
          </w:rPr>
          <w:t>S2RegionCoverer</w:t>
        </w:r>
        <w:r w:rsidRPr="001940F8">
          <w:rPr>
            <w:color w:val="080808"/>
            <w:lang w:val="en-US"/>
            <w:rPrChange w:id="9391" w:author="Maxim Bystrov" w:date="2026-05-24T13:21:00Z">
              <w:rPr>
                <w:color w:val="080808"/>
              </w:rPr>
            </w:rPrChange>
          </w:rPr>
          <w:t>.builder()</w:t>
        </w:r>
        <w:r w:rsidRPr="001940F8">
          <w:rPr>
            <w:color w:val="080808"/>
            <w:lang w:val="en-US"/>
            <w:rPrChange w:id="9392" w:author="Maxim Bystrov" w:date="2026-05-24T13:21:00Z">
              <w:rPr>
                <w:color w:val="080808"/>
              </w:rPr>
            </w:rPrChange>
          </w:rPr>
          <w:br/>
          <w:t xml:space="preserve">            .</w:t>
        </w:r>
        <w:proofErr w:type="spellStart"/>
        <w:r w:rsidRPr="001940F8">
          <w:rPr>
            <w:color w:val="080808"/>
            <w:lang w:val="en-US"/>
            <w:rPrChange w:id="9393" w:author="Maxim Bystrov" w:date="2026-05-24T13:21:00Z">
              <w:rPr>
                <w:color w:val="080808"/>
              </w:rPr>
            </w:rPrChange>
          </w:rPr>
          <w:t>setMaxLevel</w:t>
        </w:r>
        <w:proofErr w:type="spellEnd"/>
        <w:r w:rsidRPr="001940F8">
          <w:rPr>
            <w:color w:val="080808"/>
            <w:lang w:val="en-US"/>
            <w:rPrChange w:id="9394" w:author="Maxim Bystrov" w:date="2026-05-24T13:21:00Z">
              <w:rPr>
                <w:color w:val="080808"/>
              </w:rPr>
            </w:rPrChange>
          </w:rPr>
          <w:t>(</w:t>
        </w:r>
        <w:r w:rsidRPr="001940F8">
          <w:rPr>
            <w:color w:val="000000"/>
            <w:lang w:val="en-US"/>
            <w:rPrChange w:id="9395" w:author="Maxim Bystrov" w:date="2026-05-24T13:21:00Z">
              <w:rPr>
                <w:color w:val="000000"/>
              </w:rPr>
            </w:rPrChange>
          </w:rPr>
          <w:t>NavigationProcessor</w:t>
        </w:r>
        <w:r w:rsidRPr="001940F8">
          <w:rPr>
            <w:color w:val="080808"/>
            <w:lang w:val="en-US"/>
            <w:rPrChange w:id="9396" w:author="Maxim Bystrov" w:date="2026-05-24T13:21:00Z">
              <w:rPr>
                <w:color w:val="080808"/>
              </w:rPr>
            </w:rPrChange>
          </w:rPr>
          <w:t>.</w:t>
        </w:r>
        <w:r w:rsidRPr="001940F8">
          <w:rPr>
            <w:color w:val="871094"/>
            <w:lang w:val="en-US"/>
            <w:rPrChange w:id="9397" w:author="Maxim Bystrov" w:date="2026-05-24T13:21:00Z">
              <w:rPr>
                <w:color w:val="871094"/>
              </w:rPr>
            </w:rPrChange>
          </w:rPr>
          <w:t>S2_ZONE_LEVEL</w:t>
        </w:r>
        <w:r w:rsidRPr="001940F8">
          <w:rPr>
            <w:color w:val="080808"/>
            <w:lang w:val="en-US"/>
            <w:rPrChange w:id="9398" w:author="Maxim Bystrov" w:date="2026-05-24T13:21:00Z">
              <w:rPr>
                <w:color w:val="080808"/>
              </w:rPr>
            </w:rPrChange>
          </w:rPr>
          <w:t xml:space="preserve">) </w:t>
        </w:r>
        <w:r w:rsidRPr="001940F8">
          <w:rPr>
            <w:i/>
            <w:iCs/>
            <w:color w:val="8C8C8C"/>
            <w:lang w:val="en-US"/>
            <w:rPrChange w:id="9399" w:author="Maxim Bystrov" w:date="2026-05-24T13:21:00Z">
              <w:rPr>
                <w:i/>
                <w:iCs/>
                <w:color w:val="8C8C8C"/>
              </w:rPr>
            </w:rPrChange>
          </w:rPr>
          <w:t xml:space="preserve">// </w:t>
        </w:r>
        <w:r>
          <w:rPr>
            <w:i/>
            <w:iCs/>
            <w:color w:val="8C8C8C"/>
          </w:rPr>
          <w:t>Максимальный</w:t>
        </w:r>
        <w:r w:rsidRPr="001940F8">
          <w:rPr>
            <w:i/>
            <w:iCs/>
            <w:color w:val="8C8C8C"/>
            <w:lang w:val="en-US"/>
            <w:rPrChange w:id="9400" w:author="Maxim Bystrov" w:date="2026-05-24T13:2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уровень</w:t>
        </w:r>
        <w:r w:rsidRPr="001940F8">
          <w:rPr>
            <w:i/>
            <w:iCs/>
            <w:color w:val="8C8C8C"/>
            <w:lang w:val="en-US"/>
            <w:rPrChange w:id="9401" w:author="Maxim Bystrov" w:date="2026-05-24T13:21:00Z">
              <w:rPr>
                <w:i/>
                <w:iCs/>
                <w:color w:val="8C8C8C"/>
              </w:rPr>
            </w:rPrChange>
          </w:rPr>
          <w:br/>
          <w:t xml:space="preserve">            </w:t>
        </w:r>
        <w:r w:rsidRPr="001940F8">
          <w:rPr>
            <w:color w:val="080808"/>
            <w:lang w:val="en-US"/>
            <w:rPrChange w:id="9402" w:author="Maxim Bystrov" w:date="2026-05-24T13:21:00Z">
              <w:rPr>
                <w:color w:val="080808"/>
              </w:rPr>
            </w:rPrChange>
          </w:rPr>
          <w:t>.</w:t>
        </w:r>
        <w:proofErr w:type="spellStart"/>
        <w:r w:rsidRPr="001940F8">
          <w:rPr>
            <w:color w:val="080808"/>
            <w:lang w:val="en-US"/>
            <w:rPrChange w:id="9403" w:author="Maxim Bystrov" w:date="2026-05-24T13:21:00Z">
              <w:rPr>
                <w:color w:val="080808"/>
              </w:rPr>
            </w:rPrChange>
          </w:rPr>
          <w:t>setMinLevel</w:t>
        </w:r>
        <w:proofErr w:type="spellEnd"/>
        <w:r w:rsidRPr="001940F8">
          <w:rPr>
            <w:color w:val="080808"/>
            <w:lang w:val="en-US"/>
            <w:rPrChange w:id="9404" w:author="Maxim Bystrov" w:date="2026-05-24T13:21:00Z">
              <w:rPr>
                <w:color w:val="080808"/>
              </w:rPr>
            </w:rPrChange>
          </w:rPr>
          <w:t>(</w:t>
        </w:r>
        <w:r w:rsidRPr="001940F8">
          <w:rPr>
            <w:color w:val="1750EB"/>
            <w:lang w:val="en-US"/>
            <w:rPrChange w:id="9405" w:author="Maxim Bystrov" w:date="2026-05-24T13:21:00Z">
              <w:rPr>
                <w:color w:val="1750EB"/>
              </w:rPr>
            </w:rPrChange>
          </w:rPr>
          <w:t>1</w:t>
        </w:r>
        <w:r w:rsidRPr="001940F8">
          <w:rPr>
            <w:color w:val="080808"/>
            <w:lang w:val="en-US"/>
            <w:rPrChange w:id="9406" w:author="Maxim Bystrov" w:date="2026-05-24T13:21:00Z">
              <w:rPr>
                <w:color w:val="080808"/>
              </w:rPr>
            </w:rPrChange>
          </w:rPr>
          <w:t xml:space="preserve">) </w:t>
        </w:r>
        <w:r w:rsidRPr="001940F8">
          <w:rPr>
            <w:i/>
            <w:iCs/>
            <w:color w:val="8C8C8C"/>
            <w:lang w:val="en-US"/>
            <w:rPrChange w:id="9407" w:author="Maxim Bystrov" w:date="2026-05-24T13:21:00Z">
              <w:rPr>
                <w:i/>
                <w:iCs/>
                <w:color w:val="8C8C8C"/>
              </w:rPr>
            </w:rPrChange>
          </w:rPr>
          <w:t xml:space="preserve">// </w:t>
        </w:r>
        <w:r>
          <w:rPr>
            <w:i/>
            <w:iCs/>
            <w:color w:val="8C8C8C"/>
          </w:rPr>
          <w:t>Минимальный</w:t>
        </w:r>
        <w:r w:rsidRPr="001940F8">
          <w:rPr>
            <w:i/>
            <w:iCs/>
            <w:color w:val="8C8C8C"/>
            <w:lang w:val="en-US"/>
            <w:rPrChange w:id="9408" w:author="Maxim Bystrov" w:date="2026-05-24T13:2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уровень</w:t>
        </w:r>
        <w:r w:rsidRPr="001940F8">
          <w:rPr>
            <w:i/>
            <w:iCs/>
            <w:color w:val="8C8C8C"/>
            <w:lang w:val="en-US"/>
            <w:rPrChange w:id="9409" w:author="Maxim Bystrov" w:date="2026-05-24T13:21:00Z">
              <w:rPr>
                <w:i/>
                <w:iCs/>
                <w:color w:val="8C8C8C"/>
              </w:rPr>
            </w:rPrChange>
          </w:rPr>
          <w:t xml:space="preserve"> (</w:t>
        </w:r>
        <w:r>
          <w:rPr>
            <w:i/>
            <w:iCs/>
            <w:color w:val="8C8C8C"/>
          </w:rPr>
          <w:t>самые</w:t>
        </w:r>
        <w:r w:rsidRPr="001940F8">
          <w:rPr>
            <w:i/>
            <w:iCs/>
            <w:color w:val="8C8C8C"/>
            <w:lang w:val="en-US"/>
            <w:rPrChange w:id="9410" w:author="Maxim Bystrov" w:date="2026-05-24T13:2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большие</w:t>
        </w:r>
        <w:r w:rsidRPr="001940F8">
          <w:rPr>
            <w:i/>
            <w:iCs/>
            <w:color w:val="8C8C8C"/>
            <w:lang w:val="en-US"/>
            <w:rPrChange w:id="9411" w:author="Maxim Bystrov" w:date="2026-05-24T13:2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ячейки</w:t>
        </w:r>
        <w:r w:rsidRPr="001940F8">
          <w:rPr>
            <w:i/>
            <w:iCs/>
            <w:color w:val="8C8C8C"/>
            <w:lang w:val="en-US"/>
            <w:rPrChange w:id="9412" w:author="Maxim Bystrov" w:date="2026-05-24T13:21:00Z">
              <w:rPr>
                <w:i/>
                <w:iCs/>
                <w:color w:val="8C8C8C"/>
              </w:rPr>
            </w:rPrChange>
          </w:rPr>
          <w:t>)</w:t>
        </w:r>
        <w:r w:rsidRPr="001940F8">
          <w:rPr>
            <w:i/>
            <w:iCs/>
            <w:color w:val="8C8C8C"/>
            <w:lang w:val="en-US"/>
            <w:rPrChange w:id="9413" w:author="Maxim Bystrov" w:date="2026-05-24T13:21:00Z">
              <w:rPr>
                <w:i/>
                <w:iCs/>
                <w:color w:val="8C8C8C"/>
              </w:rPr>
            </w:rPrChange>
          </w:rPr>
          <w:br/>
          <w:t xml:space="preserve">            </w:t>
        </w:r>
        <w:r w:rsidRPr="001940F8">
          <w:rPr>
            <w:color w:val="080808"/>
            <w:lang w:val="en-US"/>
            <w:rPrChange w:id="9414" w:author="Maxim Bystrov" w:date="2026-05-24T13:21:00Z">
              <w:rPr>
                <w:color w:val="080808"/>
              </w:rPr>
            </w:rPrChange>
          </w:rPr>
          <w:t>.</w:t>
        </w:r>
        <w:proofErr w:type="spellStart"/>
        <w:r w:rsidRPr="001940F8">
          <w:rPr>
            <w:color w:val="080808"/>
            <w:lang w:val="en-US"/>
            <w:rPrChange w:id="9415" w:author="Maxim Bystrov" w:date="2026-05-24T13:21:00Z">
              <w:rPr>
                <w:color w:val="080808"/>
              </w:rPr>
            </w:rPrChange>
          </w:rPr>
          <w:t>setMaxCells</w:t>
        </w:r>
        <w:proofErr w:type="spellEnd"/>
        <w:r w:rsidRPr="001940F8">
          <w:rPr>
            <w:color w:val="080808"/>
            <w:lang w:val="en-US"/>
            <w:rPrChange w:id="9416" w:author="Maxim Bystrov" w:date="2026-05-24T13:21:00Z">
              <w:rPr>
                <w:color w:val="080808"/>
              </w:rPr>
            </w:rPrChange>
          </w:rPr>
          <w:t>(</w:t>
        </w:r>
        <w:r w:rsidRPr="001940F8">
          <w:rPr>
            <w:color w:val="1750EB"/>
            <w:lang w:val="en-US"/>
            <w:rPrChange w:id="9417" w:author="Maxim Bystrov" w:date="2026-05-24T13:21:00Z">
              <w:rPr>
                <w:color w:val="1750EB"/>
              </w:rPr>
            </w:rPrChange>
          </w:rPr>
          <w:t>200</w:t>
        </w:r>
        <w:r w:rsidRPr="001940F8">
          <w:rPr>
            <w:color w:val="080808"/>
            <w:lang w:val="en-US"/>
            <w:rPrChange w:id="9418" w:author="Maxim Bystrov" w:date="2026-05-24T13:21:00Z">
              <w:rPr>
                <w:color w:val="080808"/>
              </w:rPr>
            </w:rPrChange>
          </w:rPr>
          <w:t xml:space="preserve">) </w:t>
        </w:r>
        <w:r w:rsidRPr="001940F8">
          <w:rPr>
            <w:i/>
            <w:iCs/>
            <w:color w:val="8C8C8C"/>
            <w:lang w:val="en-US"/>
            <w:rPrChange w:id="9419" w:author="Maxim Bystrov" w:date="2026-05-24T13:21:00Z">
              <w:rPr>
                <w:i/>
                <w:iCs/>
                <w:color w:val="8C8C8C"/>
              </w:rPr>
            </w:rPrChange>
          </w:rPr>
          <w:t xml:space="preserve">// </w:t>
        </w:r>
        <w:r>
          <w:rPr>
            <w:i/>
            <w:iCs/>
            <w:color w:val="8C8C8C"/>
          </w:rPr>
          <w:t>Больше</w:t>
        </w:r>
        <w:r w:rsidRPr="001940F8">
          <w:rPr>
            <w:i/>
            <w:iCs/>
            <w:color w:val="8C8C8C"/>
            <w:lang w:val="en-US"/>
            <w:rPrChange w:id="9420" w:author="Maxim Bystrov" w:date="2026-05-24T13:2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ячеек</w:t>
        </w:r>
        <w:r w:rsidRPr="001940F8">
          <w:rPr>
            <w:i/>
            <w:iCs/>
            <w:color w:val="8C8C8C"/>
            <w:lang w:val="en-US"/>
            <w:rPrChange w:id="9421" w:author="Maxim Bystrov" w:date="2026-05-24T13:2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для</w:t>
        </w:r>
        <w:r w:rsidRPr="001940F8">
          <w:rPr>
            <w:i/>
            <w:iCs/>
            <w:color w:val="8C8C8C"/>
            <w:lang w:val="en-US"/>
            <w:rPrChange w:id="9422" w:author="Maxim Bystrov" w:date="2026-05-24T13:2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лучшего</w:t>
        </w:r>
        <w:r w:rsidRPr="001940F8">
          <w:rPr>
            <w:i/>
            <w:iCs/>
            <w:color w:val="8C8C8C"/>
            <w:lang w:val="en-US"/>
            <w:rPrChange w:id="9423" w:author="Maxim Bystrov" w:date="2026-05-24T13:2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покрытия</w:t>
        </w:r>
        <w:r w:rsidRPr="001940F8">
          <w:rPr>
            <w:i/>
            <w:iCs/>
            <w:color w:val="8C8C8C"/>
            <w:lang w:val="en-US"/>
            <w:rPrChange w:id="9424" w:author="Maxim Bystrov" w:date="2026-05-24T13:21:00Z">
              <w:rPr>
                <w:i/>
                <w:iCs/>
                <w:color w:val="8C8C8C"/>
              </w:rPr>
            </w:rPrChange>
          </w:rPr>
          <w:br/>
          <w:t xml:space="preserve">            </w:t>
        </w:r>
        <w:r w:rsidRPr="001940F8">
          <w:rPr>
            <w:color w:val="080808"/>
            <w:lang w:val="en-US"/>
            <w:rPrChange w:id="9425" w:author="Maxim Bystrov" w:date="2026-05-24T13:21:00Z">
              <w:rPr>
                <w:color w:val="080808"/>
              </w:rPr>
            </w:rPrChange>
          </w:rPr>
          <w:t>.build()</w:t>
        </w:r>
        <w:r w:rsidRPr="001940F8">
          <w:rPr>
            <w:color w:val="080808"/>
            <w:lang w:val="en-US"/>
            <w:rPrChange w:id="9426" w:author="Maxim Bystrov" w:date="2026-05-24T13:21:00Z">
              <w:rPr>
                <w:color w:val="080808"/>
              </w:rPr>
            </w:rPrChange>
          </w:rPr>
          <w:br/>
        </w:r>
        <w:r w:rsidRPr="001940F8">
          <w:rPr>
            <w:color w:val="080808"/>
            <w:lang w:val="en-US"/>
            <w:rPrChange w:id="9427" w:author="Maxim Bystrov" w:date="2026-05-24T13:21:00Z">
              <w:rPr>
                <w:color w:val="080808"/>
              </w:rPr>
            </w:rPrChange>
          </w:rPr>
          <w:br/>
          <w:t xml:space="preserve">        </w:t>
        </w:r>
        <w:r w:rsidRPr="001940F8">
          <w:rPr>
            <w:i/>
            <w:iCs/>
            <w:color w:val="8C8C8C"/>
            <w:lang w:val="en-US"/>
            <w:rPrChange w:id="9428" w:author="Maxim Bystrov" w:date="2026-05-24T13:21:00Z">
              <w:rPr>
                <w:i/>
                <w:iCs/>
                <w:color w:val="8C8C8C"/>
              </w:rPr>
            </w:rPrChange>
          </w:rPr>
          <w:t xml:space="preserve">// </w:t>
        </w:r>
        <w:r>
          <w:rPr>
            <w:i/>
            <w:iCs/>
            <w:color w:val="8C8C8C"/>
          </w:rPr>
          <w:t>Получаем</w:t>
        </w:r>
        <w:r w:rsidRPr="001940F8">
          <w:rPr>
            <w:i/>
            <w:iCs/>
            <w:color w:val="8C8C8C"/>
            <w:lang w:val="en-US"/>
            <w:rPrChange w:id="9429" w:author="Maxim Bystrov" w:date="2026-05-24T13:2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покрытие</w:t>
        </w:r>
        <w:r w:rsidRPr="001940F8">
          <w:rPr>
            <w:i/>
            <w:iCs/>
            <w:color w:val="8C8C8C"/>
            <w:lang w:val="en-US"/>
            <w:rPrChange w:id="9430" w:author="Maxim Bystrov" w:date="2026-05-24T13:2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прямоугольника</w:t>
        </w:r>
        <w:r w:rsidRPr="001940F8">
          <w:rPr>
            <w:i/>
            <w:iCs/>
            <w:color w:val="8C8C8C"/>
            <w:lang w:val="en-US"/>
            <w:rPrChange w:id="9431" w:author="Maxim Bystrov" w:date="2026-05-24T13:21:00Z">
              <w:rPr>
                <w:i/>
                <w:iCs/>
                <w:color w:val="8C8C8C"/>
              </w:rPr>
            </w:rPrChange>
          </w:rPr>
          <w:t xml:space="preserve"> S2 </w:t>
        </w:r>
        <w:r>
          <w:rPr>
            <w:i/>
            <w:iCs/>
            <w:color w:val="8C8C8C"/>
          </w:rPr>
          <w:t>ячейками</w:t>
        </w:r>
        <w:r w:rsidRPr="001940F8">
          <w:rPr>
            <w:i/>
            <w:iCs/>
            <w:color w:val="8C8C8C"/>
            <w:lang w:val="en-US"/>
            <w:rPrChange w:id="9432" w:author="Maxim Bystrov" w:date="2026-05-24T13:2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разных</w:t>
        </w:r>
        <w:r w:rsidRPr="001940F8">
          <w:rPr>
            <w:i/>
            <w:iCs/>
            <w:color w:val="8C8C8C"/>
            <w:lang w:val="en-US"/>
            <w:rPrChange w:id="9433" w:author="Maxim Bystrov" w:date="2026-05-24T13:2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уровней</w:t>
        </w:r>
        <w:r w:rsidRPr="001940F8">
          <w:rPr>
            <w:i/>
            <w:iCs/>
            <w:color w:val="8C8C8C"/>
            <w:lang w:val="en-US"/>
            <w:rPrChange w:id="9434" w:author="Maxim Bystrov" w:date="2026-05-24T13:21:00Z">
              <w:rPr>
                <w:i/>
                <w:iCs/>
                <w:color w:val="8C8C8C"/>
              </w:rPr>
            </w:rPrChange>
          </w:rPr>
          <w:br/>
          <w:t xml:space="preserve">        </w:t>
        </w:r>
        <w:proofErr w:type="spellStart"/>
        <w:r w:rsidRPr="001940F8">
          <w:rPr>
            <w:color w:val="0033B3"/>
            <w:lang w:val="en-US"/>
            <w:rPrChange w:id="9435" w:author="Maxim Bystrov" w:date="2026-05-24T13:21:00Z">
              <w:rPr>
                <w:color w:val="0033B3"/>
              </w:rPr>
            </w:rPrChange>
          </w:rPr>
          <w:t>val</w:t>
        </w:r>
        <w:proofErr w:type="spellEnd"/>
        <w:r w:rsidRPr="001940F8">
          <w:rPr>
            <w:color w:val="0033B3"/>
            <w:lang w:val="en-US"/>
            <w:rPrChange w:id="9436" w:author="Maxim Bystrov" w:date="2026-05-24T13:21:00Z">
              <w:rPr>
                <w:color w:val="0033B3"/>
              </w:rPr>
            </w:rPrChange>
          </w:rPr>
          <w:t xml:space="preserve"> </w:t>
        </w:r>
        <w:proofErr w:type="spellStart"/>
        <w:r w:rsidRPr="001940F8">
          <w:rPr>
            <w:color w:val="000000"/>
            <w:lang w:val="en-US"/>
            <w:rPrChange w:id="9437" w:author="Maxim Bystrov" w:date="2026-05-24T13:21:00Z">
              <w:rPr>
                <w:color w:val="000000"/>
              </w:rPr>
            </w:rPrChange>
          </w:rPr>
          <w:t>cellUnion</w:t>
        </w:r>
        <w:proofErr w:type="spellEnd"/>
        <w:r w:rsidRPr="001940F8">
          <w:rPr>
            <w:color w:val="000000"/>
            <w:lang w:val="en-US"/>
            <w:rPrChange w:id="9438" w:author="Maxim Bystrov" w:date="2026-05-24T13:21:00Z">
              <w:rPr>
                <w:color w:val="000000"/>
              </w:rPr>
            </w:rPrChange>
          </w:rPr>
          <w:t xml:space="preserve"> </w:t>
        </w:r>
        <w:r w:rsidRPr="001940F8">
          <w:rPr>
            <w:color w:val="080808"/>
            <w:lang w:val="en-US"/>
            <w:rPrChange w:id="9439" w:author="Maxim Bystrov" w:date="2026-05-24T13:21:00Z">
              <w:rPr>
                <w:color w:val="080808"/>
              </w:rPr>
            </w:rPrChange>
          </w:rPr>
          <w:t xml:space="preserve">= </w:t>
        </w:r>
        <w:proofErr w:type="spellStart"/>
        <w:r w:rsidRPr="001940F8">
          <w:rPr>
            <w:color w:val="000000"/>
            <w:lang w:val="en-US"/>
            <w:rPrChange w:id="9440" w:author="Maxim Bystrov" w:date="2026-05-24T13:21:00Z">
              <w:rPr>
                <w:color w:val="000000"/>
              </w:rPr>
            </w:rPrChange>
          </w:rPr>
          <w:t>coverer</w:t>
        </w:r>
        <w:r w:rsidRPr="001940F8">
          <w:rPr>
            <w:color w:val="080808"/>
            <w:lang w:val="en-US"/>
            <w:rPrChange w:id="9441" w:author="Maxim Bystrov" w:date="2026-05-24T13:21:00Z">
              <w:rPr>
                <w:color w:val="080808"/>
              </w:rPr>
            </w:rPrChange>
          </w:rPr>
          <w:t>.getCovering</w:t>
        </w:r>
        <w:proofErr w:type="spellEnd"/>
        <w:r w:rsidRPr="001940F8">
          <w:rPr>
            <w:color w:val="080808"/>
            <w:lang w:val="en-US"/>
            <w:rPrChange w:id="9442" w:author="Maxim Bystrov" w:date="2026-05-24T13:21:00Z">
              <w:rPr>
                <w:color w:val="080808"/>
              </w:rPr>
            </w:rPrChange>
          </w:rPr>
          <w:t>(</w:t>
        </w:r>
        <w:r w:rsidRPr="001940F8">
          <w:rPr>
            <w:color w:val="000000"/>
            <w:lang w:val="en-US"/>
            <w:rPrChange w:id="9443" w:author="Maxim Bystrov" w:date="2026-05-24T13:21:00Z">
              <w:rPr>
                <w:color w:val="000000"/>
              </w:rPr>
            </w:rPrChange>
          </w:rPr>
          <w:t>s2Polygon</w:t>
        </w:r>
        <w:r w:rsidRPr="001940F8">
          <w:rPr>
            <w:color w:val="080808"/>
            <w:lang w:val="en-US"/>
            <w:rPrChange w:id="9444" w:author="Maxim Bystrov" w:date="2026-05-24T13:21:00Z">
              <w:rPr>
                <w:color w:val="080808"/>
              </w:rPr>
            </w:rPrChange>
          </w:rPr>
          <w:t>)</w:t>
        </w:r>
        <w:r w:rsidRPr="001940F8">
          <w:rPr>
            <w:color w:val="080808"/>
            <w:lang w:val="en-US"/>
            <w:rPrChange w:id="9445" w:author="Maxim Bystrov" w:date="2026-05-24T13:21:00Z">
              <w:rPr>
                <w:color w:val="080808"/>
              </w:rPr>
            </w:rPrChange>
          </w:rPr>
          <w:br/>
        </w:r>
        <w:r w:rsidRPr="001940F8">
          <w:rPr>
            <w:color w:val="080808"/>
            <w:lang w:val="en-US"/>
            <w:rPrChange w:id="9446" w:author="Maxim Bystrov" w:date="2026-05-24T13:21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1940F8">
          <w:rPr>
            <w:color w:val="0033B3"/>
            <w:lang w:val="en-US"/>
            <w:rPrChange w:id="9447" w:author="Maxim Bystrov" w:date="2026-05-24T13:21:00Z">
              <w:rPr>
                <w:color w:val="0033B3"/>
              </w:rPr>
            </w:rPrChange>
          </w:rPr>
          <w:t>val</w:t>
        </w:r>
        <w:proofErr w:type="spellEnd"/>
        <w:r w:rsidRPr="001940F8">
          <w:rPr>
            <w:color w:val="0033B3"/>
            <w:lang w:val="en-US"/>
            <w:rPrChange w:id="9448" w:author="Maxim Bystrov" w:date="2026-05-24T13:21:00Z">
              <w:rPr>
                <w:color w:val="0033B3"/>
              </w:rPr>
            </w:rPrChange>
          </w:rPr>
          <w:t xml:space="preserve"> </w:t>
        </w:r>
        <w:r w:rsidRPr="001940F8">
          <w:rPr>
            <w:color w:val="000000"/>
            <w:lang w:val="en-US"/>
            <w:rPrChange w:id="9449" w:author="Maxim Bystrov" w:date="2026-05-24T13:21:00Z">
              <w:rPr>
                <w:color w:val="000000"/>
              </w:rPr>
            </w:rPrChange>
          </w:rPr>
          <w:t xml:space="preserve">ranges </w:t>
        </w:r>
        <w:r w:rsidRPr="001940F8">
          <w:rPr>
            <w:color w:val="080808"/>
            <w:lang w:val="en-US"/>
            <w:rPrChange w:id="9450" w:author="Maxim Bystrov" w:date="2026-05-24T13:21:00Z">
              <w:rPr>
                <w:color w:val="080808"/>
              </w:rPr>
            </w:rPrChange>
          </w:rPr>
          <w:t xml:space="preserve">= </w:t>
        </w:r>
        <w:proofErr w:type="spellStart"/>
        <w:r w:rsidRPr="001940F8">
          <w:rPr>
            <w:i/>
            <w:iCs/>
            <w:color w:val="00627A"/>
            <w:lang w:val="en-US"/>
            <w:rPrChange w:id="9451" w:author="Maxim Bystrov" w:date="2026-05-24T13:21:00Z">
              <w:rPr>
                <w:i/>
                <w:iCs/>
                <w:color w:val="00627A"/>
              </w:rPr>
            </w:rPrChange>
          </w:rPr>
          <w:t>mutableListOf</w:t>
        </w:r>
        <w:proofErr w:type="spellEnd"/>
        <w:r w:rsidRPr="001940F8">
          <w:rPr>
            <w:color w:val="080808"/>
            <w:lang w:val="en-US"/>
            <w:rPrChange w:id="9452" w:author="Maxim Bystrov" w:date="2026-05-24T13:21:00Z">
              <w:rPr>
                <w:color w:val="080808"/>
              </w:rPr>
            </w:rPrChange>
          </w:rPr>
          <w:t>&lt;</w:t>
        </w:r>
        <w:r w:rsidRPr="001940F8">
          <w:rPr>
            <w:color w:val="000000"/>
            <w:lang w:val="en-US"/>
            <w:rPrChange w:id="9453" w:author="Maxim Bystrov" w:date="2026-05-24T13:21:00Z">
              <w:rPr>
                <w:color w:val="000000"/>
              </w:rPr>
            </w:rPrChange>
          </w:rPr>
          <w:t>Pair</w:t>
        </w:r>
        <w:r w:rsidRPr="001940F8">
          <w:rPr>
            <w:color w:val="080808"/>
            <w:lang w:val="en-US"/>
            <w:rPrChange w:id="9454" w:author="Maxim Bystrov" w:date="2026-05-24T13:21:00Z">
              <w:rPr>
                <w:color w:val="080808"/>
              </w:rPr>
            </w:rPrChange>
          </w:rPr>
          <w:t>&lt;</w:t>
        </w:r>
        <w:r w:rsidRPr="001940F8">
          <w:rPr>
            <w:color w:val="000000"/>
            <w:lang w:val="en-US"/>
            <w:rPrChange w:id="9455" w:author="Maxim Bystrov" w:date="2026-05-24T13:21:00Z">
              <w:rPr>
                <w:color w:val="000000"/>
              </w:rPr>
            </w:rPrChange>
          </w:rPr>
          <w:t>Long</w:t>
        </w:r>
        <w:r w:rsidRPr="001940F8">
          <w:rPr>
            <w:color w:val="080808"/>
            <w:lang w:val="en-US"/>
            <w:rPrChange w:id="9456" w:author="Maxim Bystrov" w:date="2026-05-24T13:21:00Z">
              <w:rPr>
                <w:color w:val="080808"/>
              </w:rPr>
            </w:rPrChange>
          </w:rPr>
          <w:t xml:space="preserve">, </w:t>
        </w:r>
        <w:r w:rsidRPr="001940F8">
          <w:rPr>
            <w:color w:val="000000"/>
            <w:lang w:val="en-US"/>
            <w:rPrChange w:id="9457" w:author="Maxim Bystrov" w:date="2026-05-24T13:21:00Z">
              <w:rPr>
                <w:color w:val="000000"/>
              </w:rPr>
            </w:rPrChange>
          </w:rPr>
          <w:t>Long</w:t>
        </w:r>
        <w:r w:rsidRPr="001940F8">
          <w:rPr>
            <w:color w:val="080808"/>
            <w:lang w:val="en-US"/>
            <w:rPrChange w:id="9458" w:author="Maxim Bystrov" w:date="2026-05-24T13:21:00Z">
              <w:rPr>
                <w:color w:val="080808"/>
              </w:rPr>
            </w:rPrChange>
          </w:rPr>
          <w:t>&gt;&gt;()</w:t>
        </w:r>
        <w:r w:rsidRPr="001940F8">
          <w:rPr>
            <w:color w:val="080808"/>
            <w:lang w:val="en-US"/>
            <w:rPrChange w:id="9459" w:author="Maxim Bystrov" w:date="2026-05-24T13:21:00Z">
              <w:rPr>
                <w:color w:val="080808"/>
              </w:rPr>
            </w:rPrChange>
          </w:rPr>
          <w:br/>
        </w:r>
        <w:r w:rsidRPr="001940F8">
          <w:rPr>
            <w:color w:val="080808"/>
            <w:lang w:val="en-US"/>
            <w:rPrChange w:id="9460" w:author="Maxim Bystrov" w:date="2026-05-24T13:21:00Z">
              <w:rPr>
                <w:color w:val="080808"/>
              </w:rPr>
            </w:rPrChange>
          </w:rPr>
          <w:br/>
          <w:t xml:space="preserve">        </w:t>
        </w:r>
        <w:r w:rsidRPr="001940F8">
          <w:rPr>
            <w:color w:val="0033B3"/>
            <w:lang w:val="en-US"/>
            <w:rPrChange w:id="9461" w:author="Maxim Bystrov" w:date="2026-05-24T13:21:00Z">
              <w:rPr>
                <w:color w:val="0033B3"/>
              </w:rPr>
            </w:rPrChange>
          </w:rPr>
          <w:t xml:space="preserve">for </w:t>
        </w:r>
        <w:r w:rsidRPr="001940F8">
          <w:rPr>
            <w:color w:val="080808"/>
            <w:lang w:val="en-US"/>
            <w:rPrChange w:id="9462" w:author="Maxim Bystrov" w:date="2026-05-24T13:21:00Z">
              <w:rPr>
                <w:color w:val="080808"/>
              </w:rPr>
            </w:rPrChange>
          </w:rPr>
          <w:t>(</w:t>
        </w:r>
        <w:proofErr w:type="spellStart"/>
        <w:r w:rsidRPr="001940F8">
          <w:rPr>
            <w:color w:val="000000"/>
            <w:lang w:val="en-US"/>
            <w:rPrChange w:id="9463" w:author="Maxim Bystrov" w:date="2026-05-24T13:21:00Z">
              <w:rPr>
                <w:color w:val="000000"/>
              </w:rPr>
            </w:rPrChange>
          </w:rPr>
          <w:t>i</w:t>
        </w:r>
        <w:proofErr w:type="spellEnd"/>
        <w:r w:rsidRPr="001940F8">
          <w:rPr>
            <w:color w:val="000000"/>
            <w:lang w:val="en-US"/>
            <w:rPrChange w:id="9464" w:author="Maxim Bystrov" w:date="2026-05-24T13:21:00Z">
              <w:rPr>
                <w:color w:val="000000"/>
              </w:rPr>
            </w:rPrChange>
          </w:rPr>
          <w:t xml:space="preserve"> </w:t>
        </w:r>
        <w:r w:rsidRPr="001940F8">
          <w:rPr>
            <w:color w:val="0033B3"/>
            <w:lang w:val="en-US"/>
            <w:rPrChange w:id="9465" w:author="Maxim Bystrov" w:date="2026-05-24T13:21:00Z">
              <w:rPr>
                <w:color w:val="0033B3"/>
              </w:rPr>
            </w:rPrChange>
          </w:rPr>
          <w:t xml:space="preserve">in </w:t>
        </w:r>
        <w:r w:rsidRPr="001940F8">
          <w:rPr>
            <w:color w:val="1750EB"/>
            <w:lang w:val="en-US"/>
            <w:rPrChange w:id="9466" w:author="Maxim Bystrov" w:date="2026-05-24T13:21:00Z">
              <w:rPr>
                <w:color w:val="1750EB"/>
              </w:rPr>
            </w:rPrChange>
          </w:rPr>
          <w:t xml:space="preserve">0 </w:t>
        </w:r>
        <w:r w:rsidRPr="001940F8">
          <w:rPr>
            <w:i/>
            <w:iCs/>
            <w:color w:val="00627A"/>
            <w:lang w:val="en-US"/>
            <w:rPrChange w:id="9467" w:author="Maxim Bystrov" w:date="2026-05-24T13:21:00Z">
              <w:rPr>
                <w:i/>
                <w:iCs/>
                <w:color w:val="00627A"/>
              </w:rPr>
            </w:rPrChange>
          </w:rPr>
          <w:t xml:space="preserve">until </w:t>
        </w:r>
        <w:proofErr w:type="spellStart"/>
        <w:r w:rsidRPr="001940F8">
          <w:rPr>
            <w:color w:val="000000"/>
            <w:lang w:val="en-US"/>
            <w:rPrChange w:id="9468" w:author="Maxim Bystrov" w:date="2026-05-24T13:21:00Z">
              <w:rPr>
                <w:color w:val="000000"/>
              </w:rPr>
            </w:rPrChange>
          </w:rPr>
          <w:t>cellUnion</w:t>
        </w:r>
        <w:r w:rsidRPr="001940F8">
          <w:rPr>
            <w:color w:val="080808"/>
            <w:lang w:val="en-US"/>
            <w:rPrChange w:id="9469" w:author="Maxim Bystrov" w:date="2026-05-24T13:21:00Z">
              <w:rPr>
                <w:color w:val="080808"/>
              </w:rPr>
            </w:rPrChange>
          </w:rPr>
          <w:t>.size</w:t>
        </w:r>
        <w:proofErr w:type="spellEnd"/>
        <w:r w:rsidRPr="001940F8">
          <w:rPr>
            <w:color w:val="080808"/>
            <w:lang w:val="en-US"/>
            <w:rPrChange w:id="9470" w:author="Maxim Bystrov" w:date="2026-05-24T13:21:00Z">
              <w:rPr>
                <w:color w:val="080808"/>
              </w:rPr>
            </w:rPrChange>
          </w:rPr>
          <w:t>()) {</w:t>
        </w:r>
        <w:r w:rsidRPr="001940F8">
          <w:rPr>
            <w:color w:val="080808"/>
            <w:lang w:val="en-US"/>
            <w:rPrChange w:id="9471" w:author="Maxim Bystrov" w:date="2026-05-24T13:21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1940F8">
          <w:rPr>
            <w:color w:val="0033B3"/>
            <w:lang w:val="en-US"/>
            <w:rPrChange w:id="9472" w:author="Maxim Bystrov" w:date="2026-05-24T13:21:00Z">
              <w:rPr>
                <w:color w:val="0033B3"/>
              </w:rPr>
            </w:rPrChange>
          </w:rPr>
          <w:t>val</w:t>
        </w:r>
        <w:proofErr w:type="spellEnd"/>
        <w:r w:rsidRPr="001940F8">
          <w:rPr>
            <w:color w:val="0033B3"/>
            <w:lang w:val="en-US"/>
            <w:rPrChange w:id="9473" w:author="Maxim Bystrov" w:date="2026-05-24T13:21:00Z">
              <w:rPr>
                <w:color w:val="0033B3"/>
              </w:rPr>
            </w:rPrChange>
          </w:rPr>
          <w:t xml:space="preserve"> </w:t>
        </w:r>
        <w:r w:rsidRPr="001940F8">
          <w:rPr>
            <w:color w:val="000000"/>
            <w:lang w:val="en-US"/>
            <w:rPrChange w:id="9474" w:author="Maxim Bystrov" w:date="2026-05-24T13:21:00Z">
              <w:rPr>
                <w:color w:val="000000"/>
              </w:rPr>
            </w:rPrChange>
          </w:rPr>
          <w:t xml:space="preserve">cell </w:t>
        </w:r>
        <w:r w:rsidRPr="001940F8">
          <w:rPr>
            <w:color w:val="080808"/>
            <w:lang w:val="en-US"/>
            <w:rPrChange w:id="9475" w:author="Maxim Bystrov" w:date="2026-05-24T13:21:00Z">
              <w:rPr>
                <w:color w:val="080808"/>
              </w:rPr>
            </w:rPrChange>
          </w:rPr>
          <w:t xml:space="preserve">= </w:t>
        </w:r>
        <w:proofErr w:type="spellStart"/>
        <w:r w:rsidRPr="001940F8">
          <w:rPr>
            <w:color w:val="000000"/>
            <w:lang w:val="en-US"/>
            <w:rPrChange w:id="9476" w:author="Maxim Bystrov" w:date="2026-05-24T13:21:00Z">
              <w:rPr>
                <w:color w:val="000000"/>
              </w:rPr>
            </w:rPrChange>
          </w:rPr>
          <w:t>cellUnion</w:t>
        </w:r>
        <w:r w:rsidRPr="001940F8">
          <w:rPr>
            <w:color w:val="080808"/>
            <w:lang w:val="en-US"/>
            <w:rPrChange w:id="9477" w:author="Maxim Bystrov" w:date="2026-05-24T13:21:00Z">
              <w:rPr>
                <w:color w:val="080808"/>
              </w:rPr>
            </w:rPrChange>
          </w:rPr>
          <w:t>.cellId</w:t>
        </w:r>
        <w:proofErr w:type="spellEnd"/>
        <w:r w:rsidRPr="001940F8">
          <w:rPr>
            <w:color w:val="080808"/>
            <w:lang w:val="en-US"/>
            <w:rPrChange w:id="9478" w:author="Maxim Bystrov" w:date="2026-05-24T13:21:00Z">
              <w:rPr>
                <w:color w:val="080808"/>
              </w:rPr>
            </w:rPrChange>
          </w:rPr>
          <w:t>(</w:t>
        </w:r>
        <w:proofErr w:type="spellStart"/>
        <w:r w:rsidRPr="001940F8">
          <w:rPr>
            <w:color w:val="000000"/>
            <w:lang w:val="en-US"/>
            <w:rPrChange w:id="9479" w:author="Maxim Bystrov" w:date="2026-05-24T13:21:00Z">
              <w:rPr>
                <w:color w:val="000000"/>
              </w:rPr>
            </w:rPrChange>
          </w:rPr>
          <w:t>i</w:t>
        </w:r>
        <w:proofErr w:type="spellEnd"/>
        <w:r w:rsidRPr="001940F8">
          <w:rPr>
            <w:color w:val="080808"/>
            <w:lang w:val="en-US"/>
            <w:rPrChange w:id="9480" w:author="Maxim Bystrov" w:date="2026-05-24T13:21:00Z">
              <w:rPr>
                <w:color w:val="080808"/>
              </w:rPr>
            </w:rPrChange>
          </w:rPr>
          <w:t>)</w:t>
        </w:r>
        <w:r w:rsidRPr="001940F8">
          <w:rPr>
            <w:color w:val="080808"/>
            <w:lang w:val="en-US"/>
            <w:rPrChange w:id="9481" w:author="Maxim Bystrov" w:date="2026-05-24T13:21:00Z">
              <w:rPr>
                <w:color w:val="080808"/>
              </w:rPr>
            </w:rPrChange>
          </w:rPr>
          <w:br/>
        </w:r>
        <w:r w:rsidRPr="001940F8">
          <w:rPr>
            <w:color w:val="080808"/>
            <w:lang w:val="en-US"/>
            <w:rPrChange w:id="9482" w:author="Maxim Bystrov" w:date="2026-05-24T13:21:00Z">
              <w:rPr>
                <w:color w:val="080808"/>
              </w:rPr>
            </w:rPrChange>
          </w:rPr>
          <w:br/>
          <w:t xml:space="preserve">            </w:t>
        </w:r>
        <w:r w:rsidRPr="001940F8">
          <w:rPr>
            <w:i/>
            <w:iCs/>
            <w:color w:val="8C8C8C"/>
            <w:lang w:val="en-US"/>
            <w:rPrChange w:id="9483" w:author="Maxim Bystrov" w:date="2026-05-24T13:21:00Z">
              <w:rPr>
                <w:i/>
                <w:iCs/>
                <w:color w:val="8C8C8C"/>
              </w:rPr>
            </w:rPrChange>
          </w:rPr>
          <w:t xml:space="preserve">// </w:t>
        </w:r>
        <w:r>
          <w:rPr>
            <w:i/>
            <w:iCs/>
            <w:color w:val="8C8C8C"/>
          </w:rPr>
          <w:t>Получаем</w:t>
        </w:r>
        <w:r w:rsidRPr="001940F8">
          <w:rPr>
            <w:i/>
            <w:iCs/>
            <w:color w:val="8C8C8C"/>
            <w:lang w:val="en-US"/>
            <w:rPrChange w:id="9484" w:author="Maxim Bystrov" w:date="2026-05-24T13:2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диапазон</w:t>
        </w:r>
        <w:r w:rsidRPr="001940F8">
          <w:rPr>
            <w:i/>
            <w:iCs/>
            <w:color w:val="8C8C8C"/>
            <w:lang w:val="en-US"/>
            <w:rPrChange w:id="9485" w:author="Maxim Bystrov" w:date="2026-05-24T13:2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дочерних</w:t>
        </w:r>
        <w:r w:rsidRPr="001940F8">
          <w:rPr>
            <w:i/>
            <w:iCs/>
            <w:color w:val="8C8C8C"/>
            <w:lang w:val="en-US"/>
            <w:rPrChange w:id="9486" w:author="Maxim Bystrov" w:date="2026-05-24T13:2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ячеек</w:t>
        </w:r>
        <w:r w:rsidRPr="001940F8">
          <w:rPr>
            <w:i/>
            <w:iCs/>
            <w:color w:val="8C8C8C"/>
            <w:lang w:val="en-US"/>
            <w:rPrChange w:id="9487" w:author="Maxim Bystrov" w:date="2026-05-24T13:2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уровня</w:t>
        </w:r>
        <w:r w:rsidRPr="001940F8">
          <w:rPr>
            <w:i/>
            <w:iCs/>
            <w:color w:val="8C8C8C"/>
            <w:lang w:val="en-US"/>
            <w:rPrChange w:id="9488" w:author="Maxim Bystrov" w:date="2026-05-24T13:21:00Z">
              <w:rPr>
                <w:i/>
                <w:iCs/>
                <w:color w:val="8C8C8C"/>
              </w:rPr>
            </w:rPrChange>
          </w:rPr>
          <w:t xml:space="preserve"> 24</w:t>
        </w:r>
        <w:r w:rsidRPr="001940F8">
          <w:rPr>
            <w:i/>
            <w:iCs/>
            <w:color w:val="8C8C8C"/>
            <w:lang w:val="en-US"/>
            <w:rPrChange w:id="9489" w:author="Maxim Bystrov" w:date="2026-05-24T13:21:00Z">
              <w:rPr>
                <w:i/>
                <w:iCs/>
                <w:color w:val="8C8C8C"/>
              </w:rPr>
            </w:rPrChange>
          </w:rPr>
          <w:br/>
          <w:t xml:space="preserve">            </w:t>
        </w:r>
        <w:proofErr w:type="spellStart"/>
        <w:r w:rsidRPr="001940F8">
          <w:rPr>
            <w:color w:val="0033B3"/>
            <w:lang w:val="en-US"/>
            <w:rPrChange w:id="9490" w:author="Maxim Bystrov" w:date="2026-05-24T13:21:00Z">
              <w:rPr>
                <w:color w:val="0033B3"/>
              </w:rPr>
            </w:rPrChange>
          </w:rPr>
          <w:t>val</w:t>
        </w:r>
        <w:proofErr w:type="spellEnd"/>
        <w:r w:rsidRPr="001940F8">
          <w:rPr>
            <w:color w:val="0033B3"/>
            <w:lang w:val="en-US"/>
            <w:rPrChange w:id="9491" w:author="Maxim Bystrov" w:date="2026-05-24T13:21:00Z">
              <w:rPr>
                <w:color w:val="0033B3"/>
              </w:rPr>
            </w:rPrChange>
          </w:rPr>
          <w:t xml:space="preserve"> </w:t>
        </w:r>
        <w:proofErr w:type="spellStart"/>
        <w:r w:rsidRPr="001940F8">
          <w:rPr>
            <w:color w:val="000000"/>
            <w:lang w:val="en-US"/>
            <w:rPrChange w:id="9492" w:author="Maxim Bystrov" w:date="2026-05-24T13:21:00Z">
              <w:rPr>
                <w:color w:val="000000"/>
              </w:rPr>
            </w:rPrChange>
          </w:rPr>
          <w:t>rangeStart</w:t>
        </w:r>
        <w:proofErr w:type="spellEnd"/>
        <w:r w:rsidRPr="001940F8">
          <w:rPr>
            <w:color w:val="000000"/>
            <w:lang w:val="en-US"/>
            <w:rPrChange w:id="9493" w:author="Maxim Bystrov" w:date="2026-05-24T13:21:00Z">
              <w:rPr>
                <w:color w:val="000000"/>
              </w:rPr>
            </w:rPrChange>
          </w:rPr>
          <w:t xml:space="preserve"> </w:t>
        </w:r>
        <w:r w:rsidRPr="001940F8">
          <w:rPr>
            <w:color w:val="080808"/>
            <w:lang w:val="en-US"/>
            <w:rPrChange w:id="9494" w:author="Maxim Bystrov" w:date="2026-05-24T13:21:00Z">
              <w:rPr>
                <w:color w:val="080808"/>
              </w:rPr>
            </w:rPrChange>
          </w:rPr>
          <w:t xml:space="preserve">= </w:t>
        </w:r>
        <w:proofErr w:type="spellStart"/>
        <w:r w:rsidRPr="001940F8">
          <w:rPr>
            <w:color w:val="000000"/>
            <w:lang w:val="en-US"/>
            <w:rPrChange w:id="9495" w:author="Maxim Bystrov" w:date="2026-05-24T13:21:00Z">
              <w:rPr>
                <w:color w:val="000000"/>
              </w:rPr>
            </w:rPrChange>
          </w:rPr>
          <w:t>cell</w:t>
        </w:r>
        <w:r w:rsidRPr="001940F8">
          <w:rPr>
            <w:color w:val="080808"/>
            <w:lang w:val="en-US"/>
            <w:rPrChange w:id="9496" w:author="Maxim Bystrov" w:date="2026-05-24T13:21:00Z">
              <w:rPr>
                <w:color w:val="080808"/>
              </w:rPr>
            </w:rPrChange>
          </w:rPr>
          <w:t>.childBegin</w:t>
        </w:r>
        <w:proofErr w:type="spellEnd"/>
        <w:r w:rsidRPr="001940F8">
          <w:rPr>
            <w:color w:val="080808"/>
            <w:lang w:val="en-US"/>
            <w:rPrChange w:id="9497" w:author="Maxim Bystrov" w:date="2026-05-24T13:21:00Z">
              <w:rPr>
                <w:color w:val="080808"/>
              </w:rPr>
            </w:rPrChange>
          </w:rPr>
          <w:t>(</w:t>
        </w:r>
        <w:r w:rsidRPr="001940F8">
          <w:rPr>
            <w:color w:val="1750EB"/>
            <w:lang w:val="en-US"/>
            <w:rPrChange w:id="9498" w:author="Maxim Bystrov" w:date="2026-05-24T13:21:00Z">
              <w:rPr>
                <w:color w:val="1750EB"/>
              </w:rPr>
            </w:rPrChange>
          </w:rPr>
          <w:t>24</w:t>
        </w:r>
        <w:r w:rsidRPr="001940F8">
          <w:rPr>
            <w:color w:val="080808"/>
            <w:lang w:val="en-US"/>
            <w:rPrChange w:id="9499" w:author="Maxim Bystrov" w:date="2026-05-24T13:21:00Z">
              <w:rPr>
                <w:color w:val="080808"/>
              </w:rPr>
            </w:rPrChange>
          </w:rPr>
          <w:t>).id()</w:t>
        </w:r>
        <w:r w:rsidRPr="001940F8">
          <w:rPr>
            <w:color w:val="080808"/>
            <w:lang w:val="en-US"/>
            <w:rPrChange w:id="9500" w:author="Maxim Bystrov" w:date="2026-05-24T13:21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1940F8">
          <w:rPr>
            <w:color w:val="0033B3"/>
            <w:lang w:val="en-US"/>
            <w:rPrChange w:id="9501" w:author="Maxim Bystrov" w:date="2026-05-24T13:21:00Z">
              <w:rPr>
                <w:color w:val="0033B3"/>
              </w:rPr>
            </w:rPrChange>
          </w:rPr>
          <w:t>val</w:t>
        </w:r>
        <w:proofErr w:type="spellEnd"/>
        <w:r w:rsidRPr="001940F8">
          <w:rPr>
            <w:color w:val="0033B3"/>
            <w:lang w:val="en-US"/>
            <w:rPrChange w:id="9502" w:author="Maxim Bystrov" w:date="2026-05-24T13:21:00Z">
              <w:rPr>
                <w:color w:val="0033B3"/>
              </w:rPr>
            </w:rPrChange>
          </w:rPr>
          <w:t xml:space="preserve"> </w:t>
        </w:r>
        <w:proofErr w:type="spellStart"/>
        <w:r w:rsidRPr="001940F8">
          <w:rPr>
            <w:color w:val="000000"/>
            <w:lang w:val="en-US"/>
            <w:rPrChange w:id="9503" w:author="Maxim Bystrov" w:date="2026-05-24T13:21:00Z">
              <w:rPr>
                <w:color w:val="000000"/>
              </w:rPr>
            </w:rPrChange>
          </w:rPr>
          <w:t>rangeEnd</w:t>
        </w:r>
        <w:proofErr w:type="spellEnd"/>
        <w:r w:rsidRPr="001940F8">
          <w:rPr>
            <w:color w:val="000000"/>
            <w:lang w:val="en-US"/>
            <w:rPrChange w:id="9504" w:author="Maxim Bystrov" w:date="2026-05-24T13:21:00Z">
              <w:rPr>
                <w:color w:val="000000"/>
              </w:rPr>
            </w:rPrChange>
          </w:rPr>
          <w:t xml:space="preserve"> </w:t>
        </w:r>
        <w:r w:rsidRPr="001940F8">
          <w:rPr>
            <w:color w:val="080808"/>
            <w:lang w:val="en-US"/>
            <w:rPrChange w:id="9505" w:author="Maxim Bystrov" w:date="2026-05-24T13:21:00Z">
              <w:rPr>
                <w:color w:val="080808"/>
              </w:rPr>
            </w:rPrChange>
          </w:rPr>
          <w:t xml:space="preserve">= </w:t>
        </w:r>
        <w:proofErr w:type="spellStart"/>
        <w:r w:rsidRPr="001940F8">
          <w:rPr>
            <w:color w:val="000000"/>
            <w:lang w:val="en-US"/>
            <w:rPrChange w:id="9506" w:author="Maxim Bystrov" w:date="2026-05-24T13:21:00Z">
              <w:rPr>
                <w:color w:val="000000"/>
              </w:rPr>
            </w:rPrChange>
          </w:rPr>
          <w:t>cell</w:t>
        </w:r>
        <w:r w:rsidRPr="001940F8">
          <w:rPr>
            <w:color w:val="080808"/>
            <w:lang w:val="en-US"/>
            <w:rPrChange w:id="9507" w:author="Maxim Bystrov" w:date="2026-05-24T13:21:00Z">
              <w:rPr>
                <w:color w:val="080808"/>
              </w:rPr>
            </w:rPrChange>
          </w:rPr>
          <w:t>.childEnd</w:t>
        </w:r>
        <w:proofErr w:type="spellEnd"/>
        <w:r w:rsidRPr="001940F8">
          <w:rPr>
            <w:color w:val="080808"/>
            <w:lang w:val="en-US"/>
            <w:rPrChange w:id="9508" w:author="Maxim Bystrov" w:date="2026-05-24T13:21:00Z">
              <w:rPr>
                <w:color w:val="080808"/>
              </w:rPr>
            </w:rPrChange>
          </w:rPr>
          <w:t>(</w:t>
        </w:r>
        <w:r w:rsidRPr="001940F8">
          <w:rPr>
            <w:color w:val="1750EB"/>
            <w:lang w:val="en-US"/>
            <w:rPrChange w:id="9509" w:author="Maxim Bystrov" w:date="2026-05-24T13:21:00Z">
              <w:rPr>
                <w:color w:val="1750EB"/>
              </w:rPr>
            </w:rPrChange>
          </w:rPr>
          <w:t>24</w:t>
        </w:r>
        <w:r w:rsidRPr="001940F8">
          <w:rPr>
            <w:color w:val="080808"/>
            <w:lang w:val="en-US"/>
            <w:rPrChange w:id="9510" w:author="Maxim Bystrov" w:date="2026-05-24T13:21:00Z">
              <w:rPr>
                <w:color w:val="080808"/>
              </w:rPr>
            </w:rPrChange>
          </w:rPr>
          <w:t xml:space="preserve">).id() - </w:t>
        </w:r>
        <w:r w:rsidRPr="001940F8">
          <w:rPr>
            <w:color w:val="1750EB"/>
            <w:lang w:val="en-US"/>
            <w:rPrChange w:id="9511" w:author="Maxim Bystrov" w:date="2026-05-24T13:21:00Z">
              <w:rPr>
                <w:color w:val="1750EB"/>
              </w:rPr>
            </w:rPrChange>
          </w:rPr>
          <w:t xml:space="preserve">1 </w:t>
        </w:r>
        <w:r w:rsidRPr="001940F8">
          <w:rPr>
            <w:i/>
            <w:iCs/>
            <w:color w:val="8C8C8C"/>
            <w:lang w:val="en-US"/>
            <w:rPrChange w:id="9512" w:author="Maxim Bystrov" w:date="2026-05-24T13:21:00Z">
              <w:rPr>
                <w:i/>
                <w:iCs/>
                <w:color w:val="8C8C8C"/>
              </w:rPr>
            </w:rPrChange>
          </w:rPr>
          <w:t xml:space="preserve">// -1 </w:t>
        </w:r>
        <w:r>
          <w:rPr>
            <w:i/>
            <w:iCs/>
            <w:color w:val="8C8C8C"/>
          </w:rPr>
          <w:t>потому</w:t>
        </w:r>
        <w:r w:rsidRPr="001940F8">
          <w:rPr>
            <w:i/>
            <w:iCs/>
            <w:color w:val="8C8C8C"/>
            <w:lang w:val="en-US"/>
            <w:rPrChange w:id="9513" w:author="Maxim Bystrov" w:date="2026-05-24T13:2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что</w:t>
        </w:r>
        <w:r w:rsidRPr="001940F8">
          <w:rPr>
            <w:i/>
            <w:iCs/>
            <w:color w:val="8C8C8C"/>
            <w:lang w:val="en-US"/>
            <w:rPrChange w:id="9514" w:author="Maxim Bystrov" w:date="2026-05-24T13:21:00Z">
              <w:rPr>
                <w:i/>
                <w:iCs/>
                <w:color w:val="8C8C8C"/>
              </w:rPr>
            </w:rPrChange>
          </w:rPr>
          <w:t xml:space="preserve"> </w:t>
        </w:r>
        <w:proofErr w:type="spellStart"/>
        <w:r w:rsidRPr="001940F8">
          <w:rPr>
            <w:i/>
            <w:iCs/>
            <w:color w:val="8C8C8C"/>
            <w:lang w:val="en-US"/>
            <w:rPrChange w:id="9515" w:author="Maxim Bystrov" w:date="2026-05-24T13:21:00Z">
              <w:rPr>
                <w:i/>
                <w:iCs/>
                <w:color w:val="8C8C8C"/>
              </w:rPr>
            </w:rPrChange>
          </w:rPr>
          <w:t>childEnd</w:t>
        </w:r>
        <w:proofErr w:type="spellEnd"/>
        <w:r w:rsidRPr="001940F8">
          <w:rPr>
            <w:i/>
            <w:iCs/>
            <w:color w:val="8C8C8C"/>
            <w:lang w:val="en-US"/>
            <w:rPrChange w:id="9516" w:author="Maxim Bystrov" w:date="2026-05-24T13:2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исключительный</w:t>
        </w:r>
        <w:r w:rsidRPr="001940F8">
          <w:rPr>
            <w:i/>
            <w:iCs/>
            <w:color w:val="8C8C8C"/>
            <w:lang w:val="en-US"/>
            <w:rPrChange w:id="9517" w:author="Maxim Bystrov" w:date="2026-05-24T13:21:00Z">
              <w:rPr>
                <w:i/>
                <w:iCs/>
                <w:color w:val="8C8C8C"/>
              </w:rPr>
            </w:rPrChange>
          </w:rPr>
          <w:br/>
        </w:r>
        <w:r w:rsidRPr="001940F8">
          <w:rPr>
            <w:i/>
            <w:iCs/>
            <w:color w:val="8C8C8C"/>
            <w:lang w:val="en-US"/>
            <w:rPrChange w:id="9518" w:author="Maxim Bystrov" w:date="2026-05-24T13:21:00Z">
              <w:rPr>
                <w:i/>
                <w:iCs/>
                <w:color w:val="8C8C8C"/>
              </w:rPr>
            </w:rPrChange>
          </w:rPr>
          <w:br/>
          <w:t xml:space="preserve">            </w:t>
        </w:r>
        <w:proofErr w:type="spellStart"/>
        <w:r w:rsidRPr="001940F8">
          <w:rPr>
            <w:color w:val="000000"/>
            <w:lang w:val="en-US"/>
            <w:rPrChange w:id="9519" w:author="Maxim Bystrov" w:date="2026-05-24T13:21:00Z">
              <w:rPr>
                <w:color w:val="000000"/>
              </w:rPr>
            </w:rPrChange>
          </w:rPr>
          <w:t>ranges</w:t>
        </w:r>
        <w:r w:rsidRPr="001940F8">
          <w:rPr>
            <w:color w:val="080808"/>
            <w:lang w:val="en-US"/>
            <w:rPrChange w:id="9520" w:author="Maxim Bystrov" w:date="2026-05-24T13:21:00Z">
              <w:rPr>
                <w:color w:val="080808"/>
              </w:rPr>
            </w:rPrChange>
          </w:rPr>
          <w:t>.add</w:t>
        </w:r>
        <w:proofErr w:type="spellEnd"/>
        <w:r w:rsidRPr="001940F8">
          <w:rPr>
            <w:color w:val="080808"/>
            <w:lang w:val="en-US"/>
            <w:rPrChange w:id="9521" w:author="Maxim Bystrov" w:date="2026-05-24T13:21:00Z">
              <w:rPr>
                <w:color w:val="080808"/>
              </w:rPr>
            </w:rPrChange>
          </w:rPr>
          <w:t>(Pair(</w:t>
        </w:r>
        <w:proofErr w:type="spellStart"/>
        <w:r w:rsidRPr="001940F8">
          <w:rPr>
            <w:color w:val="000000"/>
            <w:lang w:val="en-US"/>
            <w:rPrChange w:id="9522" w:author="Maxim Bystrov" w:date="2026-05-24T13:21:00Z">
              <w:rPr>
                <w:color w:val="000000"/>
              </w:rPr>
            </w:rPrChange>
          </w:rPr>
          <w:t>rangeStart</w:t>
        </w:r>
        <w:proofErr w:type="spellEnd"/>
        <w:r w:rsidRPr="001940F8">
          <w:rPr>
            <w:color w:val="080808"/>
            <w:lang w:val="en-US"/>
            <w:rPrChange w:id="9523" w:author="Maxim Bystrov" w:date="2026-05-24T13:21:00Z">
              <w:rPr>
                <w:color w:val="080808"/>
              </w:rPr>
            </w:rPrChange>
          </w:rPr>
          <w:t xml:space="preserve">, </w:t>
        </w:r>
        <w:proofErr w:type="spellStart"/>
        <w:r w:rsidRPr="001940F8">
          <w:rPr>
            <w:color w:val="000000"/>
            <w:lang w:val="en-US"/>
            <w:rPrChange w:id="9524" w:author="Maxim Bystrov" w:date="2026-05-24T13:21:00Z">
              <w:rPr>
                <w:color w:val="000000"/>
              </w:rPr>
            </w:rPrChange>
          </w:rPr>
          <w:t>rangeEnd</w:t>
        </w:r>
        <w:proofErr w:type="spellEnd"/>
        <w:r w:rsidRPr="001940F8">
          <w:rPr>
            <w:color w:val="080808"/>
            <w:lang w:val="en-US"/>
            <w:rPrChange w:id="9525" w:author="Maxim Bystrov" w:date="2026-05-24T13:21:00Z">
              <w:rPr>
                <w:color w:val="080808"/>
              </w:rPr>
            </w:rPrChange>
          </w:rPr>
          <w:t>))</w:t>
        </w:r>
        <w:r w:rsidRPr="001940F8">
          <w:rPr>
            <w:color w:val="080808"/>
            <w:lang w:val="en-US"/>
            <w:rPrChange w:id="9526" w:author="Maxim Bystrov" w:date="2026-05-24T13:21:00Z">
              <w:rPr>
                <w:color w:val="080808"/>
              </w:rPr>
            </w:rPrChange>
          </w:rPr>
          <w:br/>
          <w:t xml:space="preserve">        }</w:t>
        </w:r>
        <w:r w:rsidRPr="001940F8">
          <w:rPr>
            <w:color w:val="080808"/>
            <w:lang w:val="en-US"/>
            <w:rPrChange w:id="9527" w:author="Maxim Bystrov" w:date="2026-05-24T13:21:00Z">
              <w:rPr>
                <w:color w:val="080808"/>
              </w:rPr>
            </w:rPrChange>
          </w:rPr>
          <w:br/>
        </w:r>
        <w:r w:rsidRPr="001940F8">
          <w:rPr>
            <w:color w:val="080808"/>
            <w:lang w:val="en-US"/>
            <w:rPrChange w:id="9528" w:author="Maxim Bystrov" w:date="2026-05-24T13:21:00Z">
              <w:rPr>
                <w:color w:val="080808"/>
              </w:rPr>
            </w:rPrChange>
          </w:rPr>
          <w:br/>
          <w:t xml:space="preserve">        </w:t>
        </w:r>
        <w:r w:rsidRPr="001940F8">
          <w:rPr>
            <w:i/>
            <w:iCs/>
            <w:color w:val="8C8C8C"/>
            <w:lang w:val="en-US"/>
            <w:rPrChange w:id="9529" w:author="Maxim Bystrov" w:date="2026-05-24T13:21:00Z">
              <w:rPr>
                <w:i/>
                <w:iCs/>
                <w:color w:val="8C8C8C"/>
              </w:rPr>
            </w:rPrChange>
          </w:rPr>
          <w:t xml:space="preserve">// </w:t>
        </w:r>
        <w:r>
          <w:rPr>
            <w:i/>
            <w:iCs/>
            <w:color w:val="8C8C8C"/>
          </w:rPr>
          <w:t>Сортируем</w:t>
        </w:r>
        <w:r w:rsidRPr="001940F8">
          <w:rPr>
            <w:i/>
            <w:iCs/>
            <w:color w:val="8C8C8C"/>
            <w:lang w:val="en-US"/>
            <w:rPrChange w:id="9530" w:author="Maxim Bystrov" w:date="2026-05-24T13:2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по</w:t>
        </w:r>
        <w:r w:rsidRPr="001940F8">
          <w:rPr>
            <w:i/>
            <w:iCs/>
            <w:color w:val="8C8C8C"/>
            <w:lang w:val="en-US"/>
            <w:rPrChange w:id="9531" w:author="Maxim Bystrov" w:date="2026-05-24T13:2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начальному</w:t>
        </w:r>
        <w:r w:rsidRPr="001940F8">
          <w:rPr>
            <w:i/>
            <w:iCs/>
            <w:color w:val="8C8C8C"/>
            <w:lang w:val="en-US"/>
            <w:rPrChange w:id="9532" w:author="Maxim Bystrov" w:date="2026-05-24T13:21:00Z">
              <w:rPr>
                <w:i/>
                <w:iCs/>
                <w:color w:val="8C8C8C"/>
              </w:rPr>
            </w:rPrChange>
          </w:rPr>
          <w:t xml:space="preserve"> ID</w:t>
        </w:r>
        <w:r w:rsidRPr="001940F8">
          <w:rPr>
            <w:i/>
            <w:iCs/>
            <w:color w:val="8C8C8C"/>
            <w:lang w:val="en-US"/>
            <w:rPrChange w:id="9533" w:author="Maxim Bystrov" w:date="2026-05-24T13:21:00Z">
              <w:rPr>
                <w:i/>
                <w:iCs/>
                <w:color w:val="8C8C8C"/>
              </w:rPr>
            </w:rPrChange>
          </w:rPr>
          <w:br/>
          <w:t xml:space="preserve">        </w:t>
        </w:r>
        <w:proofErr w:type="spellStart"/>
        <w:r w:rsidRPr="001940F8">
          <w:rPr>
            <w:color w:val="000000"/>
            <w:lang w:val="en-US"/>
            <w:rPrChange w:id="9534" w:author="Maxim Bystrov" w:date="2026-05-24T13:21:00Z">
              <w:rPr>
                <w:color w:val="000000"/>
              </w:rPr>
            </w:rPrChange>
          </w:rPr>
          <w:t>ranges</w:t>
        </w:r>
        <w:r w:rsidRPr="001940F8">
          <w:rPr>
            <w:color w:val="080808"/>
            <w:lang w:val="en-US"/>
            <w:rPrChange w:id="9535" w:author="Maxim Bystrov" w:date="2026-05-24T13:21:00Z">
              <w:rPr>
                <w:color w:val="080808"/>
              </w:rPr>
            </w:rPrChange>
          </w:rPr>
          <w:t>.</w:t>
        </w:r>
        <w:r w:rsidRPr="001940F8">
          <w:rPr>
            <w:i/>
            <w:iCs/>
            <w:color w:val="00627A"/>
            <w:lang w:val="en-US"/>
            <w:rPrChange w:id="9536" w:author="Maxim Bystrov" w:date="2026-05-24T13:21:00Z">
              <w:rPr>
                <w:i/>
                <w:iCs/>
                <w:color w:val="00627A"/>
              </w:rPr>
            </w:rPrChange>
          </w:rPr>
          <w:t>sortBy</w:t>
        </w:r>
        <w:proofErr w:type="spellEnd"/>
        <w:r w:rsidRPr="001940F8">
          <w:rPr>
            <w:i/>
            <w:iCs/>
            <w:color w:val="00627A"/>
            <w:lang w:val="en-US"/>
            <w:rPrChange w:id="9537" w:author="Maxim Bystrov" w:date="2026-05-24T13:21:00Z">
              <w:rPr>
                <w:i/>
                <w:iCs/>
                <w:color w:val="00627A"/>
              </w:rPr>
            </w:rPrChange>
          </w:rPr>
          <w:t xml:space="preserve"> </w:t>
        </w:r>
        <w:r w:rsidRPr="001940F8">
          <w:rPr>
            <w:b/>
            <w:bCs/>
            <w:color w:val="080808"/>
            <w:lang w:val="en-US"/>
            <w:rPrChange w:id="9538" w:author="Maxim Bystrov" w:date="2026-05-24T13:21:00Z">
              <w:rPr>
                <w:b/>
                <w:bCs/>
                <w:color w:val="080808"/>
              </w:rPr>
            </w:rPrChange>
          </w:rPr>
          <w:t xml:space="preserve">{ </w:t>
        </w:r>
        <w:proofErr w:type="spellStart"/>
        <w:r w:rsidRPr="001940F8">
          <w:rPr>
            <w:b/>
            <w:bCs/>
            <w:color w:val="080808"/>
            <w:lang w:val="en-US"/>
            <w:rPrChange w:id="9539" w:author="Maxim Bystrov" w:date="2026-05-24T13:21:00Z">
              <w:rPr>
                <w:b/>
                <w:bCs/>
                <w:color w:val="080808"/>
              </w:rPr>
            </w:rPrChange>
          </w:rPr>
          <w:t>it</w:t>
        </w:r>
        <w:r w:rsidRPr="001940F8">
          <w:rPr>
            <w:color w:val="080808"/>
            <w:lang w:val="en-US"/>
            <w:rPrChange w:id="9540" w:author="Maxim Bystrov" w:date="2026-05-24T13:21:00Z">
              <w:rPr>
                <w:color w:val="080808"/>
              </w:rPr>
            </w:rPrChange>
          </w:rPr>
          <w:t>.</w:t>
        </w:r>
        <w:r w:rsidRPr="001940F8">
          <w:rPr>
            <w:color w:val="871094"/>
            <w:lang w:val="en-US"/>
            <w:rPrChange w:id="9541" w:author="Maxim Bystrov" w:date="2026-05-24T13:21:00Z">
              <w:rPr>
                <w:color w:val="871094"/>
              </w:rPr>
            </w:rPrChange>
          </w:rPr>
          <w:t>first</w:t>
        </w:r>
        <w:proofErr w:type="spellEnd"/>
        <w:r w:rsidRPr="001940F8">
          <w:rPr>
            <w:color w:val="871094"/>
            <w:lang w:val="en-US"/>
            <w:rPrChange w:id="9542" w:author="Maxim Bystrov" w:date="2026-05-24T13:21:00Z">
              <w:rPr>
                <w:color w:val="871094"/>
              </w:rPr>
            </w:rPrChange>
          </w:rPr>
          <w:t xml:space="preserve"> </w:t>
        </w:r>
        <w:r w:rsidRPr="001940F8">
          <w:rPr>
            <w:b/>
            <w:bCs/>
            <w:color w:val="080808"/>
            <w:lang w:val="en-US"/>
            <w:rPrChange w:id="9543" w:author="Maxim Bystrov" w:date="2026-05-24T13:21:00Z">
              <w:rPr>
                <w:b/>
                <w:bCs/>
                <w:color w:val="080808"/>
              </w:rPr>
            </w:rPrChange>
          </w:rPr>
          <w:t>}</w:t>
        </w:r>
        <w:r w:rsidRPr="001940F8">
          <w:rPr>
            <w:b/>
            <w:bCs/>
            <w:color w:val="080808"/>
            <w:lang w:val="en-US"/>
            <w:rPrChange w:id="9544" w:author="Maxim Bystrov" w:date="2026-05-24T13:21:00Z">
              <w:rPr>
                <w:b/>
                <w:bCs/>
                <w:color w:val="080808"/>
              </w:rPr>
            </w:rPrChange>
          </w:rPr>
          <w:br/>
        </w:r>
        <w:r w:rsidRPr="001940F8">
          <w:rPr>
            <w:b/>
            <w:bCs/>
            <w:color w:val="080808"/>
            <w:lang w:val="en-US"/>
            <w:rPrChange w:id="9545" w:author="Maxim Bystrov" w:date="2026-05-24T13:21:00Z">
              <w:rPr>
                <w:b/>
                <w:bCs/>
                <w:color w:val="080808"/>
              </w:rPr>
            </w:rPrChange>
          </w:rPr>
          <w:br/>
          <w:t xml:space="preserve">        </w:t>
        </w:r>
        <w:proofErr w:type="spellStart"/>
        <w:r w:rsidRPr="001940F8">
          <w:rPr>
            <w:color w:val="0033B3"/>
            <w:lang w:val="en-US"/>
            <w:rPrChange w:id="9546" w:author="Maxim Bystrov" w:date="2026-05-24T13:21:00Z">
              <w:rPr>
                <w:color w:val="0033B3"/>
              </w:rPr>
            </w:rPrChange>
          </w:rPr>
          <w:t>val</w:t>
        </w:r>
        <w:proofErr w:type="spellEnd"/>
        <w:r w:rsidRPr="001940F8">
          <w:rPr>
            <w:color w:val="0033B3"/>
            <w:lang w:val="en-US"/>
            <w:rPrChange w:id="9547" w:author="Maxim Bystrov" w:date="2026-05-24T13:21:00Z">
              <w:rPr>
                <w:color w:val="0033B3"/>
              </w:rPr>
            </w:rPrChange>
          </w:rPr>
          <w:t xml:space="preserve"> </w:t>
        </w:r>
        <w:proofErr w:type="spellStart"/>
        <w:r w:rsidRPr="001940F8">
          <w:rPr>
            <w:color w:val="000000"/>
            <w:lang w:val="en-US"/>
            <w:rPrChange w:id="9548" w:author="Maxim Bystrov" w:date="2026-05-24T13:21:00Z">
              <w:rPr>
                <w:color w:val="000000"/>
              </w:rPr>
            </w:rPrChange>
          </w:rPr>
          <w:t>mergedRanges</w:t>
        </w:r>
        <w:proofErr w:type="spellEnd"/>
        <w:r w:rsidRPr="001940F8">
          <w:rPr>
            <w:color w:val="000000"/>
            <w:lang w:val="en-US"/>
            <w:rPrChange w:id="9549" w:author="Maxim Bystrov" w:date="2026-05-24T13:21:00Z">
              <w:rPr>
                <w:color w:val="000000"/>
              </w:rPr>
            </w:rPrChange>
          </w:rPr>
          <w:t xml:space="preserve"> </w:t>
        </w:r>
        <w:r w:rsidRPr="001940F8">
          <w:rPr>
            <w:color w:val="080808"/>
            <w:lang w:val="en-US"/>
            <w:rPrChange w:id="9550" w:author="Maxim Bystrov" w:date="2026-05-24T13:21:00Z">
              <w:rPr>
                <w:color w:val="080808"/>
              </w:rPr>
            </w:rPrChange>
          </w:rPr>
          <w:t xml:space="preserve">= </w:t>
        </w:r>
        <w:proofErr w:type="spellStart"/>
        <w:r w:rsidRPr="001940F8">
          <w:rPr>
            <w:color w:val="080808"/>
            <w:lang w:val="en-US"/>
            <w:rPrChange w:id="9551" w:author="Maxim Bystrov" w:date="2026-05-24T13:21:00Z">
              <w:rPr>
                <w:color w:val="080808"/>
              </w:rPr>
            </w:rPrChange>
          </w:rPr>
          <w:t>mergeAdjacentRanges</w:t>
        </w:r>
        <w:proofErr w:type="spellEnd"/>
        <w:r w:rsidRPr="001940F8">
          <w:rPr>
            <w:color w:val="080808"/>
            <w:lang w:val="en-US"/>
            <w:rPrChange w:id="9552" w:author="Maxim Bystrov" w:date="2026-05-24T13:21:00Z">
              <w:rPr>
                <w:color w:val="080808"/>
              </w:rPr>
            </w:rPrChange>
          </w:rPr>
          <w:t>(</w:t>
        </w:r>
        <w:r w:rsidRPr="001940F8">
          <w:rPr>
            <w:color w:val="000000"/>
            <w:lang w:val="en-US"/>
            <w:rPrChange w:id="9553" w:author="Maxim Bystrov" w:date="2026-05-24T13:21:00Z">
              <w:rPr>
                <w:color w:val="000000"/>
              </w:rPr>
            </w:rPrChange>
          </w:rPr>
          <w:t>ranges</w:t>
        </w:r>
        <w:r w:rsidRPr="001940F8">
          <w:rPr>
            <w:color w:val="080808"/>
            <w:lang w:val="en-US"/>
            <w:rPrChange w:id="9554" w:author="Maxim Bystrov" w:date="2026-05-24T13:21:00Z">
              <w:rPr>
                <w:color w:val="080808"/>
              </w:rPr>
            </w:rPrChange>
          </w:rPr>
          <w:t>)</w:t>
        </w:r>
        <w:r w:rsidRPr="001940F8">
          <w:rPr>
            <w:color w:val="080808"/>
            <w:lang w:val="en-US"/>
            <w:rPrChange w:id="9555" w:author="Maxim Bystrov" w:date="2026-05-24T13:21:00Z">
              <w:rPr>
                <w:color w:val="080808"/>
              </w:rPr>
            </w:rPrChange>
          </w:rPr>
          <w:br/>
        </w:r>
        <w:r w:rsidRPr="001940F8">
          <w:rPr>
            <w:color w:val="080808"/>
            <w:lang w:val="en-US"/>
            <w:rPrChange w:id="9556" w:author="Maxim Bystrov" w:date="2026-05-24T13:21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1940F8">
          <w:rPr>
            <w:color w:val="0033B3"/>
            <w:lang w:val="en-US"/>
            <w:rPrChange w:id="9557" w:author="Maxim Bystrov" w:date="2026-05-24T13:21:00Z">
              <w:rPr>
                <w:color w:val="0033B3"/>
              </w:rPr>
            </w:rPrChange>
          </w:rPr>
          <w:t>val</w:t>
        </w:r>
        <w:proofErr w:type="spellEnd"/>
        <w:r w:rsidRPr="001940F8">
          <w:rPr>
            <w:color w:val="0033B3"/>
            <w:lang w:val="en-US"/>
            <w:rPrChange w:id="9558" w:author="Maxim Bystrov" w:date="2026-05-24T13:21:00Z">
              <w:rPr>
                <w:color w:val="0033B3"/>
              </w:rPr>
            </w:rPrChange>
          </w:rPr>
          <w:t xml:space="preserve"> </w:t>
        </w:r>
        <w:proofErr w:type="spellStart"/>
        <w:r w:rsidRPr="001940F8">
          <w:rPr>
            <w:color w:val="000000"/>
            <w:lang w:val="en-US"/>
            <w:rPrChange w:id="9559" w:author="Maxim Bystrov" w:date="2026-05-24T13:21:00Z">
              <w:rPr>
                <w:color w:val="000000"/>
              </w:rPr>
            </w:rPrChange>
          </w:rPr>
          <w:t>foundDevices</w:t>
        </w:r>
        <w:proofErr w:type="spellEnd"/>
        <w:r w:rsidRPr="001940F8">
          <w:rPr>
            <w:color w:val="000000"/>
            <w:lang w:val="en-US"/>
            <w:rPrChange w:id="9560" w:author="Maxim Bystrov" w:date="2026-05-24T13:21:00Z">
              <w:rPr>
                <w:color w:val="000000"/>
              </w:rPr>
            </w:rPrChange>
          </w:rPr>
          <w:t xml:space="preserve"> </w:t>
        </w:r>
        <w:r w:rsidRPr="001940F8">
          <w:rPr>
            <w:color w:val="080808"/>
            <w:lang w:val="en-US"/>
            <w:rPrChange w:id="9561" w:author="Maxim Bystrov" w:date="2026-05-24T13:21:00Z">
              <w:rPr>
                <w:color w:val="080808"/>
              </w:rPr>
            </w:rPrChange>
          </w:rPr>
          <w:t xml:space="preserve">= </w:t>
        </w:r>
        <w:r w:rsidRPr="001940F8">
          <w:rPr>
            <w:color w:val="871094"/>
            <w:lang w:val="en-US"/>
            <w:rPrChange w:id="9562" w:author="Maxim Bystrov" w:date="2026-05-24T13:21:00Z">
              <w:rPr>
                <w:color w:val="871094"/>
              </w:rPr>
            </w:rPrChange>
          </w:rPr>
          <w:t>telemetryPacketRepository</w:t>
        </w:r>
        <w:r w:rsidRPr="001940F8">
          <w:rPr>
            <w:color w:val="080808"/>
            <w:lang w:val="en-US"/>
            <w:rPrChange w:id="9563" w:author="Maxim Bystrov" w:date="2026-05-24T13:21:00Z">
              <w:rPr>
                <w:color w:val="080808"/>
              </w:rPr>
            </w:rPrChange>
          </w:rPr>
          <w:t>.findByS2KeyInRanges(</w:t>
        </w:r>
        <w:r w:rsidRPr="001940F8">
          <w:rPr>
            <w:color w:val="080808"/>
            <w:lang w:val="en-US"/>
            <w:rPrChange w:id="9564" w:author="Maxim Bystrov" w:date="2026-05-24T13:21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1940F8">
          <w:rPr>
            <w:color w:val="000000"/>
            <w:lang w:val="en-US"/>
            <w:rPrChange w:id="9565" w:author="Maxim Bystrov" w:date="2026-05-24T13:21:00Z">
              <w:rPr>
                <w:color w:val="000000"/>
              </w:rPr>
            </w:rPrChange>
          </w:rPr>
          <w:t>request</w:t>
        </w:r>
        <w:r w:rsidRPr="001940F8">
          <w:rPr>
            <w:color w:val="080808"/>
            <w:lang w:val="en-US"/>
            <w:rPrChange w:id="9566" w:author="Maxim Bystrov" w:date="2026-05-24T13:21:00Z">
              <w:rPr>
                <w:color w:val="080808"/>
              </w:rPr>
            </w:rPrChange>
          </w:rPr>
          <w:t>.</w:t>
        </w:r>
        <w:r w:rsidRPr="001940F8">
          <w:rPr>
            <w:color w:val="871094"/>
            <w:lang w:val="en-US"/>
            <w:rPrChange w:id="9567" w:author="Maxim Bystrov" w:date="2026-05-24T13:21:00Z">
              <w:rPr>
                <w:color w:val="871094"/>
              </w:rPr>
            </w:rPrChange>
          </w:rPr>
          <w:t>fromDateTime</w:t>
        </w:r>
        <w:proofErr w:type="spellEnd"/>
        <w:r w:rsidRPr="001940F8">
          <w:rPr>
            <w:color w:val="080808"/>
            <w:lang w:val="en-US"/>
            <w:rPrChange w:id="9568" w:author="Maxim Bystrov" w:date="2026-05-24T13:21:00Z">
              <w:rPr>
                <w:color w:val="080808"/>
              </w:rPr>
            </w:rPrChange>
          </w:rPr>
          <w:t>,</w:t>
        </w:r>
        <w:r w:rsidRPr="001940F8">
          <w:rPr>
            <w:color w:val="080808"/>
            <w:lang w:val="en-US"/>
            <w:rPrChange w:id="9569" w:author="Maxim Bystrov" w:date="2026-05-24T13:21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1940F8">
          <w:rPr>
            <w:color w:val="000000"/>
            <w:lang w:val="en-US"/>
            <w:rPrChange w:id="9570" w:author="Maxim Bystrov" w:date="2026-05-24T13:21:00Z">
              <w:rPr>
                <w:color w:val="000000"/>
              </w:rPr>
            </w:rPrChange>
          </w:rPr>
          <w:t>request</w:t>
        </w:r>
        <w:r w:rsidRPr="001940F8">
          <w:rPr>
            <w:color w:val="080808"/>
            <w:lang w:val="en-US"/>
            <w:rPrChange w:id="9571" w:author="Maxim Bystrov" w:date="2026-05-24T13:21:00Z">
              <w:rPr>
                <w:color w:val="080808"/>
              </w:rPr>
            </w:rPrChange>
          </w:rPr>
          <w:t>.</w:t>
        </w:r>
        <w:r w:rsidRPr="001940F8">
          <w:rPr>
            <w:color w:val="871094"/>
            <w:lang w:val="en-US"/>
            <w:rPrChange w:id="9572" w:author="Maxim Bystrov" w:date="2026-05-24T13:21:00Z">
              <w:rPr>
                <w:color w:val="871094"/>
              </w:rPr>
            </w:rPrChange>
          </w:rPr>
          <w:t>toDateTime</w:t>
        </w:r>
        <w:proofErr w:type="spellEnd"/>
        <w:r w:rsidRPr="001940F8">
          <w:rPr>
            <w:color w:val="080808"/>
            <w:lang w:val="en-US"/>
            <w:rPrChange w:id="9573" w:author="Maxim Bystrov" w:date="2026-05-24T13:21:00Z">
              <w:rPr>
                <w:color w:val="080808"/>
              </w:rPr>
            </w:rPrChange>
          </w:rPr>
          <w:t>,</w:t>
        </w:r>
        <w:r w:rsidRPr="001940F8">
          <w:rPr>
            <w:color w:val="080808"/>
            <w:lang w:val="en-US"/>
            <w:rPrChange w:id="9574" w:author="Maxim Bystrov" w:date="2026-05-24T13:21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1940F8">
          <w:rPr>
            <w:color w:val="000000"/>
            <w:lang w:val="en-US"/>
            <w:rPrChange w:id="9575" w:author="Maxim Bystrov" w:date="2026-05-24T13:21:00Z">
              <w:rPr>
                <w:color w:val="000000"/>
              </w:rPr>
            </w:rPrChange>
          </w:rPr>
          <w:t>mergedRanges</w:t>
        </w:r>
        <w:proofErr w:type="spellEnd"/>
        <w:r w:rsidRPr="001940F8">
          <w:rPr>
            <w:color w:val="000000"/>
            <w:lang w:val="en-US"/>
            <w:rPrChange w:id="9576" w:author="Maxim Bystrov" w:date="2026-05-24T13:21:00Z">
              <w:rPr>
                <w:color w:val="000000"/>
              </w:rPr>
            </w:rPrChange>
          </w:rPr>
          <w:br/>
          <w:t xml:space="preserve">        </w:t>
        </w:r>
        <w:r w:rsidRPr="001940F8">
          <w:rPr>
            <w:color w:val="080808"/>
            <w:lang w:val="en-US"/>
            <w:rPrChange w:id="9577" w:author="Maxim Bystrov" w:date="2026-05-24T13:21:00Z">
              <w:rPr>
                <w:color w:val="080808"/>
              </w:rPr>
            </w:rPrChange>
          </w:rPr>
          <w:t>)</w:t>
        </w:r>
        <w:r w:rsidRPr="001940F8">
          <w:rPr>
            <w:color w:val="080808"/>
            <w:lang w:val="en-US"/>
            <w:rPrChange w:id="9578" w:author="Maxim Bystrov" w:date="2026-05-24T13:21:00Z">
              <w:rPr>
                <w:color w:val="080808"/>
              </w:rPr>
            </w:rPrChange>
          </w:rPr>
          <w:br/>
        </w:r>
        <w:r w:rsidRPr="001940F8">
          <w:rPr>
            <w:color w:val="080808"/>
            <w:lang w:val="en-US"/>
            <w:rPrChange w:id="9579" w:author="Maxim Bystrov" w:date="2026-05-24T13:21:00Z">
              <w:rPr>
                <w:color w:val="080808"/>
              </w:rPr>
            </w:rPrChange>
          </w:rPr>
          <w:br/>
          <w:t xml:space="preserve">        </w:t>
        </w:r>
        <w:r w:rsidRPr="001940F8">
          <w:rPr>
            <w:i/>
            <w:iCs/>
            <w:color w:val="8C8C8C"/>
            <w:lang w:val="en-US"/>
            <w:rPrChange w:id="9580" w:author="Maxim Bystrov" w:date="2026-05-24T13:21:00Z">
              <w:rPr>
                <w:i/>
                <w:iCs/>
                <w:color w:val="8C8C8C"/>
              </w:rPr>
            </w:rPrChange>
          </w:rPr>
          <w:t xml:space="preserve">// </w:t>
        </w:r>
        <w:r>
          <w:rPr>
            <w:i/>
            <w:iCs/>
            <w:color w:val="8C8C8C"/>
          </w:rPr>
          <w:t>Заглушка</w:t>
        </w:r>
        <w:r w:rsidRPr="001940F8">
          <w:rPr>
            <w:i/>
            <w:iCs/>
            <w:color w:val="8C8C8C"/>
            <w:lang w:val="en-US"/>
            <w:rPrChange w:id="9581" w:author="Maxim Bystrov" w:date="2026-05-24T13:21:00Z">
              <w:rPr>
                <w:i/>
                <w:iCs/>
                <w:color w:val="8C8C8C"/>
              </w:rPr>
            </w:rPrChange>
          </w:rPr>
          <w:t xml:space="preserve">: </w:t>
        </w:r>
        <w:r>
          <w:rPr>
            <w:i/>
            <w:iCs/>
            <w:color w:val="8C8C8C"/>
          </w:rPr>
          <w:t>возвращаем</w:t>
        </w:r>
        <w:r w:rsidRPr="001940F8">
          <w:rPr>
            <w:i/>
            <w:iCs/>
            <w:color w:val="8C8C8C"/>
            <w:lang w:val="en-US"/>
            <w:rPrChange w:id="9582" w:author="Maxim Bystrov" w:date="2026-05-24T13:2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пустой</w:t>
        </w:r>
        <w:r w:rsidRPr="001940F8">
          <w:rPr>
            <w:i/>
            <w:iCs/>
            <w:color w:val="8C8C8C"/>
            <w:lang w:val="en-US"/>
            <w:rPrChange w:id="9583" w:author="Maxim Bystrov" w:date="2026-05-24T13:2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список</w:t>
        </w:r>
        <w:r w:rsidRPr="001940F8">
          <w:rPr>
            <w:i/>
            <w:iCs/>
            <w:color w:val="8C8C8C"/>
            <w:lang w:val="en-US"/>
            <w:rPrChange w:id="9584" w:author="Maxim Bystrov" w:date="2026-05-24T13:21:00Z">
              <w:rPr>
                <w:i/>
                <w:iCs/>
                <w:color w:val="8C8C8C"/>
              </w:rPr>
            </w:rPrChange>
          </w:rPr>
          <w:br/>
          <w:t xml:space="preserve">        // </w:t>
        </w:r>
        <w:r>
          <w:rPr>
            <w:i/>
            <w:iCs/>
            <w:color w:val="8C8C8C"/>
          </w:rPr>
          <w:t>Реализацию</w:t>
        </w:r>
        <w:r w:rsidRPr="001940F8">
          <w:rPr>
            <w:i/>
            <w:iCs/>
            <w:color w:val="8C8C8C"/>
            <w:lang w:val="en-US"/>
            <w:rPrChange w:id="9585" w:author="Maxim Bystrov" w:date="2026-05-24T13:2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добавим</w:t>
        </w:r>
        <w:r w:rsidRPr="001940F8">
          <w:rPr>
            <w:i/>
            <w:iCs/>
            <w:color w:val="8C8C8C"/>
            <w:lang w:val="en-US"/>
            <w:rPrChange w:id="9586" w:author="Maxim Bystrov" w:date="2026-05-24T13:2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позже</w:t>
        </w:r>
        <w:r w:rsidRPr="001940F8">
          <w:rPr>
            <w:i/>
            <w:iCs/>
            <w:color w:val="8C8C8C"/>
            <w:lang w:val="en-US"/>
            <w:rPrChange w:id="9587" w:author="Maxim Bystrov" w:date="2026-05-24T13:21:00Z">
              <w:rPr>
                <w:i/>
                <w:iCs/>
                <w:color w:val="8C8C8C"/>
              </w:rPr>
            </w:rPrChange>
          </w:rPr>
          <w:br/>
          <w:t xml:space="preserve">        </w:t>
        </w:r>
        <w:r w:rsidRPr="001940F8">
          <w:rPr>
            <w:color w:val="0033B3"/>
            <w:lang w:val="en-US"/>
            <w:rPrChange w:id="9588" w:author="Maxim Bystrov" w:date="2026-05-24T13:21:00Z">
              <w:rPr>
                <w:color w:val="0033B3"/>
              </w:rPr>
            </w:rPrChange>
          </w:rPr>
          <w:t xml:space="preserve">return </w:t>
        </w:r>
        <w:proofErr w:type="spellStart"/>
        <w:r w:rsidRPr="001940F8">
          <w:rPr>
            <w:color w:val="000000"/>
            <w:lang w:val="en-US"/>
            <w:rPrChange w:id="9589" w:author="Maxim Bystrov" w:date="2026-05-24T13:21:00Z">
              <w:rPr>
                <w:color w:val="000000"/>
              </w:rPr>
            </w:rPrChange>
          </w:rPr>
          <w:t>foundDevices</w:t>
        </w:r>
        <w:proofErr w:type="spellEnd"/>
        <w:r w:rsidRPr="001940F8">
          <w:rPr>
            <w:color w:val="000000"/>
            <w:lang w:val="en-US"/>
            <w:rPrChange w:id="9590" w:author="Maxim Bystrov" w:date="2026-05-24T13:21:00Z">
              <w:rPr>
                <w:color w:val="000000"/>
              </w:rPr>
            </w:rPrChange>
          </w:rPr>
          <w:br/>
          <w:t xml:space="preserve">    </w:t>
        </w:r>
        <w:r w:rsidRPr="001940F8">
          <w:rPr>
            <w:color w:val="080808"/>
            <w:lang w:val="en-US"/>
            <w:rPrChange w:id="9591" w:author="Maxim Bystrov" w:date="2026-05-24T13:21:00Z">
              <w:rPr>
                <w:color w:val="080808"/>
              </w:rPr>
            </w:rPrChange>
          </w:rPr>
          <w:t>}</w:t>
        </w:r>
        <w:r w:rsidRPr="001940F8">
          <w:rPr>
            <w:color w:val="080808"/>
            <w:lang w:val="en-US"/>
            <w:rPrChange w:id="9592" w:author="Maxim Bystrov" w:date="2026-05-24T13:21:00Z">
              <w:rPr>
                <w:color w:val="080808"/>
              </w:rPr>
            </w:rPrChange>
          </w:rPr>
          <w:br/>
        </w:r>
        <w:r w:rsidRPr="001940F8">
          <w:rPr>
            <w:color w:val="080808"/>
            <w:lang w:val="en-US"/>
            <w:rPrChange w:id="9593" w:author="Maxim Bystrov" w:date="2026-05-24T13:21:00Z">
              <w:rPr>
                <w:color w:val="080808"/>
              </w:rPr>
            </w:rPrChange>
          </w:rPr>
          <w:br/>
          <w:t xml:space="preserve">    </w:t>
        </w:r>
        <w:r w:rsidRPr="001940F8">
          <w:rPr>
            <w:color w:val="0033B3"/>
            <w:lang w:val="en-US"/>
            <w:rPrChange w:id="9594" w:author="Maxim Bystrov" w:date="2026-05-24T13:21:00Z">
              <w:rPr>
                <w:color w:val="0033B3"/>
              </w:rPr>
            </w:rPrChange>
          </w:rPr>
          <w:t xml:space="preserve">fun </w:t>
        </w:r>
        <w:proofErr w:type="spellStart"/>
        <w:r w:rsidRPr="001940F8">
          <w:rPr>
            <w:color w:val="00627A"/>
            <w:lang w:val="en-US"/>
            <w:rPrChange w:id="9595" w:author="Maxim Bystrov" w:date="2026-05-24T13:21:00Z">
              <w:rPr>
                <w:color w:val="00627A"/>
              </w:rPr>
            </w:rPrChange>
          </w:rPr>
          <w:t>getDeviceTelemetryInPeriod</w:t>
        </w:r>
        <w:proofErr w:type="spellEnd"/>
        <w:r w:rsidRPr="001940F8">
          <w:rPr>
            <w:color w:val="080808"/>
            <w:lang w:val="en-US"/>
            <w:rPrChange w:id="9596" w:author="Maxim Bystrov" w:date="2026-05-24T13:21:00Z">
              <w:rPr>
                <w:color w:val="080808"/>
              </w:rPr>
            </w:rPrChange>
          </w:rPr>
          <w:t>(</w:t>
        </w:r>
        <w:r w:rsidRPr="001940F8">
          <w:rPr>
            <w:color w:val="000000"/>
            <w:lang w:val="en-US"/>
            <w:rPrChange w:id="9597" w:author="Maxim Bystrov" w:date="2026-05-24T13:21:00Z">
              <w:rPr>
                <w:color w:val="000000"/>
              </w:rPr>
            </w:rPrChange>
          </w:rPr>
          <w:t>request</w:t>
        </w:r>
        <w:r w:rsidRPr="001940F8">
          <w:rPr>
            <w:color w:val="080808"/>
            <w:lang w:val="en-US"/>
            <w:rPrChange w:id="9598" w:author="Maxim Bystrov" w:date="2026-05-24T13:21:00Z">
              <w:rPr>
                <w:color w:val="080808"/>
              </w:rPr>
            </w:rPrChange>
          </w:rPr>
          <w:t xml:space="preserve">: </w:t>
        </w:r>
        <w:proofErr w:type="spellStart"/>
        <w:r w:rsidRPr="001940F8">
          <w:rPr>
            <w:color w:val="000000"/>
            <w:lang w:val="en-US"/>
            <w:rPrChange w:id="9599" w:author="Maxim Bystrov" w:date="2026-05-24T13:21:00Z">
              <w:rPr>
                <w:color w:val="000000"/>
              </w:rPr>
            </w:rPrChange>
          </w:rPr>
          <w:t>DeviceTelemetryRequest</w:t>
        </w:r>
        <w:proofErr w:type="spellEnd"/>
        <w:r w:rsidRPr="001940F8">
          <w:rPr>
            <w:color w:val="080808"/>
            <w:lang w:val="en-US"/>
            <w:rPrChange w:id="9600" w:author="Maxim Bystrov" w:date="2026-05-24T13:21:00Z">
              <w:rPr>
                <w:color w:val="080808"/>
              </w:rPr>
            </w:rPrChange>
          </w:rPr>
          <w:t xml:space="preserve">): </w:t>
        </w:r>
        <w:r w:rsidRPr="001940F8">
          <w:rPr>
            <w:color w:val="000000"/>
            <w:lang w:val="en-US"/>
            <w:rPrChange w:id="9601" w:author="Maxim Bystrov" w:date="2026-05-24T13:21:00Z">
              <w:rPr>
                <w:color w:val="000000"/>
              </w:rPr>
            </w:rPrChange>
          </w:rPr>
          <w:t>List</w:t>
        </w:r>
        <w:r w:rsidRPr="001940F8">
          <w:rPr>
            <w:color w:val="080808"/>
            <w:lang w:val="en-US"/>
            <w:rPrChange w:id="9602" w:author="Maxim Bystrov" w:date="2026-05-24T13:21:00Z">
              <w:rPr>
                <w:color w:val="080808"/>
              </w:rPr>
            </w:rPrChange>
          </w:rPr>
          <w:t>&lt;</w:t>
        </w:r>
        <w:proofErr w:type="spellStart"/>
        <w:r w:rsidRPr="001940F8">
          <w:rPr>
            <w:color w:val="000000"/>
            <w:lang w:val="en-US"/>
            <w:rPrChange w:id="9603" w:author="Maxim Bystrov" w:date="2026-05-24T13:21:00Z">
              <w:rPr>
                <w:color w:val="000000"/>
              </w:rPr>
            </w:rPrChange>
          </w:rPr>
          <w:t>TelemetryPacket</w:t>
        </w:r>
        <w:proofErr w:type="spellEnd"/>
        <w:r w:rsidRPr="001940F8">
          <w:rPr>
            <w:color w:val="080808"/>
            <w:lang w:val="en-US"/>
            <w:rPrChange w:id="9604" w:author="Maxim Bystrov" w:date="2026-05-24T13:21:00Z">
              <w:rPr>
                <w:color w:val="080808"/>
              </w:rPr>
            </w:rPrChange>
          </w:rPr>
          <w:t>&gt; {</w:t>
        </w:r>
        <w:r w:rsidRPr="001940F8">
          <w:rPr>
            <w:color w:val="080808"/>
            <w:lang w:val="en-US"/>
            <w:rPrChange w:id="9605" w:author="Maxim Bystrov" w:date="2026-05-24T13:21:00Z">
              <w:rPr>
                <w:color w:val="080808"/>
              </w:rPr>
            </w:rPrChange>
          </w:rPr>
          <w:br/>
          <w:t xml:space="preserve">        </w:t>
        </w:r>
        <w:r w:rsidRPr="001940F8">
          <w:rPr>
            <w:color w:val="0033B3"/>
            <w:lang w:val="en-US"/>
            <w:rPrChange w:id="9606" w:author="Maxim Bystrov" w:date="2026-05-24T13:21:00Z">
              <w:rPr>
                <w:color w:val="0033B3"/>
              </w:rPr>
            </w:rPrChange>
          </w:rPr>
          <w:t xml:space="preserve">return </w:t>
        </w:r>
        <w:proofErr w:type="spellStart"/>
        <w:r w:rsidRPr="001940F8">
          <w:rPr>
            <w:color w:val="871094"/>
            <w:lang w:val="en-US"/>
            <w:rPrChange w:id="9607" w:author="Maxim Bystrov" w:date="2026-05-24T13:21:00Z">
              <w:rPr>
                <w:color w:val="871094"/>
              </w:rPr>
            </w:rPrChange>
          </w:rPr>
          <w:t>telemetryPacketRepository</w:t>
        </w:r>
        <w:r w:rsidRPr="001940F8">
          <w:rPr>
            <w:color w:val="080808"/>
            <w:lang w:val="en-US"/>
            <w:rPrChange w:id="9608" w:author="Maxim Bystrov" w:date="2026-05-24T13:21:00Z">
              <w:rPr>
                <w:color w:val="080808"/>
              </w:rPr>
            </w:rPrChange>
          </w:rPr>
          <w:t>.getDeviceTelemetryInPeriod</w:t>
        </w:r>
        <w:proofErr w:type="spellEnd"/>
        <w:r w:rsidRPr="001940F8">
          <w:rPr>
            <w:color w:val="080808"/>
            <w:lang w:val="en-US"/>
            <w:rPrChange w:id="9609" w:author="Maxim Bystrov" w:date="2026-05-24T13:21:00Z">
              <w:rPr>
                <w:color w:val="080808"/>
              </w:rPr>
            </w:rPrChange>
          </w:rPr>
          <w:t>(</w:t>
        </w:r>
        <w:r w:rsidRPr="001940F8">
          <w:rPr>
            <w:color w:val="080808"/>
            <w:lang w:val="en-US"/>
            <w:rPrChange w:id="9610" w:author="Maxim Bystrov" w:date="2026-05-24T13:21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1940F8">
          <w:rPr>
            <w:color w:val="000000"/>
            <w:lang w:val="en-US"/>
            <w:rPrChange w:id="9611" w:author="Maxim Bystrov" w:date="2026-05-24T13:21:00Z">
              <w:rPr>
                <w:color w:val="000000"/>
              </w:rPr>
            </w:rPrChange>
          </w:rPr>
          <w:t>request</w:t>
        </w:r>
        <w:r w:rsidRPr="001940F8">
          <w:rPr>
            <w:color w:val="080808"/>
            <w:lang w:val="en-US"/>
            <w:rPrChange w:id="9612" w:author="Maxim Bystrov" w:date="2026-05-24T13:21:00Z">
              <w:rPr>
                <w:color w:val="080808"/>
              </w:rPr>
            </w:rPrChange>
          </w:rPr>
          <w:t>.</w:t>
        </w:r>
        <w:r w:rsidRPr="001940F8">
          <w:rPr>
            <w:color w:val="871094"/>
            <w:lang w:val="en-US"/>
            <w:rPrChange w:id="9613" w:author="Maxim Bystrov" w:date="2026-05-24T13:21:00Z">
              <w:rPr>
                <w:color w:val="871094"/>
              </w:rPr>
            </w:rPrChange>
          </w:rPr>
          <w:t>deviceId</w:t>
        </w:r>
        <w:proofErr w:type="spellEnd"/>
        <w:r w:rsidRPr="001940F8">
          <w:rPr>
            <w:color w:val="080808"/>
            <w:lang w:val="en-US"/>
            <w:rPrChange w:id="9614" w:author="Maxim Bystrov" w:date="2026-05-24T13:21:00Z">
              <w:rPr>
                <w:color w:val="080808"/>
              </w:rPr>
            </w:rPrChange>
          </w:rPr>
          <w:t>,</w:t>
        </w:r>
        <w:r w:rsidRPr="001940F8">
          <w:rPr>
            <w:color w:val="080808"/>
            <w:lang w:val="en-US"/>
            <w:rPrChange w:id="9615" w:author="Maxim Bystrov" w:date="2026-05-24T13:21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1940F8">
          <w:rPr>
            <w:color w:val="000000"/>
            <w:lang w:val="en-US"/>
            <w:rPrChange w:id="9616" w:author="Maxim Bystrov" w:date="2026-05-24T13:21:00Z">
              <w:rPr>
                <w:color w:val="000000"/>
              </w:rPr>
            </w:rPrChange>
          </w:rPr>
          <w:t>request</w:t>
        </w:r>
        <w:r w:rsidRPr="001940F8">
          <w:rPr>
            <w:color w:val="080808"/>
            <w:lang w:val="en-US"/>
            <w:rPrChange w:id="9617" w:author="Maxim Bystrov" w:date="2026-05-24T13:21:00Z">
              <w:rPr>
                <w:color w:val="080808"/>
              </w:rPr>
            </w:rPrChange>
          </w:rPr>
          <w:t>.</w:t>
        </w:r>
        <w:r w:rsidRPr="001940F8">
          <w:rPr>
            <w:color w:val="871094"/>
            <w:lang w:val="en-US"/>
            <w:rPrChange w:id="9618" w:author="Maxim Bystrov" w:date="2026-05-24T13:21:00Z">
              <w:rPr>
                <w:color w:val="871094"/>
              </w:rPr>
            </w:rPrChange>
          </w:rPr>
          <w:t>fromDateTime</w:t>
        </w:r>
        <w:proofErr w:type="spellEnd"/>
        <w:r w:rsidRPr="001940F8">
          <w:rPr>
            <w:color w:val="080808"/>
            <w:lang w:val="en-US"/>
            <w:rPrChange w:id="9619" w:author="Maxim Bystrov" w:date="2026-05-24T13:21:00Z">
              <w:rPr>
                <w:color w:val="080808"/>
              </w:rPr>
            </w:rPrChange>
          </w:rPr>
          <w:t>,</w:t>
        </w:r>
        <w:r w:rsidRPr="001940F8">
          <w:rPr>
            <w:color w:val="080808"/>
            <w:lang w:val="en-US"/>
            <w:rPrChange w:id="9620" w:author="Maxim Bystrov" w:date="2026-05-24T13:21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1940F8">
          <w:rPr>
            <w:color w:val="000000"/>
            <w:lang w:val="en-US"/>
            <w:rPrChange w:id="9621" w:author="Maxim Bystrov" w:date="2026-05-24T13:21:00Z">
              <w:rPr>
                <w:color w:val="000000"/>
              </w:rPr>
            </w:rPrChange>
          </w:rPr>
          <w:t>request</w:t>
        </w:r>
        <w:r w:rsidRPr="001940F8">
          <w:rPr>
            <w:color w:val="080808"/>
            <w:lang w:val="en-US"/>
            <w:rPrChange w:id="9622" w:author="Maxim Bystrov" w:date="2026-05-24T13:21:00Z">
              <w:rPr>
                <w:color w:val="080808"/>
              </w:rPr>
            </w:rPrChange>
          </w:rPr>
          <w:t>.</w:t>
        </w:r>
        <w:r w:rsidRPr="001940F8">
          <w:rPr>
            <w:color w:val="871094"/>
            <w:lang w:val="en-US"/>
            <w:rPrChange w:id="9623" w:author="Maxim Bystrov" w:date="2026-05-24T13:21:00Z">
              <w:rPr>
                <w:color w:val="871094"/>
              </w:rPr>
            </w:rPrChange>
          </w:rPr>
          <w:t>toDateTime</w:t>
        </w:r>
        <w:proofErr w:type="spellEnd"/>
        <w:r w:rsidRPr="001940F8">
          <w:rPr>
            <w:color w:val="871094"/>
            <w:lang w:val="en-US"/>
            <w:rPrChange w:id="9624" w:author="Maxim Bystrov" w:date="2026-05-24T13:21:00Z">
              <w:rPr>
                <w:color w:val="871094"/>
              </w:rPr>
            </w:rPrChange>
          </w:rPr>
          <w:br/>
          <w:t xml:space="preserve">        </w:t>
        </w:r>
        <w:r w:rsidRPr="001940F8">
          <w:rPr>
            <w:color w:val="080808"/>
            <w:lang w:val="en-US"/>
            <w:rPrChange w:id="9625" w:author="Maxim Bystrov" w:date="2026-05-24T13:21:00Z">
              <w:rPr>
                <w:color w:val="080808"/>
              </w:rPr>
            </w:rPrChange>
          </w:rPr>
          <w:t>)</w:t>
        </w:r>
        <w:r w:rsidRPr="001940F8">
          <w:rPr>
            <w:color w:val="080808"/>
            <w:lang w:val="en-US"/>
            <w:rPrChange w:id="9626" w:author="Maxim Bystrov" w:date="2026-05-24T13:21:00Z">
              <w:rPr>
                <w:color w:val="080808"/>
              </w:rPr>
            </w:rPrChange>
          </w:rPr>
          <w:br/>
          <w:t xml:space="preserve">    }</w:t>
        </w:r>
        <w:r w:rsidRPr="001940F8">
          <w:rPr>
            <w:color w:val="080808"/>
            <w:lang w:val="en-US"/>
            <w:rPrChange w:id="9627" w:author="Maxim Bystrov" w:date="2026-05-24T13:21:00Z">
              <w:rPr>
                <w:color w:val="080808"/>
              </w:rPr>
            </w:rPrChange>
          </w:rPr>
          <w:br/>
        </w:r>
        <w:r w:rsidRPr="001940F8">
          <w:rPr>
            <w:color w:val="080808"/>
            <w:lang w:val="en-US"/>
            <w:rPrChange w:id="9628" w:author="Maxim Bystrov" w:date="2026-05-24T13:21:00Z">
              <w:rPr>
                <w:color w:val="080808"/>
              </w:rPr>
            </w:rPrChange>
          </w:rPr>
          <w:br/>
          <w:t xml:space="preserve">    </w:t>
        </w:r>
        <w:r w:rsidRPr="001940F8">
          <w:rPr>
            <w:color w:val="0033B3"/>
            <w:lang w:val="en-US"/>
            <w:rPrChange w:id="9629" w:author="Maxim Bystrov" w:date="2026-05-24T13:21:00Z">
              <w:rPr>
                <w:color w:val="0033B3"/>
              </w:rPr>
            </w:rPrChange>
          </w:rPr>
          <w:t xml:space="preserve">private fun </w:t>
        </w:r>
        <w:proofErr w:type="spellStart"/>
        <w:r w:rsidRPr="001940F8">
          <w:rPr>
            <w:color w:val="00627A"/>
            <w:lang w:val="en-US"/>
            <w:rPrChange w:id="9630" w:author="Maxim Bystrov" w:date="2026-05-24T13:21:00Z">
              <w:rPr>
                <w:color w:val="00627A"/>
              </w:rPr>
            </w:rPrChange>
          </w:rPr>
          <w:t>mergeAdjacentRanges</w:t>
        </w:r>
        <w:proofErr w:type="spellEnd"/>
        <w:r w:rsidRPr="001940F8">
          <w:rPr>
            <w:color w:val="080808"/>
            <w:lang w:val="en-US"/>
            <w:rPrChange w:id="9631" w:author="Maxim Bystrov" w:date="2026-05-24T13:21:00Z">
              <w:rPr>
                <w:color w:val="080808"/>
              </w:rPr>
            </w:rPrChange>
          </w:rPr>
          <w:t>(</w:t>
        </w:r>
        <w:proofErr w:type="spellStart"/>
        <w:r w:rsidRPr="001940F8">
          <w:rPr>
            <w:color w:val="000000"/>
            <w:lang w:val="en-US"/>
            <w:rPrChange w:id="9632" w:author="Maxim Bystrov" w:date="2026-05-24T13:21:00Z">
              <w:rPr>
                <w:color w:val="000000"/>
              </w:rPr>
            </w:rPrChange>
          </w:rPr>
          <w:t>sortedRanges</w:t>
        </w:r>
        <w:proofErr w:type="spellEnd"/>
        <w:r w:rsidRPr="001940F8">
          <w:rPr>
            <w:color w:val="080808"/>
            <w:lang w:val="en-US"/>
            <w:rPrChange w:id="9633" w:author="Maxim Bystrov" w:date="2026-05-24T13:21:00Z">
              <w:rPr>
                <w:color w:val="080808"/>
              </w:rPr>
            </w:rPrChange>
          </w:rPr>
          <w:t xml:space="preserve">: </w:t>
        </w:r>
        <w:r w:rsidRPr="001940F8">
          <w:rPr>
            <w:color w:val="000000"/>
            <w:lang w:val="en-US"/>
            <w:rPrChange w:id="9634" w:author="Maxim Bystrov" w:date="2026-05-24T13:21:00Z">
              <w:rPr>
                <w:color w:val="000000"/>
              </w:rPr>
            </w:rPrChange>
          </w:rPr>
          <w:t>List</w:t>
        </w:r>
        <w:r w:rsidRPr="001940F8">
          <w:rPr>
            <w:color w:val="080808"/>
            <w:lang w:val="en-US"/>
            <w:rPrChange w:id="9635" w:author="Maxim Bystrov" w:date="2026-05-24T13:21:00Z">
              <w:rPr>
                <w:color w:val="080808"/>
              </w:rPr>
            </w:rPrChange>
          </w:rPr>
          <w:t>&lt;</w:t>
        </w:r>
        <w:r w:rsidRPr="001940F8">
          <w:rPr>
            <w:color w:val="000000"/>
            <w:lang w:val="en-US"/>
            <w:rPrChange w:id="9636" w:author="Maxim Bystrov" w:date="2026-05-24T13:21:00Z">
              <w:rPr>
                <w:color w:val="000000"/>
              </w:rPr>
            </w:rPrChange>
          </w:rPr>
          <w:t>Pair</w:t>
        </w:r>
        <w:r w:rsidRPr="001940F8">
          <w:rPr>
            <w:color w:val="080808"/>
            <w:lang w:val="en-US"/>
            <w:rPrChange w:id="9637" w:author="Maxim Bystrov" w:date="2026-05-24T13:21:00Z">
              <w:rPr>
                <w:color w:val="080808"/>
              </w:rPr>
            </w:rPrChange>
          </w:rPr>
          <w:t>&lt;</w:t>
        </w:r>
        <w:r w:rsidRPr="001940F8">
          <w:rPr>
            <w:color w:val="000000"/>
            <w:lang w:val="en-US"/>
            <w:rPrChange w:id="9638" w:author="Maxim Bystrov" w:date="2026-05-24T13:21:00Z">
              <w:rPr>
                <w:color w:val="000000"/>
              </w:rPr>
            </w:rPrChange>
          </w:rPr>
          <w:t>Long</w:t>
        </w:r>
        <w:r w:rsidRPr="001940F8">
          <w:rPr>
            <w:color w:val="080808"/>
            <w:lang w:val="en-US"/>
            <w:rPrChange w:id="9639" w:author="Maxim Bystrov" w:date="2026-05-24T13:21:00Z">
              <w:rPr>
                <w:color w:val="080808"/>
              </w:rPr>
            </w:rPrChange>
          </w:rPr>
          <w:t xml:space="preserve">, </w:t>
        </w:r>
        <w:r w:rsidRPr="001940F8">
          <w:rPr>
            <w:color w:val="000000"/>
            <w:lang w:val="en-US"/>
            <w:rPrChange w:id="9640" w:author="Maxim Bystrov" w:date="2026-05-24T13:21:00Z">
              <w:rPr>
                <w:color w:val="000000"/>
              </w:rPr>
            </w:rPrChange>
          </w:rPr>
          <w:t>Long</w:t>
        </w:r>
        <w:r w:rsidRPr="001940F8">
          <w:rPr>
            <w:color w:val="080808"/>
            <w:lang w:val="en-US"/>
            <w:rPrChange w:id="9641" w:author="Maxim Bystrov" w:date="2026-05-24T13:21:00Z">
              <w:rPr>
                <w:color w:val="080808"/>
              </w:rPr>
            </w:rPrChange>
          </w:rPr>
          <w:t xml:space="preserve">&gt;&gt;): </w:t>
        </w:r>
        <w:r w:rsidRPr="001940F8">
          <w:rPr>
            <w:color w:val="000000"/>
            <w:lang w:val="en-US"/>
            <w:rPrChange w:id="9642" w:author="Maxim Bystrov" w:date="2026-05-24T13:21:00Z">
              <w:rPr>
                <w:color w:val="000000"/>
              </w:rPr>
            </w:rPrChange>
          </w:rPr>
          <w:t>List</w:t>
        </w:r>
        <w:r w:rsidRPr="001940F8">
          <w:rPr>
            <w:color w:val="080808"/>
            <w:lang w:val="en-US"/>
            <w:rPrChange w:id="9643" w:author="Maxim Bystrov" w:date="2026-05-24T13:21:00Z">
              <w:rPr>
                <w:color w:val="080808"/>
              </w:rPr>
            </w:rPrChange>
          </w:rPr>
          <w:t>&lt;</w:t>
        </w:r>
        <w:r w:rsidRPr="001940F8">
          <w:rPr>
            <w:color w:val="000000"/>
            <w:lang w:val="en-US"/>
            <w:rPrChange w:id="9644" w:author="Maxim Bystrov" w:date="2026-05-24T13:21:00Z">
              <w:rPr>
                <w:color w:val="000000"/>
              </w:rPr>
            </w:rPrChange>
          </w:rPr>
          <w:t>Pair</w:t>
        </w:r>
        <w:r w:rsidRPr="001940F8">
          <w:rPr>
            <w:color w:val="080808"/>
            <w:lang w:val="en-US"/>
            <w:rPrChange w:id="9645" w:author="Maxim Bystrov" w:date="2026-05-24T13:21:00Z">
              <w:rPr>
                <w:color w:val="080808"/>
              </w:rPr>
            </w:rPrChange>
          </w:rPr>
          <w:t>&lt;</w:t>
        </w:r>
        <w:r w:rsidRPr="001940F8">
          <w:rPr>
            <w:color w:val="000000"/>
            <w:lang w:val="en-US"/>
            <w:rPrChange w:id="9646" w:author="Maxim Bystrov" w:date="2026-05-24T13:21:00Z">
              <w:rPr>
                <w:color w:val="000000"/>
              </w:rPr>
            </w:rPrChange>
          </w:rPr>
          <w:t>Long</w:t>
        </w:r>
        <w:r w:rsidRPr="001940F8">
          <w:rPr>
            <w:color w:val="080808"/>
            <w:lang w:val="en-US"/>
            <w:rPrChange w:id="9647" w:author="Maxim Bystrov" w:date="2026-05-24T13:21:00Z">
              <w:rPr>
                <w:color w:val="080808"/>
              </w:rPr>
            </w:rPrChange>
          </w:rPr>
          <w:t xml:space="preserve">, </w:t>
        </w:r>
        <w:r w:rsidRPr="001940F8">
          <w:rPr>
            <w:color w:val="000000"/>
            <w:lang w:val="en-US"/>
            <w:rPrChange w:id="9648" w:author="Maxim Bystrov" w:date="2026-05-24T13:21:00Z">
              <w:rPr>
                <w:color w:val="000000"/>
              </w:rPr>
            </w:rPrChange>
          </w:rPr>
          <w:t>Long</w:t>
        </w:r>
        <w:r w:rsidRPr="001940F8">
          <w:rPr>
            <w:color w:val="080808"/>
            <w:lang w:val="en-US"/>
            <w:rPrChange w:id="9649" w:author="Maxim Bystrov" w:date="2026-05-24T13:21:00Z">
              <w:rPr>
                <w:color w:val="080808"/>
              </w:rPr>
            </w:rPrChange>
          </w:rPr>
          <w:t>&gt;&gt; {</w:t>
        </w:r>
        <w:r w:rsidRPr="001940F8">
          <w:rPr>
            <w:color w:val="080808"/>
            <w:lang w:val="en-US"/>
            <w:rPrChange w:id="9650" w:author="Maxim Bystrov" w:date="2026-05-24T13:21:00Z">
              <w:rPr>
                <w:color w:val="080808"/>
              </w:rPr>
            </w:rPrChange>
          </w:rPr>
          <w:br/>
          <w:t xml:space="preserve">        </w:t>
        </w:r>
        <w:r w:rsidRPr="001940F8">
          <w:rPr>
            <w:color w:val="0033B3"/>
            <w:lang w:val="en-US"/>
            <w:rPrChange w:id="9651" w:author="Maxim Bystrov" w:date="2026-05-24T13:21:00Z">
              <w:rPr>
                <w:color w:val="0033B3"/>
              </w:rPr>
            </w:rPrChange>
          </w:rPr>
          <w:t xml:space="preserve">if </w:t>
        </w:r>
        <w:r w:rsidRPr="001940F8">
          <w:rPr>
            <w:color w:val="080808"/>
            <w:lang w:val="en-US"/>
            <w:rPrChange w:id="9652" w:author="Maxim Bystrov" w:date="2026-05-24T13:21:00Z">
              <w:rPr>
                <w:color w:val="080808"/>
              </w:rPr>
            </w:rPrChange>
          </w:rPr>
          <w:t>(</w:t>
        </w:r>
        <w:proofErr w:type="spellStart"/>
        <w:r w:rsidRPr="001940F8">
          <w:rPr>
            <w:color w:val="000000"/>
            <w:lang w:val="en-US"/>
            <w:rPrChange w:id="9653" w:author="Maxim Bystrov" w:date="2026-05-24T13:21:00Z">
              <w:rPr>
                <w:color w:val="000000"/>
              </w:rPr>
            </w:rPrChange>
          </w:rPr>
          <w:t>sortedRanges</w:t>
        </w:r>
        <w:r w:rsidRPr="001940F8">
          <w:rPr>
            <w:color w:val="080808"/>
            <w:lang w:val="en-US"/>
            <w:rPrChange w:id="9654" w:author="Maxim Bystrov" w:date="2026-05-24T13:21:00Z">
              <w:rPr>
                <w:color w:val="080808"/>
              </w:rPr>
            </w:rPrChange>
          </w:rPr>
          <w:t>.isEmpty</w:t>
        </w:r>
        <w:proofErr w:type="spellEnd"/>
        <w:r w:rsidRPr="001940F8">
          <w:rPr>
            <w:color w:val="080808"/>
            <w:lang w:val="en-US"/>
            <w:rPrChange w:id="9655" w:author="Maxim Bystrov" w:date="2026-05-24T13:21:00Z">
              <w:rPr>
                <w:color w:val="080808"/>
              </w:rPr>
            </w:rPrChange>
          </w:rPr>
          <w:t>()) {</w:t>
        </w:r>
        <w:r w:rsidRPr="001940F8">
          <w:rPr>
            <w:color w:val="080808"/>
            <w:lang w:val="en-US"/>
            <w:rPrChange w:id="9656" w:author="Maxim Bystrov" w:date="2026-05-24T13:21:00Z">
              <w:rPr>
                <w:color w:val="080808"/>
              </w:rPr>
            </w:rPrChange>
          </w:rPr>
          <w:br/>
          <w:t xml:space="preserve">            </w:t>
        </w:r>
        <w:r w:rsidRPr="001940F8">
          <w:rPr>
            <w:color w:val="0033B3"/>
            <w:lang w:val="en-US"/>
            <w:rPrChange w:id="9657" w:author="Maxim Bystrov" w:date="2026-05-24T13:21:00Z">
              <w:rPr>
                <w:color w:val="0033B3"/>
              </w:rPr>
            </w:rPrChange>
          </w:rPr>
          <w:t xml:space="preserve">return </w:t>
        </w:r>
        <w:proofErr w:type="spellStart"/>
        <w:r w:rsidRPr="001940F8">
          <w:rPr>
            <w:i/>
            <w:iCs/>
            <w:color w:val="00627A"/>
            <w:lang w:val="en-US"/>
            <w:rPrChange w:id="9658" w:author="Maxim Bystrov" w:date="2026-05-24T13:21:00Z">
              <w:rPr>
                <w:i/>
                <w:iCs/>
                <w:color w:val="00627A"/>
              </w:rPr>
            </w:rPrChange>
          </w:rPr>
          <w:t>emptyList</w:t>
        </w:r>
        <w:proofErr w:type="spellEnd"/>
        <w:r w:rsidRPr="001940F8">
          <w:rPr>
            <w:color w:val="080808"/>
            <w:lang w:val="en-US"/>
            <w:rPrChange w:id="9659" w:author="Maxim Bystrov" w:date="2026-05-24T13:21:00Z">
              <w:rPr>
                <w:color w:val="080808"/>
              </w:rPr>
            </w:rPrChange>
          </w:rPr>
          <w:t>()</w:t>
        </w:r>
        <w:r w:rsidRPr="001940F8">
          <w:rPr>
            <w:color w:val="080808"/>
            <w:lang w:val="en-US"/>
            <w:rPrChange w:id="9660" w:author="Maxim Bystrov" w:date="2026-05-24T13:21:00Z">
              <w:rPr>
                <w:color w:val="080808"/>
              </w:rPr>
            </w:rPrChange>
          </w:rPr>
          <w:br/>
          <w:t xml:space="preserve">        }</w:t>
        </w:r>
        <w:r w:rsidRPr="001940F8">
          <w:rPr>
            <w:color w:val="080808"/>
            <w:lang w:val="en-US"/>
            <w:rPrChange w:id="9661" w:author="Maxim Bystrov" w:date="2026-05-24T13:21:00Z">
              <w:rPr>
                <w:color w:val="080808"/>
              </w:rPr>
            </w:rPrChange>
          </w:rPr>
          <w:br/>
        </w:r>
        <w:r w:rsidRPr="001940F8">
          <w:rPr>
            <w:color w:val="080808"/>
            <w:lang w:val="en-US"/>
            <w:rPrChange w:id="9662" w:author="Maxim Bystrov" w:date="2026-05-24T13:21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1940F8">
          <w:rPr>
            <w:color w:val="0033B3"/>
            <w:lang w:val="en-US"/>
            <w:rPrChange w:id="9663" w:author="Maxim Bystrov" w:date="2026-05-24T13:21:00Z">
              <w:rPr>
                <w:color w:val="0033B3"/>
              </w:rPr>
            </w:rPrChange>
          </w:rPr>
          <w:t>val</w:t>
        </w:r>
        <w:proofErr w:type="spellEnd"/>
        <w:r w:rsidRPr="001940F8">
          <w:rPr>
            <w:color w:val="0033B3"/>
            <w:lang w:val="en-US"/>
            <w:rPrChange w:id="9664" w:author="Maxim Bystrov" w:date="2026-05-24T13:21:00Z">
              <w:rPr>
                <w:color w:val="0033B3"/>
              </w:rPr>
            </w:rPrChange>
          </w:rPr>
          <w:t xml:space="preserve"> </w:t>
        </w:r>
        <w:r w:rsidRPr="001940F8">
          <w:rPr>
            <w:color w:val="000000"/>
            <w:lang w:val="en-US"/>
            <w:rPrChange w:id="9665" w:author="Maxim Bystrov" w:date="2026-05-24T13:21:00Z">
              <w:rPr>
                <w:color w:val="000000"/>
              </w:rPr>
            </w:rPrChange>
          </w:rPr>
          <w:t xml:space="preserve">merged </w:t>
        </w:r>
        <w:r w:rsidRPr="001940F8">
          <w:rPr>
            <w:color w:val="080808"/>
            <w:lang w:val="en-US"/>
            <w:rPrChange w:id="9666" w:author="Maxim Bystrov" w:date="2026-05-24T13:21:00Z">
              <w:rPr>
                <w:color w:val="080808"/>
              </w:rPr>
            </w:rPrChange>
          </w:rPr>
          <w:t xml:space="preserve">= </w:t>
        </w:r>
        <w:proofErr w:type="spellStart"/>
        <w:r w:rsidRPr="001940F8">
          <w:rPr>
            <w:i/>
            <w:iCs/>
            <w:color w:val="00627A"/>
            <w:lang w:val="en-US"/>
            <w:rPrChange w:id="9667" w:author="Maxim Bystrov" w:date="2026-05-24T13:21:00Z">
              <w:rPr>
                <w:i/>
                <w:iCs/>
                <w:color w:val="00627A"/>
              </w:rPr>
            </w:rPrChange>
          </w:rPr>
          <w:t>mutableListOf</w:t>
        </w:r>
        <w:proofErr w:type="spellEnd"/>
        <w:r w:rsidRPr="001940F8">
          <w:rPr>
            <w:color w:val="080808"/>
            <w:lang w:val="en-US"/>
            <w:rPrChange w:id="9668" w:author="Maxim Bystrov" w:date="2026-05-24T13:21:00Z">
              <w:rPr>
                <w:color w:val="080808"/>
              </w:rPr>
            </w:rPrChange>
          </w:rPr>
          <w:t>&lt;</w:t>
        </w:r>
        <w:r w:rsidRPr="001940F8">
          <w:rPr>
            <w:color w:val="000000"/>
            <w:lang w:val="en-US"/>
            <w:rPrChange w:id="9669" w:author="Maxim Bystrov" w:date="2026-05-24T13:21:00Z">
              <w:rPr>
                <w:color w:val="000000"/>
              </w:rPr>
            </w:rPrChange>
          </w:rPr>
          <w:t>Pair</w:t>
        </w:r>
        <w:r w:rsidRPr="001940F8">
          <w:rPr>
            <w:color w:val="080808"/>
            <w:lang w:val="en-US"/>
            <w:rPrChange w:id="9670" w:author="Maxim Bystrov" w:date="2026-05-24T13:21:00Z">
              <w:rPr>
                <w:color w:val="080808"/>
              </w:rPr>
            </w:rPrChange>
          </w:rPr>
          <w:t>&lt;</w:t>
        </w:r>
        <w:r w:rsidRPr="001940F8">
          <w:rPr>
            <w:color w:val="000000"/>
            <w:lang w:val="en-US"/>
            <w:rPrChange w:id="9671" w:author="Maxim Bystrov" w:date="2026-05-24T13:21:00Z">
              <w:rPr>
                <w:color w:val="000000"/>
              </w:rPr>
            </w:rPrChange>
          </w:rPr>
          <w:t>Long</w:t>
        </w:r>
        <w:r w:rsidRPr="001940F8">
          <w:rPr>
            <w:color w:val="080808"/>
            <w:lang w:val="en-US"/>
            <w:rPrChange w:id="9672" w:author="Maxim Bystrov" w:date="2026-05-24T13:21:00Z">
              <w:rPr>
                <w:color w:val="080808"/>
              </w:rPr>
            </w:rPrChange>
          </w:rPr>
          <w:t xml:space="preserve">, </w:t>
        </w:r>
        <w:r w:rsidRPr="001940F8">
          <w:rPr>
            <w:color w:val="000000"/>
            <w:lang w:val="en-US"/>
            <w:rPrChange w:id="9673" w:author="Maxim Bystrov" w:date="2026-05-24T13:21:00Z">
              <w:rPr>
                <w:color w:val="000000"/>
              </w:rPr>
            </w:rPrChange>
          </w:rPr>
          <w:t>Long</w:t>
        </w:r>
        <w:r w:rsidRPr="001940F8">
          <w:rPr>
            <w:color w:val="080808"/>
            <w:lang w:val="en-US"/>
            <w:rPrChange w:id="9674" w:author="Maxim Bystrov" w:date="2026-05-24T13:21:00Z">
              <w:rPr>
                <w:color w:val="080808"/>
              </w:rPr>
            </w:rPrChange>
          </w:rPr>
          <w:t>&gt;&gt;()</w:t>
        </w:r>
        <w:r w:rsidRPr="001940F8">
          <w:rPr>
            <w:color w:val="080808"/>
            <w:lang w:val="en-US"/>
            <w:rPrChange w:id="9675" w:author="Maxim Bystrov" w:date="2026-05-24T13:21:00Z">
              <w:rPr>
                <w:color w:val="080808"/>
              </w:rPr>
            </w:rPrChange>
          </w:rPr>
          <w:br/>
          <w:t xml:space="preserve">        </w:t>
        </w:r>
        <w:r w:rsidRPr="001940F8">
          <w:rPr>
            <w:color w:val="0033B3"/>
            <w:lang w:val="en-US"/>
            <w:rPrChange w:id="9676" w:author="Maxim Bystrov" w:date="2026-05-24T13:21:00Z">
              <w:rPr>
                <w:color w:val="0033B3"/>
              </w:rPr>
            </w:rPrChange>
          </w:rPr>
          <w:t xml:space="preserve">var </w:t>
        </w:r>
        <w:proofErr w:type="spellStart"/>
        <w:r w:rsidRPr="001940F8">
          <w:rPr>
            <w:color w:val="000000"/>
            <w:lang w:val="en-US"/>
            <w:rPrChange w:id="9677" w:author="Maxim Bystrov" w:date="2026-05-24T13:21:00Z">
              <w:rPr>
                <w:color w:val="000000"/>
              </w:rPr>
            </w:rPrChange>
          </w:rPr>
          <w:t>currentStart</w:t>
        </w:r>
        <w:proofErr w:type="spellEnd"/>
        <w:r w:rsidRPr="001940F8">
          <w:rPr>
            <w:color w:val="000000"/>
            <w:lang w:val="en-US"/>
            <w:rPrChange w:id="9678" w:author="Maxim Bystrov" w:date="2026-05-24T13:21:00Z">
              <w:rPr>
                <w:color w:val="000000"/>
              </w:rPr>
            </w:rPrChange>
          </w:rPr>
          <w:t xml:space="preserve"> </w:t>
        </w:r>
        <w:r w:rsidRPr="001940F8">
          <w:rPr>
            <w:color w:val="080808"/>
            <w:lang w:val="en-US"/>
            <w:rPrChange w:id="9679" w:author="Maxim Bystrov" w:date="2026-05-24T13:21:00Z">
              <w:rPr>
                <w:color w:val="080808"/>
              </w:rPr>
            </w:rPrChange>
          </w:rPr>
          <w:t xml:space="preserve">= </w:t>
        </w:r>
        <w:proofErr w:type="spellStart"/>
        <w:r w:rsidRPr="001940F8">
          <w:rPr>
            <w:color w:val="000000"/>
            <w:lang w:val="en-US"/>
            <w:rPrChange w:id="9680" w:author="Maxim Bystrov" w:date="2026-05-24T13:21:00Z">
              <w:rPr>
                <w:color w:val="000000"/>
              </w:rPr>
            </w:rPrChange>
          </w:rPr>
          <w:t>sortedRanges</w:t>
        </w:r>
        <w:proofErr w:type="spellEnd"/>
        <w:r w:rsidRPr="001940F8">
          <w:rPr>
            <w:color w:val="080808"/>
            <w:lang w:val="en-US"/>
            <w:rPrChange w:id="9681" w:author="Maxim Bystrov" w:date="2026-05-24T13:21:00Z">
              <w:rPr>
                <w:color w:val="080808"/>
              </w:rPr>
            </w:rPrChange>
          </w:rPr>
          <w:t>[</w:t>
        </w:r>
        <w:r w:rsidRPr="001940F8">
          <w:rPr>
            <w:color w:val="1750EB"/>
            <w:lang w:val="en-US"/>
            <w:rPrChange w:id="9682" w:author="Maxim Bystrov" w:date="2026-05-24T13:21:00Z">
              <w:rPr>
                <w:color w:val="1750EB"/>
              </w:rPr>
            </w:rPrChange>
          </w:rPr>
          <w:t>0</w:t>
        </w:r>
        <w:r w:rsidRPr="001940F8">
          <w:rPr>
            <w:color w:val="080808"/>
            <w:lang w:val="en-US"/>
            <w:rPrChange w:id="9683" w:author="Maxim Bystrov" w:date="2026-05-24T13:21:00Z">
              <w:rPr>
                <w:color w:val="080808"/>
              </w:rPr>
            </w:rPrChange>
          </w:rPr>
          <w:t>].</w:t>
        </w:r>
        <w:r w:rsidRPr="001940F8">
          <w:rPr>
            <w:color w:val="871094"/>
            <w:lang w:val="en-US"/>
            <w:rPrChange w:id="9684" w:author="Maxim Bystrov" w:date="2026-05-24T13:21:00Z">
              <w:rPr>
                <w:color w:val="871094"/>
              </w:rPr>
            </w:rPrChange>
          </w:rPr>
          <w:t>first</w:t>
        </w:r>
        <w:r w:rsidRPr="001940F8">
          <w:rPr>
            <w:color w:val="871094"/>
            <w:lang w:val="en-US"/>
            <w:rPrChange w:id="9685" w:author="Maxim Bystrov" w:date="2026-05-24T13:21:00Z">
              <w:rPr>
                <w:color w:val="871094"/>
              </w:rPr>
            </w:rPrChange>
          </w:rPr>
          <w:br/>
          <w:t xml:space="preserve">        </w:t>
        </w:r>
        <w:r w:rsidRPr="001940F8">
          <w:rPr>
            <w:color w:val="0033B3"/>
            <w:lang w:val="en-US"/>
            <w:rPrChange w:id="9686" w:author="Maxim Bystrov" w:date="2026-05-24T13:21:00Z">
              <w:rPr>
                <w:color w:val="0033B3"/>
              </w:rPr>
            </w:rPrChange>
          </w:rPr>
          <w:t xml:space="preserve">var </w:t>
        </w:r>
        <w:proofErr w:type="spellStart"/>
        <w:r w:rsidRPr="001940F8">
          <w:rPr>
            <w:color w:val="000000"/>
            <w:lang w:val="en-US"/>
            <w:rPrChange w:id="9687" w:author="Maxim Bystrov" w:date="2026-05-24T13:21:00Z">
              <w:rPr>
                <w:color w:val="000000"/>
              </w:rPr>
            </w:rPrChange>
          </w:rPr>
          <w:t>currentEnd</w:t>
        </w:r>
        <w:proofErr w:type="spellEnd"/>
        <w:r w:rsidRPr="001940F8">
          <w:rPr>
            <w:color w:val="000000"/>
            <w:lang w:val="en-US"/>
            <w:rPrChange w:id="9688" w:author="Maxim Bystrov" w:date="2026-05-24T13:21:00Z">
              <w:rPr>
                <w:color w:val="000000"/>
              </w:rPr>
            </w:rPrChange>
          </w:rPr>
          <w:t xml:space="preserve"> </w:t>
        </w:r>
        <w:r w:rsidRPr="001940F8">
          <w:rPr>
            <w:color w:val="080808"/>
            <w:lang w:val="en-US"/>
            <w:rPrChange w:id="9689" w:author="Maxim Bystrov" w:date="2026-05-24T13:21:00Z">
              <w:rPr>
                <w:color w:val="080808"/>
              </w:rPr>
            </w:rPrChange>
          </w:rPr>
          <w:t xml:space="preserve">= </w:t>
        </w:r>
        <w:proofErr w:type="spellStart"/>
        <w:r w:rsidRPr="001940F8">
          <w:rPr>
            <w:color w:val="000000"/>
            <w:lang w:val="en-US"/>
            <w:rPrChange w:id="9690" w:author="Maxim Bystrov" w:date="2026-05-24T13:21:00Z">
              <w:rPr>
                <w:color w:val="000000"/>
              </w:rPr>
            </w:rPrChange>
          </w:rPr>
          <w:t>sortedRanges</w:t>
        </w:r>
        <w:proofErr w:type="spellEnd"/>
        <w:r w:rsidRPr="001940F8">
          <w:rPr>
            <w:color w:val="080808"/>
            <w:lang w:val="en-US"/>
            <w:rPrChange w:id="9691" w:author="Maxim Bystrov" w:date="2026-05-24T13:21:00Z">
              <w:rPr>
                <w:color w:val="080808"/>
              </w:rPr>
            </w:rPrChange>
          </w:rPr>
          <w:t>[</w:t>
        </w:r>
        <w:r w:rsidRPr="001940F8">
          <w:rPr>
            <w:color w:val="1750EB"/>
            <w:lang w:val="en-US"/>
            <w:rPrChange w:id="9692" w:author="Maxim Bystrov" w:date="2026-05-24T13:21:00Z">
              <w:rPr>
                <w:color w:val="1750EB"/>
              </w:rPr>
            </w:rPrChange>
          </w:rPr>
          <w:t>0</w:t>
        </w:r>
        <w:r w:rsidRPr="001940F8">
          <w:rPr>
            <w:color w:val="080808"/>
            <w:lang w:val="en-US"/>
            <w:rPrChange w:id="9693" w:author="Maxim Bystrov" w:date="2026-05-24T13:21:00Z">
              <w:rPr>
                <w:color w:val="080808"/>
              </w:rPr>
            </w:rPrChange>
          </w:rPr>
          <w:t>].</w:t>
        </w:r>
        <w:r w:rsidRPr="001940F8">
          <w:rPr>
            <w:color w:val="871094"/>
            <w:lang w:val="en-US"/>
            <w:rPrChange w:id="9694" w:author="Maxim Bystrov" w:date="2026-05-24T13:21:00Z">
              <w:rPr>
                <w:color w:val="871094"/>
              </w:rPr>
            </w:rPrChange>
          </w:rPr>
          <w:t>second</w:t>
        </w:r>
        <w:r w:rsidRPr="001940F8">
          <w:rPr>
            <w:color w:val="871094"/>
            <w:lang w:val="en-US"/>
            <w:rPrChange w:id="9695" w:author="Maxim Bystrov" w:date="2026-05-24T13:21:00Z">
              <w:rPr>
                <w:color w:val="871094"/>
              </w:rPr>
            </w:rPrChange>
          </w:rPr>
          <w:br/>
        </w:r>
        <w:r w:rsidRPr="001940F8">
          <w:rPr>
            <w:color w:val="871094"/>
            <w:lang w:val="en-US"/>
            <w:rPrChange w:id="9696" w:author="Maxim Bystrov" w:date="2026-05-24T13:21:00Z">
              <w:rPr>
                <w:color w:val="871094"/>
              </w:rPr>
            </w:rPrChange>
          </w:rPr>
          <w:lastRenderedPageBreak/>
          <w:br/>
          <w:t xml:space="preserve">        </w:t>
        </w:r>
        <w:r w:rsidRPr="001940F8">
          <w:rPr>
            <w:color w:val="0033B3"/>
            <w:lang w:val="en-US"/>
            <w:rPrChange w:id="9697" w:author="Maxim Bystrov" w:date="2026-05-24T13:21:00Z">
              <w:rPr>
                <w:color w:val="0033B3"/>
              </w:rPr>
            </w:rPrChange>
          </w:rPr>
          <w:t xml:space="preserve">for </w:t>
        </w:r>
        <w:r w:rsidRPr="001940F8">
          <w:rPr>
            <w:color w:val="080808"/>
            <w:lang w:val="en-US"/>
            <w:rPrChange w:id="9698" w:author="Maxim Bystrov" w:date="2026-05-24T13:21:00Z">
              <w:rPr>
                <w:color w:val="080808"/>
              </w:rPr>
            </w:rPrChange>
          </w:rPr>
          <w:t>(</w:t>
        </w:r>
        <w:proofErr w:type="spellStart"/>
        <w:r w:rsidRPr="001940F8">
          <w:rPr>
            <w:color w:val="000000"/>
            <w:lang w:val="en-US"/>
            <w:rPrChange w:id="9699" w:author="Maxim Bystrov" w:date="2026-05-24T13:21:00Z">
              <w:rPr>
                <w:color w:val="000000"/>
              </w:rPr>
            </w:rPrChange>
          </w:rPr>
          <w:t>i</w:t>
        </w:r>
        <w:proofErr w:type="spellEnd"/>
        <w:r w:rsidRPr="001940F8">
          <w:rPr>
            <w:color w:val="000000"/>
            <w:lang w:val="en-US"/>
            <w:rPrChange w:id="9700" w:author="Maxim Bystrov" w:date="2026-05-24T13:21:00Z">
              <w:rPr>
                <w:color w:val="000000"/>
              </w:rPr>
            </w:rPrChange>
          </w:rPr>
          <w:t xml:space="preserve"> </w:t>
        </w:r>
        <w:r w:rsidRPr="001940F8">
          <w:rPr>
            <w:color w:val="0033B3"/>
            <w:lang w:val="en-US"/>
            <w:rPrChange w:id="9701" w:author="Maxim Bystrov" w:date="2026-05-24T13:21:00Z">
              <w:rPr>
                <w:color w:val="0033B3"/>
              </w:rPr>
            </w:rPrChange>
          </w:rPr>
          <w:t xml:space="preserve">in </w:t>
        </w:r>
        <w:r w:rsidRPr="001940F8">
          <w:rPr>
            <w:color w:val="1750EB"/>
            <w:lang w:val="en-US"/>
            <w:rPrChange w:id="9702" w:author="Maxim Bystrov" w:date="2026-05-24T13:21:00Z">
              <w:rPr>
                <w:color w:val="1750EB"/>
              </w:rPr>
            </w:rPrChange>
          </w:rPr>
          <w:t xml:space="preserve">1 </w:t>
        </w:r>
        <w:r w:rsidRPr="001940F8">
          <w:rPr>
            <w:i/>
            <w:iCs/>
            <w:color w:val="00627A"/>
            <w:lang w:val="en-US"/>
            <w:rPrChange w:id="9703" w:author="Maxim Bystrov" w:date="2026-05-24T13:21:00Z">
              <w:rPr>
                <w:i/>
                <w:iCs/>
                <w:color w:val="00627A"/>
              </w:rPr>
            </w:rPrChange>
          </w:rPr>
          <w:t xml:space="preserve">until </w:t>
        </w:r>
        <w:proofErr w:type="spellStart"/>
        <w:r w:rsidRPr="001940F8">
          <w:rPr>
            <w:color w:val="000000"/>
            <w:lang w:val="en-US"/>
            <w:rPrChange w:id="9704" w:author="Maxim Bystrov" w:date="2026-05-24T13:21:00Z">
              <w:rPr>
                <w:color w:val="000000"/>
              </w:rPr>
            </w:rPrChange>
          </w:rPr>
          <w:t>sortedRanges</w:t>
        </w:r>
        <w:r w:rsidRPr="001940F8">
          <w:rPr>
            <w:color w:val="080808"/>
            <w:lang w:val="en-US"/>
            <w:rPrChange w:id="9705" w:author="Maxim Bystrov" w:date="2026-05-24T13:21:00Z">
              <w:rPr>
                <w:color w:val="080808"/>
              </w:rPr>
            </w:rPrChange>
          </w:rPr>
          <w:t>.</w:t>
        </w:r>
        <w:r w:rsidRPr="001940F8">
          <w:rPr>
            <w:color w:val="871094"/>
            <w:lang w:val="en-US"/>
            <w:rPrChange w:id="9706" w:author="Maxim Bystrov" w:date="2026-05-24T13:21:00Z">
              <w:rPr>
                <w:color w:val="871094"/>
              </w:rPr>
            </w:rPrChange>
          </w:rPr>
          <w:t>size</w:t>
        </w:r>
        <w:proofErr w:type="spellEnd"/>
        <w:r w:rsidRPr="001940F8">
          <w:rPr>
            <w:color w:val="080808"/>
            <w:lang w:val="en-US"/>
            <w:rPrChange w:id="9707" w:author="Maxim Bystrov" w:date="2026-05-24T13:21:00Z">
              <w:rPr>
                <w:color w:val="080808"/>
              </w:rPr>
            </w:rPrChange>
          </w:rPr>
          <w:t>) {</w:t>
        </w:r>
        <w:r w:rsidRPr="001940F8">
          <w:rPr>
            <w:color w:val="080808"/>
            <w:lang w:val="en-US"/>
            <w:rPrChange w:id="9708" w:author="Maxim Bystrov" w:date="2026-05-24T13:21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1940F8">
          <w:rPr>
            <w:color w:val="0033B3"/>
            <w:lang w:val="en-US"/>
            <w:rPrChange w:id="9709" w:author="Maxim Bystrov" w:date="2026-05-24T13:21:00Z">
              <w:rPr>
                <w:color w:val="0033B3"/>
              </w:rPr>
            </w:rPrChange>
          </w:rPr>
          <w:t>val</w:t>
        </w:r>
        <w:proofErr w:type="spellEnd"/>
        <w:r w:rsidRPr="001940F8">
          <w:rPr>
            <w:color w:val="0033B3"/>
            <w:lang w:val="en-US"/>
            <w:rPrChange w:id="9710" w:author="Maxim Bystrov" w:date="2026-05-24T13:21:00Z">
              <w:rPr>
                <w:color w:val="0033B3"/>
              </w:rPr>
            </w:rPrChange>
          </w:rPr>
          <w:t xml:space="preserve"> </w:t>
        </w:r>
        <w:r w:rsidRPr="001940F8">
          <w:rPr>
            <w:color w:val="080808"/>
            <w:lang w:val="en-US"/>
            <w:rPrChange w:id="9711" w:author="Maxim Bystrov" w:date="2026-05-24T13:21:00Z">
              <w:rPr>
                <w:color w:val="080808"/>
              </w:rPr>
            </w:rPrChange>
          </w:rPr>
          <w:t>(</w:t>
        </w:r>
        <w:proofErr w:type="spellStart"/>
        <w:r w:rsidRPr="001940F8">
          <w:rPr>
            <w:color w:val="000000"/>
            <w:lang w:val="en-US"/>
            <w:rPrChange w:id="9712" w:author="Maxim Bystrov" w:date="2026-05-24T13:21:00Z">
              <w:rPr>
                <w:color w:val="000000"/>
              </w:rPr>
            </w:rPrChange>
          </w:rPr>
          <w:t>nextStart</w:t>
        </w:r>
        <w:proofErr w:type="spellEnd"/>
        <w:r w:rsidRPr="001940F8">
          <w:rPr>
            <w:color w:val="080808"/>
            <w:lang w:val="en-US"/>
            <w:rPrChange w:id="9713" w:author="Maxim Bystrov" w:date="2026-05-24T13:21:00Z">
              <w:rPr>
                <w:color w:val="080808"/>
              </w:rPr>
            </w:rPrChange>
          </w:rPr>
          <w:t xml:space="preserve">, </w:t>
        </w:r>
        <w:proofErr w:type="spellStart"/>
        <w:r w:rsidRPr="001940F8">
          <w:rPr>
            <w:color w:val="000000"/>
            <w:lang w:val="en-US"/>
            <w:rPrChange w:id="9714" w:author="Maxim Bystrov" w:date="2026-05-24T13:21:00Z">
              <w:rPr>
                <w:color w:val="000000"/>
              </w:rPr>
            </w:rPrChange>
          </w:rPr>
          <w:t>nextEnd</w:t>
        </w:r>
        <w:proofErr w:type="spellEnd"/>
        <w:r w:rsidRPr="001940F8">
          <w:rPr>
            <w:color w:val="080808"/>
            <w:lang w:val="en-US"/>
            <w:rPrChange w:id="9715" w:author="Maxim Bystrov" w:date="2026-05-24T13:21:00Z">
              <w:rPr>
                <w:color w:val="080808"/>
              </w:rPr>
            </w:rPrChange>
          </w:rPr>
          <w:t xml:space="preserve">) = </w:t>
        </w:r>
        <w:proofErr w:type="spellStart"/>
        <w:r w:rsidRPr="001940F8">
          <w:rPr>
            <w:color w:val="000000"/>
            <w:lang w:val="en-US"/>
            <w:rPrChange w:id="9716" w:author="Maxim Bystrov" w:date="2026-05-24T13:21:00Z">
              <w:rPr>
                <w:color w:val="000000"/>
              </w:rPr>
            </w:rPrChange>
          </w:rPr>
          <w:t>sortedRanges</w:t>
        </w:r>
        <w:proofErr w:type="spellEnd"/>
        <w:r w:rsidRPr="001940F8">
          <w:rPr>
            <w:color w:val="080808"/>
            <w:lang w:val="en-US"/>
            <w:rPrChange w:id="9717" w:author="Maxim Bystrov" w:date="2026-05-24T13:21:00Z">
              <w:rPr>
                <w:color w:val="080808"/>
              </w:rPr>
            </w:rPrChange>
          </w:rPr>
          <w:t>[</w:t>
        </w:r>
        <w:proofErr w:type="spellStart"/>
        <w:r w:rsidRPr="001940F8">
          <w:rPr>
            <w:color w:val="000000"/>
            <w:lang w:val="en-US"/>
            <w:rPrChange w:id="9718" w:author="Maxim Bystrov" w:date="2026-05-24T13:21:00Z">
              <w:rPr>
                <w:color w:val="000000"/>
              </w:rPr>
            </w:rPrChange>
          </w:rPr>
          <w:t>i</w:t>
        </w:r>
        <w:proofErr w:type="spellEnd"/>
        <w:r w:rsidRPr="001940F8">
          <w:rPr>
            <w:color w:val="080808"/>
            <w:lang w:val="en-US"/>
            <w:rPrChange w:id="9719" w:author="Maxim Bystrov" w:date="2026-05-24T13:21:00Z">
              <w:rPr>
                <w:color w:val="080808"/>
              </w:rPr>
            </w:rPrChange>
          </w:rPr>
          <w:t>]</w:t>
        </w:r>
        <w:r w:rsidRPr="001940F8">
          <w:rPr>
            <w:color w:val="080808"/>
            <w:lang w:val="en-US"/>
            <w:rPrChange w:id="9720" w:author="Maxim Bystrov" w:date="2026-05-24T13:21:00Z">
              <w:rPr>
                <w:color w:val="080808"/>
              </w:rPr>
            </w:rPrChange>
          </w:rPr>
          <w:br/>
        </w:r>
        <w:r w:rsidRPr="001940F8">
          <w:rPr>
            <w:color w:val="080808"/>
            <w:lang w:val="en-US"/>
            <w:rPrChange w:id="9721" w:author="Maxim Bystrov" w:date="2026-05-24T13:21:00Z">
              <w:rPr>
                <w:color w:val="080808"/>
              </w:rPr>
            </w:rPrChange>
          </w:rPr>
          <w:br/>
          <w:t xml:space="preserve">            </w:t>
        </w:r>
        <w:r w:rsidRPr="001940F8">
          <w:rPr>
            <w:i/>
            <w:iCs/>
            <w:color w:val="8C8C8C"/>
            <w:lang w:val="en-US"/>
            <w:rPrChange w:id="9722" w:author="Maxim Bystrov" w:date="2026-05-24T13:21:00Z">
              <w:rPr>
                <w:i/>
                <w:iCs/>
                <w:color w:val="8C8C8C"/>
              </w:rPr>
            </w:rPrChange>
          </w:rPr>
          <w:t xml:space="preserve">// </w:t>
        </w:r>
        <w:r>
          <w:rPr>
            <w:i/>
            <w:iCs/>
            <w:color w:val="8C8C8C"/>
          </w:rPr>
          <w:t>Если</w:t>
        </w:r>
        <w:r w:rsidRPr="001940F8">
          <w:rPr>
            <w:i/>
            <w:iCs/>
            <w:color w:val="8C8C8C"/>
            <w:lang w:val="en-US"/>
            <w:rPrChange w:id="9723" w:author="Maxim Bystrov" w:date="2026-05-24T13:2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интервалы</w:t>
        </w:r>
        <w:r w:rsidRPr="001940F8">
          <w:rPr>
            <w:i/>
            <w:iCs/>
            <w:color w:val="8C8C8C"/>
            <w:lang w:val="en-US"/>
            <w:rPrChange w:id="9724" w:author="Maxim Bystrov" w:date="2026-05-24T13:2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пересекаются</w:t>
        </w:r>
        <w:r w:rsidRPr="001940F8">
          <w:rPr>
            <w:i/>
            <w:iCs/>
            <w:color w:val="8C8C8C"/>
            <w:lang w:val="en-US"/>
            <w:rPrChange w:id="9725" w:author="Maxim Bystrov" w:date="2026-05-24T13:2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или</w:t>
        </w:r>
        <w:r w:rsidRPr="001940F8">
          <w:rPr>
            <w:i/>
            <w:iCs/>
            <w:color w:val="8C8C8C"/>
            <w:lang w:val="en-US"/>
            <w:rPrChange w:id="9726" w:author="Maxim Bystrov" w:date="2026-05-24T13:2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соседние</w:t>
        </w:r>
        <w:r w:rsidRPr="001940F8">
          <w:rPr>
            <w:i/>
            <w:iCs/>
            <w:color w:val="8C8C8C"/>
            <w:lang w:val="en-US"/>
            <w:rPrChange w:id="9727" w:author="Maxim Bystrov" w:date="2026-05-24T13:21:00Z">
              <w:rPr>
                <w:i/>
                <w:iCs/>
                <w:color w:val="8C8C8C"/>
              </w:rPr>
            </w:rPrChange>
          </w:rPr>
          <w:t xml:space="preserve"> (</w:t>
        </w:r>
        <w:r>
          <w:rPr>
            <w:i/>
            <w:iCs/>
            <w:color w:val="8C8C8C"/>
          </w:rPr>
          <w:t>разница</w:t>
        </w:r>
        <w:r w:rsidRPr="001940F8">
          <w:rPr>
            <w:i/>
            <w:iCs/>
            <w:color w:val="8C8C8C"/>
            <w:lang w:val="en-US"/>
            <w:rPrChange w:id="9728" w:author="Maxim Bystrov" w:date="2026-05-24T13:2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в</w:t>
        </w:r>
        <w:r w:rsidRPr="001940F8">
          <w:rPr>
            <w:i/>
            <w:iCs/>
            <w:color w:val="8C8C8C"/>
            <w:lang w:val="en-US"/>
            <w:rPrChange w:id="9729" w:author="Maxim Bystrov" w:date="2026-05-24T13:21:00Z">
              <w:rPr>
                <w:i/>
                <w:iCs/>
                <w:color w:val="8C8C8C"/>
              </w:rPr>
            </w:rPrChange>
          </w:rPr>
          <w:t xml:space="preserve"> 1)</w:t>
        </w:r>
        <w:r w:rsidRPr="001940F8">
          <w:rPr>
            <w:i/>
            <w:iCs/>
            <w:color w:val="8C8C8C"/>
            <w:lang w:val="en-US"/>
            <w:rPrChange w:id="9730" w:author="Maxim Bystrov" w:date="2026-05-24T13:21:00Z">
              <w:rPr>
                <w:i/>
                <w:iCs/>
                <w:color w:val="8C8C8C"/>
              </w:rPr>
            </w:rPrChange>
          </w:rPr>
          <w:br/>
          <w:t xml:space="preserve">            </w:t>
        </w:r>
        <w:r w:rsidRPr="001940F8">
          <w:rPr>
            <w:color w:val="0033B3"/>
            <w:lang w:val="en-US"/>
            <w:rPrChange w:id="9731" w:author="Maxim Bystrov" w:date="2026-05-24T13:21:00Z">
              <w:rPr>
                <w:color w:val="0033B3"/>
              </w:rPr>
            </w:rPrChange>
          </w:rPr>
          <w:t xml:space="preserve">if </w:t>
        </w:r>
        <w:r w:rsidRPr="001940F8">
          <w:rPr>
            <w:color w:val="080808"/>
            <w:lang w:val="en-US"/>
            <w:rPrChange w:id="9732" w:author="Maxim Bystrov" w:date="2026-05-24T13:21:00Z">
              <w:rPr>
                <w:color w:val="080808"/>
              </w:rPr>
            </w:rPrChange>
          </w:rPr>
          <w:t>(</w:t>
        </w:r>
        <w:proofErr w:type="spellStart"/>
        <w:r w:rsidRPr="001940F8">
          <w:rPr>
            <w:color w:val="000000"/>
            <w:lang w:val="en-US"/>
            <w:rPrChange w:id="9733" w:author="Maxim Bystrov" w:date="2026-05-24T13:21:00Z">
              <w:rPr>
                <w:color w:val="000000"/>
              </w:rPr>
            </w:rPrChange>
          </w:rPr>
          <w:t>nextStart</w:t>
        </w:r>
        <w:proofErr w:type="spellEnd"/>
        <w:r w:rsidRPr="001940F8">
          <w:rPr>
            <w:color w:val="000000"/>
            <w:lang w:val="en-US"/>
            <w:rPrChange w:id="9734" w:author="Maxim Bystrov" w:date="2026-05-24T13:21:00Z">
              <w:rPr>
                <w:color w:val="000000"/>
              </w:rPr>
            </w:rPrChange>
          </w:rPr>
          <w:t xml:space="preserve"> </w:t>
        </w:r>
        <w:r w:rsidRPr="001940F8">
          <w:rPr>
            <w:color w:val="080808"/>
            <w:lang w:val="en-US"/>
            <w:rPrChange w:id="9735" w:author="Maxim Bystrov" w:date="2026-05-24T13:21:00Z">
              <w:rPr>
                <w:color w:val="080808"/>
              </w:rPr>
            </w:rPrChange>
          </w:rPr>
          <w:t xml:space="preserve">&lt;= </w:t>
        </w:r>
        <w:proofErr w:type="spellStart"/>
        <w:r w:rsidRPr="001940F8">
          <w:rPr>
            <w:color w:val="000000"/>
            <w:lang w:val="en-US"/>
            <w:rPrChange w:id="9736" w:author="Maxim Bystrov" w:date="2026-05-24T13:21:00Z">
              <w:rPr>
                <w:color w:val="000000"/>
              </w:rPr>
            </w:rPrChange>
          </w:rPr>
          <w:t>currentEnd</w:t>
        </w:r>
        <w:proofErr w:type="spellEnd"/>
        <w:r w:rsidRPr="001940F8">
          <w:rPr>
            <w:color w:val="000000"/>
            <w:lang w:val="en-US"/>
            <w:rPrChange w:id="9737" w:author="Maxim Bystrov" w:date="2026-05-24T13:21:00Z">
              <w:rPr>
                <w:color w:val="000000"/>
              </w:rPr>
            </w:rPrChange>
          </w:rPr>
          <w:t xml:space="preserve"> </w:t>
        </w:r>
        <w:r w:rsidRPr="001940F8">
          <w:rPr>
            <w:color w:val="080808"/>
            <w:lang w:val="en-US"/>
            <w:rPrChange w:id="9738" w:author="Maxim Bystrov" w:date="2026-05-24T13:21:00Z">
              <w:rPr>
                <w:color w:val="080808"/>
              </w:rPr>
            </w:rPrChange>
          </w:rPr>
          <w:t xml:space="preserve">+ </w:t>
        </w:r>
        <w:r w:rsidRPr="001940F8">
          <w:rPr>
            <w:color w:val="1750EB"/>
            <w:lang w:val="en-US"/>
            <w:rPrChange w:id="9739" w:author="Maxim Bystrov" w:date="2026-05-24T13:21:00Z">
              <w:rPr>
                <w:color w:val="1750EB"/>
              </w:rPr>
            </w:rPrChange>
          </w:rPr>
          <w:t>1</w:t>
        </w:r>
        <w:r w:rsidRPr="001940F8">
          <w:rPr>
            <w:color w:val="080808"/>
            <w:lang w:val="en-US"/>
            <w:rPrChange w:id="9740" w:author="Maxim Bystrov" w:date="2026-05-24T13:21:00Z">
              <w:rPr>
                <w:color w:val="080808"/>
              </w:rPr>
            </w:rPrChange>
          </w:rPr>
          <w:t>) {</w:t>
        </w:r>
        <w:r w:rsidRPr="001940F8">
          <w:rPr>
            <w:color w:val="080808"/>
            <w:lang w:val="en-US"/>
            <w:rPrChange w:id="9741" w:author="Maxim Bystrov" w:date="2026-05-24T13:21:00Z">
              <w:rPr>
                <w:color w:val="080808"/>
              </w:rPr>
            </w:rPrChange>
          </w:rPr>
          <w:br/>
          <w:t xml:space="preserve">                </w:t>
        </w:r>
        <w:r w:rsidRPr="001940F8">
          <w:rPr>
            <w:i/>
            <w:iCs/>
            <w:color w:val="8C8C8C"/>
            <w:lang w:val="en-US"/>
            <w:rPrChange w:id="9742" w:author="Maxim Bystrov" w:date="2026-05-24T13:21:00Z">
              <w:rPr>
                <w:i/>
                <w:iCs/>
                <w:color w:val="8C8C8C"/>
              </w:rPr>
            </w:rPrChange>
          </w:rPr>
          <w:t xml:space="preserve">// </w:t>
        </w:r>
        <w:r>
          <w:rPr>
            <w:i/>
            <w:iCs/>
            <w:color w:val="8C8C8C"/>
          </w:rPr>
          <w:t>Объединяем</w:t>
        </w:r>
        <w:r w:rsidRPr="001940F8">
          <w:rPr>
            <w:i/>
            <w:iCs/>
            <w:color w:val="8C8C8C"/>
            <w:lang w:val="en-US"/>
            <w:rPrChange w:id="9743" w:author="Maxim Bystrov" w:date="2026-05-24T13:21:00Z">
              <w:rPr>
                <w:i/>
                <w:iCs/>
                <w:color w:val="8C8C8C"/>
              </w:rPr>
            </w:rPrChange>
          </w:rPr>
          <w:br/>
          <w:t xml:space="preserve">                </w:t>
        </w:r>
        <w:proofErr w:type="spellStart"/>
        <w:r w:rsidRPr="001940F8">
          <w:rPr>
            <w:color w:val="000000"/>
            <w:lang w:val="en-US"/>
            <w:rPrChange w:id="9744" w:author="Maxim Bystrov" w:date="2026-05-24T13:21:00Z">
              <w:rPr>
                <w:color w:val="000000"/>
              </w:rPr>
            </w:rPrChange>
          </w:rPr>
          <w:t>currentEnd</w:t>
        </w:r>
        <w:proofErr w:type="spellEnd"/>
        <w:r w:rsidRPr="001940F8">
          <w:rPr>
            <w:color w:val="000000"/>
            <w:lang w:val="en-US"/>
            <w:rPrChange w:id="9745" w:author="Maxim Bystrov" w:date="2026-05-24T13:21:00Z">
              <w:rPr>
                <w:color w:val="000000"/>
              </w:rPr>
            </w:rPrChange>
          </w:rPr>
          <w:t xml:space="preserve"> </w:t>
        </w:r>
        <w:r w:rsidRPr="001940F8">
          <w:rPr>
            <w:color w:val="080808"/>
            <w:lang w:val="en-US"/>
            <w:rPrChange w:id="9746" w:author="Maxim Bystrov" w:date="2026-05-24T13:21:00Z">
              <w:rPr>
                <w:color w:val="080808"/>
              </w:rPr>
            </w:rPrChange>
          </w:rPr>
          <w:t xml:space="preserve">= </w:t>
        </w:r>
        <w:proofErr w:type="spellStart"/>
        <w:r w:rsidRPr="001940F8">
          <w:rPr>
            <w:i/>
            <w:iCs/>
            <w:color w:val="00627A"/>
            <w:lang w:val="en-US"/>
            <w:rPrChange w:id="9747" w:author="Maxim Bystrov" w:date="2026-05-24T13:21:00Z">
              <w:rPr>
                <w:i/>
                <w:iCs/>
                <w:color w:val="00627A"/>
              </w:rPr>
            </w:rPrChange>
          </w:rPr>
          <w:t>maxOf</w:t>
        </w:r>
        <w:proofErr w:type="spellEnd"/>
        <w:r w:rsidRPr="001940F8">
          <w:rPr>
            <w:color w:val="080808"/>
            <w:lang w:val="en-US"/>
            <w:rPrChange w:id="9748" w:author="Maxim Bystrov" w:date="2026-05-24T13:21:00Z">
              <w:rPr>
                <w:color w:val="080808"/>
              </w:rPr>
            </w:rPrChange>
          </w:rPr>
          <w:t>(</w:t>
        </w:r>
        <w:proofErr w:type="spellStart"/>
        <w:r w:rsidRPr="001940F8">
          <w:rPr>
            <w:color w:val="000000"/>
            <w:lang w:val="en-US"/>
            <w:rPrChange w:id="9749" w:author="Maxim Bystrov" w:date="2026-05-24T13:21:00Z">
              <w:rPr>
                <w:color w:val="000000"/>
              </w:rPr>
            </w:rPrChange>
          </w:rPr>
          <w:t>currentEnd</w:t>
        </w:r>
        <w:proofErr w:type="spellEnd"/>
        <w:r w:rsidRPr="001940F8">
          <w:rPr>
            <w:color w:val="080808"/>
            <w:lang w:val="en-US"/>
            <w:rPrChange w:id="9750" w:author="Maxim Bystrov" w:date="2026-05-24T13:21:00Z">
              <w:rPr>
                <w:color w:val="080808"/>
              </w:rPr>
            </w:rPrChange>
          </w:rPr>
          <w:t xml:space="preserve">, </w:t>
        </w:r>
        <w:proofErr w:type="spellStart"/>
        <w:r w:rsidRPr="001940F8">
          <w:rPr>
            <w:color w:val="000000"/>
            <w:lang w:val="en-US"/>
            <w:rPrChange w:id="9751" w:author="Maxim Bystrov" w:date="2026-05-24T13:21:00Z">
              <w:rPr>
                <w:color w:val="000000"/>
              </w:rPr>
            </w:rPrChange>
          </w:rPr>
          <w:t>nextEnd</w:t>
        </w:r>
        <w:proofErr w:type="spellEnd"/>
        <w:r w:rsidRPr="001940F8">
          <w:rPr>
            <w:color w:val="080808"/>
            <w:lang w:val="en-US"/>
            <w:rPrChange w:id="9752" w:author="Maxim Bystrov" w:date="2026-05-24T13:21:00Z">
              <w:rPr>
                <w:color w:val="080808"/>
              </w:rPr>
            </w:rPrChange>
          </w:rPr>
          <w:t>)</w:t>
        </w:r>
        <w:r w:rsidRPr="001940F8">
          <w:rPr>
            <w:color w:val="080808"/>
            <w:lang w:val="en-US"/>
            <w:rPrChange w:id="9753" w:author="Maxim Bystrov" w:date="2026-05-24T13:21:00Z">
              <w:rPr>
                <w:color w:val="080808"/>
              </w:rPr>
            </w:rPrChange>
          </w:rPr>
          <w:br/>
          <w:t xml:space="preserve">            } </w:t>
        </w:r>
        <w:r w:rsidRPr="001940F8">
          <w:rPr>
            <w:color w:val="0033B3"/>
            <w:lang w:val="en-US"/>
            <w:rPrChange w:id="9754" w:author="Maxim Bystrov" w:date="2026-05-24T13:21:00Z">
              <w:rPr>
                <w:color w:val="0033B3"/>
              </w:rPr>
            </w:rPrChange>
          </w:rPr>
          <w:t xml:space="preserve">else </w:t>
        </w:r>
        <w:r w:rsidRPr="001940F8">
          <w:rPr>
            <w:color w:val="080808"/>
            <w:lang w:val="en-US"/>
            <w:rPrChange w:id="9755" w:author="Maxim Bystrov" w:date="2026-05-24T13:21:00Z">
              <w:rPr>
                <w:color w:val="080808"/>
              </w:rPr>
            </w:rPrChange>
          </w:rPr>
          <w:t>{</w:t>
        </w:r>
        <w:r w:rsidRPr="001940F8">
          <w:rPr>
            <w:color w:val="080808"/>
            <w:lang w:val="en-US"/>
            <w:rPrChange w:id="9756" w:author="Maxim Bystrov" w:date="2026-05-24T13:21:00Z">
              <w:rPr>
                <w:color w:val="080808"/>
              </w:rPr>
            </w:rPrChange>
          </w:rPr>
          <w:br/>
          <w:t xml:space="preserve">                </w:t>
        </w:r>
        <w:r w:rsidRPr="001940F8">
          <w:rPr>
            <w:i/>
            <w:iCs/>
            <w:color w:val="8C8C8C"/>
            <w:lang w:val="en-US"/>
            <w:rPrChange w:id="9757" w:author="Maxim Bystrov" w:date="2026-05-24T13:21:00Z">
              <w:rPr>
                <w:i/>
                <w:iCs/>
                <w:color w:val="8C8C8C"/>
              </w:rPr>
            </w:rPrChange>
          </w:rPr>
          <w:t xml:space="preserve">// </w:t>
        </w:r>
        <w:r>
          <w:rPr>
            <w:i/>
            <w:iCs/>
            <w:color w:val="8C8C8C"/>
          </w:rPr>
          <w:t>Сохраняем</w:t>
        </w:r>
        <w:r w:rsidRPr="001940F8">
          <w:rPr>
            <w:i/>
            <w:iCs/>
            <w:color w:val="8C8C8C"/>
            <w:lang w:val="en-US"/>
            <w:rPrChange w:id="9758" w:author="Maxim Bystrov" w:date="2026-05-24T13:2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текущий</w:t>
        </w:r>
        <w:r w:rsidRPr="001940F8">
          <w:rPr>
            <w:i/>
            <w:iCs/>
            <w:color w:val="8C8C8C"/>
            <w:lang w:val="en-US"/>
            <w:rPrChange w:id="9759" w:author="Maxim Bystrov" w:date="2026-05-24T13:2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и</w:t>
        </w:r>
        <w:r w:rsidRPr="001940F8">
          <w:rPr>
            <w:i/>
            <w:iCs/>
            <w:color w:val="8C8C8C"/>
            <w:lang w:val="en-US"/>
            <w:rPrChange w:id="9760" w:author="Maxim Bystrov" w:date="2026-05-24T13:2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начинаем</w:t>
        </w:r>
        <w:r w:rsidRPr="001940F8">
          <w:rPr>
            <w:i/>
            <w:iCs/>
            <w:color w:val="8C8C8C"/>
            <w:lang w:val="en-US"/>
            <w:rPrChange w:id="9761" w:author="Maxim Bystrov" w:date="2026-05-24T13:2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новый</w:t>
        </w:r>
        <w:r w:rsidRPr="001940F8">
          <w:rPr>
            <w:i/>
            <w:iCs/>
            <w:color w:val="8C8C8C"/>
            <w:lang w:val="en-US"/>
            <w:rPrChange w:id="9762" w:author="Maxim Bystrov" w:date="2026-05-24T13:21:00Z">
              <w:rPr>
                <w:i/>
                <w:iCs/>
                <w:color w:val="8C8C8C"/>
              </w:rPr>
            </w:rPrChange>
          </w:rPr>
          <w:br/>
          <w:t xml:space="preserve">                </w:t>
        </w:r>
        <w:proofErr w:type="spellStart"/>
        <w:r w:rsidRPr="001940F8">
          <w:rPr>
            <w:color w:val="000000"/>
            <w:lang w:val="en-US"/>
            <w:rPrChange w:id="9763" w:author="Maxim Bystrov" w:date="2026-05-24T13:21:00Z">
              <w:rPr>
                <w:color w:val="000000"/>
              </w:rPr>
            </w:rPrChange>
          </w:rPr>
          <w:t>merged</w:t>
        </w:r>
        <w:r w:rsidRPr="001940F8">
          <w:rPr>
            <w:color w:val="080808"/>
            <w:lang w:val="en-US"/>
            <w:rPrChange w:id="9764" w:author="Maxim Bystrov" w:date="2026-05-24T13:21:00Z">
              <w:rPr>
                <w:color w:val="080808"/>
              </w:rPr>
            </w:rPrChange>
          </w:rPr>
          <w:t>.add</w:t>
        </w:r>
        <w:proofErr w:type="spellEnd"/>
        <w:r w:rsidRPr="001940F8">
          <w:rPr>
            <w:color w:val="080808"/>
            <w:lang w:val="en-US"/>
            <w:rPrChange w:id="9765" w:author="Maxim Bystrov" w:date="2026-05-24T13:21:00Z">
              <w:rPr>
                <w:color w:val="080808"/>
              </w:rPr>
            </w:rPrChange>
          </w:rPr>
          <w:t>(Pair(</w:t>
        </w:r>
        <w:proofErr w:type="spellStart"/>
        <w:r w:rsidRPr="001940F8">
          <w:rPr>
            <w:color w:val="000000"/>
            <w:lang w:val="en-US"/>
            <w:rPrChange w:id="9766" w:author="Maxim Bystrov" w:date="2026-05-24T13:21:00Z">
              <w:rPr>
                <w:color w:val="000000"/>
              </w:rPr>
            </w:rPrChange>
          </w:rPr>
          <w:t>currentStart</w:t>
        </w:r>
        <w:proofErr w:type="spellEnd"/>
        <w:r w:rsidRPr="001940F8">
          <w:rPr>
            <w:color w:val="080808"/>
            <w:lang w:val="en-US"/>
            <w:rPrChange w:id="9767" w:author="Maxim Bystrov" w:date="2026-05-24T13:21:00Z">
              <w:rPr>
                <w:color w:val="080808"/>
              </w:rPr>
            </w:rPrChange>
          </w:rPr>
          <w:t xml:space="preserve">, </w:t>
        </w:r>
        <w:proofErr w:type="spellStart"/>
        <w:r w:rsidRPr="001940F8">
          <w:rPr>
            <w:color w:val="000000"/>
            <w:lang w:val="en-US"/>
            <w:rPrChange w:id="9768" w:author="Maxim Bystrov" w:date="2026-05-24T13:21:00Z">
              <w:rPr>
                <w:color w:val="000000"/>
              </w:rPr>
            </w:rPrChange>
          </w:rPr>
          <w:t>currentEnd</w:t>
        </w:r>
        <w:proofErr w:type="spellEnd"/>
        <w:r w:rsidRPr="001940F8">
          <w:rPr>
            <w:color w:val="080808"/>
            <w:lang w:val="en-US"/>
            <w:rPrChange w:id="9769" w:author="Maxim Bystrov" w:date="2026-05-24T13:21:00Z">
              <w:rPr>
                <w:color w:val="080808"/>
              </w:rPr>
            </w:rPrChange>
          </w:rPr>
          <w:t>))</w:t>
        </w:r>
        <w:r w:rsidRPr="001940F8">
          <w:rPr>
            <w:color w:val="080808"/>
            <w:lang w:val="en-US"/>
            <w:rPrChange w:id="9770" w:author="Maxim Bystrov" w:date="2026-05-24T13:21:00Z">
              <w:rPr>
                <w:color w:val="080808"/>
              </w:rPr>
            </w:rPrChange>
          </w:rPr>
          <w:br/>
          <w:t xml:space="preserve">                </w:t>
        </w:r>
        <w:proofErr w:type="spellStart"/>
        <w:r w:rsidRPr="001940F8">
          <w:rPr>
            <w:color w:val="000000"/>
            <w:lang w:val="en-US"/>
            <w:rPrChange w:id="9771" w:author="Maxim Bystrov" w:date="2026-05-24T13:21:00Z">
              <w:rPr>
                <w:color w:val="000000"/>
              </w:rPr>
            </w:rPrChange>
          </w:rPr>
          <w:t>currentStart</w:t>
        </w:r>
        <w:proofErr w:type="spellEnd"/>
        <w:r w:rsidRPr="001940F8">
          <w:rPr>
            <w:color w:val="000000"/>
            <w:lang w:val="en-US"/>
            <w:rPrChange w:id="9772" w:author="Maxim Bystrov" w:date="2026-05-24T13:21:00Z">
              <w:rPr>
                <w:color w:val="000000"/>
              </w:rPr>
            </w:rPrChange>
          </w:rPr>
          <w:t xml:space="preserve"> </w:t>
        </w:r>
        <w:r w:rsidRPr="001940F8">
          <w:rPr>
            <w:color w:val="080808"/>
            <w:lang w:val="en-US"/>
            <w:rPrChange w:id="9773" w:author="Maxim Bystrov" w:date="2026-05-24T13:21:00Z">
              <w:rPr>
                <w:color w:val="080808"/>
              </w:rPr>
            </w:rPrChange>
          </w:rPr>
          <w:t xml:space="preserve">= </w:t>
        </w:r>
        <w:proofErr w:type="spellStart"/>
        <w:r w:rsidRPr="001940F8">
          <w:rPr>
            <w:color w:val="000000"/>
            <w:lang w:val="en-US"/>
            <w:rPrChange w:id="9774" w:author="Maxim Bystrov" w:date="2026-05-24T13:21:00Z">
              <w:rPr>
                <w:color w:val="000000"/>
              </w:rPr>
            </w:rPrChange>
          </w:rPr>
          <w:t>nextStart</w:t>
        </w:r>
        <w:proofErr w:type="spellEnd"/>
        <w:r w:rsidRPr="001940F8">
          <w:rPr>
            <w:color w:val="000000"/>
            <w:lang w:val="en-US"/>
            <w:rPrChange w:id="9775" w:author="Maxim Bystrov" w:date="2026-05-24T13:21:00Z">
              <w:rPr>
                <w:color w:val="000000"/>
              </w:rPr>
            </w:rPrChange>
          </w:rPr>
          <w:br/>
          <w:t xml:space="preserve">                </w:t>
        </w:r>
        <w:proofErr w:type="spellStart"/>
        <w:r w:rsidRPr="001940F8">
          <w:rPr>
            <w:color w:val="000000"/>
            <w:lang w:val="en-US"/>
            <w:rPrChange w:id="9776" w:author="Maxim Bystrov" w:date="2026-05-24T13:21:00Z">
              <w:rPr>
                <w:color w:val="000000"/>
              </w:rPr>
            </w:rPrChange>
          </w:rPr>
          <w:t>currentEnd</w:t>
        </w:r>
        <w:proofErr w:type="spellEnd"/>
        <w:r w:rsidRPr="001940F8">
          <w:rPr>
            <w:color w:val="000000"/>
            <w:lang w:val="en-US"/>
            <w:rPrChange w:id="9777" w:author="Maxim Bystrov" w:date="2026-05-24T13:21:00Z">
              <w:rPr>
                <w:color w:val="000000"/>
              </w:rPr>
            </w:rPrChange>
          </w:rPr>
          <w:t xml:space="preserve"> </w:t>
        </w:r>
        <w:r w:rsidRPr="001940F8">
          <w:rPr>
            <w:color w:val="080808"/>
            <w:lang w:val="en-US"/>
            <w:rPrChange w:id="9778" w:author="Maxim Bystrov" w:date="2026-05-24T13:21:00Z">
              <w:rPr>
                <w:color w:val="080808"/>
              </w:rPr>
            </w:rPrChange>
          </w:rPr>
          <w:t xml:space="preserve">= </w:t>
        </w:r>
        <w:proofErr w:type="spellStart"/>
        <w:r w:rsidRPr="001940F8">
          <w:rPr>
            <w:color w:val="000000"/>
            <w:lang w:val="en-US"/>
            <w:rPrChange w:id="9779" w:author="Maxim Bystrov" w:date="2026-05-24T13:21:00Z">
              <w:rPr>
                <w:color w:val="000000"/>
              </w:rPr>
            </w:rPrChange>
          </w:rPr>
          <w:t>nextEnd</w:t>
        </w:r>
        <w:proofErr w:type="spellEnd"/>
        <w:r w:rsidRPr="001940F8">
          <w:rPr>
            <w:color w:val="000000"/>
            <w:lang w:val="en-US"/>
            <w:rPrChange w:id="9780" w:author="Maxim Bystrov" w:date="2026-05-24T13:21:00Z">
              <w:rPr>
                <w:color w:val="000000"/>
              </w:rPr>
            </w:rPrChange>
          </w:rPr>
          <w:br/>
          <w:t xml:space="preserve">            </w:t>
        </w:r>
        <w:r w:rsidRPr="001940F8">
          <w:rPr>
            <w:color w:val="080808"/>
            <w:lang w:val="en-US"/>
            <w:rPrChange w:id="9781" w:author="Maxim Bystrov" w:date="2026-05-24T13:21:00Z">
              <w:rPr>
                <w:color w:val="080808"/>
              </w:rPr>
            </w:rPrChange>
          </w:rPr>
          <w:t>}</w:t>
        </w:r>
        <w:r w:rsidRPr="001940F8">
          <w:rPr>
            <w:color w:val="080808"/>
            <w:lang w:val="en-US"/>
            <w:rPrChange w:id="9782" w:author="Maxim Bystrov" w:date="2026-05-24T13:21:00Z">
              <w:rPr>
                <w:color w:val="080808"/>
              </w:rPr>
            </w:rPrChange>
          </w:rPr>
          <w:br/>
          <w:t xml:space="preserve">        }</w:t>
        </w:r>
        <w:r w:rsidRPr="001940F8">
          <w:rPr>
            <w:color w:val="080808"/>
            <w:lang w:val="en-US"/>
            <w:rPrChange w:id="9783" w:author="Maxim Bystrov" w:date="2026-05-24T13:21:00Z">
              <w:rPr>
                <w:color w:val="080808"/>
              </w:rPr>
            </w:rPrChange>
          </w:rPr>
          <w:br/>
        </w:r>
        <w:r w:rsidRPr="001940F8">
          <w:rPr>
            <w:color w:val="080808"/>
            <w:lang w:val="en-US"/>
            <w:rPrChange w:id="9784" w:author="Maxim Bystrov" w:date="2026-05-24T13:21:00Z">
              <w:rPr>
                <w:color w:val="080808"/>
              </w:rPr>
            </w:rPrChange>
          </w:rPr>
          <w:br/>
          <w:t xml:space="preserve">        </w:t>
        </w:r>
        <w:r w:rsidRPr="001940F8">
          <w:rPr>
            <w:i/>
            <w:iCs/>
            <w:color w:val="8C8C8C"/>
            <w:lang w:val="en-US"/>
            <w:rPrChange w:id="9785" w:author="Maxim Bystrov" w:date="2026-05-24T13:21:00Z">
              <w:rPr>
                <w:i/>
                <w:iCs/>
                <w:color w:val="8C8C8C"/>
              </w:rPr>
            </w:rPrChange>
          </w:rPr>
          <w:t xml:space="preserve">// </w:t>
        </w:r>
        <w:r>
          <w:rPr>
            <w:i/>
            <w:iCs/>
            <w:color w:val="8C8C8C"/>
          </w:rPr>
          <w:t>Добавляем</w:t>
        </w:r>
        <w:r w:rsidRPr="001940F8">
          <w:rPr>
            <w:i/>
            <w:iCs/>
            <w:color w:val="8C8C8C"/>
            <w:lang w:val="en-US"/>
            <w:rPrChange w:id="9786" w:author="Maxim Bystrov" w:date="2026-05-24T13:2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последний</w:t>
        </w:r>
        <w:r w:rsidRPr="001940F8">
          <w:rPr>
            <w:i/>
            <w:iCs/>
            <w:color w:val="8C8C8C"/>
            <w:lang w:val="en-US"/>
            <w:rPrChange w:id="9787" w:author="Maxim Bystrov" w:date="2026-05-24T13:2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интервал</w:t>
        </w:r>
        <w:r w:rsidRPr="001940F8">
          <w:rPr>
            <w:i/>
            <w:iCs/>
            <w:color w:val="8C8C8C"/>
            <w:lang w:val="en-US"/>
            <w:rPrChange w:id="9788" w:author="Maxim Bystrov" w:date="2026-05-24T13:21:00Z">
              <w:rPr>
                <w:i/>
                <w:iCs/>
                <w:color w:val="8C8C8C"/>
              </w:rPr>
            </w:rPrChange>
          </w:rPr>
          <w:br/>
          <w:t xml:space="preserve">        </w:t>
        </w:r>
        <w:proofErr w:type="spellStart"/>
        <w:r w:rsidRPr="001940F8">
          <w:rPr>
            <w:color w:val="000000"/>
            <w:lang w:val="en-US"/>
            <w:rPrChange w:id="9789" w:author="Maxim Bystrov" w:date="2026-05-24T13:21:00Z">
              <w:rPr>
                <w:color w:val="000000"/>
              </w:rPr>
            </w:rPrChange>
          </w:rPr>
          <w:t>merged</w:t>
        </w:r>
        <w:r w:rsidRPr="001940F8">
          <w:rPr>
            <w:color w:val="080808"/>
            <w:lang w:val="en-US"/>
            <w:rPrChange w:id="9790" w:author="Maxim Bystrov" w:date="2026-05-24T13:21:00Z">
              <w:rPr>
                <w:color w:val="080808"/>
              </w:rPr>
            </w:rPrChange>
          </w:rPr>
          <w:t>.add</w:t>
        </w:r>
        <w:proofErr w:type="spellEnd"/>
        <w:r w:rsidRPr="001940F8">
          <w:rPr>
            <w:color w:val="080808"/>
            <w:lang w:val="en-US"/>
            <w:rPrChange w:id="9791" w:author="Maxim Bystrov" w:date="2026-05-24T13:21:00Z">
              <w:rPr>
                <w:color w:val="080808"/>
              </w:rPr>
            </w:rPrChange>
          </w:rPr>
          <w:t>(Pair(</w:t>
        </w:r>
        <w:proofErr w:type="spellStart"/>
        <w:r w:rsidRPr="001940F8">
          <w:rPr>
            <w:color w:val="000000"/>
            <w:lang w:val="en-US"/>
            <w:rPrChange w:id="9792" w:author="Maxim Bystrov" w:date="2026-05-24T13:21:00Z">
              <w:rPr>
                <w:color w:val="000000"/>
              </w:rPr>
            </w:rPrChange>
          </w:rPr>
          <w:t>currentStart</w:t>
        </w:r>
        <w:proofErr w:type="spellEnd"/>
        <w:r w:rsidRPr="001940F8">
          <w:rPr>
            <w:color w:val="080808"/>
            <w:lang w:val="en-US"/>
            <w:rPrChange w:id="9793" w:author="Maxim Bystrov" w:date="2026-05-24T13:21:00Z">
              <w:rPr>
                <w:color w:val="080808"/>
              </w:rPr>
            </w:rPrChange>
          </w:rPr>
          <w:t xml:space="preserve">, </w:t>
        </w:r>
        <w:proofErr w:type="spellStart"/>
        <w:r w:rsidRPr="001940F8">
          <w:rPr>
            <w:color w:val="000000"/>
            <w:lang w:val="en-US"/>
            <w:rPrChange w:id="9794" w:author="Maxim Bystrov" w:date="2026-05-24T13:21:00Z">
              <w:rPr>
                <w:color w:val="000000"/>
              </w:rPr>
            </w:rPrChange>
          </w:rPr>
          <w:t>currentEnd</w:t>
        </w:r>
        <w:proofErr w:type="spellEnd"/>
        <w:r w:rsidRPr="001940F8">
          <w:rPr>
            <w:color w:val="080808"/>
            <w:lang w:val="en-US"/>
            <w:rPrChange w:id="9795" w:author="Maxim Bystrov" w:date="2026-05-24T13:21:00Z">
              <w:rPr>
                <w:color w:val="080808"/>
              </w:rPr>
            </w:rPrChange>
          </w:rPr>
          <w:t>))</w:t>
        </w:r>
        <w:r w:rsidRPr="001940F8">
          <w:rPr>
            <w:color w:val="080808"/>
            <w:lang w:val="en-US"/>
            <w:rPrChange w:id="9796" w:author="Maxim Bystrov" w:date="2026-05-24T13:21:00Z">
              <w:rPr>
                <w:color w:val="080808"/>
              </w:rPr>
            </w:rPrChange>
          </w:rPr>
          <w:br/>
        </w:r>
        <w:r w:rsidRPr="001940F8">
          <w:rPr>
            <w:color w:val="080808"/>
            <w:lang w:val="en-US"/>
            <w:rPrChange w:id="9797" w:author="Maxim Bystrov" w:date="2026-05-24T13:21:00Z">
              <w:rPr>
                <w:color w:val="080808"/>
              </w:rPr>
            </w:rPrChange>
          </w:rPr>
          <w:br/>
          <w:t xml:space="preserve">        </w:t>
        </w:r>
        <w:r w:rsidRPr="001940F8">
          <w:rPr>
            <w:color w:val="0033B3"/>
            <w:lang w:val="en-US"/>
            <w:rPrChange w:id="9798" w:author="Maxim Bystrov" w:date="2026-05-24T13:21:00Z">
              <w:rPr>
                <w:color w:val="0033B3"/>
              </w:rPr>
            </w:rPrChange>
          </w:rPr>
          <w:t xml:space="preserve">return </w:t>
        </w:r>
        <w:r w:rsidRPr="001940F8">
          <w:rPr>
            <w:color w:val="000000"/>
            <w:lang w:val="en-US"/>
            <w:rPrChange w:id="9799" w:author="Maxim Bystrov" w:date="2026-05-24T13:21:00Z">
              <w:rPr>
                <w:color w:val="000000"/>
              </w:rPr>
            </w:rPrChange>
          </w:rPr>
          <w:t>merged</w:t>
        </w:r>
        <w:r w:rsidRPr="001940F8">
          <w:rPr>
            <w:color w:val="000000"/>
            <w:lang w:val="en-US"/>
            <w:rPrChange w:id="9800" w:author="Maxim Bystrov" w:date="2026-05-24T13:21:00Z">
              <w:rPr>
                <w:color w:val="000000"/>
              </w:rPr>
            </w:rPrChange>
          </w:rPr>
          <w:br/>
          <w:t xml:space="preserve">    </w:t>
        </w:r>
        <w:r w:rsidRPr="001940F8">
          <w:rPr>
            <w:color w:val="080808"/>
            <w:lang w:val="en-US"/>
            <w:rPrChange w:id="9801" w:author="Maxim Bystrov" w:date="2026-05-24T13:21:00Z">
              <w:rPr>
                <w:color w:val="080808"/>
              </w:rPr>
            </w:rPrChange>
          </w:rPr>
          <w:t>}</w:t>
        </w:r>
        <w:r w:rsidRPr="001940F8">
          <w:rPr>
            <w:color w:val="080808"/>
            <w:lang w:val="en-US"/>
            <w:rPrChange w:id="9802" w:author="Maxim Bystrov" w:date="2026-05-24T13:21:00Z">
              <w:rPr>
                <w:color w:val="080808"/>
              </w:rPr>
            </w:rPrChange>
          </w:rPr>
          <w:br/>
          <w:t>}</w:t>
        </w:r>
      </w:ins>
    </w:p>
    <w:p w14:paraId="5E8E7449" w14:textId="00C35D5E" w:rsidR="001940F8" w:rsidRDefault="001940F8" w:rsidP="001C6F4B">
      <w:pPr>
        <w:pStyle w:val="default1"/>
        <w:rPr>
          <w:ins w:id="9803" w:author="Maxim Bystrov" w:date="2026-05-24T13:25:00Z"/>
          <w:lang w:val="en-US"/>
        </w:rPr>
      </w:pPr>
    </w:p>
    <w:p w14:paraId="61E18523" w14:textId="50D30ADB" w:rsidR="00456B06" w:rsidRPr="00456B06" w:rsidRDefault="00456B06" w:rsidP="001C6F4B">
      <w:pPr>
        <w:pStyle w:val="default1"/>
        <w:rPr>
          <w:ins w:id="9804" w:author="Maxim Bystrov" w:date="2026-05-24T13:25:00Z"/>
          <w:rPrChange w:id="9805" w:author="Maxim Bystrov" w:date="2026-05-24T13:26:00Z">
            <w:rPr>
              <w:ins w:id="9806" w:author="Maxim Bystrov" w:date="2026-05-24T13:25:00Z"/>
            </w:rPr>
          </w:rPrChange>
        </w:rPr>
      </w:pPr>
      <w:ins w:id="9807" w:author="Maxim Bystrov" w:date="2026-05-24T13:25:00Z">
        <w:r w:rsidRPr="00456B06">
          <w:rPr>
            <w:rPrChange w:id="9808" w:author="Maxim Bystrov" w:date="2026-05-24T13:25:00Z">
              <w:rPr>
                <w:lang w:val="en-US"/>
              </w:rPr>
            </w:rPrChange>
          </w:rPr>
          <w:t xml:space="preserve">7. </w:t>
        </w:r>
        <w:r>
          <w:t xml:space="preserve">Обработчик пользовательских запросов – получение </w:t>
        </w:r>
        <w:proofErr w:type="spellStart"/>
        <w:r>
          <w:t>геозон</w:t>
        </w:r>
        <w:proofErr w:type="spellEnd"/>
        <w:r>
          <w:t xml:space="preserve"> в заданной области, получение и создание </w:t>
        </w:r>
        <w:proofErr w:type="spellStart"/>
        <w:r>
          <w:t>геозон</w:t>
        </w:r>
        <w:proofErr w:type="spellEnd"/>
        <w:r>
          <w:t xml:space="preserve">, заполнение полигона </w:t>
        </w:r>
        <w:r>
          <w:rPr>
            <w:lang w:val="en-US"/>
          </w:rPr>
          <w:t>S</w:t>
        </w:r>
        <w:r w:rsidRPr="00456B06">
          <w:rPr>
            <w:rPrChange w:id="9809" w:author="Maxim Bystrov" w:date="2026-05-24T13:25:00Z">
              <w:rPr>
                <w:lang w:val="en-US"/>
              </w:rPr>
            </w:rPrChange>
          </w:rPr>
          <w:t>2-</w:t>
        </w:r>
        <w:r>
          <w:t>зонами</w:t>
        </w:r>
      </w:ins>
      <w:ins w:id="9810" w:author="Maxim Bystrov" w:date="2026-05-24T13:26:00Z">
        <w:r>
          <w:t xml:space="preserve"> </w:t>
        </w:r>
        <w:proofErr w:type="spellStart"/>
        <w:r>
          <w:rPr>
            <w:color w:val="000000"/>
          </w:rPr>
          <w:t>GeozoneController</w:t>
        </w:r>
        <w:proofErr w:type="spellEnd"/>
        <w:r w:rsidRPr="00456B06">
          <w:rPr>
            <w:color w:val="000000"/>
            <w:rPrChange w:id="9811" w:author="Maxim Bystrov" w:date="2026-05-24T13:26:00Z">
              <w:rPr>
                <w:color w:val="000000"/>
                <w:lang w:val="en-US"/>
              </w:rPr>
            </w:rPrChange>
          </w:rPr>
          <w:t>.</w:t>
        </w:r>
        <w:r>
          <w:rPr>
            <w:color w:val="000000"/>
            <w:lang w:val="en-US"/>
          </w:rPr>
          <w:t>kt</w:t>
        </w:r>
      </w:ins>
    </w:p>
    <w:p w14:paraId="7EBF6ED1" w14:textId="110B47AF" w:rsidR="00456B06" w:rsidRDefault="00456B06" w:rsidP="001C6F4B">
      <w:pPr>
        <w:pStyle w:val="default1"/>
        <w:rPr>
          <w:ins w:id="9812" w:author="Maxim Bystrov" w:date="2026-05-24T13:25:00Z"/>
        </w:rPr>
      </w:pPr>
    </w:p>
    <w:p w14:paraId="483B82A4" w14:textId="77777777" w:rsidR="00456B06" w:rsidRDefault="00456B06" w:rsidP="00456B06">
      <w:pPr>
        <w:pStyle w:val="HTML0"/>
        <w:shd w:val="clear" w:color="auto" w:fill="FFFFFF"/>
        <w:rPr>
          <w:ins w:id="9813" w:author="Maxim Bystrov" w:date="2026-05-24T13:25:00Z"/>
          <w:color w:val="080808"/>
        </w:rPr>
      </w:pPr>
      <w:proofErr w:type="spellStart"/>
      <w:ins w:id="9814" w:author="Maxim Bystrov" w:date="2026-05-24T13:25:00Z">
        <w:r>
          <w:rPr>
            <w:color w:val="0033B3"/>
          </w:rPr>
          <w:t>package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80808"/>
          </w:rPr>
          <w:t>com.lynceus.spatio_temporal.geozones.controller</w:t>
        </w:r>
        <w:proofErr w:type="spellEnd"/>
        <w:r>
          <w:rPr>
            <w:color w:val="080808"/>
          </w:rPr>
          <w:br/>
        </w:r>
        <w:r>
          <w:rPr>
            <w:color w:val="080808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80808"/>
          </w:rPr>
          <w:t>com.lynceus.spatio_temporal.geozones.</w:t>
        </w:r>
        <w:r>
          <w:rPr>
            <w:color w:val="000000"/>
          </w:rPr>
          <w:t>GeozoneDto</w:t>
        </w:r>
        <w:proofErr w:type="spellEnd"/>
        <w:r>
          <w:rPr>
            <w:color w:val="000000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80808"/>
          </w:rPr>
          <w:t>com.lynceus.spatio_temporal.geozones.</w:t>
        </w:r>
        <w:r>
          <w:rPr>
            <w:color w:val="000000"/>
          </w:rPr>
          <w:t>PolygonRequest</w:t>
        </w:r>
        <w:proofErr w:type="spellEnd"/>
        <w:r>
          <w:rPr>
            <w:color w:val="000000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r>
          <w:rPr>
            <w:color w:val="080808"/>
          </w:rPr>
          <w:t>com.lynceus.spatio_temporal.geozones.</w:t>
        </w:r>
        <w:r>
          <w:rPr>
            <w:color w:val="000000"/>
          </w:rPr>
          <w:t>S2ConversionResult</w:t>
        </w:r>
        <w:r>
          <w:rPr>
            <w:color w:val="000000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80808"/>
          </w:rPr>
          <w:t>com.lynceus.spatio_temporal.geozones.entity.</w:t>
        </w:r>
        <w:r>
          <w:rPr>
            <w:color w:val="000000"/>
          </w:rPr>
          <w:t>Geozone</w:t>
        </w:r>
        <w:proofErr w:type="spellEnd"/>
        <w:r>
          <w:rPr>
            <w:color w:val="000000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r>
          <w:rPr>
            <w:color w:val="080808"/>
          </w:rPr>
          <w:t>com.lynceus.spatio_temporal.geozones.repository.</w:t>
        </w:r>
        <w:r>
          <w:rPr>
            <w:color w:val="000000"/>
          </w:rPr>
          <w:t>GeozoneRepository</w:t>
        </w:r>
        <w:r>
          <w:rPr>
            <w:color w:val="000000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80808"/>
          </w:rPr>
          <w:t>com.lynceus.spatio_temporal.geozones.service.</w:t>
        </w:r>
        <w:r>
          <w:rPr>
            <w:color w:val="000000"/>
          </w:rPr>
          <w:t>RectangleRequest</w:t>
        </w:r>
        <w:proofErr w:type="spellEnd"/>
        <w:r>
          <w:rPr>
            <w:color w:val="000000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r>
          <w:rPr>
            <w:color w:val="080808"/>
          </w:rPr>
          <w:t>com.lynceus.spatio_temporal.geozones.service.</w:t>
        </w:r>
        <w:r>
          <w:rPr>
            <w:color w:val="000000"/>
          </w:rPr>
          <w:t>S2GeometryService</w:t>
        </w:r>
        <w:r>
          <w:rPr>
            <w:color w:val="000000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r>
          <w:rPr>
            <w:color w:val="080808"/>
          </w:rPr>
          <w:t>io.swagger.v3.oas.annotations.</w:t>
        </w:r>
        <w:r>
          <w:rPr>
            <w:color w:val="9E880D"/>
          </w:rPr>
          <w:t>Operation</w:t>
        </w:r>
        <w:r>
          <w:rPr>
            <w:color w:val="9E880D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r>
          <w:rPr>
            <w:color w:val="080808"/>
          </w:rPr>
          <w:t>io.swagger.v3.oas.annotations.</w:t>
        </w:r>
        <w:r>
          <w:rPr>
            <w:color w:val="9E880D"/>
          </w:rPr>
          <w:t>Parameter</w:t>
        </w:r>
        <w:r>
          <w:rPr>
            <w:color w:val="9E880D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r>
          <w:rPr>
            <w:color w:val="080808"/>
          </w:rPr>
          <w:t>io.swagger.v3.oas.annotations.responses.</w:t>
        </w:r>
        <w:r>
          <w:rPr>
            <w:color w:val="9E880D"/>
          </w:rPr>
          <w:t>ApiResponse</w:t>
        </w:r>
        <w:r>
          <w:rPr>
            <w:color w:val="9E880D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r>
          <w:rPr>
            <w:color w:val="080808"/>
          </w:rPr>
          <w:t>io.swagger.v3.oas.annotations.responses.</w:t>
        </w:r>
        <w:r>
          <w:rPr>
            <w:color w:val="9E880D"/>
          </w:rPr>
          <w:t>ApiResponses</w:t>
        </w:r>
        <w:r>
          <w:rPr>
            <w:color w:val="9E880D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r>
          <w:rPr>
            <w:color w:val="080808"/>
          </w:rPr>
          <w:t>io.swagger.v3.oas.annotations.tags.</w:t>
        </w:r>
        <w:r>
          <w:rPr>
            <w:color w:val="9E880D"/>
          </w:rPr>
          <w:t>Tag</w:t>
        </w:r>
        <w:r>
          <w:rPr>
            <w:color w:val="9E880D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80808"/>
          </w:rPr>
          <w:t>org.springframework.http.</w:t>
        </w:r>
        <w:r>
          <w:rPr>
            <w:color w:val="000000"/>
          </w:rPr>
          <w:t>ResponseEntity</w:t>
        </w:r>
        <w:proofErr w:type="spellEnd"/>
        <w:r>
          <w:rPr>
            <w:color w:val="000000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80808"/>
          </w:rPr>
          <w:t>org.springframework.web.bind.annotation.</w:t>
        </w:r>
        <w:r>
          <w:rPr>
            <w:color w:val="9E880D"/>
          </w:rPr>
          <w:t>GetMapping</w:t>
        </w:r>
        <w:proofErr w:type="spellEnd"/>
        <w:r>
          <w:rPr>
            <w:color w:val="9E880D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80808"/>
          </w:rPr>
          <w:t>org.springframework.web.bind.annotation.</w:t>
        </w:r>
        <w:r>
          <w:rPr>
            <w:color w:val="9E880D"/>
          </w:rPr>
          <w:t>PathVariable</w:t>
        </w:r>
        <w:proofErr w:type="spellEnd"/>
        <w:r>
          <w:rPr>
            <w:color w:val="9E880D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80808"/>
          </w:rPr>
          <w:t>org.springframework.web.bind.annotation.</w:t>
        </w:r>
        <w:r>
          <w:rPr>
            <w:color w:val="9E880D"/>
          </w:rPr>
          <w:t>PostMapping</w:t>
        </w:r>
        <w:proofErr w:type="spellEnd"/>
        <w:r>
          <w:rPr>
            <w:color w:val="9E880D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80808"/>
          </w:rPr>
          <w:t>org.springframework.web.bind.annotation.</w:t>
        </w:r>
        <w:r>
          <w:rPr>
            <w:color w:val="9E880D"/>
          </w:rPr>
          <w:t>RequestBody</w:t>
        </w:r>
        <w:proofErr w:type="spellEnd"/>
        <w:r>
          <w:rPr>
            <w:color w:val="9E880D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80808"/>
          </w:rPr>
          <w:t>org.springframework.web.bind.annotation.</w:t>
        </w:r>
        <w:r>
          <w:rPr>
            <w:color w:val="9E880D"/>
          </w:rPr>
          <w:t>RequestMapping</w:t>
        </w:r>
        <w:proofErr w:type="spellEnd"/>
        <w:r>
          <w:rPr>
            <w:color w:val="9E880D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80808"/>
          </w:rPr>
          <w:t>org.springframework.web.bind.annotation.</w:t>
        </w:r>
        <w:r>
          <w:rPr>
            <w:color w:val="9E880D"/>
          </w:rPr>
          <w:t>RestController</w:t>
        </w:r>
        <w:proofErr w:type="spellEnd"/>
        <w:r>
          <w:rPr>
            <w:color w:val="9E880D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80808"/>
          </w:rPr>
          <w:t>com.fasterxml.jackson.module.kotlin.jacksonObjectMapper</w:t>
        </w:r>
        <w:proofErr w:type="spellEnd"/>
        <w:r>
          <w:rPr>
            <w:color w:val="080808"/>
          </w:rPr>
          <w:br/>
        </w:r>
        <w:r>
          <w:rPr>
            <w:color w:val="080808"/>
          </w:rPr>
          <w:br/>
        </w:r>
        <w:r>
          <w:rPr>
            <w:color w:val="9E880D"/>
          </w:rPr>
          <w:t>@RestController</w:t>
        </w:r>
        <w:r>
          <w:rPr>
            <w:color w:val="9E880D"/>
          </w:rPr>
          <w:br/>
          <w:t>@RequestMapping</w:t>
        </w:r>
        <w:r>
          <w:rPr>
            <w:color w:val="080808"/>
          </w:rPr>
          <w:t>(</w:t>
        </w:r>
        <w:r>
          <w:rPr>
            <w:color w:val="067D17"/>
          </w:rPr>
          <w:t>"/api/geozones"</w:t>
        </w:r>
        <w:r>
          <w:rPr>
            <w:color w:val="080808"/>
          </w:rPr>
          <w:t>)</w:t>
        </w:r>
        <w:r>
          <w:rPr>
            <w:color w:val="080808"/>
          </w:rPr>
          <w:br/>
        </w:r>
        <w:r>
          <w:rPr>
            <w:color w:val="9E880D"/>
          </w:rPr>
          <w:t>@Tag</w:t>
        </w:r>
        <w:r>
          <w:rPr>
            <w:color w:val="080808"/>
          </w:rPr>
          <w:t xml:space="preserve">(name = </w:t>
        </w:r>
        <w:r>
          <w:rPr>
            <w:color w:val="067D17"/>
          </w:rPr>
          <w:t>"</w:t>
        </w:r>
        <w:proofErr w:type="spellStart"/>
        <w:r>
          <w:rPr>
            <w:color w:val="067D17"/>
          </w:rPr>
          <w:t>Geozone</w:t>
        </w:r>
        <w:proofErr w:type="spellEnd"/>
        <w:r>
          <w:rPr>
            <w:color w:val="067D17"/>
          </w:rPr>
          <w:t xml:space="preserve"> </w:t>
        </w:r>
        <w:proofErr w:type="spellStart"/>
        <w:r>
          <w:rPr>
            <w:color w:val="067D17"/>
          </w:rPr>
          <w:t>Controller</w:t>
        </w:r>
        <w:proofErr w:type="spellEnd"/>
        <w:r>
          <w:rPr>
            <w:color w:val="067D17"/>
          </w:rPr>
          <w:t>"</w:t>
        </w:r>
        <w:r>
          <w:rPr>
            <w:color w:val="080808"/>
          </w:rPr>
          <w:t xml:space="preserve">, </w:t>
        </w:r>
        <w:proofErr w:type="spellStart"/>
        <w:r>
          <w:rPr>
            <w:color w:val="080808"/>
          </w:rPr>
          <w:t>description</w:t>
        </w:r>
        <w:proofErr w:type="spellEnd"/>
        <w:r>
          <w:rPr>
            <w:color w:val="080808"/>
          </w:rPr>
          <w:t xml:space="preserve"> = </w:t>
        </w:r>
        <w:r>
          <w:rPr>
            <w:color w:val="067D17"/>
          </w:rPr>
          <w:t xml:space="preserve">"API для работы с </w:t>
        </w:r>
        <w:proofErr w:type="spellStart"/>
        <w:r>
          <w:rPr>
            <w:color w:val="067D17"/>
          </w:rPr>
          <w:t>геозонами</w:t>
        </w:r>
        <w:proofErr w:type="spellEnd"/>
        <w:r>
          <w:rPr>
            <w:color w:val="067D17"/>
          </w:rPr>
          <w:t>"</w:t>
        </w:r>
        <w:r>
          <w:rPr>
            <w:color w:val="080808"/>
          </w:rPr>
          <w:t>)</w:t>
        </w:r>
        <w:r>
          <w:rPr>
            <w:color w:val="080808"/>
          </w:rPr>
          <w:br/>
        </w:r>
        <w:proofErr w:type="spellStart"/>
        <w:r>
          <w:rPr>
            <w:color w:val="0033B3"/>
          </w:rPr>
          <w:t>class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GeozoneController</w:t>
        </w:r>
        <w:proofErr w:type="spellEnd"/>
        <w:r>
          <w:rPr>
            <w:color w:val="080808"/>
          </w:rPr>
          <w:t>(</w:t>
        </w:r>
        <w:r>
          <w:rPr>
            <w:color w:val="080808"/>
          </w:rPr>
          <w:br/>
          <w:t xml:space="preserve">    </w:t>
        </w:r>
        <w:proofErr w:type="spellStart"/>
        <w:r>
          <w:rPr>
            <w:color w:val="0033B3"/>
          </w:rPr>
          <w:t>private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871094"/>
          </w:rPr>
          <w:t>geozoneRepository</w:t>
        </w:r>
        <w:proofErr w:type="spellEnd"/>
        <w:r>
          <w:rPr>
            <w:color w:val="080808"/>
          </w:rPr>
          <w:t xml:space="preserve">: </w:t>
        </w:r>
        <w:proofErr w:type="spellStart"/>
        <w:r>
          <w:rPr>
            <w:color w:val="000000"/>
          </w:rPr>
          <w:t>GeozoneRepository</w:t>
        </w:r>
        <w:proofErr w:type="spellEnd"/>
        <w:r>
          <w:rPr>
            <w:color w:val="080808"/>
          </w:rPr>
          <w:t>,</w:t>
        </w:r>
        <w:r>
          <w:rPr>
            <w:color w:val="080808"/>
          </w:rPr>
          <w:br/>
          <w:t xml:space="preserve">    </w:t>
        </w:r>
        <w:proofErr w:type="spellStart"/>
        <w:r>
          <w:rPr>
            <w:color w:val="0033B3"/>
          </w:rPr>
          <w:t>private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r>
          <w:rPr>
            <w:color w:val="871094"/>
          </w:rPr>
          <w:t>s2GeometryService</w:t>
        </w:r>
        <w:r>
          <w:rPr>
            <w:color w:val="080808"/>
          </w:rPr>
          <w:t xml:space="preserve">: </w:t>
        </w:r>
        <w:r>
          <w:rPr>
            <w:color w:val="000000"/>
          </w:rPr>
          <w:t>S2GeometryService</w:t>
        </w:r>
        <w:r>
          <w:rPr>
            <w:color w:val="000000"/>
          </w:rPr>
          <w:br/>
        </w:r>
        <w:r>
          <w:rPr>
            <w:color w:val="080808"/>
          </w:rPr>
          <w:lastRenderedPageBreak/>
          <w:t>) {</w:t>
        </w:r>
        <w:r>
          <w:rPr>
            <w:color w:val="080808"/>
          </w:rPr>
          <w:br/>
        </w:r>
        <w:r>
          <w:rPr>
            <w:color w:val="080808"/>
          </w:rPr>
          <w:br/>
          <w:t xml:space="preserve">    </w:t>
        </w:r>
        <w:proofErr w:type="spellStart"/>
        <w:r>
          <w:rPr>
            <w:color w:val="0033B3"/>
          </w:rPr>
          <w:t>companion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33B3"/>
          </w:rPr>
          <w:t>object</w:t>
        </w:r>
        <w:proofErr w:type="spellEnd"/>
        <w:r>
          <w:rPr>
            <w:color w:val="0033B3"/>
          </w:rPr>
          <w:t xml:space="preserve"> </w:t>
        </w:r>
        <w:r>
          <w:rPr>
            <w:color w:val="080808"/>
          </w:rPr>
          <w:t>{</w:t>
        </w:r>
        <w:r>
          <w:rPr>
            <w:color w:val="080808"/>
          </w:rPr>
          <w:br/>
          <w:t xml:space="preserve">        </w:t>
        </w:r>
        <w:r>
          <w:rPr>
            <w:i/>
            <w:iCs/>
            <w:color w:val="8C8C8C"/>
          </w:rPr>
          <w:t>// Уровень S2, на котором хранятся geozones.s2_key</w:t>
        </w:r>
        <w:r>
          <w:rPr>
            <w:i/>
            <w:iCs/>
            <w:color w:val="8C8C8C"/>
          </w:rPr>
          <w:br/>
          <w:t xml:space="preserve">        </w:t>
        </w:r>
        <w:proofErr w:type="spellStart"/>
        <w:r>
          <w:rPr>
            <w:color w:val="0033B3"/>
          </w:rPr>
          <w:t>const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r>
          <w:rPr>
            <w:color w:val="871094"/>
          </w:rPr>
          <w:t xml:space="preserve">S2_ZONE_KEY_LEVEL </w:t>
        </w:r>
        <w:r>
          <w:rPr>
            <w:color w:val="080808"/>
          </w:rPr>
          <w:t xml:space="preserve">= </w:t>
        </w:r>
        <w:r>
          <w:rPr>
            <w:color w:val="1750EB"/>
          </w:rPr>
          <w:t>18</w:t>
        </w:r>
        <w:r>
          <w:rPr>
            <w:color w:val="1750EB"/>
          </w:rPr>
          <w:br/>
          <w:t xml:space="preserve">    </w:t>
        </w:r>
        <w:r>
          <w:rPr>
            <w:color w:val="080808"/>
          </w:rPr>
          <w:t>}</w:t>
        </w:r>
        <w:r>
          <w:rPr>
            <w:color w:val="080808"/>
          </w:rPr>
          <w:br/>
        </w:r>
        <w:r>
          <w:rPr>
            <w:color w:val="080808"/>
          </w:rPr>
          <w:br/>
          <w:t xml:space="preserve">    </w:t>
        </w:r>
        <w:proofErr w:type="spellStart"/>
        <w:r>
          <w:rPr>
            <w:color w:val="0033B3"/>
          </w:rPr>
          <w:t>private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871094"/>
          </w:rPr>
          <w:t>mapper</w:t>
        </w:r>
        <w:proofErr w:type="spellEnd"/>
        <w:r>
          <w:rPr>
            <w:color w:val="871094"/>
          </w:rPr>
          <w:t xml:space="preserve"> </w:t>
        </w:r>
        <w:r>
          <w:rPr>
            <w:color w:val="080808"/>
          </w:rPr>
          <w:t xml:space="preserve">= </w:t>
        </w:r>
        <w:proofErr w:type="spellStart"/>
        <w:r>
          <w:rPr>
            <w:i/>
            <w:iCs/>
            <w:color w:val="00627A"/>
          </w:rPr>
          <w:t>jacksonObjectMapper</w:t>
        </w:r>
        <w:proofErr w:type="spellEnd"/>
        <w:r>
          <w:rPr>
            <w:color w:val="080808"/>
          </w:rPr>
          <w:t>()</w:t>
        </w:r>
        <w:r>
          <w:rPr>
            <w:color w:val="080808"/>
          </w:rPr>
          <w:br/>
        </w:r>
        <w:r>
          <w:rPr>
            <w:color w:val="080808"/>
          </w:rPr>
          <w:br/>
          <w:t xml:space="preserve">    </w:t>
        </w:r>
        <w:r>
          <w:rPr>
            <w:i/>
            <w:iCs/>
            <w:color w:val="8C8C8C"/>
          </w:rPr>
          <w:t>/**</w:t>
        </w:r>
        <w:r>
          <w:rPr>
            <w:i/>
            <w:iCs/>
            <w:color w:val="8C8C8C"/>
          </w:rPr>
          <w:br/>
          <w:t xml:space="preserve">     * Получить </w:t>
        </w:r>
        <w:proofErr w:type="spellStart"/>
        <w:r>
          <w:rPr>
            <w:i/>
            <w:iCs/>
            <w:color w:val="8C8C8C"/>
          </w:rPr>
          <w:t>геозону</w:t>
        </w:r>
        <w:proofErr w:type="spellEnd"/>
        <w:r>
          <w:rPr>
            <w:i/>
            <w:iCs/>
            <w:color w:val="8C8C8C"/>
          </w:rPr>
          <w:t xml:space="preserve"> по идентификатору</w:t>
        </w:r>
        <w:r>
          <w:rPr>
            <w:i/>
            <w:iCs/>
            <w:color w:val="8C8C8C"/>
          </w:rPr>
          <w:br/>
          <w:t xml:space="preserve">     */</w:t>
        </w:r>
        <w:r>
          <w:rPr>
            <w:i/>
            <w:iCs/>
            <w:color w:val="8C8C8C"/>
          </w:rPr>
          <w:br/>
          <w:t xml:space="preserve">    </w:t>
        </w:r>
        <w:r>
          <w:rPr>
            <w:color w:val="9E880D"/>
          </w:rPr>
          <w:t>@GetMapping</w:t>
        </w:r>
        <w:r>
          <w:rPr>
            <w:color w:val="080808"/>
          </w:rPr>
          <w:t>(</w:t>
        </w:r>
        <w:r>
          <w:rPr>
            <w:color w:val="067D17"/>
          </w:rPr>
          <w:t>"/{id}"</w:t>
        </w:r>
        <w:r>
          <w:rPr>
            <w:color w:val="080808"/>
          </w:rPr>
          <w:t>)</w:t>
        </w:r>
        <w:r>
          <w:rPr>
            <w:color w:val="080808"/>
          </w:rPr>
          <w:br/>
          <w:t xml:space="preserve">    </w:t>
        </w:r>
        <w:r>
          <w:rPr>
            <w:color w:val="9E880D"/>
          </w:rPr>
          <w:t>@Operation</w:t>
        </w:r>
        <w:r>
          <w:rPr>
            <w:color w:val="080808"/>
          </w:rPr>
          <w:t xml:space="preserve">(summary = </w:t>
        </w:r>
        <w:r>
          <w:rPr>
            <w:color w:val="067D17"/>
          </w:rPr>
          <w:t xml:space="preserve">"Получить </w:t>
        </w:r>
        <w:proofErr w:type="spellStart"/>
        <w:r>
          <w:rPr>
            <w:color w:val="067D17"/>
          </w:rPr>
          <w:t>геозону</w:t>
        </w:r>
        <w:proofErr w:type="spellEnd"/>
        <w:r>
          <w:rPr>
            <w:color w:val="067D17"/>
          </w:rPr>
          <w:t xml:space="preserve"> по ID"</w:t>
        </w:r>
        <w:r>
          <w:rPr>
            <w:color w:val="080808"/>
          </w:rPr>
          <w:t xml:space="preserve">, </w:t>
        </w:r>
        <w:proofErr w:type="spellStart"/>
        <w:r>
          <w:rPr>
            <w:color w:val="080808"/>
          </w:rPr>
          <w:t>description</w:t>
        </w:r>
        <w:proofErr w:type="spellEnd"/>
        <w:r>
          <w:rPr>
            <w:color w:val="080808"/>
          </w:rPr>
          <w:t xml:space="preserve"> = </w:t>
        </w:r>
        <w:r>
          <w:rPr>
            <w:color w:val="067D17"/>
          </w:rPr>
          <w:t xml:space="preserve">"Возвращает </w:t>
        </w:r>
        <w:proofErr w:type="spellStart"/>
        <w:r>
          <w:rPr>
            <w:color w:val="067D17"/>
          </w:rPr>
          <w:t>геозону</w:t>
        </w:r>
        <w:proofErr w:type="spellEnd"/>
        <w:r>
          <w:rPr>
            <w:color w:val="067D17"/>
          </w:rPr>
          <w:t xml:space="preserve"> по её уникальному идентификатору"</w:t>
        </w:r>
        <w:r>
          <w:rPr>
            <w:color w:val="080808"/>
          </w:rPr>
          <w:t>)</w:t>
        </w:r>
        <w:r>
          <w:rPr>
            <w:color w:val="080808"/>
          </w:rPr>
          <w:br/>
          <w:t xml:space="preserve">    </w:t>
        </w:r>
        <w:r>
          <w:rPr>
            <w:color w:val="9E880D"/>
          </w:rPr>
          <w:t>@ApiResponses</w:t>
        </w:r>
        <w:r>
          <w:rPr>
            <w:color w:val="080808"/>
          </w:rPr>
          <w:t>(value = [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80808"/>
          </w:rPr>
          <w:t>ApiResponse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4A86E8"/>
          </w:rPr>
          <w:t>responseCode</w:t>
        </w:r>
        <w:proofErr w:type="spellEnd"/>
        <w:r>
          <w:rPr>
            <w:color w:val="4A86E8"/>
          </w:rPr>
          <w:t xml:space="preserve"> = </w:t>
        </w:r>
        <w:r>
          <w:rPr>
            <w:color w:val="067D17"/>
          </w:rPr>
          <w:t>"200"</w:t>
        </w:r>
        <w:r>
          <w:rPr>
            <w:color w:val="080808"/>
          </w:rPr>
          <w:t xml:space="preserve">, </w:t>
        </w:r>
        <w:proofErr w:type="spellStart"/>
        <w:r>
          <w:rPr>
            <w:color w:val="4A86E8"/>
          </w:rPr>
          <w:t>description</w:t>
        </w:r>
        <w:proofErr w:type="spellEnd"/>
        <w:r>
          <w:rPr>
            <w:color w:val="4A86E8"/>
          </w:rPr>
          <w:t xml:space="preserve"> = </w:t>
        </w:r>
        <w:r>
          <w:rPr>
            <w:color w:val="067D17"/>
          </w:rPr>
          <w:t>"</w:t>
        </w:r>
        <w:proofErr w:type="spellStart"/>
        <w:r>
          <w:rPr>
            <w:color w:val="067D17"/>
          </w:rPr>
          <w:t>Геозона</w:t>
        </w:r>
        <w:proofErr w:type="spellEnd"/>
        <w:r>
          <w:rPr>
            <w:color w:val="067D17"/>
          </w:rPr>
          <w:t xml:space="preserve"> найдена"</w:t>
        </w:r>
        <w:r>
          <w:rPr>
            <w:color w:val="080808"/>
          </w:rPr>
          <w:t>),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80808"/>
          </w:rPr>
          <w:t>ApiResponse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4A86E8"/>
          </w:rPr>
          <w:t>responseCode</w:t>
        </w:r>
        <w:proofErr w:type="spellEnd"/>
        <w:r>
          <w:rPr>
            <w:color w:val="4A86E8"/>
          </w:rPr>
          <w:t xml:space="preserve"> = </w:t>
        </w:r>
        <w:r>
          <w:rPr>
            <w:color w:val="067D17"/>
          </w:rPr>
          <w:t>"404"</w:t>
        </w:r>
        <w:r>
          <w:rPr>
            <w:color w:val="080808"/>
          </w:rPr>
          <w:t xml:space="preserve">, </w:t>
        </w:r>
        <w:proofErr w:type="spellStart"/>
        <w:r>
          <w:rPr>
            <w:color w:val="4A86E8"/>
          </w:rPr>
          <w:t>description</w:t>
        </w:r>
        <w:proofErr w:type="spellEnd"/>
        <w:r>
          <w:rPr>
            <w:color w:val="4A86E8"/>
          </w:rPr>
          <w:t xml:space="preserve"> = </w:t>
        </w:r>
        <w:r>
          <w:rPr>
            <w:color w:val="067D17"/>
          </w:rPr>
          <w:t>"</w:t>
        </w:r>
        <w:proofErr w:type="spellStart"/>
        <w:r>
          <w:rPr>
            <w:color w:val="067D17"/>
          </w:rPr>
          <w:t>Геозона</w:t>
        </w:r>
        <w:proofErr w:type="spellEnd"/>
        <w:r>
          <w:rPr>
            <w:color w:val="067D17"/>
          </w:rPr>
          <w:t xml:space="preserve"> не найдена"</w:t>
        </w:r>
        <w:r>
          <w:rPr>
            <w:color w:val="080808"/>
          </w:rPr>
          <w:t>)</w:t>
        </w:r>
        <w:r>
          <w:rPr>
            <w:color w:val="080808"/>
          </w:rPr>
          <w:br/>
          <w:t xml:space="preserve">    ])</w:t>
        </w:r>
        <w:r>
          <w:rPr>
            <w:color w:val="080808"/>
          </w:rPr>
          <w:br/>
          <w:t xml:space="preserve">    </w:t>
        </w:r>
        <w:proofErr w:type="spellStart"/>
        <w:r>
          <w:rPr>
            <w:color w:val="0033B3"/>
          </w:rPr>
          <w:t>fun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627A"/>
          </w:rPr>
          <w:t>getGeozoneById</w:t>
        </w:r>
        <w:proofErr w:type="spellEnd"/>
        <w:r>
          <w:rPr>
            <w:color w:val="080808"/>
          </w:rPr>
          <w:t>(</w:t>
        </w:r>
        <w:r>
          <w:rPr>
            <w:color w:val="080808"/>
          </w:rPr>
          <w:br/>
          <w:t xml:space="preserve">        </w:t>
        </w:r>
        <w:r>
          <w:rPr>
            <w:color w:val="9E880D"/>
          </w:rPr>
          <w:t>@Parameter</w:t>
        </w:r>
        <w:r>
          <w:rPr>
            <w:color w:val="080808"/>
          </w:rPr>
          <w:t xml:space="preserve">(description = </w:t>
        </w:r>
        <w:r>
          <w:rPr>
            <w:color w:val="067D17"/>
          </w:rPr>
          <w:t xml:space="preserve">"Уникальный идентификатор </w:t>
        </w:r>
        <w:proofErr w:type="spellStart"/>
        <w:r>
          <w:rPr>
            <w:color w:val="067D17"/>
          </w:rPr>
          <w:t>геозоны</w:t>
        </w:r>
        <w:proofErr w:type="spellEnd"/>
        <w:r>
          <w:rPr>
            <w:color w:val="067D17"/>
          </w:rPr>
          <w:t>"</w:t>
        </w:r>
        <w:r>
          <w:rPr>
            <w:color w:val="080808"/>
          </w:rPr>
          <w:t xml:space="preserve">, </w:t>
        </w:r>
        <w:proofErr w:type="spellStart"/>
        <w:r>
          <w:rPr>
            <w:color w:val="080808"/>
          </w:rPr>
          <w:t>required</w:t>
        </w:r>
        <w:proofErr w:type="spellEnd"/>
        <w:r>
          <w:rPr>
            <w:color w:val="080808"/>
          </w:rPr>
          <w:t xml:space="preserve"> = </w:t>
        </w:r>
        <w:proofErr w:type="spellStart"/>
        <w:r>
          <w:rPr>
            <w:color w:val="0033B3"/>
          </w:rPr>
          <w:t>true</w:t>
        </w:r>
        <w:proofErr w:type="spellEnd"/>
        <w:r>
          <w:rPr>
            <w:color w:val="080808"/>
          </w:rPr>
          <w:t>)</w:t>
        </w:r>
        <w:r>
          <w:rPr>
            <w:color w:val="080808"/>
          </w:rPr>
          <w:br/>
          <w:t xml:space="preserve">        </w:t>
        </w:r>
        <w:r>
          <w:rPr>
            <w:color w:val="9E880D"/>
          </w:rPr>
          <w:t xml:space="preserve">@PathVariable </w:t>
        </w:r>
        <w:proofErr w:type="spellStart"/>
        <w:r>
          <w:rPr>
            <w:color w:val="000000"/>
          </w:rPr>
          <w:t>id</w:t>
        </w:r>
        <w:proofErr w:type="spellEnd"/>
        <w:r>
          <w:rPr>
            <w:color w:val="080808"/>
          </w:rPr>
          <w:t xml:space="preserve">: </w:t>
        </w:r>
        <w:r>
          <w:rPr>
            <w:color w:val="000000"/>
          </w:rPr>
          <w:t>Long</w:t>
        </w:r>
        <w:r>
          <w:rPr>
            <w:color w:val="000000"/>
          </w:rPr>
          <w:br/>
          <w:t xml:space="preserve">    </w:t>
        </w:r>
        <w:r>
          <w:rPr>
            <w:color w:val="080808"/>
          </w:rPr>
          <w:t xml:space="preserve">): </w:t>
        </w:r>
        <w:proofErr w:type="spellStart"/>
        <w:r>
          <w:rPr>
            <w:color w:val="000000"/>
          </w:rPr>
          <w:t>ResponseEntity</w:t>
        </w:r>
        <w:proofErr w:type="spellEnd"/>
        <w:r>
          <w:rPr>
            <w:color w:val="080808"/>
          </w:rPr>
          <w:t>&lt;</w:t>
        </w:r>
        <w:proofErr w:type="spellStart"/>
        <w:r>
          <w:rPr>
            <w:color w:val="000000"/>
          </w:rPr>
          <w:t>GeozoneDto</w:t>
        </w:r>
        <w:proofErr w:type="spellEnd"/>
        <w:r>
          <w:rPr>
            <w:color w:val="080808"/>
          </w:rPr>
          <w:t>&gt; {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geozone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= </w:t>
        </w:r>
        <w:proofErr w:type="spellStart"/>
        <w:r>
          <w:rPr>
            <w:color w:val="871094"/>
          </w:rPr>
          <w:t>geozoneRepository</w:t>
        </w:r>
        <w:r>
          <w:rPr>
            <w:color w:val="080808"/>
          </w:rPr>
          <w:t>.findByIdOrNull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000000"/>
          </w:rPr>
          <w:t>id</w:t>
        </w:r>
        <w:proofErr w:type="spellEnd"/>
        <w:r>
          <w:rPr>
            <w:color w:val="080808"/>
          </w:rPr>
          <w:t>)</w:t>
        </w:r>
        <w:r>
          <w:rPr>
            <w:color w:val="080808"/>
          </w:rPr>
          <w:br/>
          <w:t xml:space="preserve">        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033B3"/>
          </w:rPr>
          <w:t>return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33B3"/>
          </w:rPr>
          <w:t>if</w:t>
        </w:r>
        <w:proofErr w:type="spellEnd"/>
        <w:r>
          <w:rPr>
            <w:color w:val="0033B3"/>
          </w:rPr>
          <w:t xml:space="preserve"> </w:t>
        </w:r>
        <w:r>
          <w:rPr>
            <w:color w:val="080808"/>
          </w:rPr>
          <w:t>(</w:t>
        </w:r>
        <w:proofErr w:type="spellStart"/>
        <w:r>
          <w:rPr>
            <w:color w:val="000000"/>
          </w:rPr>
          <w:t>geozone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!= </w:t>
        </w:r>
        <w:proofErr w:type="spellStart"/>
        <w:r>
          <w:rPr>
            <w:color w:val="0033B3"/>
          </w:rPr>
          <w:t>null</w:t>
        </w:r>
        <w:proofErr w:type="spellEnd"/>
        <w:r>
          <w:rPr>
            <w:color w:val="080808"/>
          </w:rPr>
          <w:t>) {</w:t>
        </w:r>
        <w:r>
          <w:rPr>
            <w:color w:val="080808"/>
          </w:rPr>
          <w:br/>
          <w:t xml:space="preserve">            </w:t>
        </w:r>
        <w:proofErr w:type="spellStart"/>
        <w:r>
          <w:rPr>
            <w:color w:val="000000"/>
          </w:rPr>
          <w:t>ResponseEntity</w:t>
        </w:r>
        <w:r>
          <w:rPr>
            <w:color w:val="080808"/>
          </w:rPr>
          <w:t>.ok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000000"/>
          </w:rPr>
          <w:t>GeozoneDto</w:t>
        </w:r>
        <w:r>
          <w:rPr>
            <w:color w:val="080808"/>
          </w:rPr>
          <w:t>.fromGeozone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000000"/>
          </w:rPr>
          <w:t>geozone</w:t>
        </w:r>
        <w:proofErr w:type="spellEnd"/>
        <w:r>
          <w:rPr>
            <w:color w:val="080808"/>
          </w:rPr>
          <w:t>))</w:t>
        </w:r>
        <w:r>
          <w:rPr>
            <w:color w:val="080808"/>
          </w:rPr>
          <w:br/>
          <w:t xml:space="preserve">        } </w:t>
        </w:r>
        <w:proofErr w:type="spellStart"/>
        <w:r>
          <w:rPr>
            <w:color w:val="0033B3"/>
          </w:rPr>
          <w:t>else</w:t>
        </w:r>
        <w:proofErr w:type="spellEnd"/>
        <w:r>
          <w:rPr>
            <w:color w:val="0033B3"/>
          </w:rPr>
          <w:t xml:space="preserve"> </w:t>
        </w:r>
        <w:r>
          <w:rPr>
            <w:color w:val="080808"/>
          </w:rPr>
          <w:t>{</w:t>
        </w:r>
        <w:r>
          <w:rPr>
            <w:color w:val="080808"/>
          </w:rPr>
          <w:br/>
          <w:t xml:space="preserve">            </w:t>
        </w:r>
        <w:proofErr w:type="spellStart"/>
        <w:r>
          <w:rPr>
            <w:color w:val="000000"/>
          </w:rPr>
          <w:t>ResponseEntity</w:t>
        </w:r>
        <w:r>
          <w:rPr>
            <w:color w:val="080808"/>
          </w:rPr>
          <w:t>.notFound</w:t>
        </w:r>
        <w:proofErr w:type="spellEnd"/>
        <w:r>
          <w:rPr>
            <w:color w:val="080808"/>
          </w:rPr>
          <w:t>().</w:t>
        </w:r>
        <w:proofErr w:type="spellStart"/>
        <w:r>
          <w:rPr>
            <w:color w:val="080808"/>
          </w:rPr>
          <w:t>build</w:t>
        </w:r>
        <w:proofErr w:type="spellEnd"/>
        <w:r>
          <w:rPr>
            <w:color w:val="080808"/>
          </w:rPr>
          <w:t>()</w:t>
        </w:r>
        <w:r>
          <w:rPr>
            <w:color w:val="080808"/>
          </w:rPr>
          <w:br/>
          <w:t xml:space="preserve">        }</w:t>
        </w:r>
        <w:r>
          <w:rPr>
            <w:color w:val="080808"/>
          </w:rPr>
          <w:br/>
          <w:t xml:space="preserve">    }</w:t>
        </w:r>
        <w:r>
          <w:rPr>
            <w:color w:val="080808"/>
          </w:rPr>
          <w:br/>
          <w:t xml:space="preserve">    </w:t>
        </w:r>
        <w:r>
          <w:rPr>
            <w:color w:val="080808"/>
          </w:rPr>
          <w:br/>
          <w:t xml:space="preserve">    </w:t>
        </w:r>
        <w:r>
          <w:rPr>
            <w:i/>
            <w:iCs/>
            <w:color w:val="8C8C8C"/>
          </w:rPr>
          <w:t>/**</w:t>
        </w:r>
        <w:r>
          <w:rPr>
            <w:i/>
            <w:iCs/>
            <w:color w:val="8C8C8C"/>
          </w:rPr>
          <w:br/>
          <w:t xml:space="preserve">     * Получить все </w:t>
        </w:r>
        <w:proofErr w:type="spellStart"/>
        <w:r>
          <w:rPr>
            <w:i/>
            <w:iCs/>
            <w:color w:val="8C8C8C"/>
          </w:rPr>
          <w:t>геозоны</w:t>
        </w:r>
        <w:proofErr w:type="spellEnd"/>
        <w:r>
          <w:rPr>
            <w:i/>
            <w:iCs/>
            <w:color w:val="8C8C8C"/>
          </w:rPr>
          <w:br/>
          <w:t xml:space="preserve">     */</w:t>
        </w:r>
        <w:r>
          <w:rPr>
            <w:i/>
            <w:iCs/>
            <w:color w:val="8C8C8C"/>
          </w:rPr>
          <w:br/>
          <w:t xml:space="preserve">    </w:t>
        </w:r>
        <w:r>
          <w:rPr>
            <w:color w:val="9E880D"/>
          </w:rPr>
          <w:t>@GetMapping</w:t>
        </w:r>
        <w:r>
          <w:rPr>
            <w:color w:val="9E880D"/>
          </w:rPr>
          <w:br/>
          <w:t xml:space="preserve">    @Operation</w:t>
        </w:r>
        <w:r>
          <w:rPr>
            <w:color w:val="080808"/>
          </w:rPr>
          <w:t xml:space="preserve">(summary = </w:t>
        </w:r>
        <w:r>
          <w:rPr>
            <w:color w:val="067D17"/>
          </w:rPr>
          <w:t xml:space="preserve">"Получить все </w:t>
        </w:r>
        <w:proofErr w:type="spellStart"/>
        <w:r>
          <w:rPr>
            <w:color w:val="067D17"/>
          </w:rPr>
          <w:t>геозоны</w:t>
        </w:r>
        <w:proofErr w:type="spellEnd"/>
        <w:r>
          <w:rPr>
            <w:color w:val="067D17"/>
          </w:rPr>
          <w:t>"</w:t>
        </w:r>
        <w:r>
          <w:rPr>
            <w:color w:val="080808"/>
          </w:rPr>
          <w:t xml:space="preserve">, </w:t>
        </w:r>
        <w:proofErr w:type="spellStart"/>
        <w:r>
          <w:rPr>
            <w:color w:val="080808"/>
          </w:rPr>
          <w:t>description</w:t>
        </w:r>
        <w:proofErr w:type="spellEnd"/>
        <w:r>
          <w:rPr>
            <w:color w:val="080808"/>
          </w:rPr>
          <w:t xml:space="preserve"> = </w:t>
        </w:r>
        <w:r>
          <w:rPr>
            <w:color w:val="067D17"/>
          </w:rPr>
          <w:t xml:space="preserve">"Возвращает список всех </w:t>
        </w:r>
        <w:proofErr w:type="spellStart"/>
        <w:r>
          <w:rPr>
            <w:color w:val="067D17"/>
          </w:rPr>
          <w:t>геозон</w:t>
        </w:r>
        <w:proofErr w:type="spellEnd"/>
        <w:r>
          <w:rPr>
            <w:color w:val="067D17"/>
          </w:rPr>
          <w:t>, имеющихся в базе данных"</w:t>
        </w:r>
        <w:r>
          <w:rPr>
            <w:color w:val="080808"/>
          </w:rPr>
          <w:t>)</w:t>
        </w:r>
        <w:r>
          <w:rPr>
            <w:color w:val="080808"/>
          </w:rPr>
          <w:br/>
          <w:t xml:space="preserve">    </w:t>
        </w:r>
        <w:r>
          <w:rPr>
            <w:color w:val="9E880D"/>
          </w:rPr>
          <w:t>@ApiResponses</w:t>
        </w:r>
        <w:r>
          <w:rPr>
            <w:color w:val="080808"/>
          </w:rPr>
          <w:t>(value = [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80808"/>
          </w:rPr>
          <w:t>ApiResponse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4A86E8"/>
          </w:rPr>
          <w:t>responseCode</w:t>
        </w:r>
        <w:proofErr w:type="spellEnd"/>
        <w:r>
          <w:rPr>
            <w:color w:val="4A86E8"/>
          </w:rPr>
          <w:t xml:space="preserve"> = </w:t>
        </w:r>
        <w:r>
          <w:rPr>
            <w:color w:val="067D17"/>
          </w:rPr>
          <w:t>"200"</w:t>
        </w:r>
        <w:r>
          <w:rPr>
            <w:color w:val="080808"/>
          </w:rPr>
          <w:t xml:space="preserve">, </w:t>
        </w:r>
        <w:proofErr w:type="spellStart"/>
        <w:r>
          <w:rPr>
            <w:color w:val="4A86E8"/>
          </w:rPr>
          <w:t>description</w:t>
        </w:r>
        <w:proofErr w:type="spellEnd"/>
        <w:r>
          <w:rPr>
            <w:color w:val="4A86E8"/>
          </w:rPr>
          <w:t xml:space="preserve"> = </w:t>
        </w:r>
        <w:r>
          <w:rPr>
            <w:color w:val="067D17"/>
          </w:rPr>
          <w:t xml:space="preserve">"Список </w:t>
        </w:r>
        <w:proofErr w:type="spellStart"/>
        <w:r>
          <w:rPr>
            <w:color w:val="067D17"/>
          </w:rPr>
          <w:t>геозон</w:t>
        </w:r>
        <w:proofErr w:type="spellEnd"/>
        <w:r>
          <w:rPr>
            <w:color w:val="067D17"/>
          </w:rPr>
          <w:t xml:space="preserve"> успешно получен"</w:t>
        </w:r>
        <w:r>
          <w:rPr>
            <w:color w:val="080808"/>
          </w:rPr>
          <w:t>)</w:t>
        </w:r>
        <w:r>
          <w:rPr>
            <w:color w:val="080808"/>
          </w:rPr>
          <w:br/>
          <w:t xml:space="preserve">    ])</w:t>
        </w:r>
        <w:r>
          <w:rPr>
            <w:color w:val="080808"/>
          </w:rPr>
          <w:br/>
          <w:t xml:space="preserve">    </w:t>
        </w:r>
        <w:proofErr w:type="spellStart"/>
        <w:r>
          <w:rPr>
            <w:color w:val="0033B3"/>
          </w:rPr>
          <w:t>fun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627A"/>
          </w:rPr>
          <w:t>getAllGeozones</w:t>
        </w:r>
        <w:proofErr w:type="spellEnd"/>
        <w:r>
          <w:rPr>
            <w:color w:val="080808"/>
          </w:rPr>
          <w:t xml:space="preserve">(): </w:t>
        </w:r>
        <w:proofErr w:type="spellStart"/>
        <w:r>
          <w:rPr>
            <w:color w:val="000000"/>
          </w:rPr>
          <w:t>ResponseEntity</w:t>
        </w:r>
        <w:proofErr w:type="spellEnd"/>
        <w:r>
          <w:rPr>
            <w:color w:val="080808"/>
          </w:rPr>
          <w:t>&lt;</w:t>
        </w:r>
        <w:r>
          <w:rPr>
            <w:color w:val="000000"/>
          </w:rPr>
          <w:t>List</w:t>
        </w:r>
        <w:r>
          <w:rPr>
            <w:color w:val="080808"/>
          </w:rPr>
          <w:t>&lt;</w:t>
        </w:r>
        <w:proofErr w:type="spellStart"/>
        <w:r>
          <w:rPr>
            <w:color w:val="000000"/>
          </w:rPr>
          <w:t>GeozoneDto</w:t>
        </w:r>
        <w:proofErr w:type="spellEnd"/>
        <w:r>
          <w:rPr>
            <w:color w:val="080808"/>
          </w:rPr>
          <w:t>&gt;&gt; {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geozones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= </w:t>
        </w:r>
        <w:proofErr w:type="spellStart"/>
        <w:r>
          <w:rPr>
            <w:color w:val="871094"/>
          </w:rPr>
          <w:t>geozoneRepository</w:t>
        </w:r>
        <w:r>
          <w:rPr>
            <w:color w:val="080808"/>
          </w:rPr>
          <w:t>.findAll</w:t>
        </w:r>
        <w:proofErr w:type="spellEnd"/>
        <w:r>
          <w:rPr>
            <w:color w:val="080808"/>
          </w:rPr>
          <w:t>()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ret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= </w:t>
        </w:r>
        <w:proofErr w:type="spellStart"/>
        <w:r>
          <w:rPr>
            <w:color w:val="000000"/>
          </w:rPr>
          <w:t>geozones</w:t>
        </w:r>
        <w:r>
          <w:rPr>
            <w:color w:val="080808"/>
          </w:rPr>
          <w:t>.</w:t>
        </w:r>
        <w:r>
          <w:rPr>
            <w:i/>
            <w:iCs/>
            <w:color w:val="00627A"/>
          </w:rPr>
          <w:t>map</w:t>
        </w:r>
        <w:proofErr w:type="spellEnd"/>
        <w:r>
          <w:rPr>
            <w:i/>
            <w:iCs/>
            <w:color w:val="00627A"/>
          </w:rPr>
          <w:t xml:space="preserve"> </w:t>
        </w:r>
        <w:r>
          <w:rPr>
            <w:b/>
            <w:bCs/>
            <w:color w:val="080808"/>
          </w:rPr>
          <w:t xml:space="preserve">{ </w:t>
        </w:r>
        <w:proofErr w:type="spellStart"/>
        <w:r>
          <w:rPr>
            <w:color w:val="000000"/>
          </w:rPr>
          <w:t>GeozoneDto</w:t>
        </w:r>
        <w:r>
          <w:rPr>
            <w:color w:val="080808"/>
          </w:rPr>
          <w:t>.fromGeozone</w:t>
        </w:r>
        <w:proofErr w:type="spellEnd"/>
        <w:r>
          <w:rPr>
            <w:color w:val="080808"/>
          </w:rPr>
          <w:t>(</w:t>
        </w:r>
        <w:proofErr w:type="spellStart"/>
        <w:r>
          <w:rPr>
            <w:b/>
            <w:bCs/>
            <w:color w:val="080808"/>
          </w:rPr>
          <w:t>it</w:t>
        </w:r>
        <w:proofErr w:type="spellEnd"/>
        <w:r>
          <w:rPr>
            <w:color w:val="080808"/>
          </w:rPr>
          <w:t xml:space="preserve">) </w:t>
        </w:r>
        <w:r>
          <w:rPr>
            <w:b/>
            <w:bCs/>
            <w:color w:val="080808"/>
          </w:rPr>
          <w:t>}</w:t>
        </w:r>
        <w:r>
          <w:rPr>
            <w:b/>
            <w:bCs/>
            <w:color w:val="080808"/>
          </w:rPr>
          <w:br/>
          <w:t xml:space="preserve">        </w:t>
        </w:r>
        <w:proofErr w:type="spellStart"/>
        <w:r>
          <w:rPr>
            <w:color w:val="0033B3"/>
          </w:rPr>
          <w:t>return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ResponseEntity</w:t>
        </w:r>
        <w:r>
          <w:rPr>
            <w:color w:val="080808"/>
          </w:rPr>
          <w:t>.ok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000000"/>
          </w:rPr>
          <w:t>ret</w:t>
        </w:r>
        <w:proofErr w:type="spellEnd"/>
        <w:r>
          <w:rPr>
            <w:color w:val="080808"/>
          </w:rPr>
          <w:t>)</w:t>
        </w:r>
        <w:r>
          <w:rPr>
            <w:color w:val="080808"/>
          </w:rPr>
          <w:br/>
          <w:t xml:space="preserve">    }</w:t>
        </w:r>
        <w:r>
          <w:rPr>
            <w:color w:val="080808"/>
          </w:rPr>
          <w:br/>
          <w:t xml:space="preserve">    </w:t>
        </w:r>
        <w:r>
          <w:rPr>
            <w:color w:val="080808"/>
          </w:rPr>
          <w:br/>
          <w:t xml:space="preserve">    </w:t>
        </w:r>
        <w:r>
          <w:rPr>
            <w:i/>
            <w:iCs/>
            <w:color w:val="8C8C8C"/>
          </w:rPr>
          <w:t>/**</w:t>
        </w:r>
        <w:r>
          <w:rPr>
            <w:i/>
            <w:iCs/>
            <w:color w:val="8C8C8C"/>
          </w:rPr>
          <w:br/>
          <w:t xml:space="preserve">     * Получить </w:t>
        </w:r>
        <w:proofErr w:type="spellStart"/>
        <w:r>
          <w:rPr>
            <w:i/>
            <w:iCs/>
            <w:color w:val="8C8C8C"/>
          </w:rPr>
          <w:t>геозоны</w:t>
        </w:r>
        <w:proofErr w:type="spellEnd"/>
        <w:r>
          <w:rPr>
            <w:i/>
            <w:iCs/>
            <w:color w:val="8C8C8C"/>
          </w:rPr>
          <w:t xml:space="preserve"> в прямоугольной области</w:t>
        </w:r>
        <w:r>
          <w:rPr>
            <w:i/>
            <w:iCs/>
            <w:color w:val="8C8C8C"/>
          </w:rPr>
          <w:br/>
          <w:t xml:space="preserve">     * Прямоугольник задается двумя точками: левый верхний и правый нижний угол</w:t>
        </w:r>
        <w:r>
          <w:rPr>
            <w:i/>
            <w:iCs/>
            <w:color w:val="8C8C8C"/>
          </w:rPr>
          <w:br/>
          <w:t xml:space="preserve">     */</w:t>
        </w:r>
        <w:r>
          <w:rPr>
            <w:i/>
            <w:iCs/>
            <w:color w:val="8C8C8C"/>
          </w:rPr>
          <w:br/>
          <w:t xml:space="preserve">    </w:t>
        </w:r>
        <w:r>
          <w:rPr>
            <w:color w:val="9E880D"/>
          </w:rPr>
          <w:t>@PostMapping</w:t>
        </w:r>
        <w:r>
          <w:rPr>
            <w:color w:val="080808"/>
          </w:rPr>
          <w:t>(</w:t>
        </w:r>
        <w:r>
          <w:rPr>
            <w:color w:val="067D17"/>
          </w:rPr>
          <w:t>"/rectangle"</w:t>
        </w:r>
        <w:r>
          <w:rPr>
            <w:color w:val="080808"/>
          </w:rPr>
          <w:t>)</w:t>
        </w:r>
        <w:r>
          <w:rPr>
            <w:color w:val="080808"/>
          </w:rPr>
          <w:br/>
          <w:t xml:space="preserve">    </w:t>
        </w:r>
        <w:r>
          <w:rPr>
            <w:color w:val="9E880D"/>
          </w:rPr>
          <w:t>@Operation</w:t>
        </w:r>
        <w:r>
          <w:rPr>
            <w:color w:val="080808"/>
          </w:rPr>
          <w:t xml:space="preserve">(summary = </w:t>
        </w:r>
        <w:r>
          <w:rPr>
            <w:color w:val="067D17"/>
          </w:rPr>
          <w:t xml:space="preserve">"Получить </w:t>
        </w:r>
        <w:proofErr w:type="spellStart"/>
        <w:r>
          <w:rPr>
            <w:color w:val="067D17"/>
          </w:rPr>
          <w:t>геозоны</w:t>
        </w:r>
        <w:proofErr w:type="spellEnd"/>
        <w:r>
          <w:rPr>
            <w:color w:val="067D17"/>
          </w:rPr>
          <w:t xml:space="preserve"> в прямоугольной области"</w:t>
        </w:r>
        <w:r>
          <w:rPr>
            <w:color w:val="080808"/>
          </w:rPr>
          <w:t xml:space="preserve">, </w:t>
        </w:r>
        <w:proofErr w:type="spellStart"/>
        <w:r>
          <w:rPr>
            <w:color w:val="080808"/>
          </w:rPr>
          <w:t>description</w:t>
        </w:r>
        <w:proofErr w:type="spellEnd"/>
        <w:r>
          <w:rPr>
            <w:color w:val="080808"/>
          </w:rPr>
          <w:t xml:space="preserve"> = </w:t>
        </w:r>
        <w:r>
          <w:rPr>
            <w:color w:val="067D17"/>
          </w:rPr>
          <w:t xml:space="preserve">"Возвращает список </w:t>
        </w:r>
        <w:proofErr w:type="spellStart"/>
        <w:r>
          <w:rPr>
            <w:color w:val="067D17"/>
          </w:rPr>
          <w:t>геозон</w:t>
        </w:r>
        <w:proofErr w:type="spellEnd"/>
        <w:r>
          <w:rPr>
            <w:color w:val="067D17"/>
          </w:rPr>
          <w:t>, находящихся в заданной прямоугольной области"</w:t>
        </w:r>
        <w:r>
          <w:rPr>
            <w:color w:val="080808"/>
          </w:rPr>
          <w:t>)</w:t>
        </w:r>
        <w:r>
          <w:rPr>
            <w:color w:val="080808"/>
          </w:rPr>
          <w:br/>
          <w:t xml:space="preserve">    </w:t>
        </w:r>
        <w:r>
          <w:rPr>
            <w:color w:val="9E880D"/>
          </w:rPr>
          <w:t>@ApiResponses</w:t>
        </w:r>
        <w:r>
          <w:rPr>
            <w:color w:val="080808"/>
          </w:rPr>
          <w:t>(value = [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80808"/>
          </w:rPr>
          <w:t>ApiResponse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4A86E8"/>
          </w:rPr>
          <w:t>responseCode</w:t>
        </w:r>
        <w:proofErr w:type="spellEnd"/>
        <w:r>
          <w:rPr>
            <w:color w:val="4A86E8"/>
          </w:rPr>
          <w:t xml:space="preserve"> = </w:t>
        </w:r>
        <w:r>
          <w:rPr>
            <w:color w:val="067D17"/>
          </w:rPr>
          <w:t>"200"</w:t>
        </w:r>
        <w:r>
          <w:rPr>
            <w:color w:val="080808"/>
          </w:rPr>
          <w:t xml:space="preserve">, </w:t>
        </w:r>
        <w:proofErr w:type="spellStart"/>
        <w:r>
          <w:rPr>
            <w:color w:val="4A86E8"/>
          </w:rPr>
          <w:t>description</w:t>
        </w:r>
        <w:proofErr w:type="spellEnd"/>
        <w:r>
          <w:rPr>
            <w:color w:val="4A86E8"/>
          </w:rPr>
          <w:t xml:space="preserve"> = </w:t>
        </w:r>
        <w:r>
          <w:rPr>
            <w:color w:val="067D17"/>
          </w:rPr>
          <w:t xml:space="preserve">"Список </w:t>
        </w:r>
        <w:proofErr w:type="spellStart"/>
        <w:r>
          <w:rPr>
            <w:color w:val="067D17"/>
          </w:rPr>
          <w:t>геозон</w:t>
        </w:r>
        <w:proofErr w:type="spellEnd"/>
        <w:r>
          <w:rPr>
            <w:color w:val="067D17"/>
          </w:rPr>
          <w:t xml:space="preserve"> успешно получен"</w:t>
        </w:r>
        <w:r>
          <w:rPr>
            <w:color w:val="080808"/>
          </w:rPr>
          <w:t>)</w:t>
        </w:r>
        <w:r>
          <w:rPr>
            <w:color w:val="080808"/>
          </w:rPr>
          <w:br/>
          <w:t xml:space="preserve">    ])</w:t>
        </w:r>
        <w:r>
          <w:rPr>
            <w:color w:val="080808"/>
          </w:rPr>
          <w:br/>
          <w:t xml:space="preserve">    </w:t>
        </w:r>
        <w:proofErr w:type="spellStart"/>
        <w:r>
          <w:rPr>
            <w:color w:val="0033B3"/>
          </w:rPr>
          <w:t>fun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627A"/>
          </w:rPr>
          <w:t>getGeozonesInRectangle</w:t>
        </w:r>
        <w:proofErr w:type="spellEnd"/>
        <w:r>
          <w:rPr>
            <w:color w:val="080808"/>
          </w:rPr>
          <w:t>(</w:t>
        </w:r>
        <w:r>
          <w:rPr>
            <w:color w:val="080808"/>
          </w:rPr>
          <w:br/>
        </w:r>
        <w:r>
          <w:rPr>
            <w:color w:val="080808"/>
          </w:rPr>
          <w:lastRenderedPageBreak/>
          <w:t xml:space="preserve">        </w:t>
        </w:r>
        <w:r>
          <w:rPr>
            <w:color w:val="9E880D"/>
          </w:rPr>
          <w:t>@Parameter</w:t>
        </w:r>
        <w:r>
          <w:rPr>
            <w:color w:val="080808"/>
          </w:rPr>
          <w:t xml:space="preserve">(description = </w:t>
        </w:r>
        <w:r>
          <w:rPr>
            <w:color w:val="067D17"/>
          </w:rPr>
          <w:t>"Параметры прямоугольной области"</w:t>
        </w:r>
        <w:r>
          <w:rPr>
            <w:color w:val="080808"/>
          </w:rPr>
          <w:t xml:space="preserve">, </w:t>
        </w:r>
        <w:proofErr w:type="spellStart"/>
        <w:r>
          <w:rPr>
            <w:color w:val="080808"/>
          </w:rPr>
          <w:t>required</w:t>
        </w:r>
        <w:proofErr w:type="spellEnd"/>
        <w:r>
          <w:rPr>
            <w:color w:val="080808"/>
          </w:rPr>
          <w:t xml:space="preserve"> = </w:t>
        </w:r>
        <w:proofErr w:type="spellStart"/>
        <w:r>
          <w:rPr>
            <w:color w:val="0033B3"/>
          </w:rPr>
          <w:t>true</w:t>
        </w:r>
        <w:proofErr w:type="spellEnd"/>
        <w:r>
          <w:rPr>
            <w:color w:val="080808"/>
          </w:rPr>
          <w:t>)</w:t>
        </w:r>
        <w:r>
          <w:rPr>
            <w:color w:val="080808"/>
          </w:rPr>
          <w:br/>
          <w:t xml:space="preserve">        </w:t>
        </w:r>
        <w:r>
          <w:rPr>
            <w:color w:val="9E880D"/>
          </w:rPr>
          <w:t xml:space="preserve">@RequestBody </w:t>
        </w:r>
        <w:proofErr w:type="spellStart"/>
        <w:r>
          <w:rPr>
            <w:color w:val="000000"/>
          </w:rPr>
          <w:t>request</w:t>
        </w:r>
        <w:proofErr w:type="spellEnd"/>
        <w:r>
          <w:rPr>
            <w:color w:val="080808"/>
          </w:rPr>
          <w:t xml:space="preserve">: </w:t>
        </w:r>
        <w:proofErr w:type="spellStart"/>
        <w:r>
          <w:rPr>
            <w:color w:val="000000"/>
          </w:rPr>
          <w:t>RectangleRequest</w:t>
        </w:r>
        <w:proofErr w:type="spellEnd"/>
        <w:r>
          <w:rPr>
            <w:color w:val="000000"/>
          </w:rPr>
          <w:br/>
          <w:t xml:space="preserve">    </w:t>
        </w:r>
        <w:r>
          <w:rPr>
            <w:color w:val="080808"/>
          </w:rPr>
          <w:t xml:space="preserve">): </w:t>
        </w:r>
        <w:proofErr w:type="spellStart"/>
        <w:r>
          <w:rPr>
            <w:color w:val="000000"/>
          </w:rPr>
          <w:t>ResponseEntity</w:t>
        </w:r>
        <w:proofErr w:type="spellEnd"/>
        <w:r>
          <w:rPr>
            <w:color w:val="080808"/>
          </w:rPr>
          <w:t>&lt;</w:t>
        </w:r>
        <w:r>
          <w:rPr>
            <w:color w:val="000000"/>
          </w:rPr>
          <w:t>List</w:t>
        </w:r>
        <w:r>
          <w:rPr>
            <w:color w:val="080808"/>
          </w:rPr>
          <w:t>&lt;</w:t>
        </w:r>
        <w:proofErr w:type="spellStart"/>
        <w:r>
          <w:rPr>
            <w:color w:val="000000"/>
          </w:rPr>
          <w:t>GeozoneDto</w:t>
        </w:r>
        <w:proofErr w:type="spellEnd"/>
        <w:r>
          <w:rPr>
            <w:color w:val="080808"/>
          </w:rPr>
          <w:t>&gt;&gt; {</w:t>
        </w:r>
        <w:r>
          <w:rPr>
            <w:color w:val="080808"/>
          </w:rPr>
          <w:br/>
          <w:t xml:space="preserve">        </w:t>
        </w:r>
        <w:r>
          <w:rPr>
            <w:i/>
            <w:iCs/>
            <w:color w:val="8C8C8C"/>
          </w:rPr>
          <w:t>// Рассчитываем S2 интервалы для прямоугольника с фиксированным минимальным уровнем</w:t>
        </w:r>
        <w:r>
          <w:rPr>
            <w:i/>
            <w:iCs/>
            <w:color w:val="8C8C8C"/>
          </w:rPr>
          <w:br/>
          <w:t xml:space="preserve">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r>
          <w:rPr>
            <w:color w:val="000000"/>
          </w:rPr>
          <w:t xml:space="preserve">s2Ranges </w:t>
        </w:r>
        <w:r>
          <w:rPr>
            <w:color w:val="080808"/>
          </w:rPr>
          <w:t xml:space="preserve">= </w:t>
        </w:r>
        <w:r>
          <w:rPr>
            <w:color w:val="871094"/>
          </w:rPr>
          <w:t>s2GeometryService</w:t>
        </w:r>
        <w:r>
          <w:rPr>
            <w:color w:val="080808"/>
          </w:rPr>
          <w:t>.rectangleToS2Ranges(</w:t>
        </w:r>
        <w:r>
          <w:rPr>
            <w:color w:val="080808"/>
          </w:rPr>
          <w:br/>
          <w:t xml:space="preserve">            </w:t>
        </w:r>
        <w:proofErr w:type="spellStart"/>
        <w:r>
          <w:rPr>
            <w:color w:val="000000"/>
          </w:rPr>
          <w:t>request</w:t>
        </w:r>
        <w:r>
          <w:rPr>
            <w:color w:val="080808"/>
          </w:rPr>
          <w:t>.</w:t>
        </w:r>
        <w:r>
          <w:rPr>
            <w:color w:val="871094"/>
          </w:rPr>
          <w:t>topLeftLat</w:t>
        </w:r>
        <w:proofErr w:type="spellEnd"/>
        <w:r>
          <w:rPr>
            <w:color w:val="080808"/>
          </w:rPr>
          <w:t>,</w:t>
        </w:r>
        <w:r>
          <w:rPr>
            <w:color w:val="080808"/>
          </w:rPr>
          <w:br/>
          <w:t xml:space="preserve">            </w:t>
        </w:r>
        <w:proofErr w:type="spellStart"/>
        <w:r>
          <w:rPr>
            <w:color w:val="000000"/>
          </w:rPr>
          <w:t>request</w:t>
        </w:r>
        <w:r>
          <w:rPr>
            <w:color w:val="080808"/>
          </w:rPr>
          <w:t>.</w:t>
        </w:r>
        <w:r>
          <w:rPr>
            <w:color w:val="871094"/>
          </w:rPr>
          <w:t>topLeftLon</w:t>
        </w:r>
        <w:proofErr w:type="spellEnd"/>
        <w:r>
          <w:rPr>
            <w:color w:val="080808"/>
          </w:rPr>
          <w:t>,</w:t>
        </w:r>
        <w:r>
          <w:rPr>
            <w:color w:val="080808"/>
          </w:rPr>
          <w:br/>
          <w:t xml:space="preserve">            </w:t>
        </w:r>
        <w:proofErr w:type="spellStart"/>
        <w:r>
          <w:rPr>
            <w:color w:val="000000"/>
          </w:rPr>
          <w:t>request</w:t>
        </w:r>
        <w:r>
          <w:rPr>
            <w:color w:val="080808"/>
          </w:rPr>
          <w:t>.</w:t>
        </w:r>
        <w:r>
          <w:rPr>
            <w:color w:val="871094"/>
          </w:rPr>
          <w:t>bottomRightLat</w:t>
        </w:r>
        <w:proofErr w:type="spellEnd"/>
        <w:r>
          <w:rPr>
            <w:color w:val="080808"/>
          </w:rPr>
          <w:t>,</w:t>
        </w:r>
        <w:r>
          <w:rPr>
            <w:color w:val="080808"/>
          </w:rPr>
          <w:br/>
          <w:t xml:space="preserve">            </w:t>
        </w:r>
        <w:proofErr w:type="spellStart"/>
        <w:r>
          <w:rPr>
            <w:color w:val="000000"/>
          </w:rPr>
          <w:t>request</w:t>
        </w:r>
        <w:r>
          <w:rPr>
            <w:color w:val="080808"/>
          </w:rPr>
          <w:t>.</w:t>
        </w:r>
        <w:r>
          <w:rPr>
            <w:color w:val="871094"/>
          </w:rPr>
          <w:t>bottomRightLon</w:t>
        </w:r>
        <w:proofErr w:type="spellEnd"/>
        <w:r>
          <w:rPr>
            <w:color w:val="080808"/>
          </w:rPr>
          <w:t>,</w:t>
        </w:r>
        <w:r>
          <w:rPr>
            <w:color w:val="080808"/>
          </w:rPr>
          <w:br/>
          <w:t xml:space="preserve">            </w:t>
        </w:r>
        <w:r>
          <w:rPr>
            <w:color w:val="871094"/>
          </w:rPr>
          <w:t>S2_ZONE_KEY_LEVEL</w:t>
        </w:r>
        <w:r>
          <w:rPr>
            <w:color w:val="871094"/>
          </w:rPr>
          <w:br/>
          <w:t xml:space="preserve">        </w:t>
        </w:r>
        <w:r>
          <w:rPr>
            <w:color w:val="080808"/>
          </w:rPr>
          <w:t>)</w:t>
        </w:r>
        <w:r>
          <w:rPr>
            <w:color w:val="080808"/>
          </w:rPr>
          <w:br/>
          <w:t xml:space="preserve">        </w:t>
        </w:r>
        <w:r>
          <w:rPr>
            <w:color w:val="080808"/>
          </w:rPr>
          <w:br/>
          <w:t xml:space="preserve">        </w:t>
        </w:r>
        <w:r>
          <w:rPr>
            <w:i/>
            <w:iCs/>
            <w:color w:val="8C8C8C"/>
          </w:rPr>
          <w:t>// Если нет интервалов, возвращаем пустой список</w:t>
        </w:r>
        <w:r>
          <w:rPr>
            <w:i/>
            <w:iCs/>
            <w:color w:val="8C8C8C"/>
          </w:rPr>
          <w:br/>
          <w:t xml:space="preserve">        </w:t>
        </w:r>
        <w:proofErr w:type="spellStart"/>
        <w:r>
          <w:rPr>
            <w:color w:val="0033B3"/>
          </w:rPr>
          <w:t>if</w:t>
        </w:r>
        <w:proofErr w:type="spellEnd"/>
        <w:r>
          <w:rPr>
            <w:color w:val="0033B3"/>
          </w:rPr>
          <w:t xml:space="preserve"> </w:t>
        </w:r>
        <w:r>
          <w:rPr>
            <w:color w:val="080808"/>
          </w:rPr>
          <w:t>(</w:t>
        </w:r>
        <w:r>
          <w:rPr>
            <w:color w:val="000000"/>
          </w:rPr>
          <w:t>s2Ranges</w:t>
        </w:r>
        <w:r>
          <w:rPr>
            <w:color w:val="080808"/>
          </w:rPr>
          <w:t>.isEmpty()) {</w:t>
        </w:r>
        <w:r>
          <w:rPr>
            <w:color w:val="080808"/>
          </w:rPr>
          <w:br/>
          <w:t xml:space="preserve">            </w:t>
        </w:r>
        <w:proofErr w:type="spellStart"/>
        <w:r>
          <w:rPr>
            <w:color w:val="0033B3"/>
          </w:rPr>
          <w:t>return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ResponseEntity</w:t>
        </w:r>
        <w:r>
          <w:rPr>
            <w:color w:val="080808"/>
          </w:rPr>
          <w:t>.ok</w:t>
        </w:r>
        <w:proofErr w:type="spellEnd"/>
        <w:r>
          <w:rPr>
            <w:color w:val="080808"/>
          </w:rPr>
          <w:t>(</w:t>
        </w:r>
        <w:proofErr w:type="spellStart"/>
        <w:r>
          <w:rPr>
            <w:i/>
            <w:iCs/>
            <w:color w:val="00627A"/>
          </w:rPr>
          <w:t>emptyList</w:t>
        </w:r>
        <w:proofErr w:type="spellEnd"/>
        <w:r>
          <w:rPr>
            <w:color w:val="080808"/>
          </w:rPr>
          <w:t>())</w:t>
        </w:r>
        <w:r>
          <w:rPr>
            <w:color w:val="080808"/>
          </w:rPr>
          <w:br/>
          <w:t xml:space="preserve">        }</w:t>
        </w:r>
        <w:r>
          <w:rPr>
            <w:color w:val="080808"/>
          </w:rPr>
          <w:br/>
          <w:t xml:space="preserve">        </w:t>
        </w:r>
        <w:r>
          <w:rPr>
            <w:color w:val="080808"/>
          </w:rPr>
          <w:br/>
          <w:t xml:space="preserve">        </w:t>
        </w:r>
        <w:r>
          <w:rPr>
            <w:i/>
            <w:iCs/>
            <w:color w:val="8C8C8C"/>
          </w:rPr>
          <w:t xml:space="preserve">// Получаем </w:t>
        </w:r>
        <w:proofErr w:type="spellStart"/>
        <w:r>
          <w:rPr>
            <w:i/>
            <w:iCs/>
            <w:color w:val="8C8C8C"/>
          </w:rPr>
          <w:t>геозоны</w:t>
        </w:r>
        <w:proofErr w:type="spellEnd"/>
        <w:r>
          <w:rPr>
            <w:i/>
            <w:iCs/>
            <w:color w:val="8C8C8C"/>
          </w:rPr>
          <w:t xml:space="preserve"> по рассчитанным S2 интервалам</w:t>
        </w:r>
        <w:r>
          <w:rPr>
            <w:i/>
            <w:iCs/>
            <w:color w:val="8C8C8C"/>
          </w:rPr>
          <w:br/>
          <w:t xml:space="preserve">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geozones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= </w:t>
        </w:r>
        <w:r>
          <w:rPr>
            <w:color w:val="871094"/>
          </w:rPr>
          <w:t>geozoneRepository</w:t>
        </w:r>
        <w:r>
          <w:rPr>
            <w:color w:val="080808"/>
          </w:rPr>
          <w:t>.findByS2KeyInRanges(</w:t>
        </w:r>
        <w:r>
          <w:rPr>
            <w:color w:val="000000"/>
          </w:rPr>
          <w:t>s2Ranges</w:t>
        </w:r>
        <w:r>
          <w:rPr>
            <w:color w:val="080808"/>
          </w:rPr>
          <w:t>)</w:t>
        </w:r>
        <w:r>
          <w:rPr>
            <w:color w:val="080808"/>
          </w:rPr>
          <w:br/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ret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= </w:t>
        </w:r>
        <w:proofErr w:type="spellStart"/>
        <w:r>
          <w:rPr>
            <w:color w:val="000000"/>
          </w:rPr>
          <w:t>geozones</w:t>
        </w:r>
        <w:r>
          <w:rPr>
            <w:color w:val="080808"/>
          </w:rPr>
          <w:t>.</w:t>
        </w:r>
        <w:r>
          <w:rPr>
            <w:i/>
            <w:iCs/>
            <w:color w:val="00627A"/>
          </w:rPr>
          <w:t>map</w:t>
        </w:r>
        <w:proofErr w:type="spellEnd"/>
        <w:r>
          <w:rPr>
            <w:i/>
            <w:iCs/>
            <w:color w:val="00627A"/>
          </w:rPr>
          <w:t xml:space="preserve"> </w:t>
        </w:r>
        <w:r>
          <w:rPr>
            <w:b/>
            <w:bCs/>
            <w:color w:val="080808"/>
          </w:rPr>
          <w:t xml:space="preserve">{ </w:t>
        </w:r>
        <w:proofErr w:type="spellStart"/>
        <w:r>
          <w:rPr>
            <w:color w:val="000000"/>
          </w:rPr>
          <w:t>GeozoneDto</w:t>
        </w:r>
        <w:r>
          <w:rPr>
            <w:color w:val="080808"/>
          </w:rPr>
          <w:t>.fromGeozone</w:t>
        </w:r>
        <w:proofErr w:type="spellEnd"/>
        <w:r>
          <w:rPr>
            <w:color w:val="080808"/>
          </w:rPr>
          <w:t>(</w:t>
        </w:r>
        <w:proofErr w:type="spellStart"/>
        <w:r>
          <w:rPr>
            <w:b/>
            <w:bCs/>
            <w:color w:val="080808"/>
          </w:rPr>
          <w:t>it</w:t>
        </w:r>
        <w:proofErr w:type="spellEnd"/>
        <w:r>
          <w:rPr>
            <w:color w:val="080808"/>
          </w:rPr>
          <w:t xml:space="preserve">) </w:t>
        </w:r>
        <w:r>
          <w:rPr>
            <w:b/>
            <w:bCs/>
            <w:color w:val="080808"/>
          </w:rPr>
          <w:t>}</w:t>
        </w:r>
        <w:r>
          <w:rPr>
            <w:b/>
            <w:bCs/>
            <w:color w:val="080808"/>
          </w:rPr>
          <w:br/>
          <w:t xml:space="preserve">        </w:t>
        </w:r>
        <w:r>
          <w:rPr>
            <w:b/>
            <w:bCs/>
            <w:color w:val="080808"/>
          </w:rPr>
          <w:br/>
          <w:t xml:space="preserve">        </w:t>
        </w:r>
        <w:proofErr w:type="spellStart"/>
        <w:r>
          <w:rPr>
            <w:color w:val="0033B3"/>
          </w:rPr>
          <w:t>return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ResponseEntity</w:t>
        </w:r>
        <w:r>
          <w:rPr>
            <w:color w:val="080808"/>
          </w:rPr>
          <w:t>.ok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000000"/>
          </w:rPr>
          <w:t>ret</w:t>
        </w:r>
        <w:proofErr w:type="spellEnd"/>
        <w:r>
          <w:rPr>
            <w:color w:val="080808"/>
          </w:rPr>
          <w:t>)</w:t>
        </w:r>
        <w:r>
          <w:rPr>
            <w:color w:val="080808"/>
          </w:rPr>
          <w:br/>
          <w:t xml:space="preserve">    }</w:t>
        </w:r>
        <w:r>
          <w:rPr>
            <w:color w:val="080808"/>
          </w:rPr>
          <w:br/>
        </w:r>
        <w:r>
          <w:rPr>
            <w:color w:val="080808"/>
          </w:rPr>
          <w:br/>
          <w:t xml:space="preserve">    </w:t>
        </w:r>
        <w:r>
          <w:rPr>
            <w:i/>
            <w:iCs/>
            <w:color w:val="8C8C8C"/>
          </w:rPr>
          <w:t>/**</w:t>
        </w:r>
        <w:r>
          <w:rPr>
            <w:i/>
            <w:iCs/>
            <w:color w:val="8C8C8C"/>
          </w:rPr>
          <w:br/>
          <w:t xml:space="preserve">     * Создать новую </w:t>
        </w:r>
        <w:proofErr w:type="spellStart"/>
        <w:r>
          <w:rPr>
            <w:i/>
            <w:iCs/>
            <w:color w:val="8C8C8C"/>
          </w:rPr>
          <w:t>геозону</w:t>
        </w:r>
        <w:proofErr w:type="spellEnd"/>
        <w:r>
          <w:rPr>
            <w:i/>
            <w:iCs/>
            <w:color w:val="8C8C8C"/>
          </w:rPr>
          <w:br/>
          <w:t xml:space="preserve">     */</w:t>
        </w:r>
        <w:r>
          <w:rPr>
            <w:i/>
            <w:iCs/>
            <w:color w:val="8C8C8C"/>
          </w:rPr>
          <w:br/>
          <w:t xml:space="preserve">    </w:t>
        </w:r>
        <w:r>
          <w:rPr>
            <w:color w:val="9E880D"/>
          </w:rPr>
          <w:t>@PostMapping</w:t>
        </w:r>
        <w:r>
          <w:rPr>
            <w:color w:val="9E880D"/>
          </w:rPr>
          <w:br/>
          <w:t xml:space="preserve">    @Operation</w:t>
        </w:r>
        <w:r>
          <w:rPr>
            <w:color w:val="080808"/>
          </w:rPr>
          <w:t xml:space="preserve">(summary = </w:t>
        </w:r>
        <w:r>
          <w:rPr>
            <w:color w:val="067D17"/>
          </w:rPr>
          <w:t xml:space="preserve">"Создать новую </w:t>
        </w:r>
        <w:proofErr w:type="spellStart"/>
        <w:r>
          <w:rPr>
            <w:color w:val="067D17"/>
          </w:rPr>
          <w:t>геозону</w:t>
        </w:r>
        <w:proofErr w:type="spellEnd"/>
        <w:r>
          <w:rPr>
            <w:color w:val="067D17"/>
          </w:rPr>
          <w:t>"</w:t>
        </w:r>
        <w:r>
          <w:rPr>
            <w:color w:val="080808"/>
          </w:rPr>
          <w:t xml:space="preserve">, </w:t>
        </w:r>
        <w:proofErr w:type="spellStart"/>
        <w:r>
          <w:rPr>
            <w:color w:val="080808"/>
          </w:rPr>
          <w:t>description</w:t>
        </w:r>
        <w:proofErr w:type="spellEnd"/>
        <w:r>
          <w:rPr>
            <w:color w:val="080808"/>
          </w:rPr>
          <w:t xml:space="preserve"> = </w:t>
        </w:r>
        <w:r>
          <w:rPr>
            <w:color w:val="067D17"/>
          </w:rPr>
          <w:t xml:space="preserve">"Создает новую </w:t>
        </w:r>
        <w:proofErr w:type="spellStart"/>
        <w:r>
          <w:rPr>
            <w:color w:val="067D17"/>
          </w:rPr>
          <w:t>геозону</w:t>
        </w:r>
        <w:proofErr w:type="spellEnd"/>
        <w:r>
          <w:rPr>
            <w:color w:val="067D17"/>
          </w:rPr>
          <w:t xml:space="preserve"> на основе переданных данных"</w:t>
        </w:r>
        <w:r>
          <w:rPr>
            <w:color w:val="080808"/>
          </w:rPr>
          <w:t>)</w:t>
        </w:r>
        <w:r>
          <w:rPr>
            <w:color w:val="080808"/>
          </w:rPr>
          <w:br/>
          <w:t xml:space="preserve">    </w:t>
        </w:r>
        <w:r>
          <w:rPr>
            <w:color w:val="9E880D"/>
          </w:rPr>
          <w:t>@ApiResponses</w:t>
        </w:r>
        <w:r>
          <w:rPr>
            <w:color w:val="080808"/>
          </w:rPr>
          <w:t>(value = [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80808"/>
          </w:rPr>
          <w:t>ApiResponse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4A86E8"/>
          </w:rPr>
          <w:t>responseCode</w:t>
        </w:r>
        <w:proofErr w:type="spellEnd"/>
        <w:r>
          <w:rPr>
            <w:color w:val="4A86E8"/>
          </w:rPr>
          <w:t xml:space="preserve"> = </w:t>
        </w:r>
        <w:r>
          <w:rPr>
            <w:color w:val="067D17"/>
          </w:rPr>
          <w:t>"201"</w:t>
        </w:r>
        <w:r>
          <w:rPr>
            <w:color w:val="080808"/>
          </w:rPr>
          <w:t xml:space="preserve">, </w:t>
        </w:r>
        <w:proofErr w:type="spellStart"/>
        <w:r>
          <w:rPr>
            <w:color w:val="4A86E8"/>
          </w:rPr>
          <w:t>description</w:t>
        </w:r>
        <w:proofErr w:type="spellEnd"/>
        <w:r>
          <w:rPr>
            <w:color w:val="4A86E8"/>
          </w:rPr>
          <w:t xml:space="preserve"> = </w:t>
        </w:r>
        <w:r>
          <w:rPr>
            <w:color w:val="067D17"/>
          </w:rPr>
          <w:t>"</w:t>
        </w:r>
        <w:proofErr w:type="spellStart"/>
        <w:r>
          <w:rPr>
            <w:color w:val="067D17"/>
          </w:rPr>
          <w:t>Геозона</w:t>
        </w:r>
        <w:proofErr w:type="spellEnd"/>
        <w:r>
          <w:rPr>
            <w:color w:val="067D17"/>
          </w:rPr>
          <w:t xml:space="preserve"> успешно создана"</w:t>
        </w:r>
        <w:r>
          <w:rPr>
            <w:color w:val="080808"/>
          </w:rPr>
          <w:t>),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80808"/>
          </w:rPr>
          <w:t>ApiResponse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4A86E8"/>
          </w:rPr>
          <w:t>responseCode</w:t>
        </w:r>
        <w:proofErr w:type="spellEnd"/>
        <w:r>
          <w:rPr>
            <w:color w:val="4A86E8"/>
          </w:rPr>
          <w:t xml:space="preserve"> = </w:t>
        </w:r>
        <w:r>
          <w:rPr>
            <w:color w:val="067D17"/>
          </w:rPr>
          <w:t>"400"</w:t>
        </w:r>
        <w:r>
          <w:rPr>
            <w:color w:val="080808"/>
          </w:rPr>
          <w:t xml:space="preserve">, </w:t>
        </w:r>
        <w:proofErr w:type="spellStart"/>
        <w:r>
          <w:rPr>
            <w:color w:val="4A86E8"/>
          </w:rPr>
          <w:t>description</w:t>
        </w:r>
        <w:proofErr w:type="spellEnd"/>
        <w:r>
          <w:rPr>
            <w:color w:val="4A86E8"/>
          </w:rPr>
          <w:t xml:space="preserve"> = </w:t>
        </w:r>
        <w:r>
          <w:rPr>
            <w:color w:val="067D17"/>
          </w:rPr>
          <w:t>"Некорректные данные"</w:t>
        </w:r>
        <w:r>
          <w:rPr>
            <w:color w:val="080808"/>
          </w:rPr>
          <w:t>)</w:t>
        </w:r>
        <w:r>
          <w:rPr>
            <w:color w:val="080808"/>
          </w:rPr>
          <w:br/>
          <w:t xml:space="preserve">    ])</w:t>
        </w:r>
        <w:r>
          <w:rPr>
            <w:color w:val="080808"/>
          </w:rPr>
          <w:br/>
          <w:t xml:space="preserve">    </w:t>
        </w:r>
        <w:proofErr w:type="spellStart"/>
        <w:r>
          <w:rPr>
            <w:color w:val="0033B3"/>
          </w:rPr>
          <w:t>fun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627A"/>
          </w:rPr>
          <w:t>createGeozone</w:t>
        </w:r>
        <w:proofErr w:type="spellEnd"/>
        <w:r>
          <w:rPr>
            <w:color w:val="080808"/>
          </w:rPr>
          <w:t>(</w:t>
        </w:r>
        <w:r>
          <w:rPr>
            <w:color w:val="080808"/>
          </w:rPr>
          <w:br/>
          <w:t xml:space="preserve">        </w:t>
        </w:r>
        <w:r>
          <w:rPr>
            <w:color w:val="9E880D"/>
          </w:rPr>
          <w:t>@Parameter</w:t>
        </w:r>
        <w:r>
          <w:rPr>
            <w:color w:val="080808"/>
          </w:rPr>
          <w:t xml:space="preserve">(description = </w:t>
        </w:r>
        <w:r>
          <w:rPr>
            <w:color w:val="067D17"/>
          </w:rPr>
          <w:t xml:space="preserve">"Данные для создания </w:t>
        </w:r>
        <w:proofErr w:type="spellStart"/>
        <w:r>
          <w:rPr>
            <w:color w:val="067D17"/>
          </w:rPr>
          <w:t>геозоны</w:t>
        </w:r>
        <w:proofErr w:type="spellEnd"/>
        <w:r>
          <w:rPr>
            <w:color w:val="067D17"/>
          </w:rPr>
          <w:t>"</w:t>
        </w:r>
        <w:r>
          <w:rPr>
            <w:color w:val="080808"/>
          </w:rPr>
          <w:t xml:space="preserve">, </w:t>
        </w:r>
        <w:proofErr w:type="spellStart"/>
        <w:r>
          <w:rPr>
            <w:color w:val="080808"/>
          </w:rPr>
          <w:t>required</w:t>
        </w:r>
        <w:proofErr w:type="spellEnd"/>
        <w:r>
          <w:rPr>
            <w:color w:val="080808"/>
          </w:rPr>
          <w:t xml:space="preserve"> = </w:t>
        </w:r>
        <w:proofErr w:type="spellStart"/>
        <w:r>
          <w:rPr>
            <w:color w:val="0033B3"/>
          </w:rPr>
          <w:t>true</w:t>
        </w:r>
        <w:proofErr w:type="spellEnd"/>
        <w:r>
          <w:rPr>
            <w:color w:val="080808"/>
          </w:rPr>
          <w:t>)</w:t>
        </w:r>
        <w:r>
          <w:rPr>
            <w:color w:val="080808"/>
          </w:rPr>
          <w:br/>
          <w:t xml:space="preserve">        </w:t>
        </w:r>
        <w:r>
          <w:rPr>
            <w:color w:val="9E880D"/>
          </w:rPr>
          <w:t xml:space="preserve">@RequestBody </w:t>
        </w:r>
        <w:proofErr w:type="spellStart"/>
        <w:r>
          <w:rPr>
            <w:color w:val="000000"/>
          </w:rPr>
          <w:t>dto</w:t>
        </w:r>
        <w:proofErr w:type="spellEnd"/>
        <w:r>
          <w:rPr>
            <w:color w:val="080808"/>
          </w:rPr>
          <w:t xml:space="preserve">: </w:t>
        </w:r>
        <w:proofErr w:type="spellStart"/>
        <w:r>
          <w:rPr>
            <w:color w:val="000000"/>
          </w:rPr>
          <w:t>GeozoneDto</w:t>
        </w:r>
        <w:proofErr w:type="spellEnd"/>
        <w:r>
          <w:rPr>
            <w:color w:val="000000"/>
          </w:rPr>
          <w:br/>
          <w:t xml:space="preserve">    </w:t>
        </w:r>
        <w:r>
          <w:rPr>
            <w:color w:val="080808"/>
          </w:rPr>
          <w:t xml:space="preserve">): </w:t>
        </w:r>
        <w:proofErr w:type="spellStart"/>
        <w:r>
          <w:rPr>
            <w:color w:val="000000"/>
          </w:rPr>
          <w:t>ResponseEntity</w:t>
        </w:r>
        <w:proofErr w:type="spellEnd"/>
        <w:r>
          <w:rPr>
            <w:color w:val="080808"/>
          </w:rPr>
          <w:t>&lt;</w:t>
        </w:r>
        <w:proofErr w:type="spellStart"/>
        <w:r>
          <w:rPr>
            <w:color w:val="000000"/>
          </w:rPr>
          <w:t>GeozoneDto</w:t>
        </w:r>
        <w:proofErr w:type="spellEnd"/>
        <w:r>
          <w:rPr>
            <w:color w:val="080808"/>
          </w:rPr>
          <w:t>&gt; {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geozone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= </w:t>
        </w:r>
        <w:proofErr w:type="spellStart"/>
        <w:r>
          <w:rPr>
            <w:color w:val="080808"/>
          </w:rPr>
          <w:t>Geozone</w:t>
        </w:r>
        <w:proofErr w:type="spellEnd"/>
        <w:r>
          <w:rPr>
            <w:color w:val="080808"/>
          </w:rPr>
          <w:t>().</w:t>
        </w:r>
        <w:proofErr w:type="spellStart"/>
        <w:r>
          <w:rPr>
            <w:i/>
            <w:iCs/>
            <w:color w:val="00627A"/>
          </w:rPr>
          <w:t>apply</w:t>
        </w:r>
        <w:proofErr w:type="spellEnd"/>
        <w:r>
          <w:rPr>
            <w:i/>
            <w:iCs/>
            <w:color w:val="00627A"/>
          </w:rPr>
          <w:t xml:space="preserve"> </w:t>
        </w:r>
        <w:r>
          <w:rPr>
            <w:b/>
            <w:bCs/>
            <w:color w:val="080808"/>
          </w:rPr>
          <w:t>{</w:t>
        </w:r>
        <w:r>
          <w:rPr>
            <w:b/>
            <w:bCs/>
            <w:color w:val="080808"/>
          </w:rPr>
          <w:br/>
          <w:t xml:space="preserve">            </w:t>
        </w:r>
        <w:proofErr w:type="spellStart"/>
        <w:r>
          <w:rPr>
            <w:color w:val="871094"/>
          </w:rPr>
          <w:t>name</w:t>
        </w:r>
        <w:proofErr w:type="spellEnd"/>
        <w:r>
          <w:rPr>
            <w:color w:val="871094"/>
          </w:rPr>
          <w:t xml:space="preserve"> </w:t>
        </w:r>
        <w:r>
          <w:rPr>
            <w:color w:val="080808"/>
          </w:rPr>
          <w:t xml:space="preserve">= </w:t>
        </w:r>
        <w:r>
          <w:rPr>
            <w:color w:val="000000"/>
          </w:rPr>
          <w:t>dto</w:t>
        </w:r>
        <w:r>
          <w:rPr>
            <w:color w:val="080808"/>
          </w:rPr>
          <w:t>.</w:t>
        </w:r>
        <w:r>
          <w:rPr>
            <w:color w:val="871094"/>
          </w:rPr>
          <w:t>name</w:t>
        </w:r>
        <w:r>
          <w:rPr>
            <w:color w:val="871094"/>
          </w:rPr>
          <w:br/>
          <w:t xml:space="preserve">            </w:t>
        </w:r>
        <w:proofErr w:type="spellStart"/>
        <w:r>
          <w:rPr>
            <w:color w:val="871094"/>
          </w:rPr>
          <w:t>type</w:t>
        </w:r>
        <w:proofErr w:type="spellEnd"/>
        <w:r>
          <w:rPr>
            <w:color w:val="871094"/>
          </w:rPr>
          <w:t xml:space="preserve"> </w:t>
        </w:r>
        <w:r>
          <w:rPr>
            <w:color w:val="080808"/>
          </w:rPr>
          <w:t xml:space="preserve">= </w:t>
        </w:r>
        <w:proofErr w:type="spellStart"/>
        <w:r>
          <w:rPr>
            <w:color w:val="000000"/>
          </w:rPr>
          <w:t>dto</w:t>
        </w:r>
        <w:r>
          <w:rPr>
            <w:color w:val="080808"/>
          </w:rPr>
          <w:t>.</w:t>
        </w:r>
        <w:r>
          <w:rPr>
            <w:color w:val="871094"/>
          </w:rPr>
          <w:t>type</w:t>
        </w:r>
        <w:proofErr w:type="spellEnd"/>
        <w:r>
          <w:rPr>
            <w:color w:val="871094"/>
          </w:rPr>
          <w:br/>
          <w:t xml:space="preserve">            </w:t>
        </w:r>
        <w:proofErr w:type="spellStart"/>
        <w:r>
          <w:rPr>
            <w:color w:val="871094"/>
          </w:rPr>
          <w:t>coordinates</w:t>
        </w:r>
        <w:proofErr w:type="spellEnd"/>
        <w:r>
          <w:rPr>
            <w:color w:val="871094"/>
          </w:rPr>
          <w:t xml:space="preserve"> </w:t>
        </w:r>
        <w:r>
          <w:rPr>
            <w:color w:val="080808"/>
          </w:rPr>
          <w:t xml:space="preserve">= </w:t>
        </w:r>
        <w:proofErr w:type="spellStart"/>
        <w:r>
          <w:rPr>
            <w:color w:val="871094"/>
          </w:rPr>
          <w:t>mapper</w:t>
        </w:r>
        <w:r>
          <w:rPr>
            <w:color w:val="080808"/>
          </w:rPr>
          <w:t>.writeValueAsString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000000"/>
          </w:rPr>
          <w:t>dto</w:t>
        </w:r>
        <w:r>
          <w:rPr>
            <w:color w:val="080808"/>
          </w:rPr>
          <w:t>.</w:t>
        </w:r>
        <w:r>
          <w:rPr>
            <w:color w:val="871094"/>
          </w:rPr>
          <w:t>coordinates</w:t>
        </w:r>
        <w:proofErr w:type="spellEnd"/>
        <w:r>
          <w:rPr>
            <w:color w:val="080808"/>
          </w:rPr>
          <w:t xml:space="preserve">)  </w:t>
        </w:r>
        <w:r>
          <w:rPr>
            <w:i/>
            <w:iCs/>
            <w:color w:val="8C8C8C"/>
          </w:rPr>
          <w:t xml:space="preserve">// </w:t>
        </w:r>
        <w:proofErr w:type="spellStart"/>
        <w:r>
          <w:rPr>
            <w:i/>
            <w:iCs/>
            <w:color w:val="8C8C8C"/>
          </w:rPr>
          <w:t>Сериализуем</w:t>
        </w:r>
        <w:proofErr w:type="spellEnd"/>
        <w:r>
          <w:rPr>
            <w:i/>
            <w:iCs/>
            <w:color w:val="8C8C8C"/>
          </w:rPr>
          <w:t xml:space="preserve"> List&lt;List&lt;Double&gt;&gt; в JSON строку</w:t>
        </w:r>
        <w:r>
          <w:rPr>
            <w:i/>
            <w:iCs/>
            <w:color w:val="8C8C8C"/>
          </w:rPr>
          <w:br/>
          <w:t xml:space="preserve">            </w:t>
        </w:r>
        <w:proofErr w:type="spellStart"/>
        <w:r>
          <w:rPr>
            <w:color w:val="871094"/>
          </w:rPr>
          <w:t>isActive</w:t>
        </w:r>
        <w:proofErr w:type="spellEnd"/>
        <w:r>
          <w:rPr>
            <w:color w:val="871094"/>
          </w:rPr>
          <w:t xml:space="preserve"> </w:t>
        </w:r>
        <w:r>
          <w:rPr>
            <w:color w:val="080808"/>
          </w:rPr>
          <w:t xml:space="preserve">= </w:t>
        </w:r>
        <w:proofErr w:type="spellStart"/>
        <w:r>
          <w:rPr>
            <w:color w:val="000000"/>
          </w:rPr>
          <w:t>dto</w:t>
        </w:r>
        <w:r>
          <w:rPr>
            <w:color w:val="080808"/>
          </w:rPr>
          <w:t>.</w:t>
        </w:r>
        <w:r>
          <w:rPr>
            <w:color w:val="871094"/>
          </w:rPr>
          <w:t>isActive</w:t>
        </w:r>
        <w:proofErr w:type="spellEnd"/>
        <w:r>
          <w:rPr>
            <w:color w:val="871094"/>
          </w:rPr>
          <w:br/>
          <w:t xml:space="preserve">            s2Key </w:t>
        </w:r>
        <w:r>
          <w:rPr>
            <w:color w:val="080808"/>
          </w:rPr>
          <w:t xml:space="preserve">= </w:t>
        </w:r>
        <w:r>
          <w:rPr>
            <w:color w:val="000000"/>
          </w:rPr>
          <w:t>dto</w:t>
        </w:r>
        <w:r>
          <w:rPr>
            <w:color w:val="080808"/>
          </w:rPr>
          <w:t>.</w:t>
        </w:r>
        <w:r>
          <w:rPr>
            <w:color w:val="871094"/>
          </w:rPr>
          <w:t>s2Key</w:t>
        </w:r>
        <w:r>
          <w:rPr>
            <w:color w:val="871094"/>
          </w:rPr>
          <w:br/>
          <w:t xml:space="preserve">            </w:t>
        </w:r>
        <w:proofErr w:type="spellStart"/>
        <w:r>
          <w:rPr>
            <w:color w:val="871094"/>
          </w:rPr>
          <w:t>lat</w:t>
        </w:r>
        <w:proofErr w:type="spellEnd"/>
        <w:r>
          <w:rPr>
            <w:color w:val="871094"/>
          </w:rPr>
          <w:t xml:space="preserve"> </w:t>
        </w:r>
        <w:r>
          <w:rPr>
            <w:color w:val="080808"/>
          </w:rPr>
          <w:t xml:space="preserve">= </w:t>
        </w:r>
        <w:proofErr w:type="spellStart"/>
        <w:r>
          <w:rPr>
            <w:color w:val="000000"/>
          </w:rPr>
          <w:t>dto</w:t>
        </w:r>
        <w:r>
          <w:rPr>
            <w:color w:val="080808"/>
          </w:rPr>
          <w:t>.</w:t>
        </w:r>
        <w:r>
          <w:rPr>
            <w:color w:val="871094"/>
          </w:rPr>
          <w:t>lat</w:t>
        </w:r>
        <w:proofErr w:type="spellEnd"/>
        <w:r>
          <w:rPr>
            <w:color w:val="871094"/>
          </w:rPr>
          <w:br/>
          <w:t xml:space="preserve">            </w:t>
        </w:r>
        <w:proofErr w:type="spellStart"/>
        <w:r>
          <w:rPr>
            <w:color w:val="871094"/>
          </w:rPr>
          <w:t>lon</w:t>
        </w:r>
        <w:proofErr w:type="spellEnd"/>
        <w:r>
          <w:rPr>
            <w:color w:val="871094"/>
          </w:rPr>
          <w:t xml:space="preserve"> </w:t>
        </w:r>
        <w:r>
          <w:rPr>
            <w:color w:val="080808"/>
          </w:rPr>
          <w:t xml:space="preserve">= </w:t>
        </w:r>
        <w:proofErr w:type="spellStart"/>
        <w:r>
          <w:rPr>
            <w:color w:val="000000"/>
          </w:rPr>
          <w:t>dto</w:t>
        </w:r>
        <w:r>
          <w:rPr>
            <w:color w:val="080808"/>
          </w:rPr>
          <w:t>.</w:t>
        </w:r>
        <w:r>
          <w:rPr>
            <w:color w:val="871094"/>
          </w:rPr>
          <w:t>lon</w:t>
        </w:r>
        <w:proofErr w:type="spellEnd"/>
        <w:r>
          <w:rPr>
            <w:color w:val="871094"/>
          </w:rPr>
          <w:br/>
          <w:t xml:space="preserve">        </w:t>
        </w:r>
        <w:r>
          <w:rPr>
            <w:b/>
            <w:bCs/>
            <w:color w:val="080808"/>
          </w:rPr>
          <w:t>}</w:t>
        </w:r>
        <w:r>
          <w:rPr>
            <w:b/>
            <w:bCs/>
            <w:color w:val="080808"/>
          </w:rPr>
          <w:br/>
          <w:t xml:space="preserve">        </w:t>
        </w:r>
        <w:r>
          <w:rPr>
            <w:b/>
            <w:bCs/>
            <w:color w:val="080808"/>
          </w:rPr>
          <w:br/>
          <w:t xml:space="preserve">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savedGeozone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= </w:t>
        </w:r>
        <w:proofErr w:type="spellStart"/>
        <w:r>
          <w:rPr>
            <w:color w:val="871094"/>
          </w:rPr>
          <w:t>geozoneRepository</w:t>
        </w:r>
        <w:r>
          <w:rPr>
            <w:color w:val="080808"/>
          </w:rPr>
          <w:t>.save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000000"/>
          </w:rPr>
          <w:t>geozone</w:t>
        </w:r>
        <w:proofErr w:type="spellEnd"/>
        <w:r>
          <w:rPr>
            <w:color w:val="080808"/>
          </w:rPr>
          <w:t>)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033B3"/>
          </w:rPr>
          <w:t>return</w:t>
        </w:r>
        <w:proofErr w:type="spellEnd"/>
        <w:r>
          <w:rPr>
            <w:color w:val="0033B3"/>
          </w:rPr>
          <w:t xml:space="preserve"> </w:t>
        </w:r>
        <w:r>
          <w:rPr>
            <w:color w:val="000000"/>
          </w:rPr>
          <w:t>ResponseEntity</w:t>
        </w:r>
        <w:r>
          <w:rPr>
            <w:color w:val="080808"/>
          </w:rPr>
          <w:t>.status(</w:t>
        </w:r>
        <w:r>
          <w:rPr>
            <w:color w:val="1750EB"/>
          </w:rPr>
          <w:t>201</w:t>
        </w:r>
        <w:r>
          <w:rPr>
            <w:color w:val="080808"/>
          </w:rPr>
          <w:t>).body(</w:t>
        </w:r>
        <w:r>
          <w:rPr>
            <w:color w:val="000000"/>
          </w:rPr>
          <w:t>GeozoneDto</w:t>
        </w:r>
        <w:r>
          <w:rPr>
            <w:color w:val="080808"/>
          </w:rPr>
          <w:t>.fromGeozone(</w:t>
        </w:r>
        <w:r>
          <w:rPr>
            <w:color w:val="000000"/>
          </w:rPr>
          <w:t>savedGeozone</w:t>
        </w:r>
        <w:r>
          <w:rPr>
            <w:color w:val="080808"/>
          </w:rPr>
          <w:t>))</w:t>
        </w:r>
        <w:r>
          <w:rPr>
            <w:color w:val="080808"/>
          </w:rPr>
          <w:br/>
          <w:t xml:space="preserve">    }</w:t>
        </w:r>
        <w:r>
          <w:rPr>
            <w:color w:val="080808"/>
          </w:rPr>
          <w:br/>
          <w:t xml:space="preserve">    </w:t>
        </w:r>
        <w:r>
          <w:rPr>
            <w:color w:val="080808"/>
          </w:rPr>
          <w:br/>
          <w:t xml:space="preserve">    </w:t>
        </w:r>
        <w:r>
          <w:rPr>
            <w:i/>
            <w:iCs/>
            <w:color w:val="8C8C8C"/>
          </w:rPr>
          <w:t>/**</w:t>
        </w:r>
        <w:r>
          <w:rPr>
            <w:i/>
            <w:iCs/>
            <w:color w:val="8C8C8C"/>
          </w:rPr>
          <w:br/>
          <w:t xml:space="preserve">     * Преобразовать полигон в S2 ячейки с </w:t>
        </w:r>
        <w:proofErr w:type="spellStart"/>
        <w:r>
          <w:rPr>
            <w:i/>
            <w:iCs/>
            <w:color w:val="8C8C8C"/>
          </w:rPr>
          <w:t>bounding</w:t>
        </w:r>
        <w:proofErr w:type="spellEnd"/>
        <w:r>
          <w:rPr>
            <w:i/>
            <w:iCs/>
            <w:color w:val="8C8C8C"/>
          </w:rPr>
          <w:t xml:space="preserve"> </w:t>
        </w:r>
        <w:proofErr w:type="spellStart"/>
        <w:r>
          <w:rPr>
            <w:i/>
            <w:iCs/>
            <w:color w:val="8C8C8C"/>
          </w:rPr>
          <w:t>box</w:t>
        </w:r>
        <w:proofErr w:type="spellEnd"/>
        <w:r>
          <w:rPr>
            <w:i/>
            <w:iCs/>
            <w:color w:val="8C8C8C"/>
          </w:rPr>
          <w:br/>
          <w:t xml:space="preserve">     */</w:t>
        </w:r>
        <w:r>
          <w:rPr>
            <w:i/>
            <w:iCs/>
            <w:color w:val="8C8C8C"/>
          </w:rPr>
          <w:br/>
        </w:r>
        <w:r>
          <w:rPr>
            <w:i/>
            <w:iCs/>
            <w:color w:val="8C8C8C"/>
          </w:rPr>
          <w:lastRenderedPageBreak/>
          <w:t xml:space="preserve">    </w:t>
        </w:r>
        <w:r>
          <w:rPr>
            <w:color w:val="9E880D"/>
          </w:rPr>
          <w:t>@PostMapping</w:t>
        </w:r>
        <w:r>
          <w:rPr>
            <w:color w:val="080808"/>
          </w:rPr>
          <w:t>(</w:t>
        </w:r>
        <w:r>
          <w:rPr>
            <w:color w:val="067D17"/>
          </w:rPr>
          <w:t>"/polygon/s2"</w:t>
        </w:r>
        <w:r>
          <w:rPr>
            <w:color w:val="080808"/>
          </w:rPr>
          <w:t>)</w:t>
        </w:r>
        <w:r>
          <w:rPr>
            <w:color w:val="080808"/>
          </w:rPr>
          <w:br/>
          <w:t xml:space="preserve">    </w:t>
        </w:r>
        <w:r>
          <w:rPr>
            <w:color w:val="9E880D"/>
          </w:rPr>
          <w:t>@Operation</w:t>
        </w:r>
        <w:r>
          <w:rPr>
            <w:color w:val="080808"/>
          </w:rPr>
          <w:t xml:space="preserve">(summary = </w:t>
        </w:r>
        <w:r>
          <w:rPr>
            <w:color w:val="067D17"/>
          </w:rPr>
          <w:t>"Преобразовать полигон в S2 ячейки"</w:t>
        </w:r>
        <w:r>
          <w:rPr>
            <w:color w:val="080808"/>
          </w:rPr>
          <w:t xml:space="preserve">, </w:t>
        </w:r>
        <w:proofErr w:type="spellStart"/>
        <w:r>
          <w:rPr>
            <w:color w:val="080808"/>
          </w:rPr>
          <w:t>description</w:t>
        </w:r>
        <w:proofErr w:type="spellEnd"/>
        <w:r>
          <w:rPr>
            <w:color w:val="080808"/>
          </w:rPr>
          <w:t xml:space="preserve"> = </w:t>
        </w:r>
        <w:r>
          <w:rPr>
            <w:color w:val="067D17"/>
          </w:rPr>
          <w:t>"Принимает список координат полигона и возвращает список S2 ячеек с границами для отрисовки"</w:t>
        </w:r>
        <w:r>
          <w:rPr>
            <w:color w:val="080808"/>
          </w:rPr>
          <w:t>)</w:t>
        </w:r>
        <w:r>
          <w:rPr>
            <w:color w:val="080808"/>
          </w:rPr>
          <w:br/>
          <w:t xml:space="preserve">    </w:t>
        </w:r>
        <w:r>
          <w:rPr>
            <w:color w:val="9E880D"/>
          </w:rPr>
          <w:t>@ApiResponses</w:t>
        </w:r>
        <w:r>
          <w:rPr>
            <w:color w:val="080808"/>
          </w:rPr>
          <w:t>(value = [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80808"/>
          </w:rPr>
          <w:t>ApiResponse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4A86E8"/>
          </w:rPr>
          <w:t>responseCode</w:t>
        </w:r>
        <w:proofErr w:type="spellEnd"/>
        <w:r>
          <w:rPr>
            <w:color w:val="4A86E8"/>
          </w:rPr>
          <w:t xml:space="preserve"> = </w:t>
        </w:r>
        <w:r>
          <w:rPr>
            <w:color w:val="067D17"/>
          </w:rPr>
          <w:t>"200"</w:t>
        </w:r>
        <w:r>
          <w:rPr>
            <w:color w:val="080808"/>
          </w:rPr>
          <w:t xml:space="preserve">, </w:t>
        </w:r>
        <w:proofErr w:type="spellStart"/>
        <w:r>
          <w:rPr>
            <w:color w:val="4A86E8"/>
          </w:rPr>
          <w:t>description</w:t>
        </w:r>
        <w:proofErr w:type="spellEnd"/>
        <w:r>
          <w:rPr>
            <w:color w:val="4A86E8"/>
          </w:rPr>
          <w:t xml:space="preserve"> = </w:t>
        </w:r>
        <w:r>
          <w:rPr>
            <w:color w:val="067D17"/>
          </w:rPr>
          <w:t>"Успешно преобразовано"</w:t>
        </w:r>
        <w:r>
          <w:rPr>
            <w:color w:val="080808"/>
          </w:rPr>
          <w:t>),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80808"/>
          </w:rPr>
          <w:t>ApiResponse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4A86E8"/>
          </w:rPr>
          <w:t>responseCode</w:t>
        </w:r>
        <w:proofErr w:type="spellEnd"/>
        <w:r>
          <w:rPr>
            <w:color w:val="4A86E8"/>
          </w:rPr>
          <w:t xml:space="preserve"> = </w:t>
        </w:r>
        <w:r>
          <w:rPr>
            <w:color w:val="067D17"/>
          </w:rPr>
          <w:t>"400"</w:t>
        </w:r>
        <w:r>
          <w:rPr>
            <w:color w:val="080808"/>
          </w:rPr>
          <w:t xml:space="preserve">, </w:t>
        </w:r>
        <w:proofErr w:type="spellStart"/>
        <w:r>
          <w:rPr>
            <w:color w:val="4A86E8"/>
          </w:rPr>
          <w:t>description</w:t>
        </w:r>
        <w:proofErr w:type="spellEnd"/>
        <w:r>
          <w:rPr>
            <w:color w:val="4A86E8"/>
          </w:rPr>
          <w:t xml:space="preserve"> = </w:t>
        </w:r>
        <w:r>
          <w:rPr>
            <w:color w:val="067D17"/>
          </w:rPr>
          <w:t>"Некорректные координаты"</w:t>
        </w:r>
        <w:r>
          <w:rPr>
            <w:color w:val="080808"/>
          </w:rPr>
          <w:t>)</w:t>
        </w:r>
        <w:r>
          <w:rPr>
            <w:color w:val="080808"/>
          </w:rPr>
          <w:br/>
          <w:t xml:space="preserve">    ])</w:t>
        </w:r>
        <w:r>
          <w:rPr>
            <w:color w:val="080808"/>
          </w:rPr>
          <w:br/>
          <w:t xml:space="preserve">    </w:t>
        </w:r>
        <w:proofErr w:type="spellStart"/>
        <w:r>
          <w:rPr>
            <w:color w:val="0033B3"/>
          </w:rPr>
          <w:t>fun</w:t>
        </w:r>
        <w:proofErr w:type="spellEnd"/>
        <w:r>
          <w:rPr>
            <w:color w:val="0033B3"/>
          </w:rPr>
          <w:t xml:space="preserve"> </w:t>
        </w:r>
        <w:r>
          <w:rPr>
            <w:color w:val="00627A"/>
          </w:rPr>
          <w:t>convertPolygonToS2</w:t>
        </w:r>
        <w:r>
          <w:rPr>
            <w:color w:val="080808"/>
          </w:rPr>
          <w:t>(</w:t>
        </w:r>
        <w:r>
          <w:rPr>
            <w:color w:val="080808"/>
          </w:rPr>
          <w:br/>
          <w:t xml:space="preserve">        </w:t>
        </w:r>
        <w:r>
          <w:rPr>
            <w:color w:val="9E880D"/>
          </w:rPr>
          <w:t>@Parameter</w:t>
        </w:r>
        <w:r>
          <w:rPr>
            <w:color w:val="080808"/>
          </w:rPr>
          <w:t xml:space="preserve">(description = </w:t>
        </w:r>
        <w:r>
          <w:rPr>
            <w:color w:val="067D17"/>
          </w:rPr>
          <w:t>"Запрос с координатами полигона и уровнем S2"</w:t>
        </w:r>
        <w:r>
          <w:rPr>
            <w:color w:val="080808"/>
          </w:rPr>
          <w:t xml:space="preserve">, </w:t>
        </w:r>
        <w:proofErr w:type="spellStart"/>
        <w:r>
          <w:rPr>
            <w:color w:val="080808"/>
          </w:rPr>
          <w:t>required</w:t>
        </w:r>
        <w:proofErr w:type="spellEnd"/>
        <w:r>
          <w:rPr>
            <w:color w:val="080808"/>
          </w:rPr>
          <w:t xml:space="preserve"> = </w:t>
        </w:r>
        <w:proofErr w:type="spellStart"/>
        <w:r>
          <w:rPr>
            <w:color w:val="0033B3"/>
          </w:rPr>
          <w:t>true</w:t>
        </w:r>
        <w:proofErr w:type="spellEnd"/>
        <w:r>
          <w:rPr>
            <w:color w:val="080808"/>
          </w:rPr>
          <w:t>)</w:t>
        </w:r>
        <w:r>
          <w:rPr>
            <w:color w:val="080808"/>
          </w:rPr>
          <w:br/>
          <w:t xml:space="preserve">        </w:t>
        </w:r>
        <w:r>
          <w:rPr>
            <w:color w:val="9E880D"/>
          </w:rPr>
          <w:t xml:space="preserve">@RequestBody </w:t>
        </w:r>
        <w:proofErr w:type="spellStart"/>
        <w:r>
          <w:rPr>
            <w:color w:val="000000"/>
          </w:rPr>
          <w:t>request</w:t>
        </w:r>
        <w:proofErr w:type="spellEnd"/>
        <w:r>
          <w:rPr>
            <w:color w:val="080808"/>
          </w:rPr>
          <w:t xml:space="preserve">: </w:t>
        </w:r>
        <w:proofErr w:type="spellStart"/>
        <w:r>
          <w:rPr>
            <w:color w:val="000000"/>
          </w:rPr>
          <w:t>PolygonRequest</w:t>
        </w:r>
        <w:proofErr w:type="spellEnd"/>
        <w:r>
          <w:rPr>
            <w:color w:val="000000"/>
          </w:rPr>
          <w:br/>
          <w:t xml:space="preserve">    </w:t>
        </w:r>
        <w:r>
          <w:rPr>
            <w:color w:val="080808"/>
          </w:rPr>
          <w:t xml:space="preserve">): </w:t>
        </w:r>
        <w:proofErr w:type="spellStart"/>
        <w:r>
          <w:rPr>
            <w:color w:val="000000"/>
          </w:rPr>
          <w:t>ResponseEntity</w:t>
        </w:r>
        <w:proofErr w:type="spellEnd"/>
        <w:r>
          <w:rPr>
            <w:color w:val="080808"/>
          </w:rPr>
          <w:t>&lt;</w:t>
        </w:r>
        <w:r>
          <w:rPr>
            <w:color w:val="000000"/>
          </w:rPr>
          <w:t>List</w:t>
        </w:r>
        <w:r>
          <w:rPr>
            <w:color w:val="080808"/>
          </w:rPr>
          <w:t>&lt;</w:t>
        </w:r>
        <w:r>
          <w:rPr>
            <w:color w:val="000000"/>
          </w:rPr>
          <w:t>S2ConversionResult</w:t>
        </w:r>
        <w:r>
          <w:rPr>
            <w:color w:val="080808"/>
          </w:rPr>
          <w:t>&gt;&gt; {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maxLevel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= </w:t>
        </w:r>
        <w:proofErr w:type="spellStart"/>
        <w:r>
          <w:rPr>
            <w:color w:val="000000"/>
          </w:rPr>
          <w:t>request</w:t>
        </w:r>
        <w:r>
          <w:rPr>
            <w:color w:val="080808"/>
          </w:rPr>
          <w:t>.</w:t>
        </w:r>
        <w:r>
          <w:rPr>
            <w:color w:val="871094"/>
          </w:rPr>
          <w:t>maxLevel</w:t>
        </w:r>
        <w:proofErr w:type="spellEnd"/>
        <w:r>
          <w:rPr>
            <w:color w:val="871094"/>
          </w:rPr>
          <w:t xml:space="preserve"> </w:t>
        </w:r>
        <w:r>
          <w:rPr>
            <w:color w:val="080808"/>
          </w:rPr>
          <w:t xml:space="preserve">?: </w:t>
        </w:r>
        <w:r>
          <w:rPr>
            <w:color w:val="871094"/>
          </w:rPr>
          <w:t>S2_ZONE_KEY_LEVEL</w:t>
        </w:r>
        <w:r>
          <w:rPr>
            <w:color w:val="871094"/>
          </w:rPr>
          <w:br/>
          <w:t xml:space="preserve">        </w:t>
        </w:r>
        <w:r>
          <w:rPr>
            <w:color w:val="871094"/>
          </w:rPr>
          <w:br/>
          <w:t xml:space="preserve">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results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= </w:t>
        </w:r>
        <w:r>
          <w:rPr>
            <w:color w:val="871094"/>
          </w:rPr>
          <w:t>s2GeometryService</w:t>
        </w:r>
        <w:r>
          <w:rPr>
            <w:color w:val="080808"/>
          </w:rPr>
          <w:t>.polygonToS2Results(</w:t>
        </w:r>
        <w:r>
          <w:rPr>
            <w:color w:val="080808"/>
          </w:rPr>
          <w:br/>
          <w:t xml:space="preserve">            </w:t>
        </w:r>
        <w:proofErr w:type="spellStart"/>
        <w:r>
          <w:rPr>
            <w:color w:val="000000"/>
          </w:rPr>
          <w:t>request</w:t>
        </w:r>
        <w:r>
          <w:rPr>
            <w:color w:val="080808"/>
          </w:rPr>
          <w:t>.</w:t>
        </w:r>
        <w:r>
          <w:rPr>
            <w:color w:val="871094"/>
          </w:rPr>
          <w:t>coordinates</w:t>
        </w:r>
        <w:proofErr w:type="spellEnd"/>
        <w:r>
          <w:rPr>
            <w:color w:val="080808"/>
          </w:rPr>
          <w:t>,</w:t>
        </w:r>
        <w:r>
          <w:rPr>
            <w:color w:val="080808"/>
          </w:rPr>
          <w:br/>
          <w:t xml:space="preserve">            </w:t>
        </w:r>
        <w:proofErr w:type="spellStart"/>
        <w:r>
          <w:rPr>
            <w:color w:val="000000"/>
          </w:rPr>
          <w:t>maxLevel</w:t>
        </w:r>
        <w:proofErr w:type="spellEnd"/>
        <w:r>
          <w:rPr>
            <w:color w:val="000000"/>
          </w:rPr>
          <w:br/>
          <w:t xml:space="preserve">        </w:t>
        </w:r>
        <w:r>
          <w:rPr>
            <w:color w:val="080808"/>
          </w:rPr>
          <w:t>)</w:t>
        </w:r>
        <w:r>
          <w:rPr>
            <w:color w:val="080808"/>
          </w:rPr>
          <w:br/>
          <w:t xml:space="preserve">        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033B3"/>
          </w:rPr>
          <w:t>return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ResponseEntity</w:t>
        </w:r>
        <w:r>
          <w:rPr>
            <w:color w:val="080808"/>
          </w:rPr>
          <w:t>.ok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000000"/>
          </w:rPr>
          <w:t>results</w:t>
        </w:r>
        <w:proofErr w:type="spellEnd"/>
        <w:r>
          <w:rPr>
            <w:color w:val="080808"/>
          </w:rPr>
          <w:t>)</w:t>
        </w:r>
        <w:r>
          <w:rPr>
            <w:color w:val="080808"/>
          </w:rPr>
          <w:br/>
          <w:t xml:space="preserve">    }</w:t>
        </w:r>
        <w:r>
          <w:rPr>
            <w:color w:val="080808"/>
          </w:rPr>
          <w:br/>
          <w:t>}</w:t>
        </w:r>
      </w:ins>
    </w:p>
    <w:p w14:paraId="78C9AC82" w14:textId="77777777" w:rsidR="00456B06" w:rsidRPr="00456B06" w:rsidRDefault="00456B06" w:rsidP="001C6F4B">
      <w:pPr>
        <w:pStyle w:val="default1"/>
        <w:rPr>
          <w:ins w:id="9815" w:author="Maxim Bystrov" w:date="2026-05-24T13:21:00Z"/>
          <w:rPrChange w:id="9816" w:author="Maxim Bystrov" w:date="2026-05-24T13:25:00Z">
            <w:rPr>
              <w:ins w:id="9817" w:author="Maxim Bystrov" w:date="2026-05-24T13:21:00Z"/>
              <w:lang w:val="en-US"/>
            </w:rPr>
          </w:rPrChange>
        </w:rPr>
      </w:pPr>
    </w:p>
    <w:p w14:paraId="255E8BDD" w14:textId="0C7136AC" w:rsidR="001940F8" w:rsidRPr="00173C33" w:rsidRDefault="00746481" w:rsidP="001C6F4B">
      <w:pPr>
        <w:pStyle w:val="default1"/>
        <w:rPr>
          <w:ins w:id="9818" w:author="Maxim Bystrov" w:date="2026-05-24T13:28:00Z"/>
          <w:rPrChange w:id="9819" w:author="Maxim Bystrov" w:date="2026-05-24T13:29:00Z">
            <w:rPr>
              <w:ins w:id="9820" w:author="Maxim Bystrov" w:date="2026-05-24T13:28:00Z"/>
            </w:rPr>
          </w:rPrChange>
        </w:rPr>
      </w:pPr>
      <w:ins w:id="9821" w:author="Maxim Bystrov" w:date="2026-05-24T13:27:00Z">
        <w:r>
          <w:t>8</w:t>
        </w:r>
      </w:ins>
      <w:ins w:id="9822" w:author="Maxim Bystrov" w:date="2026-05-24T13:28:00Z">
        <w:r>
          <w:t xml:space="preserve">. </w:t>
        </w:r>
        <w:r w:rsidR="00173C33">
          <w:t xml:space="preserve">Доступ к данным </w:t>
        </w:r>
        <w:proofErr w:type="spellStart"/>
        <w:r w:rsidR="00173C33">
          <w:t>геозон</w:t>
        </w:r>
        <w:proofErr w:type="spellEnd"/>
        <w:r w:rsidR="00173C33">
          <w:t xml:space="preserve"> в БД</w:t>
        </w:r>
      </w:ins>
      <w:ins w:id="9823" w:author="Maxim Bystrov" w:date="2026-05-24T13:29:00Z">
        <w:r w:rsidR="00173C33">
          <w:t xml:space="preserve"> </w:t>
        </w:r>
        <w:r w:rsidR="00173C33">
          <w:rPr>
            <w:color w:val="000000"/>
          </w:rPr>
          <w:t>S2GeometryService</w:t>
        </w:r>
        <w:r w:rsidR="00173C33" w:rsidRPr="00173C33">
          <w:rPr>
            <w:color w:val="000000"/>
            <w:rPrChange w:id="9824" w:author="Maxim Bystrov" w:date="2026-05-24T13:29:00Z">
              <w:rPr>
                <w:color w:val="000000"/>
                <w:lang w:val="en-US"/>
              </w:rPr>
            </w:rPrChange>
          </w:rPr>
          <w:t>.</w:t>
        </w:r>
        <w:r w:rsidR="00173C33">
          <w:rPr>
            <w:color w:val="000000"/>
            <w:lang w:val="en-US"/>
          </w:rPr>
          <w:t>kt</w:t>
        </w:r>
      </w:ins>
    </w:p>
    <w:p w14:paraId="0C793108" w14:textId="205AAA18" w:rsidR="00173C33" w:rsidRDefault="00173C33" w:rsidP="001C6F4B">
      <w:pPr>
        <w:pStyle w:val="default1"/>
        <w:rPr>
          <w:ins w:id="9825" w:author="Maxim Bystrov" w:date="2026-05-24T13:28:00Z"/>
        </w:rPr>
      </w:pPr>
    </w:p>
    <w:p w14:paraId="07291095" w14:textId="77777777" w:rsidR="00173C33" w:rsidRDefault="00173C33" w:rsidP="00173C33">
      <w:pPr>
        <w:pStyle w:val="HTML0"/>
        <w:shd w:val="clear" w:color="auto" w:fill="FFFFFF"/>
        <w:rPr>
          <w:ins w:id="9826" w:author="Maxim Bystrov" w:date="2026-05-24T13:28:00Z"/>
          <w:color w:val="080808"/>
        </w:rPr>
      </w:pPr>
      <w:proofErr w:type="spellStart"/>
      <w:ins w:id="9827" w:author="Maxim Bystrov" w:date="2026-05-24T13:28:00Z">
        <w:r>
          <w:rPr>
            <w:color w:val="0033B3"/>
          </w:rPr>
          <w:t>package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80808"/>
          </w:rPr>
          <w:t>com.lynceus.spatio_temporal.geozones.service</w:t>
        </w:r>
        <w:proofErr w:type="spellEnd"/>
        <w:r>
          <w:rPr>
            <w:color w:val="080808"/>
          </w:rPr>
          <w:br/>
        </w:r>
        <w:r>
          <w:rPr>
            <w:color w:val="080808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r>
          <w:rPr>
            <w:color w:val="080808"/>
          </w:rPr>
          <w:t>com.google.common.geometry.*</w:t>
        </w:r>
        <w:r>
          <w:rPr>
            <w:color w:val="080808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r>
          <w:rPr>
            <w:color w:val="080808"/>
          </w:rPr>
          <w:t>com.lynceus.spatio_temporal.geozones.</w:t>
        </w:r>
        <w:r>
          <w:rPr>
            <w:color w:val="000000"/>
          </w:rPr>
          <w:t>S2ConversionResult</w:t>
        </w:r>
        <w:r>
          <w:rPr>
            <w:color w:val="000000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r>
          <w:rPr>
            <w:color w:val="080808"/>
          </w:rPr>
          <w:t>io.swagger.v3.oas.annotations.media.</w:t>
        </w:r>
        <w:r>
          <w:rPr>
            <w:color w:val="9E880D"/>
          </w:rPr>
          <w:t>Schema</w:t>
        </w:r>
        <w:r>
          <w:rPr>
            <w:color w:val="9E880D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80808"/>
          </w:rPr>
          <w:t>org.springframework.stereotype.</w:t>
        </w:r>
        <w:r>
          <w:rPr>
            <w:color w:val="9E880D"/>
          </w:rPr>
          <w:t>Service</w:t>
        </w:r>
        <w:proofErr w:type="spellEnd"/>
        <w:r>
          <w:rPr>
            <w:color w:val="9E880D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r>
          <w:rPr>
            <w:color w:val="080808"/>
          </w:rPr>
          <w:t>java.util.*</w:t>
        </w:r>
        <w:r>
          <w:rPr>
            <w:color w:val="080808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80808"/>
          </w:rPr>
          <w:t>kotlin.math.max</w:t>
        </w:r>
        <w:proofErr w:type="spellEnd"/>
        <w:r>
          <w:rPr>
            <w:color w:val="080808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80808"/>
          </w:rPr>
          <w:t>kotlin.math.min</w:t>
        </w:r>
        <w:proofErr w:type="spellEnd"/>
        <w:r>
          <w:rPr>
            <w:color w:val="080808"/>
          </w:rPr>
          <w:br/>
        </w:r>
        <w:r>
          <w:rPr>
            <w:color w:val="080808"/>
          </w:rPr>
          <w:br/>
        </w:r>
        <w:r>
          <w:rPr>
            <w:color w:val="080808"/>
          </w:rPr>
          <w:br/>
        </w:r>
        <w:r>
          <w:rPr>
            <w:color w:val="9E880D"/>
          </w:rPr>
          <w:t>@Service</w:t>
        </w:r>
        <w:r>
          <w:rPr>
            <w:color w:val="9E880D"/>
          </w:rPr>
          <w:br/>
        </w:r>
        <w:proofErr w:type="spellStart"/>
        <w:r>
          <w:rPr>
            <w:color w:val="0033B3"/>
          </w:rPr>
          <w:t>class</w:t>
        </w:r>
        <w:proofErr w:type="spellEnd"/>
        <w:r>
          <w:rPr>
            <w:color w:val="0033B3"/>
          </w:rPr>
          <w:t xml:space="preserve"> </w:t>
        </w:r>
        <w:r>
          <w:rPr>
            <w:color w:val="000000"/>
          </w:rPr>
          <w:t xml:space="preserve">S2GeometryService </w:t>
        </w:r>
        <w:r>
          <w:rPr>
            <w:color w:val="080808"/>
          </w:rPr>
          <w:t>{</w:t>
        </w:r>
        <w:r>
          <w:rPr>
            <w:color w:val="080808"/>
          </w:rPr>
          <w:br/>
          <w:t xml:space="preserve">    </w:t>
        </w:r>
        <w:r>
          <w:rPr>
            <w:color w:val="080808"/>
          </w:rPr>
          <w:br/>
          <w:t xml:space="preserve">    </w:t>
        </w:r>
        <w:r>
          <w:rPr>
            <w:i/>
            <w:iCs/>
            <w:color w:val="8C8C8C"/>
          </w:rPr>
          <w:t>/**</w:t>
        </w:r>
        <w:r>
          <w:rPr>
            <w:i/>
            <w:iCs/>
            <w:color w:val="8C8C8C"/>
          </w:rPr>
          <w:br/>
          <w:t xml:space="preserve">     * Преобразовать полигон (список точек) в список S2 результатов с прямоугольниками</w:t>
        </w:r>
        <w:r>
          <w:rPr>
            <w:i/>
            <w:iCs/>
            <w:color w:val="8C8C8C"/>
          </w:rPr>
          <w:br/>
          <w:t xml:space="preserve">     * </w:t>
        </w:r>
        <w:r>
          <w:rPr>
            <w:i/>
            <w:iCs/>
            <w:color w:val="8C8C8C"/>
          </w:rPr>
          <w:br/>
          <w:t xml:space="preserve">     * @param </w:t>
        </w:r>
        <w:proofErr w:type="spellStart"/>
        <w:r>
          <w:rPr>
            <w:i/>
            <w:iCs/>
            <w:color w:val="3D3D3D"/>
          </w:rPr>
          <w:t>coordinates</w:t>
        </w:r>
        <w:proofErr w:type="spellEnd"/>
        <w:r>
          <w:rPr>
            <w:i/>
            <w:iCs/>
            <w:color w:val="3D3D3D"/>
          </w:rPr>
          <w:t xml:space="preserve"> </w:t>
        </w:r>
        <w:r>
          <w:rPr>
            <w:i/>
            <w:iCs/>
            <w:color w:val="8C8C8C"/>
          </w:rPr>
          <w:t>Список точек полигона, каждая точка - [широта, долгота]</w:t>
        </w:r>
        <w:r>
          <w:rPr>
            <w:i/>
            <w:iCs/>
            <w:color w:val="8C8C8C"/>
          </w:rPr>
          <w:br/>
          <w:t xml:space="preserve">     * @param </w:t>
        </w:r>
        <w:proofErr w:type="spellStart"/>
        <w:r>
          <w:rPr>
            <w:i/>
            <w:iCs/>
            <w:color w:val="3D3D3D"/>
          </w:rPr>
          <w:t>maxLevel</w:t>
        </w:r>
        <w:proofErr w:type="spellEnd"/>
        <w:r>
          <w:rPr>
            <w:i/>
            <w:iCs/>
            <w:color w:val="3D3D3D"/>
          </w:rPr>
          <w:t xml:space="preserve"> </w:t>
        </w:r>
        <w:r>
          <w:rPr>
            <w:i/>
            <w:iCs/>
            <w:color w:val="8C8C8C"/>
          </w:rPr>
          <w:t>Максимальный уровень S2 (по умолчанию 24)</w:t>
        </w:r>
        <w:r>
          <w:rPr>
            <w:i/>
            <w:iCs/>
            <w:color w:val="8C8C8C"/>
          </w:rPr>
          <w:br/>
          <w:t xml:space="preserve">     * @return Список результатов преобразования: номер S2 ячейки, уровень и </w:t>
        </w:r>
        <w:proofErr w:type="spellStart"/>
        <w:r>
          <w:rPr>
            <w:i/>
            <w:iCs/>
            <w:color w:val="8C8C8C"/>
          </w:rPr>
          <w:t>bounding</w:t>
        </w:r>
        <w:proofErr w:type="spellEnd"/>
        <w:r>
          <w:rPr>
            <w:i/>
            <w:iCs/>
            <w:color w:val="8C8C8C"/>
          </w:rPr>
          <w:t xml:space="preserve"> </w:t>
        </w:r>
        <w:proofErr w:type="spellStart"/>
        <w:r>
          <w:rPr>
            <w:i/>
            <w:iCs/>
            <w:color w:val="8C8C8C"/>
          </w:rPr>
          <w:t>box</w:t>
        </w:r>
        <w:proofErr w:type="spellEnd"/>
        <w:r>
          <w:rPr>
            <w:i/>
            <w:iCs/>
            <w:color w:val="8C8C8C"/>
          </w:rPr>
          <w:br/>
          <w:t xml:space="preserve">     */</w:t>
        </w:r>
        <w:r>
          <w:rPr>
            <w:i/>
            <w:iCs/>
            <w:color w:val="8C8C8C"/>
          </w:rPr>
          <w:br/>
          <w:t xml:space="preserve">    </w:t>
        </w:r>
        <w:proofErr w:type="spellStart"/>
        <w:r>
          <w:rPr>
            <w:color w:val="0033B3"/>
          </w:rPr>
          <w:t>fun</w:t>
        </w:r>
        <w:proofErr w:type="spellEnd"/>
        <w:r>
          <w:rPr>
            <w:color w:val="0033B3"/>
          </w:rPr>
          <w:t xml:space="preserve"> </w:t>
        </w:r>
        <w:r>
          <w:rPr>
            <w:color w:val="00627A"/>
          </w:rPr>
          <w:t>polygonToS2Results</w:t>
        </w:r>
        <w:r>
          <w:rPr>
            <w:color w:val="080808"/>
          </w:rPr>
          <w:t>(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00000"/>
          </w:rPr>
          <w:t>coordinates</w:t>
        </w:r>
        <w:proofErr w:type="spellEnd"/>
        <w:r>
          <w:rPr>
            <w:color w:val="080808"/>
          </w:rPr>
          <w:t xml:space="preserve">: </w:t>
        </w:r>
        <w:r>
          <w:rPr>
            <w:color w:val="000000"/>
          </w:rPr>
          <w:t>List</w:t>
        </w:r>
        <w:r>
          <w:rPr>
            <w:color w:val="080808"/>
          </w:rPr>
          <w:t>&lt;</w:t>
        </w:r>
        <w:r>
          <w:rPr>
            <w:color w:val="000000"/>
          </w:rPr>
          <w:t>List</w:t>
        </w:r>
        <w:r>
          <w:rPr>
            <w:color w:val="080808"/>
          </w:rPr>
          <w:t>&lt;</w:t>
        </w:r>
        <w:r>
          <w:rPr>
            <w:color w:val="000000"/>
          </w:rPr>
          <w:t>Double</w:t>
        </w:r>
        <w:r>
          <w:rPr>
            <w:color w:val="080808"/>
          </w:rPr>
          <w:t>&gt;&gt;,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00000"/>
          </w:rPr>
          <w:t>maxLevel</w:t>
        </w:r>
        <w:proofErr w:type="spellEnd"/>
        <w:r>
          <w:rPr>
            <w:color w:val="080808"/>
          </w:rPr>
          <w:t xml:space="preserve">: </w:t>
        </w:r>
        <w:r>
          <w:rPr>
            <w:color w:val="000000"/>
          </w:rPr>
          <w:t xml:space="preserve">Int </w:t>
        </w:r>
        <w:r>
          <w:rPr>
            <w:color w:val="080808"/>
          </w:rPr>
          <w:t xml:space="preserve">= </w:t>
        </w:r>
        <w:r>
          <w:rPr>
            <w:color w:val="1750EB"/>
          </w:rPr>
          <w:t>24</w:t>
        </w:r>
        <w:r>
          <w:rPr>
            <w:color w:val="1750EB"/>
          </w:rPr>
          <w:br/>
          <w:t xml:space="preserve">    </w:t>
        </w:r>
        <w:r>
          <w:rPr>
            <w:color w:val="080808"/>
          </w:rPr>
          <w:t xml:space="preserve">): </w:t>
        </w:r>
        <w:r>
          <w:rPr>
            <w:color w:val="000000"/>
          </w:rPr>
          <w:t>List</w:t>
        </w:r>
        <w:r>
          <w:rPr>
            <w:color w:val="080808"/>
          </w:rPr>
          <w:t>&lt;</w:t>
        </w:r>
        <w:r>
          <w:rPr>
            <w:color w:val="000000"/>
          </w:rPr>
          <w:t>S2ConversionResult</w:t>
        </w:r>
        <w:r>
          <w:rPr>
            <w:color w:val="080808"/>
          </w:rPr>
          <w:t>&gt; {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033B3"/>
          </w:rPr>
          <w:t>if</w:t>
        </w:r>
        <w:proofErr w:type="spellEnd"/>
        <w:r>
          <w:rPr>
            <w:color w:val="0033B3"/>
          </w:rPr>
          <w:t xml:space="preserve"> </w:t>
        </w:r>
        <w:r>
          <w:rPr>
            <w:color w:val="080808"/>
          </w:rPr>
          <w:t>(</w:t>
        </w:r>
        <w:proofErr w:type="spellStart"/>
        <w:r>
          <w:rPr>
            <w:color w:val="000000"/>
          </w:rPr>
          <w:t>coordinates</w:t>
        </w:r>
        <w:r>
          <w:rPr>
            <w:color w:val="080808"/>
          </w:rPr>
          <w:t>.</w:t>
        </w:r>
        <w:r>
          <w:rPr>
            <w:color w:val="871094"/>
          </w:rPr>
          <w:t>size</w:t>
        </w:r>
        <w:proofErr w:type="spellEnd"/>
        <w:r>
          <w:rPr>
            <w:color w:val="871094"/>
          </w:rPr>
          <w:t xml:space="preserve"> </w:t>
        </w:r>
        <w:r>
          <w:rPr>
            <w:color w:val="080808"/>
          </w:rPr>
          <w:t xml:space="preserve">&lt; </w:t>
        </w:r>
        <w:r>
          <w:rPr>
            <w:color w:val="1750EB"/>
          </w:rPr>
          <w:t>3</w:t>
        </w:r>
        <w:r>
          <w:rPr>
            <w:color w:val="080808"/>
          </w:rPr>
          <w:t>) {</w:t>
        </w:r>
        <w:r>
          <w:rPr>
            <w:color w:val="080808"/>
          </w:rPr>
          <w:br/>
          <w:t xml:space="preserve">            </w:t>
        </w:r>
        <w:proofErr w:type="spellStart"/>
        <w:r>
          <w:rPr>
            <w:color w:val="0033B3"/>
          </w:rPr>
          <w:t>return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i/>
            <w:iCs/>
            <w:color w:val="00627A"/>
          </w:rPr>
          <w:t>emptyList</w:t>
        </w:r>
        <w:proofErr w:type="spellEnd"/>
        <w:r>
          <w:rPr>
            <w:color w:val="080808"/>
          </w:rPr>
          <w:t>()</w:t>
        </w:r>
        <w:r>
          <w:rPr>
            <w:color w:val="080808"/>
          </w:rPr>
          <w:br/>
        </w:r>
        <w:r>
          <w:rPr>
            <w:color w:val="080808"/>
          </w:rPr>
          <w:lastRenderedPageBreak/>
          <w:t xml:space="preserve">        }</w:t>
        </w:r>
        <w:r>
          <w:rPr>
            <w:color w:val="080808"/>
          </w:rPr>
          <w:br/>
          <w:t xml:space="preserve">        </w:t>
        </w:r>
        <w:r>
          <w:rPr>
            <w:color w:val="080808"/>
          </w:rPr>
          <w:br/>
          <w:t xml:space="preserve">        </w:t>
        </w:r>
        <w:r>
          <w:rPr>
            <w:i/>
            <w:iCs/>
            <w:color w:val="8C8C8C"/>
          </w:rPr>
          <w:t>// Создаем точки S2LatLng из координат</w:t>
        </w:r>
        <w:r>
          <w:rPr>
            <w:i/>
            <w:iCs/>
            <w:color w:val="8C8C8C"/>
          </w:rPr>
          <w:br/>
          <w:t xml:space="preserve">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r>
          <w:rPr>
            <w:color w:val="000000"/>
          </w:rPr>
          <w:t xml:space="preserve">s2Points </w:t>
        </w:r>
        <w:r>
          <w:rPr>
            <w:color w:val="080808"/>
          </w:rPr>
          <w:t xml:space="preserve">= </w:t>
        </w:r>
        <w:proofErr w:type="spellStart"/>
        <w:r>
          <w:rPr>
            <w:color w:val="000000"/>
          </w:rPr>
          <w:t>coordinates</w:t>
        </w:r>
        <w:r>
          <w:rPr>
            <w:color w:val="080808"/>
          </w:rPr>
          <w:t>.</w:t>
        </w:r>
        <w:r>
          <w:rPr>
            <w:i/>
            <w:iCs/>
            <w:color w:val="00627A"/>
          </w:rPr>
          <w:t>map</w:t>
        </w:r>
        <w:proofErr w:type="spellEnd"/>
        <w:r>
          <w:rPr>
            <w:i/>
            <w:iCs/>
            <w:color w:val="00627A"/>
          </w:rPr>
          <w:t xml:space="preserve"> </w:t>
        </w:r>
        <w:r>
          <w:rPr>
            <w:b/>
            <w:bCs/>
            <w:color w:val="080808"/>
          </w:rPr>
          <w:t xml:space="preserve">{ </w:t>
        </w:r>
        <w:proofErr w:type="spellStart"/>
        <w:r>
          <w:rPr>
            <w:color w:val="000000"/>
          </w:rPr>
          <w:t>pair</w:t>
        </w:r>
        <w:proofErr w:type="spellEnd"/>
        <w:r>
          <w:rPr>
            <w:color w:val="000000"/>
          </w:rPr>
          <w:t xml:space="preserve"> </w:t>
        </w:r>
        <w:r>
          <w:rPr>
            <w:b/>
            <w:bCs/>
            <w:color w:val="080808"/>
          </w:rPr>
          <w:t>-&gt;</w:t>
        </w:r>
        <w:r>
          <w:rPr>
            <w:b/>
            <w:bCs/>
            <w:color w:val="080808"/>
          </w:rPr>
          <w:br/>
          <w:t xml:space="preserve">            </w:t>
        </w:r>
        <w:r>
          <w:rPr>
            <w:color w:val="000000"/>
          </w:rPr>
          <w:t>S2LatLng</w:t>
        </w:r>
        <w:r>
          <w:rPr>
            <w:color w:val="080808"/>
          </w:rPr>
          <w:t>.fromDegrees(</w:t>
        </w:r>
        <w:proofErr w:type="spellStart"/>
        <w:r>
          <w:rPr>
            <w:color w:val="000000"/>
          </w:rPr>
          <w:t>pair</w:t>
        </w:r>
        <w:proofErr w:type="spellEnd"/>
        <w:r>
          <w:rPr>
            <w:color w:val="080808"/>
          </w:rPr>
          <w:t>[</w:t>
        </w:r>
        <w:r>
          <w:rPr>
            <w:color w:val="1750EB"/>
          </w:rPr>
          <w:t>0</w:t>
        </w:r>
        <w:r>
          <w:rPr>
            <w:color w:val="080808"/>
          </w:rPr>
          <w:t xml:space="preserve">], </w:t>
        </w:r>
        <w:proofErr w:type="spellStart"/>
        <w:r>
          <w:rPr>
            <w:color w:val="000000"/>
          </w:rPr>
          <w:t>pair</w:t>
        </w:r>
        <w:proofErr w:type="spellEnd"/>
        <w:r>
          <w:rPr>
            <w:color w:val="080808"/>
          </w:rPr>
          <w:t>[</w:t>
        </w:r>
        <w:r>
          <w:rPr>
            <w:color w:val="1750EB"/>
          </w:rPr>
          <w:t>1</w:t>
        </w:r>
        <w:r>
          <w:rPr>
            <w:color w:val="080808"/>
          </w:rPr>
          <w:t>])</w:t>
        </w:r>
        <w:r>
          <w:rPr>
            <w:color w:val="080808"/>
          </w:rPr>
          <w:br/>
          <w:t xml:space="preserve">        </w:t>
        </w:r>
        <w:r>
          <w:rPr>
            <w:b/>
            <w:bCs/>
            <w:color w:val="080808"/>
          </w:rPr>
          <w:t>}</w:t>
        </w:r>
        <w:r>
          <w:rPr>
            <w:b/>
            <w:bCs/>
            <w:color w:val="080808"/>
          </w:rPr>
          <w:br/>
          <w:t xml:space="preserve">        </w:t>
        </w:r>
        <w:r>
          <w:rPr>
            <w:b/>
            <w:bCs/>
            <w:color w:val="080808"/>
          </w:rPr>
          <w:br/>
          <w:t xml:space="preserve">        </w:t>
        </w:r>
        <w:proofErr w:type="spellStart"/>
        <w:r>
          <w:rPr>
            <w:color w:val="0033B3"/>
          </w:rPr>
          <w:t>try</w:t>
        </w:r>
        <w:proofErr w:type="spellEnd"/>
        <w:r>
          <w:rPr>
            <w:color w:val="0033B3"/>
          </w:rPr>
          <w:t xml:space="preserve"> </w:t>
        </w:r>
        <w:r>
          <w:rPr>
            <w:color w:val="080808"/>
          </w:rPr>
          <w:t>{</w:t>
        </w:r>
        <w:r>
          <w:rPr>
            <w:color w:val="080808"/>
          </w:rPr>
          <w:br/>
          <w:t xml:space="preserve">            </w:t>
        </w:r>
        <w:r>
          <w:rPr>
            <w:i/>
            <w:iCs/>
            <w:color w:val="8C8C8C"/>
          </w:rPr>
          <w:t xml:space="preserve">// Создаем S2 </w:t>
        </w:r>
        <w:proofErr w:type="spellStart"/>
        <w:r>
          <w:rPr>
            <w:i/>
            <w:iCs/>
            <w:color w:val="8C8C8C"/>
          </w:rPr>
          <w:t>Polygon</w:t>
        </w:r>
        <w:proofErr w:type="spellEnd"/>
        <w:r>
          <w:rPr>
            <w:i/>
            <w:iCs/>
            <w:color w:val="8C8C8C"/>
          </w:rPr>
          <w:t xml:space="preserve"> из точек</w:t>
        </w:r>
        <w:r>
          <w:rPr>
            <w:i/>
            <w:iCs/>
            <w:color w:val="8C8C8C"/>
          </w:rPr>
          <w:br/>
          <w:t xml:space="preserve">    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polygon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= </w:t>
        </w:r>
        <w:proofErr w:type="spellStart"/>
        <w:r>
          <w:rPr>
            <w:color w:val="080808"/>
          </w:rPr>
          <w:t>createSPolygon</w:t>
        </w:r>
        <w:proofErr w:type="spellEnd"/>
        <w:r>
          <w:rPr>
            <w:color w:val="080808"/>
          </w:rPr>
          <w:t>(</w:t>
        </w:r>
        <w:r>
          <w:rPr>
            <w:color w:val="000000"/>
          </w:rPr>
          <w:t>s2Points</w:t>
        </w:r>
        <w:r>
          <w:rPr>
            <w:color w:val="080808"/>
          </w:rPr>
          <w:t>)</w:t>
        </w:r>
        <w:r>
          <w:rPr>
            <w:color w:val="080808"/>
          </w:rPr>
          <w:br/>
          <w:t xml:space="preserve">            </w:t>
        </w:r>
        <w:r>
          <w:rPr>
            <w:color w:val="080808"/>
          </w:rPr>
          <w:br/>
          <w:t xml:space="preserve">            </w:t>
        </w:r>
        <w:r>
          <w:rPr>
            <w:i/>
            <w:iCs/>
            <w:color w:val="8C8C8C"/>
          </w:rPr>
          <w:t>// Настраиваем покрытие для получения ячеек разных уровней (оптимальное покрытие)</w:t>
        </w:r>
        <w:r>
          <w:rPr>
            <w:i/>
            <w:iCs/>
            <w:color w:val="8C8C8C"/>
          </w:rPr>
          <w:br/>
          <w:t xml:space="preserve">    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coverer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>= S2RegionCoverer()</w:t>
        </w:r>
        <w:r>
          <w:rPr>
            <w:color w:val="080808"/>
          </w:rPr>
          <w:br/>
          <w:t xml:space="preserve">            </w:t>
        </w:r>
        <w:r>
          <w:rPr>
            <w:i/>
            <w:iCs/>
            <w:color w:val="8C8C8C"/>
          </w:rPr>
          <w:t>//</w:t>
        </w:r>
        <w:proofErr w:type="spellStart"/>
        <w:r>
          <w:rPr>
            <w:i/>
            <w:iCs/>
            <w:color w:val="8C8C8C"/>
          </w:rPr>
          <w:t>coverer.getInteriorCovering</w:t>
        </w:r>
        <w:proofErr w:type="spellEnd"/>
        <w:r>
          <w:rPr>
            <w:i/>
            <w:iCs/>
            <w:color w:val="8C8C8C"/>
          </w:rPr>
          <w:t>(</w:t>
        </w:r>
        <w:proofErr w:type="spellStart"/>
        <w:r>
          <w:rPr>
            <w:i/>
            <w:iCs/>
            <w:color w:val="8C8C8C"/>
          </w:rPr>
          <w:t>polygon</w:t>
        </w:r>
        <w:proofErr w:type="spellEnd"/>
        <w:r>
          <w:rPr>
            <w:i/>
            <w:iCs/>
            <w:color w:val="8C8C8C"/>
          </w:rPr>
          <w:t>)</w:t>
        </w:r>
        <w:r>
          <w:rPr>
            <w:i/>
            <w:iCs/>
            <w:color w:val="8C8C8C"/>
          </w:rPr>
          <w:br/>
          <w:t xml:space="preserve">            </w:t>
        </w:r>
        <w:proofErr w:type="spellStart"/>
        <w:r>
          <w:rPr>
            <w:color w:val="000000"/>
          </w:rPr>
          <w:t>coverer</w:t>
        </w:r>
        <w:r>
          <w:rPr>
            <w:color w:val="080808"/>
          </w:rPr>
          <w:t>.setMaxLevel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000000"/>
          </w:rPr>
          <w:t>maxLevel</w:t>
        </w:r>
        <w:proofErr w:type="spellEnd"/>
        <w:r>
          <w:rPr>
            <w:color w:val="080808"/>
          </w:rPr>
          <w:t>)</w:t>
        </w:r>
        <w:r>
          <w:rPr>
            <w:color w:val="080808"/>
          </w:rPr>
          <w:br/>
          <w:t xml:space="preserve">            </w:t>
        </w:r>
        <w:proofErr w:type="spellStart"/>
        <w:r>
          <w:rPr>
            <w:color w:val="000000"/>
          </w:rPr>
          <w:t>coverer</w:t>
        </w:r>
        <w:r>
          <w:rPr>
            <w:color w:val="080808"/>
          </w:rPr>
          <w:t>.setMinLevel</w:t>
        </w:r>
        <w:proofErr w:type="spellEnd"/>
        <w:r>
          <w:rPr>
            <w:color w:val="080808"/>
          </w:rPr>
          <w:t>(</w:t>
        </w:r>
        <w:r>
          <w:rPr>
            <w:color w:val="1750EB"/>
          </w:rPr>
          <w:t>1</w:t>
        </w:r>
        <w:r>
          <w:rPr>
            <w:color w:val="080808"/>
          </w:rPr>
          <w:t xml:space="preserve">) </w:t>
        </w:r>
        <w:r>
          <w:rPr>
            <w:i/>
            <w:iCs/>
            <w:color w:val="8C8C8C"/>
          </w:rPr>
          <w:t>// Минимальный уровень позволяет использовать крупные клетки</w:t>
        </w:r>
        <w:r>
          <w:rPr>
            <w:i/>
            <w:iCs/>
            <w:color w:val="8C8C8C"/>
          </w:rPr>
          <w:br/>
          <w:t xml:space="preserve">            </w:t>
        </w:r>
        <w:proofErr w:type="spellStart"/>
        <w:r>
          <w:rPr>
            <w:color w:val="000000"/>
          </w:rPr>
          <w:t>coverer</w:t>
        </w:r>
        <w:r>
          <w:rPr>
            <w:color w:val="080808"/>
          </w:rPr>
          <w:t>.setMaxCells</w:t>
        </w:r>
        <w:proofErr w:type="spellEnd"/>
        <w:r>
          <w:rPr>
            <w:color w:val="080808"/>
          </w:rPr>
          <w:t>(</w:t>
        </w:r>
        <w:r>
          <w:rPr>
            <w:color w:val="1750EB"/>
          </w:rPr>
          <w:t>10000</w:t>
        </w:r>
        <w:r>
          <w:rPr>
            <w:color w:val="080808"/>
          </w:rPr>
          <w:t>)</w:t>
        </w:r>
        <w:r>
          <w:rPr>
            <w:color w:val="080808"/>
          </w:rPr>
          <w:br/>
          <w:t xml:space="preserve">            </w:t>
        </w:r>
        <w:r>
          <w:rPr>
            <w:i/>
            <w:iCs/>
            <w:color w:val="8C8C8C"/>
          </w:rPr>
          <w:t>//</w:t>
        </w:r>
        <w:proofErr w:type="spellStart"/>
        <w:r>
          <w:rPr>
            <w:i/>
            <w:iCs/>
            <w:color w:val="8C8C8C"/>
          </w:rPr>
          <w:t>coverer.setLevelMod</w:t>
        </w:r>
        <w:proofErr w:type="spellEnd"/>
        <w:r>
          <w:rPr>
            <w:i/>
            <w:iCs/>
            <w:color w:val="8C8C8C"/>
          </w:rPr>
          <w:t>()</w:t>
        </w:r>
        <w:r>
          <w:rPr>
            <w:i/>
            <w:iCs/>
            <w:color w:val="8C8C8C"/>
          </w:rPr>
          <w:br/>
          <w:t xml:space="preserve">            </w:t>
        </w:r>
        <w:r>
          <w:rPr>
            <w:i/>
            <w:iCs/>
            <w:color w:val="8C8C8C"/>
          </w:rPr>
          <w:br/>
          <w:t xml:space="preserve">            // Получаем покрытие полигона оптимальными ячейками разных уровней</w:t>
        </w:r>
        <w:r>
          <w:rPr>
            <w:i/>
            <w:iCs/>
            <w:color w:val="8C8C8C"/>
          </w:rPr>
          <w:br/>
          <w:t xml:space="preserve">    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cellUnion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= </w:t>
        </w:r>
        <w:proofErr w:type="spellStart"/>
        <w:r>
          <w:rPr>
            <w:color w:val="000000"/>
          </w:rPr>
          <w:t>coverer</w:t>
        </w:r>
        <w:r>
          <w:rPr>
            <w:color w:val="080808"/>
          </w:rPr>
          <w:t>.getCovering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000000"/>
          </w:rPr>
          <w:t>polygon</w:t>
        </w:r>
        <w:proofErr w:type="spellEnd"/>
        <w:r>
          <w:rPr>
            <w:color w:val="080808"/>
          </w:rPr>
          <w:t>)</w:t>
        </w:r>
        <w:r>
          <w:rPr>
            <w:color w:val="080808"/>
          </w:rPr>
          <w:br/>
        </w:r>
        <w:r>
          <w:rPr>
            <w:color w:val="080808"/>
          </w:rPr>
          <w:br/>
          <w:t xml:space="preserve">            </w:t>
        </w:r>
        <w:r>
          <w:rPr>
            <w:i/>
            <w:iCs/>
            <w:color w:val="8C8C8C"/>
          </w:rPr>
          <w:t>//</w:t>
        </w:r>
        <w:proofErr w:type="spellStart"/>
        <w:r>
          <w:rPr>
            <w:i/>
            <w:iCs/>
            <w:color w:val="8C8C8C"/>
          </w:rPr>
          <w:t>polygon.contains</w:t>
        </w:r>
        <w:proofErr w:type="spellEnd"/>
        <w:r>
          <w:rPr>
            <w:i/>
            <w:iCs/>
            <w:color w:val="8C8C8C"/>
          </w:rPr>
          <w:t>()</w:t>
        </w:r>
        <w:r>
          <w:rPr>
            <w:i/>
            <w:iCs/>
            <w:color w:val="8C8C8C"/>
          </w:rPr>
          <w:br/>
        </w:r>
        <w:r>
          <w:rPr>
            <w:i/>
            <w:iCs/>
            <w:color w:val="8C8C8C"/>
          </w:rPr>
          <w:br/>
          <w:t xml:space="preserve">    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size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= </w:t>
        </w:r>
        <w:proofErr w:type="spellStart"/>
        <w:r>
          <w:rPr>
            <w:color w:val="000000"/>
          </w:rPr>
          <w:t>cellUnion</w:t>
        </w:r>
        <w:r>
          <w:rPr>
            <w:color w:val="080808"/>
          </w:rPr>
          <w:t>.size</w:t>
        </w:r>
        <w:proofErr w:type="spellEnd"/>
        <w:r>
          <w:rPr>
            <w:color w:val="080808"/>
          </w:rPr>
          <w:t>()</w:t>
        </w:r>
        <w:r>
          <w:rPr>
            <w:color w:val="080808"/>
          </w:rPr>
          <w:br/>
          <w:t xml:space="preserve">            </w:t>
        </w:r>
        <w:r>
          <w:rPr>
            <w:color w:val="080808"/>
          </w:rPr>
          <w:br/>
          <w:t xml:space="preserve">            </w:t>
        </w:r>
        <w:r>
          <w:rPr>
            <w:i/>
            <w:iCs/>
            <w:color w:val="8C8C8C"/>
          </w:rPr>
          <w:t>// Преобразуем ячейки в результат</w:t>
        </w:r>
        <w:r>
          <w:rPr>
            <w:i/>
            <w:iCs/>
            <w:color w:val="8C8C8C"/>
          </w:rPr>
          <w:br/>
          <w:t xml:space="preserve">    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results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= </w:t>
        </w:r>
        <w:proofErr w:type="spellStart"/>
        <w:r>
          <w:rPr>
            <w:i/>
            <w:iCs/>
            <w:color w:val="00627A"/>
          </w:rPr>
          <w:t>mutableListOf</w:t>
        </w:r>
        <w:proofErr w:type="spellEnd"/>
        <w:r>
          <w:rPr>
            <w:color w:val="080808"/>
          </w:rPr>
          <w:t>&lt;</w:t>
        </w:r>
        <w:r>
          <w:rPr>
            <w:color w:val="000000"/>
          </w:rPr>
          <w:t>S2ConversionResult</w:t>
        </w:r>
        <w:r>
          <w:rPr>
            <w:color w:val="080808"/>
          </w:rPr>
          <w:t>&gt;()</w:t>
        </w:r>
        <w:r>
          <w:rPr>
            <w:color w:val="080808"/>
          </w:rPr>
          <w:br/>
          <w:t xml:space="preserve">            </w:t>
        </w:r>
        <w:proofErr w:type="spellStart"/>
        <w:r>
          <w:rPr>
            <w:color w:val="0033B3"/>
          </w:rPr>
          <w:t>for</w:t>
        </w:r>
        <w:proofErr w:type="spellEnd"/>
        <w:r>
          <w:rPr>
            <w:color w:val="0033B3"/>
          </w:rPr>
          <w:t xml:space="preserve"> </w:t>
        </w:r>
        <w:r>
          <w:rPr>
            <w:color w:val="080808"/>
          </w:rPr>
          <w:t>(</w:t>
        </w:r>
        <w:r>
          <w:rPr>
            <w:color w:val="000000"/>
          </w:rPr>
          <w:t xml:space="preserve">i </w:t>
        </w:r>
        <w:proofErr w:type="spellStart"/>
        <w:r>
          <w:rPr>
            <w:color w:val="0033B3"/>
          </w:rPr>
          <w:t>in</w:t>
        </w:r>
        <w:proofErr w:type="spellEnd"/>
        <w:r>
          <w:rPr>
            <w:color w:val="0033B3"/>
          </w:rPr>
          <w:t xml:space="preserve"> </w:t>
        </w:r>
        <w:r>
          <w:rPr>
            <w:color w:val="1750EB"/>
          </w:rPr>
          <w:t xml:space="preserve">0 </w:t>
        </w:r>
        <w:proofErr w:type="spellStart"/>
        <w:r>
          <w:rPr>
            <w:i/>
            <w:iCs/>
            <w:color w:val="00627A"/>
          </w:rPr>
          <w:t>until</w:t>
        </w:r>
        <w:proofErr w:type="spellEnd"/>
        <w:r>
          <w:rPr>
            <w:i/>
            <w:iCs/>
            <w:color w:val="00627A"/>
          </w:rPr>
          <w:t xml:space="preserve"> </w:t>
        </w:r>
        <w:proofErr w:type="spellStart"/>
        <w:r>
          <w:rPr>
            <w:color w:val="000000"/>
          </w:rPr>
          <w:t>cellUnion</w:t>
        </w:r>
        <w:r>
          <w:rPr>
            <w:color w:val="080808"/>
          </w:rPr>
          <w:t>.size</w:t>
        </w:r>
        <w:proofErr w:type="spellEnd"/>
        <w:r>
          <w:rPr>
            <w:color w:val="080808"/>
          </w:rPr>
          <w:t>()) {</w:t>
        </w:r>
        <w:r>
          <w:rPr>
            <w:color w:val="080808"/>
          </w:rPr>
          <w:br/>
          <w:t xml:space="preserve">        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cell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= </w:t>
        </w:r>
        <w:proofErr w:type="spellStart"/>
        <w:r>
          <w:rPr>
            <w:color w:val="000000"/>
          </w:rPr>
          <w:t>cellUnion</w:t>
        </w:r>
        <w:r>
          <w:rPr>
            <w:color w:val="080808"/>
          </w:rPr>
          <w:t>.cellId</w:t>
        </w:r>
        <w:proofErr w:type="spellEnd"/>
        <w:r>
          <w:rPr>
            <w:color w:val="080808"/>
          </w:rPr>
          <w:t>(</w:t>
        </w:r>
        <w:r>
          <w:rPr>
            <w:color w:val="000000"/>
          </w:rPr>
          <w:t>i</w:t>
        </w:r>
        <w:r>
          <w:rPr>
            <w:color w:val="080808"/>
          </w:rPr>
          <w:t>)</w:t>
        </w:r>
        <w:r>
          <w:rPr>
            <w:color w:val="080808"/>
          </w:rPr>
          <w:br/>
          <w:t xml:space="preserve">                </w:t>
        </w:r>
        <w:r>
          <w:rPr>
            <w:color w:val="080808"/>
          </w:rPr>
          <w:br/>
          <w:t xml:space="preserve">                </w:t>
        </w:r>
        <w:r>
          <w:rPr>
            <w:i/>
            <w:iCs/>
            <w:color w:val="8C8C8C"/>
          </w:rPr>
          <w:t>// Вычисляем размер ячейки на основе её уровня</w:t>
        </w:r>
        <w:r>
          <w:rPr>
            <w:i/>
            <w:iCs/>
            <w:color w:val="8C8C8C"/>
          </w:rPr>
          <w:br/>
          <w:t xml:space="preserve">                //</w:t>
        </w:r>
        <w:proofErr w:type="spellStart"/>
        <w:r>
          <w:rPr>
            <w:i/>
            <w:iCs/>
            <w:color w:val="8C8C8C"/>
          </w:rPr>
          <w:t>val</w:t>
        </w:r>
        <w:proofErr w:type="spellEnd"/>
        <w:r>
          <w:rPr>
            <w:i/>
            <w:iCs/>
            <w:color w:val="8C8C8C"/>
          </w:rPr>
          <w:t xml:space="preserve"> </w:t>
        </w:r>
        <w:proofErr w:type="spellStart"/>
        <w:r>
          <w:rPr>
            <w:i/>
            <w:iCs/>
            <w:color w:val="8C8C8C"/>
          </w:rPr>
          <w:t>halfSize</w:t>
        </w:r>
        <w:proofErr w:type="spellEnd"/>
        <w:r>
          <w:rPr>
            <w:i/>
            <w:iCs/>
            <w:color w:val="8C8C8C"/>
          </w:rPr>
          <w:t xml:space="preserve"> = </w:t>
        </w:r>
        <w:proofErr w:type="spellStart"/>
        <w:r>
          <w:rPr>
            <w:i/>
            <w:iCs/>
            <w:color w:val="8C8C8C"/>
          </w:rPr>
          <w:t>Math.pow</w:t>
        </w:r>
        <w:proofErr w:type="spellEnd"/>
        <w:r>
          <w:rPr>
            <w:i/>
            <w:iCs/>
            <w:color w:val="8C8C8C"/>
          </w:rPr>
          <w:t>(2.0, -(</w:t>
        </w:r>
        <w:proofErr w:type="spellStart"/>
        <w:r>
          <w:rPr>
            <w:i/>
            <w:iCs/>
            <w:color w:val="8C8C8C"/>
          </w:rPr>
          <w:t>cell.level</w:t>
        </w:r>
        <w:proofErr w:type="spellEnd"/>
        <w:r>
          <w:rPr>
            <w:i/>
            <w:iCs/>
            <w:color w:val="8C8C8C"/>
          </w:rPr>
          <w:t xml:space="preserve">() + 13.0)) * 180.0 / </w:t>
        </w:r>
        <w:proofErr w:type="spellStart"/>
        <w:r>
          <w:rPr>
            <w:i/>
            <w:iCs/>
            <w:color w:val="8C8C8C"/>
          </w:rPr>
          <w:t>Math.PI</w:t>
        </w:r>
        <w:proofErr w:type="spellEnd"/>
        <w:r>
          <w:rPr>
            <w:i/>
            <w:iCs/>
            <w:color w:val="8C8C8C"/>
          </w:rPr>
          <w:br/>
        </w:r>
        <w:r>
          <w:rPr>
            <w:i/>
            <w:iCs/>
            <w:color w:val="8C8C8C"/>
          </w:rPr>
          <w:br/>
        </w:r>
        <w:r>
          <w:rPr>
            <w:i/>
            <w:iCs/>
            <w:color w:val="8C8C8C"/>
          </w:rPr>
          <w:br/>
          <w:t xml:space="preserve">        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r>
          <w:rPr>
            <w:color w:val="000000"/>
          </w:rPr>
          <w:t xml:space="preserve">s2cell </w:t>
        </w:r>
        <w:r>
          <w:rPr>
            <w:color w:val="080808"/>
          </w:rPr>
          <w:t>= S2Cell(</w:t>
        </w:r>
        <w:proofErr w:type="spellStart"/>
        <w:r>
          <w:rPr>
            <w:color w:val="000000"/>
          </w:rPr>
          <w:t>cell</w:t>
        </w:r>
        <w:proofErr w:type="spellEnd"/>
        <w:r>
          <w:rPr>
            <w:color w:val="080808"/>
          </w:rPr>
          <w:t>)</w:t>
        </w:r>
        <w:r>
          <w:rPr>
            <w:color w:val="080808"/>
          </w:rPr>
          <w:br/>
        </w:r>
        <w:r>
          <w:rPr>
            <w:color w:val="080808"/>
          </w:rPr>
          <w:br/>
          <w:t xml:space="preserve">        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recBound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= </w:t>
        </w:r>
        <w:r>
          <w:rPr>
            <w:color w:val="000000"/>
          </w:rPr>
          <w:t>s2cell</w:t>
        </w:r>
        <w:r>
          <w:rPr>
            <w:color w:val="080808"/>
          </w:rPr>
          <w:t>.</w:t>
        </w:r>
        <w:r>
          <w:rPr>
            <w:i/>
            <w:iCs/>
            <w:color w:val="871094"/>
          </w:rPr>
          <w:t>rectBound</w:t>
        </w:r>
        <w:r>
          <w:rPr>
            <w:i/>
            <w:iCs/>
            <w:color w:val="871094"/>
          </w:rPr>
          <w:br/>
        </w:r>
        <w:r>
          <w:rPr>
            <w:i/>
            <w:iCs/>
            <w:color w:val="871094"/>
          </w:rPr>
          <w:br/>
          <w:t xml:space="preserve">                </w:t>
        </w:r>
        <w:r>
          <w:rPr>
            <w:i/>
            <w:iCs/>
            <w:color w:val="8C8C8C"/>
          </w:rPr>
          <w:t>// верхний левый и правый нижний углы s2-ячейки</w:t>
        </w:r>
        <w:r>
          <w:rPr>
            <w:i/>
            <w:iCs/>
            <w:color w:val="8C8C8C"/>
          </w:rPr>
          <w:br/>
          <w:t xml:space="preserve">        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nw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>= S2LatLng(</w:t>
        </w:r>
        <w:r>
          <w:rPr>
            <w:color w:val="000000"/>
          </w:rPr>
          <w:t>s2cell</w:t>
        </w:r>
        <w:r>
          <w:rPr>
            <w:color w:val="080808"/>
          </w:rPr>
          <w:t>.getVertex(</w:t>
        </w:r>
        <w:r>
          <w:rPr>
            <w:color w:val="1750EB"/>
          </w:rPr>
          <w:t>3</w:t>
        </w:r>
        <w:r>
          <w:rPr>
            <w:color w:val="080808"/>
          </w:rPr>
          <w:t>))</w:t>
        </w:r>
        <w:r>
          <w:rPr>
            <w:color w:val="080808"/>
          </w:rPr>
          <w:br/>
          <w:t xml:space="preserve">        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se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>= S2LatLng(</w:t>
        </w:r>
        <w:r>
          <w:rPr>
            <w:color w:val="000000"/>
          </w:rPr>
          <w:t>s2cell</w:t>
        </w:r>
        <w:r>
          <w:rPr>
            <w:color w:val="080808"/>
          </w:rPr>
          <w:t>.getVertex(</w:t>
        </w:r>
        <w:r>
          <w:rPr>
            <w:color w:val="1750EB"/>
          </w:rPr>
          <w:t>1</w:t>
        </w:r>
        <w:r>
          <w:rPr>
            <w:color w:val="080808"/>
          </w:rPr>
          <w:t>))</w:t>
        </w:r>
        <w:r>
          <w:rPr>
            <w:color w:val="080808"/>
          </w:rPr>
          <w:br/>
        </w:r>
        <w:r>
          <w:rPr>
            <w:color w:val="080808"/>
          </w:rPr>
          <w:br/>
          <w:t xml:space="preserve">        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polygon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= </w:t>
        </w:r>
        <w:proofErr w:type="spellStart"/>
        <w:r>
          <w:rPr>
            <w:color w:val="080808"/>
          </w:rPr>
          <w:t>cellToPolygon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000000"/>
          </w:rPr>
          <w:t>cell</w:t>
        </w:r>
        <w:proofErr w:type="spellEnd"/>
        <w:r>
          <w:rPr>
            <w:color w:val="080808"/>
          </w:rPr>
          <w:t>)</w:t>
        </w:r>
        <w:r>
          <w:rPr>
            <w:color w:val="080808"/>
          </w:rPr>
          <w:br/>
          <w:t xml:space="preserve">                </w:t>
        </w:r>
        <w:r>
          <w:rPr>
            <w:color w:val="080808"/>
          </w:rPr>
          <w:br/>
          <w:t xml:space="preserve">        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result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>= S2ConversionResult(</w:t>
        </w:r>
        <w:r>
          <w:rPr>
            <w:color w:val="080808"/>
          </w:rPr>
          <w:br/>
          <w:t xml:space="preserve">                    </w:t>
        </w:r>
        <w:r>
          <w:rPr>
            <w:color w:val="4A86E8"/>
          </w:rPr>
          <w:t xml:space="preserve">s2CellId = </w:t>
        </w:r>
        <w:r>
          <w:rPr>
            <w:color w:val="000000"/>
          </w:rPr>
          <w:t>s2cell</w:t>
        </w:r>
        <w:r>
          <w:rPr>
            <w:color w:val="080808"/>
          </w:rPr>
          <w:t>.id().</w:t>
        </w:r>
        <w:proofErr w:type="spellStart"/>
        <w:r>
          <w:rPr>
            <w:color w:val="080808"/>
          </w:rPr>
          <w:t>id</w:t>
        </w:r>
        <w:proofErr w:type="spellEnd"/>
        <w:r>
          <w:rPr>
            <w:color w:val="080808"/>
          </w:rPr>
          <w:t>(),</w:t>
        </w:r>
        <w:r>
          <w:rPr>
            <w:color w:val="080808"/>
          </w:rPr>
          <w:br/>
          <w:t xml:space="preserve">                    </w:t>
        </w:r>
        <w:proofErr w:type="spellStart"/>
        <w:r>
          <w:rPr>
            <w:color w:val="4A86E8"/>
          </w:rPr>
          <w:t>level</w:t>
        </w:r>
        <w:proofErr w:type="spellEnd"/>
        <w:r>
          <w:rPr>
            <w:color w:val="4A86E8"/>
          </w:rPr>
          <w:t xml:space="preserve"> = </w:t>
        </w:r>
        <w:r>
          <w:rPr>
            <w:color w:val="000000"/>
          </w:rPr>
          <w:t>s2cell</w:t>
        </w:r>
        <w:r>
          <w:rPr>
            <w:color w:val="080808"/>
          </w:rPr>
          <w:t>.level().</w:t>
        </w:r>
        <w:proofErr w:type="spellStart"/>
        <w:r>
          <w:rPr>
            <w:color w:val="080808"/>
          </w:rPr>
          <w:t>toInt</w:t>
        </w:r>
        <w:proofErr w:type="spellEnd"/>
        <w:r>
          <w:rPr>
            <w:color w:val="080808"/>
          </w:rPr>
          <w:t xml:space="preserve">(), </w:t>
        </w:r>
        <w:r>
          <w:rPr>
            <w:i/>
            <w:iCs/>
            <w:color w:val="8C8C8C"/>
          </w:rPr>
          <w:t>// Используем реальный уровень ячейки</w:t>
        </w:r>
        <w:r>
          <w:rPr>
            <w:i/>
            <w:iCs/>
            <w:color w:val="8C8C8C"/>
          </w:rPr>
          <w:br/>
          <w:t xml:space="preserve">                    </w:t>
        </w:r>
        <w:proofErr w:type="spellStart"/>
        <w:r>
          <w:rPr>
            <w:color w:val="4A86E8"/>
          </w:rPr>
          <w:t>polygon</w:t>
        </w:r>
        <w:proofErr w:type="spellEnd"/>
        <w:r>
          <w:rPr>
            <w:color w:val="4A86E8"/>
          </w:rPr>
          <w:t xml:space="preserve"> = </w:t>
        </w:r>
        <w:proofErr w:type="spellStart"/>
        <w:r>
          <w:rPr>
            <w:color w:val="000000"/>
          </w:rPr>
          <w:t>polygon</w:t>
        </w:r>
        <w:proofErr w:type="spellEnd"/>
        <w:r>
          <w:rPr>
            <w:color w:val="080808"/>
          </w:rPr>
          <w:t>,</w:t>
        </w:r>
        <w:r>
          <w:rPr>
            <w:color w:val="080808"/>
          </w:rPr>
          <w:br/>
          <w:t xml:space="preserve">                )</w:t>
        </w:r>
        <w:r>
          <w:rPr>
            <w:color w:val="080808"/>
          </w:rPr>
          <w:br/>
          <w:t xml:space="preserve">                </w:t>
        </w:r>
        <w:r>
          <w:rPr>
            <w:color w:val="080808"/>
          </w:rPr>
          <w:br/>
          <w:t xml:space="preserve">                </w:t>
        </w:r>
        <w:proofErr w:type="spellStart"/>
        <w:r>
          <w:rPr>
            <w:color w:val="000000"/>
          </w:rPr>
          <w:t>results</w:t>
        </w:r>
        <w:r>
          <w:rPr>
            <w:color w:val="080808"/>
          </w:rPr>
          <w:t>.add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000000"/>
          </w:rPr>
          <w:t>result</w:t>
        </w:r>
        <w:proofErr w:type="spellEnd"/>
        <w:r>
          <w:rPr>
            <w:color w:val="080808"/>
          </w:rPr>
          <w:t>)</w:t>
        </w:r>
        <w:r>
          <w:rPr>
            <w:color w:val="080808"/>
          </w:rPr>
          <w:br/>
          <w:t xml:space="preserve">            }</w:t>
        </w:r>
        <w:r>
          <w:rPr>
            <w:color w:val="080808"/>
          </w:rPr>
          <w:br/>
          <w:t xml:space="preserve">            </w:t>
        </w:r>
        <w:r>
          <w:rPr>
            <w:color w:val="080808"/>
          </w:rPr>
          <w:br/>
          <w:t xml:space="preserve">            </w:t>
        </w:r>
        <w:proofErr w:type="spellStart"/>
        <w:r>
          <w:rPr>
            <w:color w:val="0033B3"/>
          </w:rPr>
          <w:t>return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results</w:t>
        </w:r>
        <w:proofErr w:type="spellEnd"/>
        <w:r>
          <w:rPr>
            <w:color w:val="000000"/>
          </w:rPr>
          <w:br/>
          <w:t xml:space="preserve">            </w:t>
        </w:r>
        <w:r>
          <w:rPr>
            <w:color w:val="000000"/>
          </w:rPr>
          <w:br/>
          <w:t xml:space="preserve">        </w:t>
        </w:r>
        <w:r>
          <w:rPr>
            <w:color w:val="080808"/>
          </w:rPr>
          <w:t xml:space="preserve">} </w:t>
        </w:r>
        <w:proofErr w:type="spellStart"/>
        <w:r>
          <w:rPr>
            <w:color w:val="0033B3"/>
          </w:rPr>
          <w:t>catch</w:t>
        </w:r>
        <w:proofErr w:type="spellEnd"/>
        <w:r>
          <w:rPr>
            <w:color w:val="0033B3"/>
          </w:rPr>
          <w:t xml:space="preserve"> </w:t>
        </w:r>
        <w:r>
          <w:rPr>
            <w:color w:val="080808"/>
          </w:rPr>
          <w:t>(</w:t>
        </w:r>
        <w:r>
          <w:rPr>
            <w:color w:val="000000"/>
          </w:rPr>
          <w:t>e</w:t>
        </w:r>
        <w:r>
          <w:rPr>
            <w:color w:val="080808"/>
          </w:rPr>
          <w:t xml:space="preserve">: </w:t>
        </w:r>
        <w:proofErr w:type="spellStart"/>
        <w:r>
          <w:rPr>
            <w:color w:val="000000"/>
          </w:rPr>
          <w:t>Exception</w:t>
        </w:r>
        <w:proofErr w:type="spellEnd"/>
        <w:r>
          <w:rPr>
            <w:color w:val="080808"/>
          </w:rPr>
          <w:t>) {</w:t>
        </w:r>
        <w:r>
          <w:rPr>
            <w:color w:val="080808"/>
          </w:rPr>
          <w:br/>
        </w:r>
        <w:r>
          <w:rPr>
            <w:color w:val="080808"/>
          </w:rPr>
          <w:lastRenderedPageBreak/>
          <w:t xml:space="preserve">            </w:t>
        </w:r>
        <w:r>
          <w:rPr>
            <w:i/>
            <w:iCs/>
            <w:color w:val="8C8C8C"/>
          </w:rPr>
          <w:t>// Если не удалось создать полигон, возвращаем пустой список</w:t>
        </w:r>
        <w:r>
          <w:rPr>
            <w:i/>
            <w:iCs/>
            <w:color w:val="8C8C8C"/>
          </w:rPr>
          <w:br/>
          <w:t xml:space="preserve">            </w:t>
        </w:r>
        <w:proofErr w:type="spellStart"/>
        <w:r>
          <w:rPr>
            <w:color w:val="0033B3"/>
          </w:rPr>
          <w:t>return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i/>
            <w:iCs/>
            <w:color w:val="00627A"/>
          </w:rPr>
          <w:t>emptyList</w:t>
        </w:r>
        <w:proofErr w:type="spellEnd"/>
        <w:r>
          <w:rPr>
            <w:color w:val="080808"/>
          </w:rPr>
          <w:t>()</w:t>
        </w:r>
        <w:r>
          <w:rPr>
            <w:color w:val="080808"/>
          </w:rPr>
          <w:br/>
          <w:t xml:space="preserve">        }</w:t>
        </w:r>
        <w:r>
          <w:rPr>
            <w:color w:val="080808"/>
          </w:rPr>
          <w:br/>
          <w:t xml:space="preserve">    }</w:t>
        </w:r>
        <w:r>
          <w:rPr>
            <w:color w:val="080808"/>
          </w:rPr>
          <w:br/>
        </w:r>
        <w:r>
          <w:rPr>
            <w:color w:val="080808"/>
          </w:rPr>
          <w:br/>
          <w:t xml:space="preserve">    </w:t>
        </w:r>
        <w:proofErr w:type="spellStart"/>
        <w:r>
          <w:rPr>
            <w:color w:val="0033B3"/>
          </w:rPr>
          <w:t>fun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627A"/>
          </w:rPr>
          <w:t>cellToPolygon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000000"/>
          </w:rPr>
          <w:t>cellId</w:t>
        </w:r>
        <w:proofErr w:type="spellEnd"/>
        <w:r>
          <w:rPr>
            <w:color w:val="080808"/>
          </w:rPr>
          <w:t xml:space="preserve">: </w:t>
        </w:r>
        <w:r>
          <w:rPr>
            <w:color w:val="000000"/>
          </w:rPr>
          <w:t>S2CellId</w:t>
        </w:r>
        <w:r>
          <w:rPr>
            <w:color w:val="080808"/>
          </w:rPr>
          <w:t xml:space="preserve">): </w:t>
        </w:r>
        <w:proofErr w:type="spellStart"/>
        <w:r>
          <w:rPr>
            <w:color w:val="000000"/>
          </w:rPr>
          <w:t>MutableList</w:t>
        </w:r>
        <w:proofErr w:type="spellEnd"/>
        <w:r>
          <w:rPr>
            <w:color w:val="080808"/>
          </w:rPr>
          <w:t>&lt;</w:t>
        </w:r>
        <w:proofErr w:type="spellStart"/>
        <w:r>
          <w:rPr>
            <w:color w:val="000000"/>
          </w:rPr>
          <w:t>MutableList</w:t>
        </w:r>
        <w:proofErr w:type="spellEnd"/>
        <w:r>
          <w:rPr>
            <w:color w:val="080808"/>
          </w:rPr>
          <w:t>&lt;</w:t>
        </w:r>
        <w:r>
          <w:rPr>
            <w:color w:val="000000"/>
          </w:rPr>
          <w:t>Double</w:t>
        </w:r>
        <w:r>
          <w:rPr>
            <w:color w:val="080808"/>
          </w:rPr>
          <w:t>&gt;&gt; {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cell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>= S2Cell(</w:t>
        </w:r>
        <w:proofErr w:type="spellStart"/>
        <w:r>
          <w:rPr>
            <w:color w:val="000000"/>
          </w:rPr>
          <w:t>cellId</w:t>
        </w:r>
        <w:proofErr w:type="spellEnd"/>
        <w:r>
          <w:rPr>
            <w:color w:val="080808"/>
          </w:rPr>
          <w:t>)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polygon</w:t>
        </w:r>
        <w:proofErr w:type="spellEnd"/>
        <w:r>
          <w:rPr>
            <w:color w:val="080808"/>
          </w:rPr>
          <w:t xml:space="preserve">: </w:t>
        </w:r>
        <w:proofErr w:type="spellStart"/>
        <w:r>
          <w:rPr>
            <w:color w:val="000000"/>
          </w:rPr>
          <w:t>MutableList</w:t>
        </w:r>
        <w:proofErr w:type="spellEnd"/>
        <w:r>
          <w:rPr>
            <w:color w:val="080808"/>
          </w:rPr>
          <w:t>&lt;</w:t>
        </w:r>
        <w:proofErr w:type="spellStart"/>
        <w:r>
          <w:rPr>
            <w:color w:val="000000"/>
          </w:rPr>
          <w:t>MutableList</w:t>
        </w:r>
        <w:proofErr w:type="spellEnd"/>
        <w:r>
          <w:rPr>
            <w:color w:val="080808"/>
          </w:rPr>
          <w:t>&lt;</w:t>
        </w:r>
        <w:r>
          <w:rPr>
            <w:color w:val="000000"/>
          </w:rPr>
          <w:t>Double</w:t>
        </w:r>
        <w:r>
          <w:rPr>
            <w:color w:val="080808"/>
          </w:rPr>
          <w:t xml:space="preserve">&gt;&gt; = </w:t>
        </w:r>
        <w:proofErr w:type="spellStart"/>
        <w:r>
          <w:rPr>
            <w:color w:val="080808"/>
          </w:rPr>
          <w:t>ArrayList</w:t>
        </w:r>
        <w:proofErr w:type="spellEnd"/>
        <w:r>
          <w:rPr>
            <w:color w:val="080808"/>
          </w:rPr>
          <w:t>&lt;</w:t>
        </w:r>
        <w:proofErr w:type="spellStart"/>
        <w:r>
          <w:rPr>
            <w:color w:val="000000"/>
          </w:rPr>
          <w:t>MutableList</w:t>
        </w:r>
        <w:proofErr w:type="spellEnd"/>
        <w:r>
          <w:rPr>
            <w:color w:val="080808"/>
          </w:rPr>
          <w:t>&lt;</w:t>
        </w:r>
        <w:r>
          <w:rPr>
            <w:color w:val="000000"/>
          </w:rPr>
          <w:t>Double</w:t>
        </w:r>
        <w:r>
          <w:rPr>
            <w:color w:val="080808"/>
          </w:rPr>
          <w:t>&gt;&gt;()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033B3"/>
          </w:rPr>
          <w:t>for</w:t>
        </w:r>
        <w:proofErr w:type="spellEnd"/>
        <w:r>
          <w:rPr>
            <w:color w:val="0033B3"/>
          </w:rPr>
          <w:t xml:space="preserve"> </w:t>
        </w:r>
        <w:r>
          <w:rPr>
            <w:color w:val="080808"/>
          </w:rPr>
          <w:t>(</w:t>
        </w:r>
        <w:r>
          <w:rPr>
            <w:color w:val="000000"/>
          </w:rPr>
          <w:t xml:space="preserve">k </w:t>
        </w:r>
        <w:proofErr w:type="spellStart"/>
        <w:r>
          <w:rPr>
            <w:color w:val="0033B3"/>
          </w:rPr>
          <w:t>in</w:t>
        </w:r>
        <w:proofErr w:type="spellEnd"/>
        <w:r>
          <w:rPr>
            <w:color w:val="0033B3"/>
          </w:rPr>
          <w:t xml:space="preserve"> </w:t>
        </w:r>
        <w:r>
          <w:rPr>
            <w:color w:val="1750EB"/>
          </w:rPr>
          <w:t>0</w:t>
        </w:r>
        <w:r>
          <w:rPr>
            <w:color w:val="080808"/>
          </w:rPr>
          <w:t>..</w:t>
        </w:r>
        <w:r>
          <w:rPr>
            <w:color w:val="1750EB"/>
          </w:rPr>
          <w:t>3</w:t>
        </w:r>
        <w:r>
          <w:rPr>
            <w:color w:val="080808"/>
          </w:rPr>
          <w:t>) {</w:t>
        </w:r>
        <w:r>
          <w:rPr>
            <w:color w:val="080808"/>
          </w:rPr>
          <w:br/>
          <w:t xml:space="preserve">    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r>
          <w:rPr>
            <w:color w:val="000000"/>
          </w:rPr>
          <w:t xml:space="preserve">v </w:t>
        </w:r>
        <w:r>
          <w:rPr>
            <w:color w:val="080808"/>
          </w:rPr>
          <w:t>= S2LatLng(</w:t>
        </w:r>
        <w:proofErr w:type="spellStart"/>
        <w:r>
          <w:rPr>
            <w:color w:val="000000"/>
          </w:rPr>
          <w:t>cell</w:t>
        </w:r>
        <w:r>
          <w:rPr>
            <w:color w:val="080808"/>
          </w:rPr>
          <w:t>.getVertex</w:t>
        </w:r>
        <w:proofErr w:type="spellEnd"/>
        <w:r>
          <w:rPr>
            <w:color w:val="080808"/>
          </w:rPr>
          <w:t>(</w:t>
        </w:r>
        <w:r>
          <w:rPr>
            <w:color w:val="000000"/>
          </w:rPr>
          <w:t>k</w:t>
        </w:r>
        <w:r>
          <w:rPr>
            <w:color w:val="080808"/>
          </w:rPr>
          <w:t>))</w:t>
        </w:r>
        <w:r>
          <w:rPr>
            <w:color w:val="080808"/>
          </w:rPr>
          <w:br/>
          <w:t xml:space="preserve">            </w:t>
        </w:r>
        <w:proofErr w:type="spellStart"/>
        <w:r>
          <w:rPr>
            <w:color w:val="000000"/>
          </w:rPr>
          <w:t>polygon</w:t>
        </w:r>
        <w:r>
          <w:rPr>
            <w:color w:val="080808"/>
          </w:rPr>
          <w:t>.add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000000"/>
          </w:rPr>
          <w:t>Arrays</w:t>
        </w:r>
        <w:r>
          <w:rPr>
            <w:color w:val="080808"/>
          </w:rPr>
          <w:t>.asList</w:t>
        </w:r>
        <w:proofErr w:type="spellEnd"/>
        <w:r>
          <w:rPr>
            <w:color w:val="808080"/>
          </w:rPr>
          <w:t>&lt;Double?&gt;</w:t>
        </w:r>
        <w:r>
          <w:rPr>
            <w:color w:val="080808"/>
          </w:rPr>
          <w:t>(</w:t>
        </w:r>
        <w:proofErr w:type="spellStart"/>
        <w:r>
          <w:rPr>
            <w:color w:val="000000"/>
          </w:rPr>
          <w:t>v</w:t>
        </w:r>
        <w:r>
          <w:rPr>
            <w:color w:val="080808"/>
          </w:rPr>
          <w:t>.latDegrees</w:t>
        </w:r>
        <w:proofErr w:type="spellEnd"/>
        <w:r>
          <w:rPr>
            <w:color w:val="080808"/>
          </w:rPr>
          <w:t xml:space="preserve">(), </w:t>
        </w:r>
        <w:proofErr w:type="spellStart"/>
        <w:r>
          <w:rPr>
            <w:color w:val="000000"/>
          </w:rPr>
          <w:t>v</w:t>
        </w:r>
        <w:r>
          <w:rPr>
            <w:color w:val="080808"/>
          </w:rPr>
          <w:t>.lngDegrees</w:t>
        </w:r>
        <w:proofErr w:type="spellEnd"/>
        <w:r>
          <w:rPr>
            <w:color w:val="080808"/>
          </w:rPr>
          <w:t xml:space="preserve">())) </w:t>
        </w:r>
        <w:r>
          <w:rPr>
            <w:i/>
            <w:iCs/>
            <w:color w:val="8C8C8C"/>
          </w:rPr>
          <w:t xml:space="preserve">// </w:t>
        </w:r>
        <w:proofErr w:type="spellStart"/>
        <w:r>
          <w:rPr>
            <w:i/>
            <w:iCs/>
            <w:color w:val="8C8C8C"/>
          </w:rPr>
          <w:t>GeoJSON</w:t>
        </w:r>
        <w:proofErr w:type="spellEnd"/>
        <w:r>
          <w:rPr>
            <w:i/>
            <w:iCs/>
            <w:color w:val="8C8C8C"/>
          </w:rPr>
          <w:t>: [</w:t>
        </w:r>
        <w:proofErr w:type="spellStart"/>
        <w:r>
          <w:rPr>
            <w:i/>
            <w:iCs/>
            <w:color w:val="8C8C8C"/>
          </w:rPr>
          <w:t>lng</w:t>
        </w:r>
        <w:proofErr w:type="spellEnd"/>
        <w:r>
          <w:rPr>
            <w:i/>
            <w:iCs/>
            <w:color w:val="8C8C8C"/>
          </w:rPr>
          <w:t xml:space="preserve">, </w:t>
        </w:r>
        <w:proofErr w:type="spellStart"/>
        <w:r>
          <w:rPr>
            <w:i/>
            <w:iCs/>
            <w:color w:val="8C8C8C"/>
          </w:rPr>
          <w:t>lat</w:t>
        </w:r>
        <w:proofErr w:type="spellEnd"/>
        <w:r>
          <w:rPr>
            <w:i/>
            <w:iCs/>
            <w:color w:val="8C8C8C"/>
          </w:rPr>
          <w:t>]</w:t>
        </w:r>
        <w:r>
          <w:rPr>
            <w:i/>
            <w:iCs/>
            <w:color w:val="8C8C8C"/>
          </w:rPr>
          <w:br/>
          <w:t xml:space="preserve">        </w:t>
        </w:r>
        <w:r>
          <w:rPr>
            <w:color w:val="080808"/>
          </w:rPr>
          <w:t>}</w:t>
        </w:r>
        <w:r>
          <w:rPr>
            <w:color w:val="080808"/>
          </w:rPr>
          <w:br/>
          <w:t xml:space="preserve">        </w:t>
        </w:r>
        <w:r>
          <w:rPr>
            <w:i/>
            <w:iCs/>
            <w:color w:val="8C8C8C"/>
          </w:rPr>
          <w:t>// Замыкаем полигон</w:t>
        </w:r>
        <w:r>
          <w:rPr>
            <w:i/>
            <w:iCs/>
            <w:color w:val="8C8C8C"/>
          </w:rPr>
          <w:br/>
          <w:t xml:space="preserve">        </w:t>
        </w:r>
        <w:proofErr w:type="spellStart"/>
        <w:r>
          <w:rPr>
            <w:color w:val="000000"/>
          </w:rPr>
          <w:t>polygon</w:t>
        </w:r>
        <w:r>
          <w:rPr>
            <w:color w:val="080808"/>
          </w:rPr>
          <w:t>.add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000000"/>
          </w:rPr>
          <w:t>polygon</w:t>
        </w:r>
        <w:r>
          <w:rPr>
            <w:color w:val="080808"/>
          </w:rPr>
          <w:t>.get</w:t>
        </w:r>
        <w:proofErr w:type="spellEnd"/>
        <w:r>
          <w:rPr>
            <w:color w:val="080808"/>
          </w:rPr>
          <w:t>(</w:t>
        </w:r>
        <w:r>
          <w:rPr>
            <w:color w:val="1750EB"/>
          </w:rPr>
          <w:t>0</w:t>
        </w:r>
        <w:r>
          <w:rPr>
            <w:color w:val="080808"/>
          </w:rPr>
          <w:t>))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033B3"/>
          </w:rPr>
          <w:t>return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polygon</w:t>
        </w:r>
        <w:proofErr w:type="spellEnd"/>
        <w:r>
          <w:rPr>
            <w:color w:val="000000"/>
          </w:rPr>
          <w:br/>
          <w:t xml:space="preserve">    </w:t>
        </w:r>
        <w:r>
          <w:rPr>
            <w:color w:val="080808"/>
          </w:rPr>
          <w:t>}</w:t>
        </w:r>
        <w:r>
          <w:rPr>
            <w:color w:val="080808"/>
          </w:rPr>
          <w:br/>
        </w:r>
        <w:r>
          <w:rPr>
            <w:color w:val="080808"/>
          </w:rPr>
          <w:br/>
          <w:t xml:space="preserve">    </w:t>
        </w:r>
        <w:r>
          <w:rPr>
            <w:i/>
            <w:iCs/>
            <w:color w:val="8C8C8C"/>
          </w:rPr>
          <w:t>/**</w:t>
        </w:r>
        <w:r>
          <w:rPr>
            <w:i/>
            <w:iCs/>
            <w:color w:val="8C8C8C"/>
          </w:rPr>
          <w:br/>
          <w:t xml:space="preserve">     * Создать S2Polygon из списка точек S2LatLng</w:t>
        </w:r>
        <w:r>
          <w:rPr>
            <w:i/>
            <w:iCs/>
            <w:color w:val="8C8C8C"/>
          </w:rPr>
          <w:br/>
          <w:t xml:space="preserve">     */</w:t>
        </w:r>
        <w:r>
          <w:rPr>
            <w:i/>
            <w:iCs/>
            <w:color w:val="8C8C8C"/>
          </w:rPr>
          <w:br/>
          <w:t xml:space="preserve">    </w:t>
        </w:r>
        <w:proofErr w:type="spellStart"/>
        <w:r>
          <w:rPr>
            <w:color w:val="0033B3"/>
          </w:rPr>
          <w:t>private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33B3"/>
          </w:rPr>
          <w:t>fun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627A"/>
          </w:rPr>
          <w:t>createSPolygon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000000"/>
          </w:rPr>
          <w:t>points</w:t>
        </w:r>
        <w:proofErr w:type="spellEnd"/>
        <w:r>
          <w:rPr>
            <w:color w:val="080808"/>
          </w:rPr>
          <w:t xml:space="preserve">: </w:t>
        </w:r>
        <w:r>
          <w:rPr>
            <w:color w:val="000000"/>
          </w:rPr>
          <w:t>List</w:t>
        </w:r>
        <w:r>
          <w:rPr>
            <w:color w:val="080808"/>
          </w:rPr>
          <w:t>&lt;</w:t>
        </w:r>
        <w:r>
          <w:rPr>
            <w:color w:val="000000"/>
          </w:rPr>
          <w:t>S2LatLng</w:t>
        </w:r>
        <w:r>
          <w:rPr>
            <w:color w:val="080808"/>
          </w:rPr>
          <w:t xml:space="preserve">&gt;): </w:t>
        </w:r>
        <w:r>
          <w:rPr>
            <w:color w:val="000000"/>
          </w:rPr>
          <w:t xml:space="preserve">S2Polygon </w:t>
        </w:r>
        <w:r>
          <w:rPr>
            <w:color w:val="080808"/>
          </w:rPr>
          <w:t>{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033B3"/>
          </w:rPr>
          <w:t>try</w:t>
        </w:r>
        <w:proofErr w:type="spellEnd"/>
        <w:r>
          <w:rPr>
            <w:color w:val="0033B3"/>
          </w:rPr>
          <w:t xml:space="preserve"> </w:t>
        </w:r>
        <w:r>
          <w:rPr>
            <w:color w:val="080808"/>
          </w:rPr>
          <w:t>{</w:t>
        </w:r>
        <w:r>
          <w:rPr>
            <w:color w:val="080808"/>
          </w:rPr>
          <w:br/>
          <w:t xml:space="preserve">            </w:t>
        </w:r>
        <w:r>
          <w:rPr>
            <w:i/>
            <w:iCs/>
            <w:color w:val="8C8C8C"/>
          </w:rPr>
          <w:t>// Используем S2Loop для создания границ полигона</w:t>
        </w:r>
        <w:r>
          <w:rPr>
            <w:i/>
            <w:iCs/>
            <w:color w:val="8C8C8C"/>
          </w:rPr>
          <w:br/>
          <w:t xml:space="preserve">    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loop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= </w:t>
        </w:r>
        <w:proofErr w:type="spellStart"/>
        <w:r>
          <w:rPr>
            <w:color w:val="000000"/>
          </w:rPr>
          <w:t>points</w:t>
        </w:r>
        <w:r>
          <w:rPr>
            <w:color w:val="080808"/>
          </w:rPr>
          <w:t>.</w:t>
        </w:r>
        <w:r>
          <w:rPr>
            <w:i/>
            <w:iCs/>
            <w:color w:val="00627A"/>
          </w:rPr>
          <w:t>map</w:t>
        </w:r>
        <w:proofErr w:type="spellEnd"/>
        <w:r>
          <w:rPr>
            <w:i/>
            <w:iCs/>
            <w:color w:val="00627A"/>
          </w:rPr>
          <w:t xml:space="preserve"> </w:t>
        </w:r>
        <w:r>
          <w:rPr>
            <w:b/>
            <w:bCs/>
            <w:color w:val="080808"/>
          </w:rPr>
          <w:t xml:space="preserve">{ </w:t>
        </w:r>
        <w:proofErr w:type="spellStart"/>
        <w:r>
          <w:rPr>
            <w:b/>
            <w:bCs/>
            <w:color w:val="080808"/>
          </w:rPr>
          <w:t>it</w:t>
        </w:r>
        <w:r>
          <w:rPr>
            <w:color w:val="080808"/>
          </w:rPr>
          <w:t>.toPoint</w:t>
        </w:r>
        <w:proofErr w:type="spellEnd"/>
        <w:r>
          <w:rPr>
            <w:color w:val="080808"/>
          </w:rPr>
          <w:t xml:space="preserve">() </w:t>
        </w:r>
        <w:r>
          <w:rPr>
            <w:b/>
            <w:bCs/>
            <w:color w:val="080808"/>
          </w:rPr>
          <w:t>}</w:t>
        </w:r>
        <w:r>
          <w:rPr>
            <w:color w:val="080808"/>
          </w:rPr>
          <w:t>.</w:t>
        </w:r>
        <w:proofErr w:type="spellStart"/>
        <w:r>
          <w:rPr>
            <w:i/>
            <w:iCs/>
            <w:color w:val="00627A"/>
          </w:rPr>
          <w:t>toMutableList</w:t>
        </w:r>
        <w:proofErr w:type="spellEnd"/>
        <w:r>
          <w:rPr>
            <w:color w:val="080808"/>
          </w:rPr>
          <w:t>()</w:t>
        </w:r>
        <w:r>
          <w:rPr>
            <w:color w:val="080808"/>
          </w:rPr>
          <w:br/>
          <w:t xml:space="preserve">    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r>
          <w:rPr>
            <w:color w:val="000000"/>
          </w:rPr>
          <w:t xml:space="preserve">s2Loop </w:t>
        </w:r>
        <w:r>
          <w:rPr>
            <w:color w:val="080808"/>
          </w:rPr>
          <w:t>= S2Loop(</w:t>
        </w:r>
        <w:proofErr w:type="spellStart"/>
        <w:r>
          <w:rPr>
            <w:color w:val="000000"/>
          </w:rPr>
          <w:t>loop</w:t>
        </w:r>
        <w:proofErr w:type="spellEnd"/>
        <w:r>
          <w:rPr>
            <w:color w:val="080808"/>
          </w:rPr>
          <w:t>)</w:t>
        </w:r>
        <w:r>
          <w:rPr>
            <w:color w:val="080808"/>
          </w:rPr>
          <w:br/>
          <w:t xml:space="preserve">            </w:t>
        </w:r>
        <w:r>
          <w:rPr>
            <w:color w:val="000000"/>
          </w:rPr>
          <w:t>s2Loop</w:t>
        </w:r>
        <w:r>
          <w:rPr>
            <w:color w:val="080808"/>
          </w:rPr>
          <w:t>.normalize()</w:t>
        </w:r>
        <w:r>
          <w:rPr>
            <w:color w:val="080808"/>
          </w:rPr>
          <w:br/>
          <w:t xml:space="preserve">            </w:t>
        </w:r>
        <w:r>
          <w:rPr>
            <w:color w:val="080808"/>
          </w:rPr>
          <w:br/>
          <w:t xml:space="preserve">            </w:t>
        </w:r>
        <w:r>
          <w:rPr>
            <w:i/>
            <w:iCs/>
            <w:color w:val="8C8C8C"/>
          </w:rPr>
          <w:t>// Создаем полигон с одним циклом (границами)</w:t>
        </w:r>
        <w:r>
          <w:rPr>
            <w:i/>
            <w:iCs/>
            <w:color w:val="8C8C8C"/>
          </w:rPr>
          <w:br/>
          <w:t xml:space="preserve">    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polygon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>= S2Polygon(</w:t>
        </w:r>
        <w:r>
          <w:rPr>
            <w:color w:val="000000"/>
          </w:rPr>
          <w:t>s2Loop</w:t>
        </w:r>
        <w:r>
          <w:rPr>
            <w:color w:val="080808"/>
          </w:rPr>
          <w:t>)</w:t>
        </w:r>
        <w:r>
          <w:rPr>
            <w:color w:val="080808"/>
          </w:rPr>
          <w:br/>
          <w:t xml:space="preserve">            </w:t>
        </w:r>
        <w:proofErr w:type="spellStart"/>
        <w:r>
          <w:rPr>
            <w:color w:val="0033B3"/>
          </w:rPr>
          <w:t>return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polygon</w:t>
        </w:r>
        <w:proofErr w:type="spellEnd"/>
        <w:r>
          <w:rPr>
            <w:color w:val="000000"/>
          </w:rPr>
          <w:br/>
          <w:t xml:space="preserve">        </w:t>
        </w:r>
        <w:r>
          <w:rPr>
            <w:color w:val="080808"/>
          </w:rPr>
          <w:t xml:space="preserve">} </w:t>
        </w:r>
        <w:proofErr w:type="spellStart"/>
        <w:r>
          <w:rPr>
            <w:color w:val="0033B3"/>
          </w:rPr>
          <w:t>catch</w:t>
        </w:r>
        <w:proofErr w:type="spellEnd"/>
        <w:r>
          <w:rPr>
            <w:color w:val="0033B3"/>
          </w:rPr>
          <w:t xml:space="preserve"> </w:t>
        </w:r>
        <w:r>
          <w:rPr>
            <w:color w:val="080808"/>
          </w:rPr>
          <w:t>(</w:t>
        </w:r>
        <w:r>
          <w:rPr>
            <w:color w:val="000000"/>
          </w:rPr>
          <w:t>e</w:t>
        </w:r>
        <w:r>
          <w:rPr>
            <w:color w:val="080808"/>
          </w:rPr>
          <w:t xml:space="preserve">: </w:t>
        </w:r>
        <w:proofErr w:type="spellStart"/>
        <w:r>
          <w:rPr>
            <w:color w:val="000000"/>
          </w:rPr>
          <w:t>Exception</w:t>
        </w:r>
        <w:proofErr w:type="spellEnd"/>
        <w:r>
          <w:rPr>
            <w:color w:val="080808"/>
          </w:rPr>
          <w:t>) {</w:t>
        </w:r>
        <w:r>
          <w:rPr>
            <w:color w:val="080808"/>
          </w:rPr>
          <w:br/>
          <w:t xml:space="preserve">            </w:t>
        </w:r>
        <w:proofErr w:type="spellStart"/>
        <w:r>
          <w:rPr>
            <w:color w:val="0033B3"/>
          </w:rPr>
          <w:t>throw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80808"/>
          </w:rPr>
          <w:t>IllegalArgumentException</w:t>
        </w:r>
        <w:proofErr w:type="spellEnd"/>
        <w:r>
          <w:rPr>
            <w:color w:val="080808"/>
          </w:rPr>
          <w:t>(</w:t>
        </w:r>
        <w:r>
          <w:rPr>
            <w:color w:val="067D17"/>
          </w:rPr>
          <w:t>"Не удалось построить полигон"</w:t>
        </w:r>
        <w:r>
          <w:rPr>
            <w:color w:val="080808"/>
          </w:rPr>
          <w:t xml:space="preserve">, </w:t>
        </w:r>
        <w:r>
          <w:rPr>
            <w:color w:val="000000"/>
          </w:rPr>
          <w:t>e</w:t>
        </w:r>
        <w:r>
          <w:rPr>
            <w:color w:val="080808"/>
          </w:rPr>
          <w:t>)</w:t>
        </w:r>
        <w:r>
          <w:rPr>
            <w:color w:val="080808"/>
          </w:rPr>
          <w:br/>
          <w:t xml:space="preserve">        }</w:t>
        </w:r>
        <w:r>
          <w:rPr>
            <w:color w:val="080808"/>
          </w:rPr>
          <w:br/>
          <w:t xml:space="preserve">    }</w:t>
        </w:r>
        <w:r>
          <w:rPr>
            <w:color w:val="080808"/>
          </w:rPr>
          <w:br/>
          <w:t xml:space="preserve">    </w:t>
        </w:r>
        <w:r>
          <w:rPr>
            <w:color w:val="080808"/>
          </w:rPr>
          <w:br/>
          <w:t xml:space="preserve">    </w:t>
        </w:r>
        <w:r>
          <w:rPr>
            <w:i/>
            <w:iCs/>
            <w:color w:val="8C8C8C"/>
          </w:rPr>
          <w:t>/**</w:t>
        </w:r>
        <w:r>
          <w:rPr>
            <w:i/>
            <w:iCs/>
            <w:color w:val="8C8C8C"/>
          </w:rPr>
          <w:br/>
          <w:t xml:space="preserve">     * Преобразовать прямоугольник (заданный двумя точками) в список S2 интервалов</w:t>
        </w:r>
        <w:r>
          <w:rPr>
            <w:i/>
            <w:iCs/>
            <w:color w:val="8C8C8C"/>
          </w:rPr>
          <w:br/>
          <w:t xml:space="preserve">     * </w:t>
        </w:r>
        <w:r>
          <w:rPr>
            <w:i/>
            <w:iCs/>
            <w:color w:val="8C8C8C"/>
          </w:rPr>
          <w:br/>
          <w:t xml:space="preserve">     * @param </w:t>
        </w:r>
        <w:proofErr w:type="spellStart"/>
        <w:r>
          <w:rPr>
            <w:i/>
            <w:iCs/>
            <w:color w:val="3D3D3D"/>
          </w:rPr>
          <w:t>topLeftLat</w:t>
        </w:r>
        <w:proofErr w:type="spellEnd"/>
        <w:r>
          <w:rPr>
            <w:i/>
            <w:iCs/>
            <w:color w:val="3D3D3D"/>
          </w:rPr>
          <w:t xml:space="preserve"> </w:t>
        </w:r>
        <w:r>
          <w:rPr>
            <w:i/>
            <w:iCs/>
            <w:color w:val="8C8C8C"/>
          </w:rPr>
          <w:t>Широта левой верхней точки</w:t>
        </w:r>
        <w:r>
          <w:rPr>
            <w:i/>
            <w:iCs/>
            <w:color w:val="8C8C8C"/>
          </w:rPr>
          <w:br/>
          <w:t xml:space="preserve">     * @param </w:t>
        </w:r>
        <w:proofErr w:type="spellStart"/>
        <w:r>
          <w:rPr>
            <w:i/>
            <w:iCs/>
            <w:color w:val="3D3D3D"/>
          </w:rPr>
          <w:t>topLeftLon</w:t>
        </w:r>
        <w:proofErr w:type="spellEnd"/>
        <w:r>
          <w:rPr>
            <w:i/>
            <w:iCs/>
            <w:color w:val="3D3D3D"/>
          </w:rPr>
          <w:t xml:space="preserve"> </w:t>
        </w:r>
        <w:r>
          <w:rPr>
            <w:i/>
            <w:iCs/>
            <w:color w:val="8C8C8C"/>
          </w:rPr>
          <w:t>Долгота левой верхней точки</w:t>
        </w:r>
        <w:r>
          <w:rPr>
            <w:i/>
            <w:iCs/>
            <w:color w:val="8C8C8C"/>
          </w:rPr>
          <w:br/>
          <w:t xml:space="preserve">     * @param </w:t>
        </w:r>
        <w:proofErr w:type="spellStart"/>
        <w:r>
          <w:rPr>
            <w:i/>
            <w:iCs/>
            <w:color w:val="3D3D3D"/>
          </w:rPr>
          <w:t>bottomRightLat</w:t>
        </w:r>
        <w:proofErr w:type="spellEnd"/>
        <w:r>
          <w:rPr>
            <w:i/>
            <w:iCs/>
            <w:color w:val="3D3D3D"/>
          </w:rPr>
          <w:t xml:space="preserve"> </w:t>
        </w:r>
        <w:r>
          <w:rPr>
            <w:i/>
            <w:iCs/>
            <w:color w:val="8C8C8C"/>
          </w:rPr>
          <w:t>Широта правой нижней точки</w:t>
        </w:r>
        <w:r>
          <w:rPr>
            <w:i/>
            <w:iCs/>
            <w:color w:val="8C8C8C"/>
          </w:rPr>
          <w:br/>
          <w:t xml:space="preserve">     * @param </w:t>
        </w:r>
        <w:proofErr w:type="spellStart"/>
        <w:r>
          <w:rPr>
            <w:i/>
            <w:iCs/>
            <w:color w:val="3D3D3D"/>
          </w:rPr>
          <w:t>bottomRightLon</w:t>
        </w:r>
        <w:proofErr w:type="spellEnd"/>
        <w:r>
          <w:rPr>
            <w:i/>
            <w:iCs/>
            <w:color w:val="3D3D3D"/>
          </w:rPr>
          <w:t xml:space="preserve"> </w:t>
        </w:r>
        <w:r>
          <w:rPr>
            <w:i/>
            <w:iCs/>
            <w:color w:val="8C8C8C"/>
          </w:rPr>
          <w:t>Долгота правой нижней точки</w:t>
        </w:r>
        <w:r>
          <w:rPr>
            <w:i/>
            <w:iCs/>
            <w:color w:val="8C8C8C"/>
          </w:rPr>
          <w:br/>
          <w:t xml:space="preserve">     * @param </w:t>
        </w:r>
        <w:r>
          <w:rPr>
            <w:i/>
            <w:iCs/>
            <w:color w:val="3D3D3D"/>
          </w:rPr>
          <w:t xml:space="preserve">maxS2Level </w:t>
        </w:r>
        <w:r>
          <w:rPr>
            <w:i/>
            <w:iCs/>
            <w:color w:val="8C8C8C"/>
          </w:rPr>
          <w:t>Минимальный уровень S2 (по умолчанию 24)</w:t>
        </w:r>
        <w:r>
          <w:rPr>
            <w:i/>
            <w:iCs/>
            <w:color w:val="8C8C8C"/>
          </w:rPr>
          <w:br/>
          <w:t xml:space="preserve">     * @return Список пар (</w:t>
        </w:r>
        <w:proofErr w:type="spellStart"/>
        <w:r>
          <w:rPr>
            <w:i/>
            <w:iCs/>
            <w:color w:val="8C8C8C"/>
          </w:rPr>
          <w:t>min</w:t>
        </w:r>
        <w:proofErr w:type="spellEnd"/>
        <w:r>
          <w:rPr>
            <w:i/>
            <w:iCs/>
            <w:color w:val="8C8C8C"/>
          </w:rPr>
          <w:t xml:space="preserve">, </w:t>
        </w:r>
        <w:proofErr w:type="spellStart"/>
        <w:r>
          <w:rPr>
            <w:i/>
            <w:iCs/>
            <w:color w:val="8C8C8C"/>
          </w:rPr>
          <w:t>max</w:t>
        </w:r>
        <w:proofErr w:type="spellEnd"/>
        <w:r>
          <w:rPr>
            <w:i/>
            <w:iCs/>
            <w:color w:val="8C8C8C"/>
          </w:rPr>
          <w:t>) S2-ключей, нормализованных к уровню 24</w:t>
        </w:r>
        <w:r>
          <w:rPr>
            <w:i/>
            <w:iCs/>
            <w:color w:val="8C8C8C"/>
          </w:rPr>
          <w:br/>
          <w:t xml:space="preserve">     */</w:t>
        </w:r>
        <w:r>
          <w:rPr>
            <w:i/>
            <w:iCs/>
            <w:color w:val="8C8C8C"/>
          </w:rPr>
          <w:br/>
          <w:t xml:space="preserve">    </w:t>
        </w:r>
        <w:proofErr w:type="spellStart"/>
        <w:r>
          <w:rPr>
            <w:color w:val="0033B3"/>
          </w:rPr>
          <w:t>fun</w:t>
        </w:r>
        <w:proofErr w:type="spellEnd"/>
        <w:r>
          <w:rPr>
            <w:color w:val="0033B3"/>
          </w:rPr>
          <w:t xml:space="preserve"> </w:t>
        </w:r>
        <w:r>
          <w:rPr>
            <w:color w:val="00627A"/>
          </w:rPr>
          <w:t>rectangleToS2Ranges</w:t>
        </w:r>
        <w:r>
          <w:rPr>
            <w:color w:val="080808"/>
          </w:rPr>
          <w:t>(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00000"/>
          </w:rPr>
          <w:t>topLeftLat</w:t>
        </w:r>
        <w:proofErr w:type="spellEnd"/>
        <w:r>
          <w:rPr>
            <w:color w:val="080808"/>
          </w:rPr>
          <w:t xml:space="preserve">: </w:t>
        </w:r>
        <w:r>
          <w:rPr>
            <w:color w:val="000000"/>
          </w:rPr>
          <w:t>Double</w:t>
        </w:r>
        <w:r>
          <w:rPr>
            <w:color w:val="080808"/>
          </w:rPr>
          <w:t>,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00000"/>
          </w:rPr>
          <w:t>topLeftLon</w:t>
        </w:r>
        <w:proofErr w:type="spellEnd"/>
        <w:r>
          <w:rPr>
            <w:color w:val="080808"/>
          </w:rPr>
          <w:t xml:space="preserve">: </w:t>
        </w:r>
        <w:r>
          <w:rPr>
            <w:color w:val="000000"/>
          </w:rPr>
          <w:t>Double</w:t>
        </w:r>
        <w:r>
          <w:rPr>
            <w:color w:val="080808"/>
          </w:rPr>
          <w:t>,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00000"/>
          </w:rPr>
          <w:t>bottomRightLat</w:t>
        </w:r>
        <w:proofErr w:type="spellEnd"/>
        <w:r>
          <w:rPr>
            <w:color w:val="080808"/>
          </w:rPr>
          <w:t xml:space="preserve">: </w:t>
        </w:r>
        <w:r>
          <w:rPr>
            <w:color w:val="000000"/>
          </w:rPr>
          <w:t>Double</w:t>
        </w:r>
        <w:r>
          <w:rPr>
            <w:color w:val="080808"/>
          </w:rPr>
          <w:t>,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00000"/>
          </w:rPr>
          <w:t>bottomRightLon</w:t>
        </w:r>
        <w:proofErr w:type="spellEnd"/>
        <w:r>
          <w:rPr>
            <w:color w:val="080808"/>
          </w:rPr>
          <w:t xml:space="preserve">: </w:t>
        </w:r>
        <w:r>
          <w:rPr>
            <w:color w:val="000000"/>
          </w:rPr>
          <w:t>Double</w:t>
        </w:r>
        <w:r>
          <w:rPr>
            <w:color w:val="080808"/>
          </w:rPr>
          <w:t>,</w:t>
        </w:r>
        <w:r>
          <w:rPr>
            <w:color w:val="080808"/>
          </w:rPr>
          <w:br/>
          <w:t xml:space="preserve">        </w:t>
        </w:r>
        <w:r>
          <w:rPr>
            <w:color w:val="000000"/>
          </w:rPr>
          <w:t>maxS2Level</w:t>
        </w:r>
        <w:r>
          <w:rPr>
            <w:color w:val="080808"/>
          </w:rPr>
          <w:t xml:space="preserve">: </w:t>
        </w:r>
        <w:r>
          <w:rPr>
            <w:color w:val="000000"/>
          </w:rPr>
          <w:t xml:space="preserve">Int </w:t>
        </w:r>
        <w:r>
          <w:rPr>
            <w:color w:val="080808"/>
          </w:rPr>
          <w:t xml:space="preserve">= </w:t>
        </w:r>
        <w:r>
          <w:rPr>
            <w:color w:val="1750EB"/>
          </w:rPr>
          <w:t>24</w:t>
        </w:r>
        <w:r>
          <w:rPr>
            <w:color w:val="1750EB"/>
          </w:rPr>
          <w:br/>
          <w:t xml:space="preserve">    </w:t>
        </w:r>
        <w:r>
          <w:rPr>
            <w:color w:val="080808"/>
          </w:rPr>
          <w:t xml:space="preserve">): </w:t>
        </w:r>
        <w:r>
          <w:rPr>
            <w:color w:val="000000"/>
          </w:rPr>
          <w:t>List</w:t>
        </w:r>
        <w:r>
          <w:rPr>
            <w:color w:val="080808"/>
          </w:rPr>
          <w:t>&lt;</w:t>
        </w:r>
        <w:proofErr w:type="spellStart"/>
        <w:r>
          <w:rPr>
            <w:color w:val="000000"/>
          </w:rPr>
          <w:t>Pair</w:t>
        </w:r>
        <w:proofErr w:type="spellEnd"/>
        <w:r>
          <w:rPr>
            <w:color w:val="080808"/>
          </w:rPr>
          <w:t>&lt;</w:t>
        </w:r>
        <w:r>
          <w:rPr>
            <w:color w:val="000000"/>
          </w:rPr>
          <w:t>Long</w:t>
        </w:r>
        <w:r>
          <w:rPr>
            <w:color w:val="080808"/>
          </w:rPr>
          <w:t xml:space="preserve">, </w:t>
        </w:r>
        <w:r>
          <w:rPr>
            <w:color w:val="000000"/>
          </w:rPr>
          <w:t>Long</w:t>
        </w:r>
        <w:r>
          <w:rPr>
            <w:color w:val="080808"/>
          </w:rPr>
          <w:t>&gt;&gt; {</w:t>
        </w:r>
        <w:r>
          <w:rPr>
            <w:color w:val="080808"/>
          </w:rPr>
          <w:br/>
          <w:t xml:space="preserve">        </w:t>
        </w:r>
        <w:r>
          <w:rPr>
            <w:i/>
            <w:iCs/>
            <w:color w:val="8C8C8C"/>
          </w:rPr>
          <w:t>// Определяем границы прямоугольника</w:t>
        </w:r>
        <w:r>
          <w:rPr>
            <w:i/>
            <w:iCs/>
            <w:color w:val="8C8C8C"/>
          </w:rPr>
          <w:br/>
          <w:t xml:space="preserve">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minLat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= </w:t>
        </w:r>
        <w:proofErr w:type="spellStart"/>
        <w:r>
          <w:rPr>
            <w:i/>
            <w:iCs/>
            <w:color w:val="00627A"/>
          </w:rPr>
          <w:t>min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000000"/>
          </w:rPr>
          <w:t>topLeftLat</w:t>
        </w:r>
        <w:proofErr w:type="spellEnd"/>
        <w:r>
          <w:rPr>
            <w:color w:val="080808"/>
          </w:rPr>
          <w:t xml:space="preserve">, </w:t>
        </w:r>
        <w:proofErr w:type="spellStart"/>
        <w:r>
          <w:rPr>
            <w:color w:val="000000"/>
          </w:rPr>
          <w:t>bottomRightLat</w:t>
        </w:r>
        <w:proofErr w:type="spellEnd"/>
        <w:r>
          <w:rPr>
            <w:color w:val="080808"/>
          </w:rPr>
          <w:t>)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maxLat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= </w:t>
        </w:r>
        <w:proofErr w:type="spellStart"/>
        <w:r>
          <w:rPr>
            <w:i/>
            <w:iCs/>
            <w:color w:val="00627A"/>
          </w:rPr>
          <w:t>max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000000"/>
          </w:rPr>
          <w:t>topLeftLat</w:t>
        </w:r>
        <w:proofErr w:type="spellEnd"/>
        <w:r>
          <w:rPr>
            <w:color w:val="080808"/>
          </w:rPr>
          <w:t xml:space="preserve">, </w:t>
        </w:r>
        <w:proofErr w:type="spellStart"/>
        <w:r>
          <w:rPr>
            <w:color w:val="000000"/>
          </w:rPr>
          <w:t>bottomRightLat</w:t>
        </w:r>
        <w:proofErr w:type="spellEnd"/>
        <w:r>
          <w:rPr>
            <w:color w:val="080808"/>
          </w:rPr>
          <w:t>)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minLon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= </w:t>
        </w:r>
        <w:proofErr w:type="spellStart"/>
        <w:r>
          <w:rPr>
            <w:i/>
            <w:iCs/>
            <w:color w:val="00627A"/>
          </w:rPr>
          <w:t>min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000000"/>
          </w:rPr>
          <w:t>topLeftLon</w:t>
        </w:r>
        <w:proofErr w:type="spellEnd"/>
        <w:r>
          <w:rPr>
            <w:color w:val="080808"/>
          </w:rPr>
          <w:t xml:space="preserve">, </w:t>
        </w:r>
        <w:proofErr w:type="spellStart"/>
        <w:r>
          <w:rPr>
            <w:color w:val="000000"/>
          </w:rPr>
          <w:t>bottomRightLon</w:t>
        </w:r>
        <w:proofErr w:type="spellEnd"/>
        <w:r>
          <w:rPr>
            <w:color w:val="080808"/>
          </w:rPr>
          <w:t>)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maxLon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= </w:t>
        </w:r>
        <w:proofErr w:type="spellStart"/>
        <w:r>
          <w:rPr>
            <w:i/>
            <w:iCs/>
            <w:color w:val="00627A"/>
          </w:rPr>
          <w:t>max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000000"/>
          </w:rPr>
          <w:t>topLeftLon</w:t>
        </w:r>
        <w:proofErr w:type="spellEnd"/>
        <w:r>
          <w:rPr>
            <w:color w:val="080808"/>
          </w:rPr>
          <w:t xml:space="preserve">, </w:t>
        </w:r>
        <w:proofErr w:type="spellStart"/>
        <w:r>
          <w:rPr>
            <w:color w:val="000000"/>
          </w:rPr>
          <w:t>bottomRightLon</w:t>
        </w:r>
        <w:proofErr w:type="spellEnd"/>
        <w:r>
          <w:rPr>
            <w:color w:val="080808"/>
          </w:rPr>
          <w:t>)</w:t>
        </w:r>
        <w:r>
          <w:rPr>
            <w:color w:val="080808"/>
          </w:rPr>
          <w:br/>
          <w:t xml:space="preserve">        </w:t>
        </w:r>
        <w:r>
          <w:rPr>
            <w:color w:val="080808"/>
          </w:rPr>
          <w:br/>
        </w:r>
        <w:r>
          <w:rPr>
            <w:color w:val="080808"/>
          </w:rPr>
          <w:lastRenderedPageBreak/>
          <w:t xml:space="preserve">        </w:t>
        </w:r>
        <w:r>
          <w:rPr>
            <w:i/>
            <w:iCs/>
            <w:color w:val="8C8C8C"/>
          </w:rPr>
          <w:t>// Создаем прямоугольник как S2LatLngRect</w:t>
        </w:r>
        <w:r>
          <w:rPr>
            <w:i/>
            <w:iCs/>
            <w:color w:val="8C8C8C"/>
          </w:rPr>
          <w:br/>
          <w:t xml:space="preserve">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lo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= </w:t>
        </w:r>
        <w:r>
          <w:rPr>
            <w:color w:val="000000"/>
          </w:rPr>
          <w:t>S2LatLng</w:t>
        </w:r>
        <w:r>
          <w:rPr>
            <w:color w:val="080808"/>
          </w:rPr>
          <w:t>.fromDegrees(</w:t>
        </w:r>
        <w:proofErr w:type="spellStart"/>
        <w:r>
          <w:rPr>
            <w:color w:val="000000"/>
          </w:rPr>
          <w:t>minLat</w:t>
        </w:r>
        <w:proofErr w:type="spellEnd"/>
        <w:r>
          <w:rPr>
            <w:color w:val="080808"/>
          </w:rPr>
          <w:t xml:space="preserve">, </w:t>
        </w:r>
        <w:proofErr w:type="spellStart"/>
        <w:r>
          <w:rPr>
            <w:color w:val="000000"/>
          </w:rPr>
          <w:t>minLon</w:t>
        </w:r>
        <w:proofErr w:type="spellEnd"/>
        <w:r>
          <w:rPr>
            <w:color w:val="080808"/>
          </w:rPr>
          <w:t>)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hi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= </w:t>
        </w:r>
        <w:r>
          <w:rPr>
            <w:color w:val="000000"/>
          </w:rPr>
          <w:t>S2LatLng</w:t>
        </w:r>
        <w:r>
          <w:rPr>
            <w:color w:val="080808"/>
          </w:rPr>
          <w:t>.fromDegrees(</w:t>
        </w:r>
        <w:proofErr w:type="spellStart"/>
        <w:r>
          <w:rPr>
            <w:color w:val="000000"/>
          </w:rPr>
          <w:t>maxLat</w:t>
        </w:r>
        <w:proofErr w:type="spellEnd"/>
        <w:r>
          <w:rPr>
            <w:color w:val="080808"/>
          </w:rPr>
          <w:t xml:space="preserve">, </w:t>
        </w:r>
        <w:proofErr w:type="spellStart"/>
        <w:r>
          <w:rPr>
            <w:color w:val="000000"/>
          </w:rPr>
          <w:t>maxLon</w:t>
        </w:r>
        <w:proofErr w:type="spellEnd"/>
        <w:r>
          <w:rPr>
            <w:color w:val="080808"/>
          </w:rPr>
          <w:t>)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rect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>= S2LatLngRect(</w:t>
        </w:r>
        <w:proofErr w:type="spellStart"/>
        <w:r>
          <w:rPr>
            <w:color w:val="000000"/>
          </w:rPr>
          <w:t>lo</w:t>
        </w:r>
        <w:proofErr w:type="spellEnd"/>
        <w:r>
          <w:rPr>
            <w:color w:val="080808"/>
          </w:rPr>
          <w:t xml:space="preserve">, </w:t>
        </w:r>
        <w:proofErr w:type="spellStart"/>
        <w:r>
          <w:rPr>
            <w:color w:val="000000"/>
          </w:rPr>
          <w:t>hi</w:t>
        </w:r>
        <w:proofErr w:type="spellEnd"/>
        <w:r>
          <w:rPr>
            <w:color w:val="080808"/>
          </w:rPr>
          <w:t>)</w:t>
        </w:r>
        <w:r>
          <w:rPr>
            <w:color w:val="080808"/>
          </w:rPr>
          <w:br/>
          <w:t xml:space="preserve">        </w:t>
        </w:r>
        <w:r>
          <w:rPr>
            <w:color w:val="080808"/>
          </w:rPr>
          <w:br/>
          <w:t xml:space="preserve">        </w:t>
        </w:r>
        <w:r>
          <w:rPr>
            <w:i/>
            <w:iCs/>
            <w:color w:val="8C8C8C"/>
          </w:rPr>
          <w:t>// Настраиваем параметры покрытия - используем разные уровни для эффективности</w:t>
        </w:r>
        <w:r>
          <w:rPr>
            <w:i/>
            <w:iCs/>
            <w:color w:val="8C8C8C"/>
          </w:rPr>
          <w:br/>
          <w:t xml:space="preserve">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coverer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>= S2RegionCoverer()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00000"/>
          </w:rPr>
          <w:t>coverer</w:t>
        </w:r>
        <w:r>
          <w:rPr>
            <w:color w:val="080808"/>
          </w:rPr>
          <w:t>.setMaxLevel</w:t>
        </w:r>
        <w:proofErr w:type="spellEnd"/>
        <w:r>
          <w:rPr>
            <w:color w:val="080808"/>
          </w:rPr>
          <w:t>(</w:t>
        </w:r>
        <w:r>
          <w:rPr>
            <w:color w:val="000000"/>
          </w:rPr>
          <w:t>maxS2Level</w:t>
        </w:r>
        <w:r>
          <w:rPr>
            <w:color w:val="080808"/>
          </w:rPr>
          <w:t xml:space="preserve">) </w:t>
        </w:r>
        <w:r>
          <w:rPr>
            <w:i/>
            <w:iCs/>
            <w:color w:val="8C8C8C"/>
          </w:rPr>
          <w:t>// Максимальный уровень</w:t>
        </w:r>
        <w:r>
          <w:rPr>
            <w:i/>
            <w:iCs/>
            <w:color w:val="8C8C8C"/>
          </w:rPr>
          <w:br/>
          <w:t xml:space="preserve">        </w:t>
        </w:r>
        <w:proofErr w:type="spellStart"/>
        <w:r>
          <w:rPr>
            <w:color w:val="000000"/>
          </w:rPr>
          <w:t>coverer</w:t>
        </w:r>
        <w:r>
          <w:rPr>
            <w:color w:val="080808"/>
          </w:rPr>
          <w:t>.setMinLevel</w:t>
        </w:r>
        <w:proofErr w:type="spellEnd"/>
        <w:r>
          <w:rPr>
            <w:color w:val="080808"/>
          </w:rPr>
          <w:t>(</w:t>
        </w:r>
        <w:r>
          <w:rPr>
            <w:color w:val="1750EB"/>
          </w:rPr>
          <w:t>1</w:t>
        </w:r>
        <w:r>
          <w:rPr>
            <w:color w:val="080808"/>
          </w:rPr>
          <w:t xml:space="preserve">) </w:t>
        </w:r>
        <w:r>
          <w:rPr>
            <w:i/>
            <w:iCs/>
            <w:color w:val="8C8C8C"/>
          </w:rPr>
          <w:t>// Минимальный уровень (самые большие ячейки)</w:t>
        </w:r>
        <w:r>
          <w:rPr>
            <w:i/>
            <w:iCs/>
            <w:color w:val="8C8C8C"/>
          </w:rPr>
          <w:br/>
          <w:t xml:space="preserve">        </w:t>
        </w:r>
        <w:proofErr w:type="spellStart"/>
        <w:r>
          <w:rPr>
            <w:color w:val="000000"/>
          </w:rPr>
          <w:t>coverer</w:t>
        </w:r>
        <w:r>
          <w:rPr>
            <w:color w:val="080808"/>
          </w:rPr>
          <w:t>.setMaxCells</w:t>
        </w:r>
        <w:proofErr w:type="spellEnd"/>
        <w:r>
          <w:rPr>
            <w:color w:val="080808"/>
          </w:rPr>
          <w:t>(</w:t>
        </w:r>
        <w:r>
          <w:rPr>
            <w:color w:val="1750EB"/>
          </w:rPr>
          <w:t>200</w:t>
        </w:r>
        <w:r>
          <w:rPr>
            <w:color w:val="080808"/>
          </w:rPr>
          <w:t xml:space="preserve">) </w:t>
        </w:r>
        <w:r>
          <w:rPr>
            <w:i/>
            <w:iCs/>
            <w:color w:val="8C8C8C"/>
          </w:rPr>
          <w:t>// Больше ячеек для лучшего покрытия</w:t>
        </w:r>
        <w:r>
          <w:rPr>
            <w:i/>
            <w:iCs/>
            <w:color w:val="8C8C8C"/>
          </w:rPr>
          <w:br/>
          <w:t xml:space="preserve">        </w:t>
        </w:r>
        <w:r>
          <w:rPr>
            <w:i/>
            <w:iCs/>
            <w:color w:val="8C8C8C"/>
          </w:rPr>
          <w:br/>
          <w:t xml:space="preserve">        // Получаем покрытие прямоугольника S2 ячейками разных уровней</w:t>
        </w:r>
        <w:r>
          <w:rPr>
            <w:i/>
            <w:iCs/>
            <w:color w:val="8C8C8C"/>
          </w:rPr>
          <w:br/>
          <w:t xml:space="preserve">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cellUnion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= </w:t>
        </w:r>
        <w:proofErr w:type="spellStart"/>
        <w:r>
          <w:rPr>
            <w:color w:val="000000"/>
          </w:rPr>
          <w:t>coverer</w:t>
        </w:r>
        <w:r>
          <w:rPr>
            <w:color w:val="080808"/>
          </w:rPr>
          <w:t>.getCovering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000000"/>
          </w:rPr>
          <w:t>rect</w:t>
        </w:r>
        <w:proofErr w:type="spellEnd"/>
        <w:r>
          <w:rPr>
            <w:color w:val="080808"/>
          </w:rPr>
          <w:t>)</w:t>
        </w:r>
        <w:r>
          <w:rPr>
            <w:color w:val="080808"/>
          </w:rPr>
          <w:br/>
          <w:t xml:space="preserve">        </w:t>
        </w:r>
        <w:r>
          <w:rPr>
            <w:color w:val="080808"/>
          </w:rPr>
          <w:br/>
          <w:t xml:space="preserve">        </w:t>
        </w:r>
        <w:r>
          <w:rPr>
            <w:i/>
            <w:iCs/>
            <w:color w:val="8C8C8C"/>
          </w:rPr>
          <w:t>// Преобразуем ячейки разных уровней в интервалы уровня 24</w:t>
        </w:r>
        <w:r>
          <w:rPr>
            <w:i/>
            <w:iCs/>
            <w:color w:val="8C8C8C"/>
          </w:rPr>
          <w:br/>
          <w:t xml:space="preserve">        </w:t>
        </w:r>
        <w:proofErr w:type="spellStart"/>
        <w:r>
          <w:rPr>
            <w:color w:val="0033B3"/>
          </w:rPr>
          <w:t>return</w:t>
        </w:r>
        <w:proofErr w:type="spellEnd"/>
        <w:r>
          <w:rPr>
            <w:color w:val="0033B3"/>
          </w:rPr>
          <w:t xml:space="preserve"> </w:t>
        </w:r>
        <w:r>
          <w:rPr>
            <w:color w:val="080808"/>
          </w:rPr>
          <w:t>convertToLevel24Ranges(</w:t>
        </w:r>
        <w:proofErr w:type="spellStart"/>
        <w:r>
          <w:rPr>
            <w:color w:val="000000"/>
          </w:rPr>
          <w:t>cellUnion</w:t>
        </w:r>
        <w:proofErr w:type="spellEnd"/>
        <w:r>
          <w:rPr>
            <w:color w:val="080808"/>
          </w:rPr>
          <w:t>)</w:t>
        </w:r>
        <w:r>
          <w:rPr>
            <w:color w:val="080808"/>
          </w:rPr>
          <w:br/>
          <w:t xml:space="preserve">    }</w:t>
        </w:r>
        <w:r>
          <w:rPr>
            <w:color w:val="080808"/>
          </w:rPr>
          <w:br/>
          <w:t xml:space="preserve">    </w:t>
        </w:r>
        <w:r>
          <w:rPr>
            <w:color w:val="080808"/>
          </w:rPr>
          <w:br/>
          <w:t xml:space="preserve">    </w:t>
        </w:r>
        <w:r>
          <w:rPr>
            <w:i/>
            <w:iCs/>
            <w:color w:val="8C8C8C"/>
          </w:rPr>
          <w:t>/**</w:t>
        </w:r>
        <w:r>
          <w:rPr>
            <w:i/>
            <w:iCs/>
            <w:color w:val="8C8C8C"/>
          </w:rPr>
          <w:br/>
          <w:t xml:space="preserve">     * Преобразовать ячейки разных уровней в интервалы уровня 24</w:t>
        </w:r>
        <w:r>
          <w:rPr>
            <w:i/>
            <w:iCs/>
            <w:color w:val="8C8C8C"/>
          </w:rPr>
          <w:br/>
          <w:t xml:space="preserve">     * Для каждой ячейки берем диапазон [</w:t>
        </w:r>
        <w:proofErr w:type="spellStart"/>
        <w:r>
          <w:rPr>
            <w:i/>
            <w:iCs/>
            <w:color w:val="8C8C8C"/>
          </w:rPr>
          <w:t>childBeginAtLevel</w:t>
        </w:r>
        <w:proofErr w:type="spellEnd"/>
        <w:r>
          <w:rPr>
            <w:i/>
            <w:iCs/>
            <w:color w:val="8C8C8C"/>
          </w:rPr>
          <w:t xml:space="preserve">(24), </w:t>
        </w:r>
        <w:proofErr w:type="spellStart"/>
        <w:r>
          <w:rPr>
            <w:i/>
            <w:iCs/>
            <w:color w:val="8C8C8C"/>
          </w:rPr>
          <w:t>childEndAtLevel</w:t>
        </w:r>
        <w:proofErr w:type="spellEnd"/>
        <w:r>
          <w:rPr>
            <w:i/>
            <w:iCs/>
            <w:color w:val="8C8C8C"/>
          </w:rPr>
          <w:t>(24))</w:t>
        </w:r>
        <w:r>
          <w:rPr>
            <w:i/>
            <w:iCs/>
            <w:color w:val="8C8C8C"/>
          </w:rPr>
          <w:br/>
          <w:t xml:space="preserve">     */</w:t>
        </w:r>
        <w:r>
          <w:rPr>
            <w:i/>
            <w:iCs/>
            <w:color w:val="8C8C8C"/>
          </w:rPr>
          <w:br/>
          <w:t xml:space="preserve">    </w:t>
        </w:r>
        <w:proofErr w:type="spellStart"/>
        <w:r>
          <w:rPr>
            <w:color w:val="0033B3"/>
          </w:rPr>
          <w:t>private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33B3"/>
          </w:rPr>
          <w:t>fun</w:t>
        </w:r>
        <w:proofErr w:type="spellEnd"/>
        <w:r>
          <w:rPr>
            <w:color w:val="0033B3"/>
          </w:rPr>
          <w:t xml:space="preserve"> </w:t>
        </w:r>
        <w:r>
          <w:rPr>
            <w:color w:val="00627A"/>
          </w:rPr>
          <w:t>convertToLevel24Ranges</w:t>
        </w:r>
        <w:r>
          <w:rPr>
            <w:color w:val="080808"/>
          </w:rPr>
          <w:t>(</w:t>
        </w:r>
        <w:proofErr w:type="spellStart"/>
        <w:r>
          <w:rPr>
            <w:color w:val="000000"/>
          </w:rPr>
          <w:t>cellUnion</w:t>
        </w:r>
        <w:proofErr w:type="spellEnd"/>
        <w:r>
          <w:rPr>
            <w:color w:val="080808"/>
          </w:rPr>
          <w:t xml:space="preserve">: </w:t>
        </w:r>
        <w:r>
          <w:rPr>
            <w:color w:val="000000"/>
          </w:rPr>
          <w:t>S2CellUnion</w:t>
        </w:r>
        <w:r>
          <w:rPr>
            <w:color w:val="080808"/>
          </w:rPr>
          <w:t xml:space="preserve">): </w:t>
        </w:r>
        <w:r>
          <w:rPr>
            <w:color w:val="000000"/>
          </w:rPr>
          <w:t>List</w:t>
        </w:r>
        <w:r>
          <w:rPr>
            <w:color w:val="080808"/>
          </w:rPr>
          <w:t>&lt;</w:t>
        </w:r>
        <w:proofErr w:type="spellStart"/>
        <w:r>
          <w:rPr>
            <w:color w:val="000000"/>
          </w:rPr>
          <w:t>Pair</w:t>
        </w:r>
        <w:proofErr w:type="spellEnd"/>
        <w:r>
          <w:rPr>
            <w:color w:val="080808"/>
          </w:rPr>
          <w:t>&lt;</w:t>
        </w:r>
        <w:r>
          <w:rPr>
            <w:color w:val="000000"/>
          </w:rPr>
          <w:t>Long</w:t>
        </w:r>
        <w:r>
          <w:rPr>
            <w:color w:val="080808"/>
          </w:rPr>
          <w:t xml:space="preserve">, </w:t>
        </w:r>
        <w:r>
          <w:rPr>
            <w:color w:val="000000"/>
          </w:rPr>
          <w:t>Long</w:t>
        </w:r>
        <w:r>
          <w:rPr>
            <w:color w:val="080808"/>
          </w:rPr>
          <w:t>&gt;&gt; {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ranges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= </w:t>
        </w:r>
        <w:proofErr w:type="spellStart"/>
        <w:r>
          <w:rPr>
            <w:i/>
            <w:iCs/>
            <w:color w:val="00627A"/>
          </w:rPr>
          <w:t>mutableListOf</w:t>
        </w:r>
        <w:proofErr w:type="spellEnd"/>
        <w:r>
          <w:rPr>
            <w:color w:val="080808"/>
          </w:rPr>
          <w:t>&lt;</w:t>
        </w:r>
        <w:proofErr w:type="spellStart"/>
        <w:r>
          <w:rPr>
            <w:color w:val="000000"/>
          </w:rPr>
          <w:t>Pair</w:t>
        </w:r>
        <w:proofErr w:type="spellEnd"/>
        <w:r>
          <w:rPr>
            <w:color w:val="080808"/>
          </w:rPr>
          <w:t>&lt;</w:t>
        </w:r>
        <w:r>
          <w:rPr>
            <w:color w:val="000000"/>
          </w:rPr>
          <w:t>Long</w:t>
        </w:r>
        <w:r>
          <w:rPr>
            <w:color w:val="080808"/>
          </w:rPr>
          <w:t xml:space="preserve">, </w:t>
        </w:r>
        <w:r>
          <w:rPr>
            <w:color w:val="000000"/>
          </w:rPr>
          <w:t>Long</w:t>
        </w:r>
        <w:r>
          <w:rPr>
            <w:color w:val="080808"/>
          </w:rPr>
          <w:t>&gt;&gt;()</w:t>
        </w:r>
        <w:r>
          <w:rPr>
            <w:color w:val="080808"/>
          </w:rPr>
          <w:br/>
          <w:t xml:space="preserve">        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033B3"/>
          </w:rPr>
          <w:t>for</w:t>
        </w:r>
        <w:proofErr w:type="spellEnd"/>
        <w:r>
          <w:rPr>
            <w:color w:val="0033B3"/>
          </w:rPr>
          <w:t xml:space="preserve"> </w:t>
        </w:r>
        <w:r>
          <w:rPr>
            <w:color w:val="080808"/>
          </w:rPr>
          <w:t>(</w:t>
        </w:r>
        <w:r>
          <w:rPr>
            <w:color w:val="000000"/>
          </w:rPr>
          <w:t xml:space="preserve">i </w:t>
        </w:r>
        <w:proofErr w:type="spellStart"/>
        <w:r>
          <w:rPr>
            <w:color w:val="0033B3"/>
          </w:rPr>
          <w:t>in</w:t>
        </w:r>
        <w:proofErr w:type="spellEnd"/>
        <w:r>
          <w:rPr>
            <w:color w:val="0033B3"/>
          </w:rPr>
          <w:t xml:space="preserve"> </w:t>
        </w:r>
        <w:r>
          <w:rPr>
            <w:color w:val="1750EB"/>
          </w:rPr>
          <w:t xml:space="preserve">0 </w:t>
        </w:r>
        <w:proofErr w:type="spellStart"/>
        <w:r>
          <w:rPr>
            <w:i/>
            <w:iCs/>
            <w:color w:val="00627A"/>
          </w:rPr>
          <w:t>until</w:t>
        </w:r>
        <w:proofErr w:type="spellEnd"/>
        <w:r>
          <w:rPr>
            <w:i/>
            <w:iCs/>
            <w:color w:val="00627A"/>
          </w:rPr>
          <w:t xml:space="preserve"> </w:t>
        </w:r>
        <w:proofErr w:type="spellStart"/>
        <w:r>
          <w:rPr>
            <w:color w:val="000000"/>
          </w:rPr>
          <w:t>cellUnion</w:t>
        </w:r>
        <w:r>
          <w:rPr>
            <w:color w:val="080808"/>
          </w:rPr>
          <w:t>.size</w:t>
        </w:r>
        <w:proofErr w:type="spellEnd"/>
        <w:r>
          <w:rPr>
            <w:color w:val="080808"/>
          </w:rPr>
          <w:t>()) {</w:t>
        </w:r>
        <w:r>
          <w:rPr>
            <w:color w:val="080808"/>
          </w:rPr>
          <w:br/>
          <w:t xml:space="preserve">    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cell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= </w:t>
        </w:r>
        <w:proofErr w:type="spellStart"/>
        <w:r>
          <w:rPr>
            <w:color w:val="000000"/>
          </w:rPr>
          <w:t>cellUnion</w:t>
        </w:r>
        <w:r>
          <w:rPr>
            <w:color w:val="080808"/>
          </w:rPr>
          <w:t>.cellId</w:t>
        </w:r>
        <w:proofErr w:type="spellEnd"/>
        <w:r>
          <w:rPr>
            <w:color w:val="080808"/>
          </w:rPr>
          <w:t>(</w:t>
        </w:r>
        <w:r>
          <w:rPr>
            <w:color w:val="000000"/>
          </w:rPr>
          <w:t>i</w:t>
        </w:r>
        <w:r>
          <w:rPr>
            <w:color w:val="080808"/>
          </w:rPr>
          <w:t>)</w:t>
        </w:r>
        <w:r>
          <w:rPr>
            <w:color w:val="080808"/>
          </w:rPr>
          <w:br/>
          <w:t xml:space="preserve">            </w:t>
        </w:r>
        <w:r>
          <w:rPr>
            <w:color w:val="080808"/>
          </w:rPr>
          <w:br/>
          <w:t xml:space="preserve">            </w:t>
        </w:r>
        <w:r>
          <w:rPr>
            <w:i/>
            <w:iCs/>
            <w:color w:val="8C8C8C"/>
          </w:rPr>
          <w:t>// Получаем диапазон дочерних ячеек уровня 24</w:t>
        </w:r>
        <w:r>
          <w:rPr>
            <w:i/>
            <w:iCs/>
            <w:color w:val="8C8C8C"/>
          </w:rPr>
          <w:br/>
          <w:t xml:space="preserve">    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rangeStart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= </w:t>
        </w:r>
        <w:proofErr w:type="spellStart"/>
        <w:r>
          <w:rPr>
            <w:color w:val="000000"/>
          </w:rPr>
          <w:t>cell</w:t>
        </w:r>
        <w:r>
          <w:rPr>
            <w:color w:val="080808"/>
          </w:rPr>
          <w:t>.childBegin</w:t>
        </w:r>
        <w:proofErr w:type="spellEnd"/>
        <w:r>
          <w:rPr>
            <w:color w:val="080808"/>
          </w:rPr>
          <w:t>(</w:t>
        </w:r>
        <w:r>
          <w:rPr>
            <w:color w:val="1750EB"/>
          </w:rPr>
          <w:t>24</w:t>
        </w:r>
        <w:r>
          <w:rPr>
            <w:color w:val="080808"/>
          </w:rPr>
          <w:t>).</w:t>
        </w:r>
        <w:proofErr w:type="spellStart"/>
        <w:r>
          <w:rPr>
            <w:color w:val="080808"/>
          </w:rPr>
          <w:t>id</w:t>
        </w:r>
        <w:proofErr w:type="spellEnd"/>
        <w:r>
          <w:rPr>
            <w:color w:val="080808"/>
          </w:rPr>
          <w:t>()</w:t>
        </w:r>
        <w:r>
          <w:rPr>
            <w:color w:val="080808"/>
          </w:rPr>
          <w:br/>
          <w:t xml:space="preserve">    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rangeEnd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= </w:t>
        </w:r>
        <w:proofErr w:type="spellStart"/>
        <w:r>
          <w:rPr>
            <w:color w:val="000000"/>
          </w:rPr>
          <w:t>cell</w:t>
        </w:r>
        <w:r>
          <w:rPr>
            <w:color w:val="080808"/>
          </w:rPr>
          <w:t>.childEnd</w:t>
        </w:r>
        <w:proofErr w:type="spellEnd"/>
        <w:r>
          <w:rPr>
            <w:color w:val="080808"/>
          </w:rPr>
          <w:t>(</w:t>
        </w:r>
        <w:r>
          <w:rPr>
            <w:color w:val="1750EB"/>
          </w:rPr>
          <w:t>24</w:t>
        </w:r>
        <w:r>
          <w:rPr>
            <w:color w:val="080808"/>
          </w:rPr>
          <w:t>).</w:t>
        </w:r>
        <w:proofErr w:type="spellStart"/>
        <w:r>
          <w:rPr>
            <w:color w:val="080808"/>
          </w:rPr>
          <w:t>id</w:t>
        </w:r>
        <w:proofErr w:type="spellEnd"/>
        <w:r>
          <w:rPr>
            <w:color w:val="080808"/>
          </w:rPr>
          <w:t xml:space="preserve">() - </w:t>
        </w:r>
        <w:r>
          <w:rPr>
            <w:color w:val="1750EB"/>
          </w:rPr>
          <w:t xml:space="preserve">1 </w:t>
        </w:r>
        <w:r>
          <w:rPr>
            <w:i/>
            <w:iCs/>
            <w:color w:val="8C8C8C"/>
          </w:rPr>
          <w:t xml:space="preserve">// -1 потому что </w:t>
        </w:r>
        <w:proofErr w:type="spellStart"/>
        <w:r>
          <w:rPr>
            <w:i/>
            <w:iCs/>
            <w:color w:val="8C8C8C"/>
          </w:rPr>
          <w:t>childEnd</w:t>
        </w:r>
        <w:proofErr w:type="spellEnd"/>
        <w:r>
          <w:rPr>
            <w:i/>
            <w:iCs/>
            <w:color w:val="8C8C8C"/>
          </w:rPr>
          <w:t xml:space="preserve"> исключительный</w:t>
        </w:r>
        <w:r>
          <w:rPr>
            <w:i/>
            <w:iCs/>
            <w:color w:val="8C8C8C"/>
          </w:rPr>
          <w:br/>
          <w:t xml:space="preserve">            </w:t>
        </w:r>
        <w:r>
          <w:rPr>
            <w:i/>
            <w:iCs/>
            <w:color w:val="8C8C8C"/>
          </w:rPr>
          <w:br/>
          <w:t xml:space="preserve">            </w:t>
        </w:r>
        <w:proofErr w:type="spellStart"/>
        <w:r>
          <w:rPr>
            <w:color w:val="000000"/>
          </w:rPr>
          <w:t>ranges</w:t>
        </w:r>
        <w:r>
          <w:rPr>
            <w:color w:val="080808"/>
          </w:rPr>
          <w:t>.add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080808"/>
          </w:rPr>
          <w:t>Pair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000000"/>
          </w:rPr>
          <w:t>rangeStart</w:t>
        </w:r>
        <w:proofErr w:type="spellEnd"/>
        <w:r>
          <w:rPr>
            <w:color w:val="080808"/>
          </w:rPr>
          <w:t xml:space="preserve">, </w:t>
        </w:r>
        <w:proofErr w:type="spellStart"/>
        <w:r>
          <w:rPr>
            <w:color w:val="000000"/>
          </w:rPr>
          <w:t>rangeEnd</w:t>
        </w:r>
        <w:proofErr w:type="spellEnd"/>
        <w:r>
          <w:rPr>
            <w:color w:val="080808"/>
          </w:rPr>
          <w:t>))</w:t>
        </w:r>
        <w:r>
          <w:rPr>
            <w:color w:val="080808"/>
          </w:rPr>
          <w:br/>
          <w:t xml:space="preserve">        }</w:t>
        </w:r>
        <w:r>
          <w:rPr>
            <w:color w:val="080808"/>
          </w:rPr>
          <w:br/>
          <w:t xml:space="preserve">        </w:t>
        </w:r>
        <w:r>
          <w:rPr>
            <w:color w:val="080808"/>
          </w:rPr>
          <w:br/>
          <w:t xml:space="preserve">        </w:t>
        </w:r>
        <w:r>
          <w:rPr>
            <w:i/>
            <w:iCs/>
            <w:color w:val="8C8C8C"/>
          </w:rPr>
          <w:t>// Сортируем по начальному ID</w:t>
        </w:r>
        <w:r>
          <w:rPr>
            <w:i/>
            <w:iCs/>
            <w:color w:val="8C8C8C"/>
          </w:rPr>
          <w:br/>
          <w:t xml:space="preserve">        </w:t>
        </w:r>
        <w:proofErr w:type="spellStart"/>
        <w:r>
          <w:rPr>
            <w:color w:val="000000"/>
          </w:rPr>
          <w:t>ranges</w:t>
        </w:r>
        <w:r>
          <w:rPr>
            <w:color w:val="080808"/>
          </w:rPr>
          <w:t>.</w:t>
        </w:r>
        <w:r>
          <w:rPr>
            <w:i/>
            <w:iCs/>
            <w:color w:val="00627A"/>
          </w:rPr>
          <w:t>sortBy</w:t>
        </w:r>
        <w:proofErr w:type="spellEnd"/>
        <w:r>
          <w:rPr>
            <w:i/>
            <w:iCs/>
            <w:color w:val="00627A"/>
          </w:rPr>
          <w:t xml:space="preserve"> </w:t>
        </w:r>
        <w:r>
          <w:rPr>
            <w:b/>
            <w:bCs/>
            <w:color w:val="080808"/>
          </w:rPr>
          <w:t xml:space="preserve">{ </w:t>
        </w:r>
        <w:proofErr w:type="spellStart"/>
        <w:r>
          <w:rPr>
            <w:b/>
            <w:bCs/>
            <w:color w:val="080808"/>
          </w:rPr>
          <w:t>it</w:t>
        </w:r>
        <w:r>
          <w:rPr>
            <w:color w:val="080808"/>
          </w:rPr>
          <w:t>.</w:t>
        </w:r>
        <w:r>
          <w:rPr>
            <w:color w:val="871094"/>
          </w:rPr>
          <w:t>first</w:t>
        </w:r>
        <w:proofErr w:type="spellEnd"/>
        <w:r>
          <w:rPr>
            <w:color w:val="871094"/>
          </w:rPr>
          <w:t xml:space="preserve"> </w:t>
        </w:r>
        <w:r>
          <w:rPr>
            <w:b/>
            <w:bCs/>
            <w:color w:val="080808"/>
          </w:rPr>
          <w:t>}</w:t>
        </w:r>
        <w:r>
          <w:rPr>
            <w:b/>
            <w:bCs/>
            <w:color w:val="080808"/>
          </w:rPr>
          <w:br/>
          <w:t xml:space="preserve">        </w:t>
        </w:r>
        <w:r>
          <w:rPr>
            <w:b/>
            <w:bCs/>
            <w:color w:val="080808"/>
          </w:rPr>
          <w:br/>
          <w:t xml:space="preserve">        </w:t>
        </w:r>
        <w:r>
          <w:rPr>
            <w:i/>
            <w:iCs/>
            <w:color w:val="8C8C8C"/>
          </w:rPr>
          <w:t xml:space="preserve">// </w:t>
        </w:r>
        <w:proofErr w:type="spellStart"/>
        <w:r>
          <w:rPr>
            <w:i/>
            <w:iCs/>
            <w:color w:val="8C8C8C"/>
          </w:rPr>
          <w:t>Мерджим</w:t>
        </w:r>
        <w:proofErr w:type="spellEnd"/>
        <w:r>
          <w:rPr>
            <w:i/>
            <w:iCs/>
            <w:color w:val="8C8C8C"/>
          </w:rPr>
          <w:t xml:space="preserve"> пересекающиеся/соседние интервалы</w:t>
        </w:r>
        <w:r>
          <w:rPr>
            <w:i/>
            <w:iCs/>
            <w:color w:val="8C8C8C"/>
          </w:rPr>
          <w:br/>
          <w:t xml:space="preserve">        </w:t>
        </w:r>
        <w:proofErr w:type="spellStart"/>
        <w:r>
          <w:rPr>
            <w:color w:val="0033B3"/>
          </w:rPr>
          <w:t>return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80808"/>
          </w:rPr>
          <w:t>mergeAdjacentRanges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000000"/>
          </w:rPr>
          <w:t>ranges</w:t>
        </w:r>
        <w:proofErr w:type="spellEnd"/>
        <w:r>
          <w:rPr>
            <w:color w:val="080808"/>
          </w:rPr>
          <w:t>)</w:t>
        </w:r>
        <w:r>
          <w:rPr>
            <w:color w:val="080808"/>
          </w:rPr>
          <w:br/>
          <w:t xml:space="preserve">    }</w:t>
        </w:r>
        <w:r>
          <w:rPr>
            <w:color w:val="080808"/>
          </w:rPr>
          <w:br/>
          <w:t xml:space="preserve">    </w:t>
        </w:r>
        <w:r>
          <w:rPr>
            <w:color w:val="080808"/>
          </w:rPr>
          <w:br/>
          <w:t xml:space="preserve">    </w:t>
        </w:r>
        <w:r>
          <w:rPr>
            <w:i/>
            <w:iCs/>
            <w:color w:val="8C8C8C"/>
          </w:rPr>
          <w:t>/**</w:t>
        </w:r>
        <w:r>
          <w:rPr>
            <w:i/>
            <w:iCs/>
            <w:color w:val="8C8C8C"/>
          </w:rPr>
          <w:br/>
          <w:t xml:space="preserve">     * Объединить соседние или пересекающиеся интервалы</w:t>
        </w:r>
        <w:r>
          <w:rPr>
            <w:i/>
            <w:iCs/>
            <w:color w:val="8C8C8C"/>
          </w:rPr>
          <w:br/>
          <w:t xml:space="preserve">     */</w:t>
        </w:r>
        <w:r>
          <w:rPr>
            <w:i/>
            <w:iCs/>
            <w:color w:val="8C8C8C"/>
          </w:rPr>
          <w:br/>
          <w:t xml:space="preserve">    </w:t>
        </w:r>
        <w:proofErr w:type="spellStart"/>
        <w:r>
          <w:rPr>
            <w:color w:val="0033B3"/>
          </w:rPr>
          <w:t>private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33B3"/>
          </w:rPr>
          <w:t>fun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627A"/>
          </w:rPr>
          <w:t>mergeAdjacentRanges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000000"/>
          </w:rPr>
          <w:t>sortedRanges</w:t>
        </w:r>
        <w:proofErr w:type="spellEnd"/>
        <w:r>
          <w:rPr>
            <w:color w:val="080808"/>
          </w:rPr>
          <w:t xml:space="preserve">: </w:t>
        </w:r>
        <w:r>
          <w:rPr>
            <w:color w:val="000000"/>
          </w:rPr>
          <w:t>List</w:t>
        </w:r>
        <w:r>
          <w:rPr>
            <w:color w:val="080808"/>
          </w:rPr>
          <w:t>&lt;</w:t>
        </w:r>
        <w:proofErr w:type="spellStart"/>
        <w:r>
          <w:rPr>
            <w:color w:val="000000"/>
          </w:rPr>
          <w:t>Pair</w:t>
        </w:r>
        <w:proofErr w:type="spellEnd"/>
        <w:r>
          <w:rPr>
            <w:color w:val="080808"/>
          </w:rPr>
          <w:t>&lt;</w:t>
        </w:r>
        <w:r>
          <w:rPr>
            <w:color w:val="000000"/>
          </w:rPr>
          <w:t>Long</w:t>
        </w:r>
        <w:r>
          <w:rPr>
            <w:color w:val="080808"/>
          </w:rPr>
          <w:t xml:space="preserve">, </w:t>
        </w:r>
        <w:r>
          <w:rPr>
            <w:color w:val="000000"/>
          </w:rPr>
          <w:t>Long</w:t>
        </w:r>
        <w:r>
          <w:rPr>
            <w:color w:val="080808"/>
          </w:rPr>
          <w:t xml:space="preserve">&gt;&gt;): </w:t>
        </w:r>
        <w:r>
          <w:rPr>
            <w:color w:val="000000"/>
          </w:rPr>
          <w:t>List</w:t>
        </w:r>
        <w:r>
          <w:rPr>
            <w:color w:val="080808"/>
          </w:rPr>
          <w:t>&lt;</w:t>
        </w:r>
        <w:proofErr w:type="spellStart"/>
        <w:r>
          <w:rPr>
            <w:color w:val="000000"/>
          </w:rPr>
          <w:t>Pair</w:t>
        </w:r>
        <w:proofErr w:type="spellEnd"/>
        <w:r>
          <w:rPr>
            <w:color w:val="080808"/>
          </w:rPr>
          <w:t>&lt;</w:t>
        </w:r>
        <w:r>
          <w:rPr>
            <w:color w:val="000000"/>
          </w:rPr>
          <w:t>Long</w:t>
        </w:r>
        <w:r>
          <w:rPr>
            <w:color w:val="080808"/>
          </w:rPr>
          <w:t xml:space="preserve">, </w:t>
        </w:r>
        <w:r>
          <w:rPr>
            <w:color w:val="000000"/>
          </w:rPr>
          <w:t>Long</w:t>
        </w:r>
        <w:r>
          <w:rPr>
            <w:color w:val="080808"/>
          </w:rPr>
          <w:t>&gt;&gt; {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033B3"/>
          </w:rPr>
          <w:t>if</w:t>
        </w:r>
        <w:proofErr w:type="spellEnd"/>
        <w:r>
          <w:rPr>
            <w:color w:val="0033B3"/>
          </w:rPr>
          <w:t xml:space="preserve"> </w:t>
        </w:r>
        <w:r>
          <w:rPr>
            <w:color w:val="080808"/>
          </w:rPr>
          <w:t>(</w:t>
        </w:r>
        <w:proofErr w:type="spellStart"/>
        <w:r>
          <w:rPr>
            <w:color w:val="000000"/>
          </w:rPr>
          <w:t>sortedRanges</w:t>
        </w:r>
        <w:r>
          <w:rPr>
            <w:color w:val="080808"/>
          </w:rPr>
          <w:t>.isEmpty</w:t>
        </w:r>
        <w:proofErr w:type="spellEnd"/>
        <w:r>
          <w:rPr>
            <w:color w:val="080808"/>
          </w:rPr>
          <w:t>()) {</w:t>
        </w:r>
        <w:r>
          <w:rPr>
            <w:color w:val="080808"/>
          </w:rPr>
          <w:br/>
          <w:t xml:space="preserve">            </w:t>
        </w:r>
        <w:proofErr w:type="spellStart"/>
        <w:r>
          <w:rPr>
            <w:color w:val="0033B3"/>
          </w:rPr>
          <w:t>return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i/>
            <w:iCs/>
            <w:color w:val="00627A"/>
          </w:rPr>
          <w:t>emptyList</w:t>
        </w:r>
        <w:proofErr w:type="spellEnd"/>
        <w:r>
          <w:rPr>
            <w:color w:val="080808"/>
          </w:rPr>
          <w:t>()</w:t>
        </w:r>
        <w:r>
          <w:rPr>
            <w:color w:val="080808"/>
          </w:rPr>
          <w:br/>
          <w:t xml:space="preserve">        }</w:t>
        </w:r>
        <w:r>
          <w:rPr>
            <w:color w:val="080808"/>
          </w:rPr>
          <w:br/>
          <w:t xml:space="preserve">        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merged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= </w:t>
        </w:r>
        <w:proofErr w:type="spellStart"/>
        <w:r>
          <w:rPr>
            <w:i/>
            <w:iCs/>
            <w:color w:val="00627A"/>
          </w:rPr>
          <w:t>mutableListOf</w:t>
        </w:r>
        <w:proofErr w:type="spellEnd"/>
        <w:r>
          <w:rPr>
            <w:color w:val="080808"/>
          </w:rPr>
          <w:t>&lt;</w:t>
        </w:r>
        <w:proofErr w:type="spellStart"/>
        <w:r>
          <w:rPr>
            <w:color w:val="000000"/>
          </w:rPr>
          <w:t>Pair</w:t>
        </w:r>
        <w:proofErr w:type="spellEnd"/>
        <w:r>
          <w:rPr>
            <w:color w:val="080808"/>
          </w:rPr>
          <w:t>&lt;</w:t>
        </w:r>
        <w:r>
          <w:rPr>
            <w:color w:val="000000"/>
          </w:rPr>
          <w:t>Long</w:t>
        </w:r>
        <w:r>
          <w:rPr>
            <w:color w:val="080808"/>
          </w:rPr>
          <w:t xml:space="preserve">, </w:t>
        </w:r>
        <w:r>
          <w:rPr>
            <w:color w:val="000000"/>
          </w:rPr>
          <w:t>Long</w:t>
        </w:r>
        <w:r>
          <w:rPr>
            <w:color w:val="080808"/>
          </w:rPr>
          <w:t>&gt;&gt;()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033B3"/>
          </w:rPr>
          <w:t>var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currentStart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= </w:t>
        </w:r>
        <w:proofErr w:type="spellStart"/>
        <w:r>
          <w:rPr>
            <w:color w:val="000000"/>
          </w:rPr>
          <w:t>sortedRanges</w:t>
        </w:r>
        <w:proofErr w:type="spellEnd"/>
        <w:r>
          <w:rPr>
            <w:color w:val="080808"/>
          </w:rPr>
          <w:t>[</w:t>
        </w:r>
        <w:r>
          <w:rPr>
            <w:color w:val="1750EB"/>
          </w:rPr>
          <w:t>0</w:t>
        </w:r>
        <w:r>
          <w:rPr>
            <w:color w:val="080808"/>
          </w:rPr>
          <w:t>].</w:t>
        </w:r>
        <w:proofErr w:type="spellStart"/>
        <w:r>
          <w:rPr>
            <w:color w:val="871094"/>
          </w:rPr>
          <w:t>first</w:t>
        </w:r>
        <w:proofErr w:type="spellEnd"/>
        <w:r>
          <w:rPr>
            <w:color w:val="871094"/>
          </w:rPr>
          <w:br/>
          <w:t xml:space="preserve">        </w:t>
        </w:r>
        <w:proofErr w:type="spellStart"/>
        <w:r>
          <w:rPr>
            <w:color w:val="0033B3"/>
          </w:rPr>
          <w:t>var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currentEnd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= </w:t>
        </w:r>
        <w:proofErr w:type="spellStart"/>
        <w:r>
          <w:rPr>
            <w:color w:val="000000"/>
          </w:rPr>
          <w:t>sortedRanges</w:t>
        </w:r>
        <w:proofErr w:type="spellEnd"/>
        <w:r>
          <w:rPr>
            <w:color w:val="080808"/>
          </w:rPr>
          <w:t>[</w:t>
        </w:r>
        <w:r>
          <w:rPr>
            <w:color w:val="1750EB"/>
          </w:rPr>
          <w:t>0</w:t>
        </w:r>
        <w:r>
          <w:rPr>
            <w:color w:val="080808"/>
          </w:rPr>
          <w:t>].</w:t>
        </w:r>
        <w:proofErr w:type="spellStart"/>
        <w:r>
          <w:rPr>
            <w:color w:val="871094"/>
          </w:rPr>
          <w:t>second</w:t>
        </w:r>
        <w:proofErr w:type="spellEnd"/>
        <w:r>
          <w:rPr>
            <w:color w:val="871094"/>
          </w:rPr>
          <w:br/>
          <w:t xml:space="preserve">        </w:t>
        </w:r>
        <w:r>
          <w:rPr>
            <w:color w:val="871094"/>
          </w:rPr>
          <w:br/>
          <w:t xml:space="preserve">        </w:t>
        </w:r>
        <w:proofErr w:type="spellStart"/>
        <w:r>
          <w:rPr>
            <w:color w:val="0033B3"/>
          </w:rPr>
          <w:t>for</w:t>
        </w:r>
        <w:proofErr w:type="spellEnd"/>
        <w:r>
          <w:rPr>
            <w:color w:val="0033B3"/>
          </w:rPr>
          <w:t xml:space="preserve"> </w:t>
        </w:r>
        <w:r>
          <w:rPr>
            <w:color w:val="080808"/>
          </w:rPr>
          <w:t>(</w:t>
        </w:r>
        <w:r>
          <w:rPr>
            <w:color w:val="000000"/>
          </w:rPr>
          <w:t xml:space="preserve">i </w:t>
        </w:r>
        <w:proofErr w:type="spellStart"/>
        <w:r>
          <w:rPr>
            <w:color w:val="0033B3"/>
          </w:rPr>
          <w:t>in</w:t>
        </w:r>
        <w:proofErr w:type="spellEnd"/>
        <w:r>
          <w:rPr>
            <w:color w:val="0033B3"/>
          </w:rPr>
          <w:t xml:space="preserve"> </w:t>
        </w:r>
        <w:r>
          <w:rPr>
            <w:color w:val="1750EB"/>
          </w:rPr>
          <w:t xml:space="preserve">1 </w:t>
        </w:r>
        <w:proofErr w:type="spellStart"/>
        <w:r>
          <w:rPr>
            <w:i/>
            <w:iCs/>
            <w:color w:val="00627A"/>
          </w:rPr>
          <w:t>until</w:t>
        </w:r>
        <w:proofErr w:type="spellEnd"/>
        <w:r>
          <w:rPr>
            <w:i/>
            <w:iCs/>
            <w:color w:val="00627A"/>
          </w:rPr>
          <w:t xml:space="preserve"> </w:t>
        </w:r>
        <w:proofErr w:type="spellStart"/>
        <w:r>
          <w:rPr>
            <w:color w:val="000000"/>
          </w:rPr>
          <w:t>sortedRanges</w:t>
        </w:r>
        <w:r>
          <w:rPr>
            <w:color w:val="080808"/>
          </w:rPr>
          <w:t>.</w:t>
        </w:r>
        <w:r>
          <w:rPr>
            <w:color w:val="871094"/>
          </w:rPr>
          <w:t>size</w:t>
        </w:r>
        <w:proofErr w:type="spellEnd"/>
        <w:r>
          <w:rPr>
            <w:color w:val="080808"/>
          </w:rPr>
          <w:t>) {</w:t>
        </w:r>
        <w:r>
          <w:rPr>
            <w:color w:val="080808"/>
          </w:rPr>
          <w:br/>
          <w:t xml:space="preserve">    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r>
          <w:rPr>
            <w:color w:val="080808"/>
          </w:rPr>
          <w:t>(</w:t>
        </w:r>
        <w:proofErr w:type="spellStart"/>
        <w:r>
          <w:rPr>
            <w:color w:val="000000"/>
          </w:rPr>
          <w:t>nextStart</w:t>
        </w:r>
        <w:proofErr w:type="spellEnd"/>
        <w:r>
          <w:rPr>
            <w:color w:val="080808"/>
          </w:rPr>
          <w:t xml:space="preserve">, </w:t>
        </w:r>
        <w:proofErr w:type="spellStart"/>
        <w:r>
          <w:rPr>
            <w:color w:val="000000"/>
          </w:rPr>
          <w:t>nextEnd</w:t>
        </w:r>
        <w:proofErr w:type="spellEnd"/>
        <w:r>
          <w:rPr>
            <w:color w:val="080808"/>
          </w:rPr>
          <w:t xml:space="preserve">) = </w:t>
        </w:r>
        <w:proofErr w:type="spellStart"/>
        <w:r>
          <w:rPr>
            <w:color w:val="000000"/>
          </w:rPr>
          <w:t>sortedRanges</w:t>
        </w:r>
        <w:proofErr w:type="spellEnd"/>
        <w:r>
          <w:rPr>
            <w:color w:val="080808"/>
          </w:rPr>
          <w:t>[</w:t>
        </w:r>
        <w:r>
          <w:rPr>
            <w:color w:val="000000"/>
          </w:rPr>
          <w:t>i</w:t>
        </w:r>
        <w:r>
          <w:rPr>
            <w:color w:val="080808"/>
          </w:rPr>
          <w:t>]</w:t>
        </w:r>
        <w:r>
          <w:rPr>
            <w:color w:val="080808"/>
          </w:rPr>
          <w:br/>
        </w:r>
        <w:r>
          <w:rPr>
            <w:color w:val="080808"/>
          </w:rPr>
          <w:lastRenderedPageBreak/>
          <w:t xml:space="preserve">            </w:t>
        </w:r>
        <w:r>
          <w:rPr>
            <w:color w:val="080808"/>
          </w:rPr>
          <w:br/>
          <w:t xml:space="preserve">            </w:t>
        </w:r>
        <w:r>
          <w:rPr>
            <w:i/>
            <w:iCs/>
            <w:color w:val="8C8C8C"/>
          </w:rPr>
          <w:t>// Если интервалы пересекаются или соседние (разница в 1)</w:t>
        </w:r>
        <w:r>
          <w:rPr>
            <w:i/>
            <w:iCs/>
            <w:color w:val="8C8C8C"/>
          </w:rPr>
          <w:br/>
          <w:t xml:space="preserve">            </w:t>
        </w:r>
        <w:proofErr w:type="spellStart"/>
        <w:r>
          <w:rPr>
            <w:color w:val="0033B3"/>
          </w:rPr>
          <w:t>if</w:t>
        </w:r>
        <w:proofErr w:type="spellEnd"/>
        <w:r>
          <w:rPr>
            <w:color w:val="0033B3"/>
          </w:rPr>
          <w:t xml:space="preserve"> </w:t>
        </w:r>
        <w:r>
          <w:rPr>
            <w:color w:val="080808"/>
          </w:rPr>
          <w:t>(</w:t>
        </w:r>
        <w:proofErr w:type="spellStart"/>
        <w:r>
          <w:rPr>
            <w:color w:val="000000"/>
          </w:rPr>
          <w:t>nextStart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&lt;= </w:t>
        </w:r>
        <w:proofErr w:type="spellStart"/>
        <w:r>
          <w:rPr>
            <w:color w:val="000000"/>
          </w:rPr>
          <w:t>currentEnd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+ </w:t>
        </w:r>
        <w:r>
          <w:rPr>
            <w:color w:val="1750EB"/>
          </w:rPr>
          <w:t>1</w:t>
        </w:r>
        <w:r>
          <w:rPr>
            <w:color w:val="080808"/>
          </w:rPr>
          <w:t>) {</w:t>
        </w:r>
        <w:r>
          <w:rPr>
            <w:color w:val="080808"/>
          </w:rPr>
          <w:br/>
          <w:t xml:space="preserve">                </w:t>
        </w:r>
        <w:r>
          <w:rPr>
            <w:i/>
            <w:iCs/>
            <w:color w:val="8C8C8C"/>
          </w:rPr>
          <w:t>// Объединяем</w:t>
        </w:r>
        <w:r>
          <w:rPr>
            <w:i/>
            <w:iCs/>
            <w:color w:val="8C8C8C"/>
          </w:rPr>
          <w:br/>
          <w:t xml:space="preserve">                </w:t>
        </w:r>
        <w:proofErr w:type="spellStart"/>
        <w:r>
          <w:rPr>
            <w:color w:val="000000"/>
          </w:rPr>
          <w:t>currentEnd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= </w:t>
        </w:r>
        <w:proofErr w:type="spellStart"/>
        <w:r>
          <w:rPr>
            <w:i/>
            <w:iCs/>
            <w:color w:val="00627A"/>
          </w:rPr>
          <w:t>maxOf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000000"/>
          </w:rPr>
          <w:t>currentEnd</w:t>
        </w:r>
        <w:proofErr w:type="spellEnd"/>
        <w:r>
          <w:rPr>
            <w:color w:val="080808"/>
          </w:rPr>
          <w:t xml:space="preserve">, </w:t>
        </w:r>
        <w:proofErr w:type="spellStart"/>
        <w:r>
          <w:rPr>
            <w:color w:val="000000"/>
          </w:rPr>
          <w:t>nextEnd</w:t>
        </w:r>
        <w:proofErr w:type="spellEnd"/>
        <w:r>
          <w:rPr>
            <w:color w:val="080808"/>
          </w:rPr>
          <w:t>)</w:t>
        </w:r>
        <w:r>
          <w:rPr>
            <w:color w:val="080808"/>
          </w:rPr>
          <w:br/>
          <w:t xml:space="preserve">            } </w:t>
        </w:r>
        <w:proofErr w:type="spellStart"/>
        <w:r>
          <w:rPr>
            <w:color w:val="0033B3"/>
          </w:rPr>
          <w:t>else</w:t>
        </w:r>
        <w:proofErr w:type="spellEnd"/>
        <w:r>
          <w:rPr>
            <w:color w:val="0033B3"/>
          </w:rPr>
          <w:t xml:space="preserve"> </w:t>
        </w:r>
        <w:r>
          <w:rPr>
            <w:color w:val="080808"/>
          </w:rPr>
          <w:t>{</w:t>
        </w:r>
        <w:r>
          <w:rPr>
            <w:color w:val="080808"/>
          </w:rPr>
          <w:br/>
          <w:t xml:space="preserve">                </w:t>
        </w:r>
        <w:r>
          <w:rPr>
            <w:i/>
            <w:iCs/>
            <w:color w:val="8C8C8C"/>
          </w:rPr>
          <w:t>// Сохраняем текущий и начинаем новый</w:t>
        </w:r>
        <w:r>
          <w:rPr>
            <w:i/>
            <w:iCs/>
            <w:color w:val="8C8C8C"/>
          </w:rPr>
          <w:br/>
          <w:t xml:space="preserve">                </w:t>
        </w:r>
        <w:proofErr w:type="spellStart"/>
        <w:r>
          <w:rPr>
            <w:color w:val="000000"/>
          </w:rPr>
          <w:t>merged</w:t>
        </w:r>
        <w:r>
          <w:rPr>
            <w:color w:val="080808"/>
          </w:rPr>
          <w:t>.add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080808"/>
          </w:rPr>
          <w:t>Pair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000000"/>
          </w:rPr>
          <w:t>currentStart</w:t>
        </w:r>
        <w:proofErr w:type="spellEnd"/>
        <w:r>
          <w:rPr>
            <w:color w:val="080808"/>
          </w:rPr>
          <w:t xml:space="preserve">, </w:t>
        </w:r>
        <w:proofErr w:type="spellStart"/>
        <w:r>
          <w:rPr>
            <w:color w:val="000000"/>
          </w:rPr>
          <w:t>currentEnd</w:t>
        </w:r>
        <w:proofErr w:type="spellEnd"/>
        <w:r>
          <w:rPr>
            <w:color w:val="080808"/>
          </w:rPr>
          <w:t>))</w:t>
        </w:r>
        <w:r>
          <w:rPr>
            <w:color w:val="080808"/>
          </w:rPr>
          <w:br/>
          <w:t xml:space="preserve">                </w:t>
        </w:r>
        <w:proofErr w:type="spellStart"/>
        <w:r>
          <w:rPr>
            <w:color w:val="000000"/>
          </w:rPr>
          <w:t>currentStart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= </w:t>
        </w:r>
        <w:proofErr w:type="spellStart"/>
        <w:r>
          <w:rPr>
            <w:color w:val="000000"/>
          </w:rPr>
          <w:t>nextStart</w:t>
        </w:r>
        <w:proofErr w:type="spellEnd"/>
        <w:r>
          <w:rPr>
            <w:color w:val="000000"/>
          </w:rPr>
          <w:br/>
          <w:t xml:space="preserve">                </w:t>
        </w:r>
        <w:proofErr w:type="spellStart"/>
        <w:r>
          <w:rPr>
            <w:color w:val="000000"/>
          </w:rPr>
          <w:t>currentEnd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= </w:t>
        </w:r>
        <w:proofErr w:type="spellStart"/>
        <w:r>
          <w:rPr>
            <w:color w:val="000000"/>
          </w:rPr>
          <w:t>nextEnd</w:t>
        </w:r>
        <w:proofErr w:type="spellEnd"/>
        <w:r>
          <w:rPr>
            <w:color w:val="000000"/>
          </w:rPr>
          <w:br/>
          <w:t xml:space="preserve">            </w:t>
        </w:r>
        <w:r>
          <w:rPr>
            <w:color w:val="080808"/>
          </w:rPr>
          <w:t>}</w:t>
        </w:r>
        <w:r>
          <w:rPr>
            <w:color w:val="080808"/>
          </w:rPr>
          <w:br/>
          <w:t xml:space="preserve">        }</w:t>
        </w:r>
        <w:r>
          <w:rPr>
            <w:color w:val="080808"/>
          </w:rPr>
          <w:br/>
          <w:t xml:space="preserve">        </w:t>
        </w:r>
        <w:r>
          <w:rPr>
            <w:color w:val="080808"/>
          </w:rPr>
          <w:br/>
          <w:t xml:space="preserve">        </w:t>
        </w:r>
        <w:r>
          <w:rPr>
            <w:i/>
            <w:iCs/>
            <w:color w:val="8C8C8C"/>
          </w:rPr>
          <w:t>// Добавляем последний интервал</w:t>
        </w:r>
        <w:r>
          <w:rPr>
            <w:i/>
            <w:iCs/>
            <w:color w:val="8C8C8C"/>
          </w:rPr>
          <w:br/>
          <w:t xml:space="preserve">        </w:t>
        </w:r>
        <w:proofErr w:type="spellStart"/>
        <w:r>
          <w:rPr>
            <w:color w:val="000000"/>
          </w:rPr>
          <w:t>merged</w:t>
        </w:r>
        <w:r>
          <w:rPr>
            <w:color w:val="080808"/>
          </w:rPr>
          <w:t>.add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080808"/>
          </w:rPr>
          <w:t>Pair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000000"/>
          </w:rPr>
          <w:t>currentStart</w:t>
        </w:r>
        <w:proofErr w:type="spellEnd"/>
        <w:r>
          <w:rPr>
            <w:color w:val="080808"/>
          </w:rPr>
          <w:t xml:space="preserve">, </w:t>
        </w:r>
        <w:proofErr w:type="spellStart"/>
        <w:r>
          <w:rPr>
            <w:color w:val="000000"/>
          </w:rPr>
          <w:t>currentEnd</w:t>
        </w:r>
        <w:proofErr w:type="spellEnd"/>
        <w:r>
          <w:rPr>
            <w:color w:val="080808"/>
          </w:rPr>
          <w:t>))</w:t>
        </w:r>
        <w:r>
          <w:rPr>
            <w:color w:val="080808"/>
          </w:rPr>
          <w:br/>
          <w:t xml:space="preserve">        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033B3"/>
          </w:rPr>
          <w:t>return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merged</w:t>
        </w:r>
        <w:proofErr w:type="spellEnd"/>
        <w:r>
          <w:rPr>
            <w:color w:val="000000"/>
          </w:rPr>
          <w:br/>
          <w:t xml:space="preserve">    </w:t>
        </w:r>
        <w:r>
          <w:rPr>
            <w:color w:val="080808"/>
          </w:rPr>
          <w:t>}</w:t>
        </w:r>
        <w:r>
          <w:rPr>
            <w:color w:val="080808"/>
          </w:rPr>
          <w:br/>
          <w:t xml:space="preserve">    </w:t>
        </w:r>
        <w:r>
          <w:rPr>
            <w:color w:val="080808"/>
          </w:rPr>
          <w:br/>
          <w:t>}</w:t>
        </w:r>
        <w:r>
          <w:rPr>
            <w:color w:val="080808"/>
          </w:rPr>
          <w:br/>
        </w:r>
        <w:r>
          <w:rPr>
            <w:color w:val="080808"/>
          </w:rPr>
          <w:br/>
        </w:r>
        <w:r>
          <w:rPr>
            <w:color w:val="9E880D"/>
          </w:rPr>
          <w:t>@Schema</w:t>
        </w:r>
        <w:r>
          <w:rPr>
            <w:color w:val="080808"/>
          </w:rPr>
          <w:t xml:space="preserve">(description = </w:t>
        </w:r>
        <w:r>
          <w:rPr>
            <w:color w:val="067D17"/>
          </w:rPr>
          <w:t xml:space="preserve">"Запрос для получения </w:t>
        </w:r>
        <w:proofErr w:type="spellStart"/>
        <w:r>
          <w:rPr>
            <w:color w:val="067D17"/>
          </w:rPr>
          <w:t>геозон</w:t>
        </w:r>
        <w:proofErr w:type="spellEnd"/>
        <w:r>
          <w:rPr>
            <w:color w:val="067D17"/>
          </w:rPr>
          <w:t xml:space="preserve"> в прямоугольной области"</w:t>
        </w:r>
        <w:r>
          <w:rPr>
            <w:color w:val="080808"/>
          </w:rPr>
          <w:t>)</w:t>
        </w:r>
        <w:r>
          <w:rPr>
            <w:color w:val="080808"/>
          </w:rPr>
          <w:br/>
        </w:r>
        <w:proofErr w:type="spellStart"/>
        <w:r>
          <w:rPr>
            <w:color w:val="0033B3"/>
          </w:rPr>
          <w:t>data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33B3"/>
          </w:rPr>
          <w:t>class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RectangleRequest</w:t>
        </w:r>
        <w:proofErr w:type="spellEnd"/>
        <w:r>
          <w:rPr>
            <w:color w:val="080808"/>
          </w:rPr>
          <w:t>(</w:t>
        </w:r>
        <w:r>
          <w:rPr>
            <w:color w:val="080808"/>
          </w:rPr>
          <w:br/>
          <w:t xml:space="preserve">    </w:t>
        </w:r>
        <w:r>
          <w:rPr>
            <w:color w:val="9E880D"/>
          </w:rPr>
          <w:t>@Schema</w:t>
        </w:r>
        <w:r>
          <w:rPr>
            <w:color w:val="080808"/>
          </w:rPr>
          <w:t xml:space="preserve">(description = </w:t>
        </w:r>
        <w:r>
          <w:rPr>
            <w:color w:val="067D17"/>
          </w:rPr>
          <w:t>"Широта левой верхней точки"</w:t>
        </w:r>
        <w:r>
          <w:rPr>
            <w:color w:val="080808"/>
          </w:rPr>
          <w:t xml:space="preserve">, </w:t>
        </w:r>
        <w:proofErr w:type="spellStart"/>
        <w:r>
          <w:rPr>
            <w:color w:val="080808"/>
          </w:rPr>
          <w:t>example</w:t>
        </w:r>
        <w:proofErr w:type="spellEnd"/>
        <w:r>
          <w:rPr>
            <w:color w:val="080808"/>
          </w:rPr>
          <w:t xml:space="preserve"> = </w:t>
        </w:r>
        <w:r>
          <w:rPr>
            <w:color w:val="067D17"/>
          </w:rPr>
          <w:t>"55.7558"</w:t>
        </w:r>
        <w:r>
          <w:rPr>
            <w:color w:val="080808"/>
          </w:rPr>
          <w:t>)</w:t>
        </w:r>
        <w:r>
          <w:rPr>
            <w:color w:val="080808"/>
          </w:rPr>
          <w:br/>
          <w:t xml:space="preserve">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871094"/>
          </w:rPr>
          <w:t>topLeftLat</w:t>
        </w:r>
        <w:proofErr w:type="spellEnd"/>
        <w:r>
          <w:rPr>
            <w:color w:val="080808"/>
          </w:rPr>
          <w:t xml:space="preserve">: </w:t>
        </w:r>
        <w:r>
          <w:rPr>
            <w:color w:val="000000"/>
          </w:rPr>
          <w:t>Double</w:t>
        </w:r>
        <w:r>
          <w:rPr>
            <w:color w:val="080808"/>
          </w:rPr>
          <w:t>,</w:t>
        </w:r>
        <w:r>
          <w:rPr>
            <w:color w:val="080808"/>
          </w:rPr>
          <w:br/>
          <w:t xml:space="preserve">    </w:t>
        </w:r>
        <w:r>
          <w:rPr>
            <w:color w:val="9E880D"/>
          </w:rPr>
          <w:t>@Schema</w:t>
        </w:r>
        <w:r>
          <w:rPr>
            <w:color w:val="080808"/>
          </w:rPr>
          <w:t xml:space="preserve">(description = </w:t>
        </w:r>
        <w:r>
          <w:rPr>
            <w:color w:val="067D17"/>
          </w:rPr>
          <w:t>"Долгота левой верхней точки"</w:t>
        </w:r>
        <w:r>
          <w:rPr>
            <w:color w:val="080808"/>
          </w:rPr>
          <w:t xml:space="preserve">, </w:t>
        </w:r>
        <w:proofErr w:type="spellStart"/>
        <w:r>
          <w:rPr>
            <w:color w:val="080808"/>
          </w:rPr>
          <w:t>example</w:t>
        </w:r>
        <w:proofErr w:type="spellEnd"/>
        <w:r>
          <w:rPr>
            <w:color w:val="080808"/>
          </w:rPr>
          <w:t xml:space="preserve"> = </w:t>
        </w:r>
        <w:r>
          <w:rPr>
            <w:color w:val="067D17"/>
          </w:rPr>
          <w:t>"37.6173"</w:t>
        </w:r>
        <w:r>
          <w:rPr>
            <w:color w:val="080808"/>
          </w:rPr>
          <w:t>)</w:t>
        </w:r>
        <w:r>
          <w:rPr>
            <w:color w:val="080808"/>
          </w:rPr>
          <w:br/>
          <w:t xml:space="preserve">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871094"/>
          </w:rPr>
          <w:t>topLeftLon</w:t>
        </w:r>
        <w:proofErr w:type="spellEnd"/>
        <w:r>
          <w:rPr>
            <w:color w:val="080808"/>
          </w:rPr>
          <w:t xml:space="preserve">: </w:t>
        </w:r>
        <w:r>
          <w:rPr>
            <w:color w:val="000000"/>
          </w:rPr>
          <w:t>Double</w:t>
        </w:r>
        <w:r>
          <w:rPr>
            <w:color w:val="080808"/>
          </w:rPr>
          <w:t>,</w:t>
        </w:r>
        <w:r>
          <w:rPr>
            <w:color w:val="080808"/>
          </w:rPr>
          <w:br/>
          <w:t xml:space="preserve">    </w:t>
        </w:r>
        <w:r>
          <w:rPr>
            <w:color w:val="9E880D"/>
          </w:rPr>
          <w:t>@Schema</w:t>
        </w:r>
        <w:r>
          <w:rPr>
            <w:color w:val="080808"/>
          </w:rPr>
          <w:t xml:space="preserve">(description = </w:t>
        </w:r>
        <w:r>
          <w:rPr>
            <w:color w:val="067D17"/>
          </w:rPr>
          <w:t>"Широта правой нижней точки"</w:t>
        </w:r>
        <w:r>
          <w:rPr>
            <w:color w:val="080808"/>
          </w:rPr>
          <w:t xml:space="preserve">, </w:t>
        </w:r>
        <w:proofErr w:type="spellStart"/>
        <w:r>
          <w:rPr>
            <w:color w:val="080808"/>
          </w:rPr>
          <w:t>example</w:t>
        </w:r>
        <w:proofErr w:type="spellEnd"/>
        <w:r>
          <w:rPr>
            <w:color w:val="080808"/>
          </w:rPr>
          <w:t xml:space="preserve"> = </w:t>
        </w:r>
        <w:r>
          <w:rPr>
            <w:color w:val="067D17"/>
          </w:rPr>
          <w:t>"55.7512"</w:t>
        </w:r>
        <w:r>
          <w:rPr>
            <w:color w:val="080808"/>
          </w:rPr>
          <w:t>)</w:t>
        </w:r>
        <w:r>
          <w:rPr>
            <w:color w:val="080808"/>
          </w:rPr>
          <w:br/>
          <w:t xml:space="preserve">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871094"/>
          </w:rPr>
          <w:t>bottomRightLat</w:t>
        </w:r>
        <w:proofErr w:type="spellEnd"/>
        <w:r>
          <w:rPr>
            <w:color w:val="080808"/>
          </w:rPr>
          <w:t xml:space="preserve">: </w:t>
        </w:r>
        <w:r>
          <w:rPr>
            <w:color w:val="000000"/>
          </w:rPr>
          <w:t>Double</w:t>
        </w:r>
        <w:r>
          <w:rPr>
            <w:color w:val="080808"/>
          </w:rPr>
          <w:t>,</w:t>
        </w:r>
        <w:r>
          <w:rPr>
            <w:color w:val="080808"/>
          </w:rPr>
          <w:br/>
          <w:t xml:space="preserve">    </w:t>
        </w:r>
        <w:r>
          <w:rPr>
            <w:color w:val="9E880D"/>
          </w:rPr>
          <w:t>@Schema</w:t>
        </w:r>
        <w:r>
          <w:rPr>
            <w:color w:val="080808"/>
          </w:rPr>
          <w:t xml:space="preserve">(description = </w:t>
        </w:r>
        <w:r>
          <w:rPr>
            <w:color w:val="067D17"/>
          </w:rPr>
          <w:t>"Долгота правой нижней точки"</w:t>
        </w:r>
        <w:r>
          <w:rPr>
            <w:color w:val="080808"/>
          </w:rPr>
          <w:t xml:space="preserve">, </w:t>
        </w:r>
        <w:proofErr w:type="spellStart"/>
        <w:r>
          <w:rPr>
            <w:color w:val="080808"/>
          </w:rPr>
          <w:t>example</w:t>
        </w:r>
        <w:proofErr w:type="spellEnd"/>
        <w:r>
          <w:rPr>
            <w:color w:val="080808"/>
          </w:rPr>
          <w:t xml:space="preserve"> = </w:t>
        </w:r>
        <w:r>
          <w:rPr>
            <w:color w:val="067D17"/>
          </w:rPr>
          <w:t>"37.6231"</w:t>
        </w:r>
        <w:r>
          <w:rPr>
            <w:color w:val="080808"/>
          </w:rPr>
          <w:t>)</w:t>
        </w:r>
        <w:r>
          <w:rPr>
            <w:color w:val="080808"/>
          </w:rPr>
          <w:br/>
          <w:t xml:space="preserve">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871094"/>
          </w:rPr>
          <w:t>bottomRightLon</w:t>
        </w:r>
        <w:proofErr w:type="spellEnd"/>
        <w:r>
          <w:rPr>
            <w:color w:val="080808"/>
          </w:rPr>
          <w:t xml:space="preserve">: </w:t>
        </w:r>
        <w:r>
          <w:rPr>
            <w:color w:val="000000"/>
          </w:rPr>
          <w:t>Double</w:t>
        </w:r>
        <w:r>
          <w:rPr>
            <w:color w:val="000000"/>
          </w:rPr>
          <w:br/>
        </w:r>
        <w:r>
          <w:rPr>
            <w:color w:val="080808"/>
          </w:rPr>
          <w:t>)</w:t>
        </w:r>
      </w:ins>
    </w:p>
    <w:p w14:paraId="513C184F" w14:textId="77777777" w:rsidR="00173C33" w:rsidRDefault="00173C33" w:rsidP="001C6F4B">
      <w:pPr>
        <w:pStyle w:val="default1"/>
        <w:rPr>
          <w:ins w:id="9828" w:author="Maxim Bystrov" w:date="2026-05-24T13:26:00Z"/>
        </w:rPr>
      </w:pPr>
    </w:p>
    <w:p w14:paraId="77F67DEF" w14:textId="2C923C51" w:rsidR="00746481" w:rsidRPr="00164FAE" w:rsidRDefault="00B51A03" w:rsidP="001C6F4B">
      <w:pPr>
        <w:pStyle w:val="default1"/>
        <w:rPr>
          <w:ins w:id="9829" w:author="Maxim Bystrov" w:date="2026-05-24T13:31:00Z"/>
          <w:rPrChange w:id="9830" w:author="Maxim Bystrov" w:date="2026-05-24T13:42:00Z">
            <w:rPr>
              <w:ins w:id="9831" w:author="Maxim Bystrov" w:date="2026-05-24T13:31:00Z"/>
            </w:rPr>
          </w:rPrChange>
        </w:rPr>
      </w:pPr>
      <w:ins w:id="9832" w:author="Maxim Bystrov" w:date="2026-05-24T13:31:00Z">
        <w:r w:rsidRPr="00B51A03">
          <w:rPr>
            <w:rPrChange w:id="9833" w:author="Maxim Bystrov" w:date="2026-05-24T13:31:00Z">
              <w:rPr>
                <w:lang w:val="en-US"/>
              </w:rPr>
            </w:rPrChange>
          </w:rPr>
          <w:t xml:space="preserve">9. </w:t>
        </w:r>
        <w:r>
          <w:t xml:space="preserve">Обработка пользовательских запросов для получения устройств </w:t>
        </w:r>
      </w:ins>
      <w:proofErr w:type="spellStart"/>
      <w:ins w:id="9834" w:author="Maxim Bystrov" w:date="2026-05-24T13:41:00Z">
        <w:r w:rsidR="00164FAE">
          <w:rPr>
            <w:color w:val="000000"/>
          </w:rPr>
          <w:t>DeviceController</w:t>
        </w:r>
      </w:ins>
      <w:proofErr w:type="spellEnd"/>
      <w:ins w:id="9835" w:author="Maxim Bystrov" w:date="2026-05-24T13:42:00Z">
        <w:r w:rsidR="00164FAE" w:rsidRPr="00164FAE">
          <w:rPr>
            <w:color w:val="000000"/>
            <w:rPrChange w:id="9836" w:author="Maxim Bystrov" w:date="2026-05-24T13:42:00Z">
              <w:rPr>
                <w:color w:val="000000"/>
                <w:lang w:val="en-US"/>
              </w:rPr>
            </w:rPrChange>
          </w:rPr>
          <w:t>.</w:t>
        </w:r>
        <w:r w:rsidR="00164FAE">
          <w:rPr>
            <w:color w:val="000000"/>
            <w:lang w:val="en-US"/>
          </w:rPr>
          <w:t>kt</w:t>
        </w:r>
      </w:ins>
    </w:p>
    <w:p w14:paraId="5733AE17" w14:textId="74AA9DD7" w:rsidR="00B51A03" w:rsidRDefault="00B51A03" w:rsidP="001C6F4B">
      <w:pPr>
        <w:pStyle w:val="default1"/>
        <w:rPr>
          <w:ins w:id="9837" w:author="Maxim Bystrov" w:date="2026-05-24T13:31:00Z"/>
        </w:rPr>
      </w:pPr>
    </w:p>
    <w:p w14:paraId="3D34FF71" w14:textId="77777777" w:rsidR="00B51A03" w:rsidRDefault="00B51A03" w:rsidP="00B51A03">
      <w:pPr>
        <w:pStyle w:val="HTML0"/>
        <w:shd w:val="clear" w:color="auto" w:fill="FFFFFF"/>
        <w:rPr>
          <w:ins w:id="9838" w:author="Maxim Bystrov" w:date="2026-05-24T13:31:00Z"/>
          <w:color w:val="080808"/>
        </w:rPr>
      </w:pPr>
      <w:proofErr w:type="spellStart"/>
      <w:ins w:id="9839" w:author="Maxim Bystrov" w:date="2026-05-24T13:31:00Z">
        <w:r>
          <w:rPr>
            <w:color w:val="0033B3"/>
          </w:rPr>
          <w:t>package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80808"/>
          </w:rPr>
          <w:t>com.lynceus.spatio_temporal.geozones.controller</w:t>
        </w:r>
        <w:proofErr w:type="spellEnd"/>
        <w:r>
          <w:rPr>
            <w:color w:val="080808"/>
          </w:rPr>
          <w:br/>
        </w:r>
        <w:r>
          <w:rPr>
            <w:color w:val="080808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80808"/>
          </w:rPr>
          <w:t>com.lynceus.spatio_temporal.geozones.</w:t>
        </w:r>
        <w:r>
          <w:rPr>
            <w:color w:val="000000"/>
          </w:rPr>
          <w:t>DeviceDto</w:t>
        </w:r>
        <w:proofErr w:type="spellEnd"/>
        <w:r>
          <w:rPr>
            <w:color w:val="000000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80808"/>
          </w:rPr>
          <w:t>com.lynceus.spatio_temporal.geozones.entity.</w:t>
        </w:r>
        <w:r>
          <w:rPr>
            <w:color w:val="000000"/>
          </w:rPr>
          <w:t>Device</w:t>
        </w:r>
        <w:proofErr w:type="spellEnd"/>
        <w:r>
          <w:rPr>
            <w:color w:val="000000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r>
          <w:rPr>
            <w:color w:val="080808"/>
          </w:rPr>
          <w:t>com.lynceus.spatio_temporal.geozones.repository.</w:t>
        </w:r>
        <w:r>
          <w:rPr>
            <w:color w:val="000000"/>
          </w:rPr>
          <w:t>DeviceRepository</w:t>
        </w:r>
        <w:r>
          <w:rPr>
            <w:color w:val="000000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r>
          <w:rPr>
            <w:color w:val="080808"/>
          </w:rPr>
          <w:t>io.swagger.v3.oas.annotations.</w:t>
        </w:r>
        <w:r>
          <w:rPr>
            <w:color w:val="9E880D"/>
          </w:rPr>
          <w:t>Operation</w:t>
        </w:r>
        <w:r>
          <w:rPr>
            <w:color w:val="9E880D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r>
          <w:rPr>
            <w:color w:val="080808"/>
          </w:rPr>
          <w:t>io.swagger.v3.oas.annotations.</w:t>
        </w:r>
        <w:r>
          <w:rPr>
            <w:color w:val="9E880D"/>
          </w:rPr>
          <w:t>Parameter</w:t>
        </w:r>
        <w:r>
          <w:rPr>
            <w:color w:val="9E880D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r>
          <w:rPr>
            <w:color w:val="080808"/>
          </w:rPr>
          <w:t>io.swagger.v3.oas.annotations.responses.</w:t>
        </w:r>
        <w:r>
          <w:rPr>
            <w:color w:val="9E880D"/>
          </w:rPr>
          <w:t>ApiResponse</w:t>
        </w:r>
        <w:r>
          <w:rPr>
            <w:color w:val="9E880D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r>
          <w:rPr>
            <w:color w:val="080808"/>
          </w:rPr>
          <w:t>io.swagger.v3.oas.annotations.responses.</w:t>
        </w:r>
        <w:r>
          <w:rPr>
            <w:color w:val="9E880D"/>
          </w:rPr>
          <w:t>ApiResponses</w:t>
        </w:r>
        <w:r>
          <w:rPr>
            <w:color w:val="9E880D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r>
          <w:rPr>
            <w:color w:val="080808"/>
          </w:rPr>
          <w:t>io.swagger.v3.oas.annotations.tags.</w:t>
        </w:r>
        <w:r>
          <w:rPr>
            <w:color w:val="9E880D"/>
          </w:rPr>
          <w:t>Tag</w:t>
        </w:r>
        <w:r>
          <w:rPr>
            <w:color w:val="9E880D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80808"/>
          </w:rPr>
          <w:t>org.springframework.data.domain.</w:t>
        </w:r>
        <w:r>
          <w:rPr>
            <w:color w:val="000000"/>
          </w:rPr>
          <w:t>Page</w:t>
        </w:r>
        <w:proofErr w:type="spellEnd"/>
        <w:r>
          <w:rPr>
            <w:color w:val="000000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80808"/>
          </w:rPr>
          <w:t>org.springframework.data.domain.</w:t>
        </w:r>
        <w:r>
          <w:rPr>
            <w:color w:val="000000"/>
          </w:rPr>
          <w:t>PageRequest</w:t>
        </w:r>
        <w:proofErr w:type="spellEnd"/>
        <w:r>
          <w:rPr>
            <w:color w:val="000000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80808"/>
          </w:rPr>
          <w:t>org.springframework.data.domain.</w:t>
        </w:r>
        <w:r>
          <w:rPr>
            <w:color w:val="000000"/>
          </w:rPr>
          <w:t>Sort</w:t>
        </w:r>
        <w:proofErr w:type="spellEnd"/>
        <w:r>
          <w:rPr>
            <w:color w:val="000000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80808"/>
          </w:rPr>
          <w:t>org.springframework.http.</w:t>
        </w:r>
        <w:r>
          <w:rPr>
            <w:color w:val="000000"/>
          </w:rPr>
          <w:t>ResponseEntity</w:t>
        </w:r>
        <w:proofErr w:type="spellEnd"/>
        <w:r>
          <w:rPr>
            <w:color w:val="000000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r>
          <w:rPr>
            <w:color w:val="080808"/>
          </w:rPr>
          <w:t>org.springframework.web.bind.annotation.*</w:t>
        </w:r>
        <w:r>
          <w:rPr>
            <w:color w:val="080808"/>
          </w:rPr>
          <w:br/>
        </w:r>
        <w:r>
          <w:rPr>
            <w:color w:val="080808"/>
          </w:rPr>
          <w:br/>
        </w:r>
        <w:r>
          <w:rPr>
            <w:color w:val="9E880D"/>
          </w:rPr>
          <w:t>@RestController</w:t>
        </w:r>
        <w:r>
          <w:rPr>
            <w:color w:val="9E880D"/>
          </w:rPr>
          <w:br/>
          <w:t>@RequestMapping</w:t>
        </w:r>
        <w:r>
          <w:rPr>
            <w:color w:val="080808"/>
          </w:rPr>
          <w:t>(</w:t>
        </w:r>
        <w:r>
          <w:rPr>
            <w:color w:val="067D17"/>
          </w:rPr>
          <w:t>"/api/devices"</w:t>
        </w:r>
        <w:r>
          <w:rPr>
            <w:color w:val="080808"/>
          </w:rPr>
          <w:t>)</w:t>
        </w:r>
        <w:r>
          <w:rPr>
            <w:color w:val="080808"/>
          </w:rPr>
          <w:br/>
        </w:r>
        <w:r>
          <w:rPr>
            <w:color w:val="9E880D"/>
          </w:rPr>
          <w:t>@Tag</w:t>
        </w:r>
        <w:r>
          <w:rPr>
            <w:color w:val="080808"/>
          </w:rPr>
          <w:t xml:space="preserve">(name = </w:t>
        </w:r>
        <w:r>
          <w:rPr>
            <w:color w:val="067D17"/>
          </w:rPr>
          <w:t xml:space="preserve">"Device </w:t>
        </w:r>
        <w:proofErr w:type="spellStart"/>
        <w:r>
          <w:rPr>
            <w:color w:val="067D17"/>
          </w:rPr>
          <w:t>Controller</w:t>
        </w:r>
        <w:proofErr w:type="spellEnd"/>
        <w:r>
          <w:rPr>
            <w:color w:val="067D17"/>
          </w:rPr>
          <w:t>"</w:t>
        </w:r>
        <w:r>
          <w:rPr>
            <w:color w:val="080808"/>
          </w:rPr>
          <w:t xml:space="preserve">, </w:t>
        </w:r>
        <w:proofErr w:type="spellStart"/>
        <w:r>
          <w:rPr>
            <w:color w:val="080808"/>
          </w:rPr>
          <w:t>description</w:t>
        </w:r>
        <w:proofErr w:type="spellEnd"/>
        <w:r>
          <w:rPr>
            <w:color w:val="080808"/>
          </w:rPr>
          <w:t xml:space="preserve"> = </w:t>
        </w:r>
        <w:r>
          <w:rPr>
            <w:color w:val="067D17"/>
          </w:rPr>
          <w:t>"API для работы с устройствами (транспортными средствами)"</w:t>
        </w:r>
        <w:r>
          <w:rPr>
            <w:color w:val="080808"/>
          </w:rPr>
          <w:t>)</w:t>
        </w:r>
        <w:r>
          <w:rPr>
            <w:color w:val="080808"/>
          </w:rPr>
          <w:br/>
        </w:r>
        <w:proofErr w:type="spellStart"/>
        <w:r>
          <w:rPr>
            <w:color w:val="0033B3"/>
          </w:rPr>
          <w:t>class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DeviceController</w:t>
        </w:r>
        <w:proofErr w:type="spellEnd"/>
        <w:r>
          <w:rPr>
            <w:color w:val="080808"/>
          </w:rPr>
          <w:t>(</w:t>
        </w:r>
        <w:r>
          <w:rPr>
            <w:color w:val="080808"/>
          </w:rPr>
          <w:br/>
        </w:r>
        <w:r>
          <w:rPr>
            <w:color w:val="080808"/>
          </w:rPr>
          <w:lastRenderedPageBreak/>
          <w:t xml:space="preserve">    </w:t>
        </w:r>
        <w:proofErr w:type="spellStart"/>
        <w:r>
          <w:rPr>
            <w:color w:val="0033B3"/>
          </w:rPr>
          <w:t>private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871094"/>
          </w:rPr>
          <w:t>deviceRepository</w:t>
        </w:r>
        <w:proofErr w:type="spellEnd"/>
        <w:r>
          <w:rPr>
            <w:color w:val="080808"/>
          </w:rPr>
          <w:t xml:space="preserve">: </w:t>
        </w:r>
        <w:proofErr w:type="spellStart"/>
        <w:r>
          <w:rPr>
            <w:color w:val="000000"/>
          </w:rPr>
          <w:t>DeviceRepository</w:t>
        </w:r>
        <w:proofErr w:type="spellEnd"/>
        <w:r>
          <w:rPr>
            <w:color w:val="000000"/>
          </w:rPr>
          <w:br/>
        </w:r>
        <w:r>
          <w:rPr>
            <w:color w:val="080808"/>
          </w:rPr>
          <w:t>) {</w:t>
        </w:r>
        <w:r>
          <w:rPr>
            <w:color w:val="080808"/>
          </w:rPr>
          <w:br/>
        </w:r>
        <w:r>
          <w:rPr>
            <w:color w:val="080808"/>
          </w:rPr>
          <w:br/>
          <w:t xml:space="preserve">    </w:t>
        </w:r>
        <w:r>
          <w:rPr>
            <w:i/>
            <w:iCs/>
            <w:color w:val="8C8C8C"/>
          </w:rPr>
          <w:t>/**</w:t>
        </w:r>
        <w:r>
          <w:rPr>
            <w:i/>
            <w:iCs/>
            <w:color w:val="8C8C8C"/>
          </w:rPr>
          <w:br/>
          <w:t xml:space="preserve">     * Получить список устройств с фильтрацией и пагинацией</w:t>
        </w:r>
        <w:r>
          <w:rPr>
            <w:i/>
            <w:iCs/>
            <w:color w:val="8C8C8C"/>
          </w:rPr>
          <w:br/>
          <w:t xml:space="preserve">     */</w:t>
        </w:r>
        <w:r>
          <w:rPr>
            <w:i/>
            <w:iCs/>
            <w:color w:val="8C8C8C"/>
          </w:rPr>
          <w:br/>
          <w:t xml:space="preserve">    </w:t>
        </w:r>
        <w:r>
          <w:rPr>
            <w:color w:val="9E880D"/>
          </w:rPr>
          <w:t>@GetMapping</w:t>
        </w:r>
        <w:r>
          <w:rPr>
            <w:color w:val="9E880D"/>
          </w:rPr>
          <w:br/>
          <w:t xml:space="preserve">    @Operation</w:t>
        </w:r>
        <w:r>
          <w:rPr>
            <w:color w:val="080808"/>
          </w:rPr>
          <w:t>(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80808"/>
          </w:rPr>
          <w:t>summary</w:t>
        </w:r>
        <w:proofErr w:type="spellEnd"/>
        <w:r>
          <w:rPr>
            <w:color w:val="080808"/>
          </w:rPr>
          <w:t xml:space="preserve"> = </w:t>
        </w:r>
        <w:r>
          <w:rPr>
            <w:color w:val="067D17"/>
          </w:rPr>
          <w:t>"Получить список устройств"</w:t>
        </w:r>
        <w:r>
          <w:rPr>
            <w:color w:val="080808"/>
          </w:rPr>
          <w:t>,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80808"/>
          </w:rPr>
          <w:t>description</w:t>
        </w:r>
        <w:proofErr w:type="spellEnd"/>
        <w:r>
          <w:rPr>
            <w:color w:val="080808"/>
          </w:rPr>
          <w:t xml:space="preserve"> = </w:t>
        </w:r>
        <w:r>
          <w:rPr>
            <w:color w:val="067D17"/>
          </w:rPr>
          <w:t>"Возвращает список устройств с поддержкой фильтрации и пагинации"</w:t>
        </w:r>
        <w:r>
          <w:rPr>
            <w:color w:val="067D17"/>
          </w:rPr>
          <w:br/>
          <w:t xml:space="preserve">    </w:t>
        </w:r>
        <w:r>
          <w:rPr>
            <w:color w:val="080808"/>
          </w:rPr>
          <w:t>)</w:t>
        </w:r>
        <w:r>
          <w:rPr>
            <w:color w:val="080808"/>
          </w:rPr>
          <w:br/>
          <w:t xml:space="preserve">    </w:t>
        </w:r>
        <w:r>
          <w:rPr>
            <w:color w:val="9E880D"/>
          </w:rPr>
          <w:t>@ApiResponses</w:t>
        </w:r>
        <w:r>
          <w:rPr>
            <w:color w:val="080808"/>
          </w:rPr>
          <w:t>(value = [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80808"/>
          </w:rPr>
          <w:t>ApiResponse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4A86E8"/>
          </w:rPr>
          <w:t>responseCode</w:t>
        </w:r>
        <w:proofErr w:type="spellEnd"/>
        <w:r>
          <w:rPr>
            <w:color w:val="4A86E8"/>
          </w:rPr>
          <w:t xml:space="preserve"> = </w:t>
        </w:r>
        <w:r>
          <w:rPr>
            <w:color w:val="067D17"/>
          </w:rPr>
          <w:t>"200"</w:t>
        </w:r>
        <w:r>
          <w:rPr>
            <w:color w:val="080808"/>
          </w:rPr>
          <w:t xml:space="preserve">, </w:t>
        </w:r>
        <w:proofErr w:type="spellStart"/>
        <w:r>
          <w:rPr>
            <w:color w:val="4A86E8"/>
          </w:rPr>
          <w:t>description</w:t>
        </w:r>
        <w:proofErr w:type="spellEnd"/>
        <w:r>
          <w:rPr>
            <w:color w:val="4A86E8"/>
          </w:rPr>
          <w:t xml:space="preserve"> = </w:t>
        </w:r>
        <w:r>
          <w:rPr>
            <w:color w:val="067D17"/>
          </w:rPr>
          <w:t>"Список устройств успешно получен"</w:t>
        </w:r>
        <w:r>
          <w:rPr>
            <w:color w:val="080808"/>
          </w:rPr>
          <w:t>)</w:t>
        </w:r>
        <w:r>
          <w:rPr>
            <w:color w:val="080808"/>
          </w:rPr>
          <w:br/>
          <w:t xml:space="preserve">    ])</w:t>
        </w:r>
        <w:r>
          <w:rPr>
            <w:color w:val="080808"/>
          </w:rPr>
          <w:br/>
          <w:t xml:space="preserve">    </w:t>
        </w:r>
        <w:proofErr w:type="spellStart"/>
        <w:r>
          <w:rPr>
            <w:color w:val="0033B3"/>
          </w:rPr>
          <w:t>fun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627A"/>
          </w:rPr>
          <w:t>getDevices</w:t>
        </w:r>
        <w:proofErr w:type="spellEnd"/>
        <w:r>
          <w:rPr>
            <w:color w:val="080808"/>
          </w:rPr>
          <w:t>(</w:t>
        </w:r>
        <w:r>
          <w:rPr>
            <w:color w:val="080808"/>
          </w:rPr>
          <w:br/>
          <w:t xml:space="preserve">        </w:t>
        </w:r>
        <w:r>
          <w:rPr>
            <w:color w:val="9E880D"/>
          </w:rPr>
          <w:t>@Parameter</w:t>
        </w:r>
        <w:r>
          <w:rPr>
            <w:color w:val="080808"/>
          </w:rPr>
          <w:t xml:space="preserve">(description = </w:t>
        </w:r>
        <w:r>
          <w:rPr>
            <w:color w:val="067D17"/>
          </w:rPr>
          <w:t xml:space="preserve">"Фильтр по названию </w:t>
        </w:r>
        <w:r w:rsidRPr="00B51A03">
          <w:rPr>
            <w:color w:val="067D17"/>
            <w:lang w:val="en-US"/>
            <w:rPrChange w:id="9840" w:author="Maxim Bystrov" w:date="2026-05-24T13:31:00Z">
              <w:rPr>
                <w:color w:val="067D17"/>
              </w:rPr>
            </w:rPrChange>
          </w:rPr>
          <w:t>(</w:t>
        </w:r>
        <w:r>
          <w:rPr>
            <w:color w:val="067D17"/>
          </w:rPr>
          <w:t>частичное</w:t>
        </w:r>
        <w:r w:rsidRPr="00B51A03">
          <w:rPr>
            <w:color w:val="067D17"/>
            <w:lang w:val="en-US"/>
            <w:rPrChange w:id="9841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совпадение</w:t>
        </w:r>
        <w:r w:rsidRPr="00B51A03">
          <w:rPr>
            <w:color w:val="067D17"/>
            <w:lang w:val="en-US"/>
            <w:rPrChange w:id="9842" w:author="Maxim Bystrov" w:date="2026-05-24T13:31:00Z">
              <w:rPr>
                <w:color w:val="067D17"/>
              </w:rPr>
            </w:rPrChange>
          </w:rPr>
          <w:t>)"</w:t>
        </w:r>
        <w:r w:rsidRPr="00B51A03">
          <w:rPr>
            <w:color w:val="080808"/>
            <w:lang w:val="en-US"/>
            <w:rPrChange w:id="9843" w:author="Maxim Bystrov" w:date="2026-05-24T13:31:00Z">
              <w:rPr>
                <w:color w:val="080808"/>
              </w:rPr>
            </w:rPrChange>
          </w:rPr>
          <w:t>)</w:t>
        </w:r>
        <w:r w:rsidRPr="00B51A03">
          <w:rPr>
            <w:color w:val="080808"/>
            <w:lang w:val="en-US"/>
            <w:rPrChange w:id="9844" w:author="Maxim Bystrov" w:date="2026-05-24T13:31:00Z">
              <w:rPr>
                <w:color w:val="080808"/>
              </w:rPr>
            </w:rPrChange>
          </w:rPr>
          <w:br/>
          <w:t xml:space="preserve">        </w:t>
        </w:r>
        <w:r w:rsidRPr="00B51A03">
          <w:rPr>
            <w:color w:val="9E880D"/>
            <w:lang w:val="en-US"/>
            <w:rPrChange w:id="9845" w:author="Maxim Bystrov" w:date="2026-05-24T13:31:00Z">
              <w:rPr>
                <w:color w:val="9E880D"/>
              </w:rPr>
            </w:rPrChange>
          </w:rPr>
          <w:t>@RequestParam</w:t>
        </w:r>
        <w:r w:rsidRPr="00B51A03">
          <w:rPr>
            <w:color w:val="080808"/>
            <w:lang w:val="en-US"/>
            <w:rPrChange w:id="9846" w:author="Maxim Bystrov" w:date="2026-05-24T13:31:00Z">
              <w:rPr>
                <w:color w:val="080808"/>
              </w:rPr>
            </w:rPrChange>
          </w:rPr>
          <w:t xml:space="preserve">(name = </w:t>
        </w:r>
        <w:r w:rsidRPr="00B51A03">
          <w:rPr>
            <w:color w:val="067D17"/>
            <w:lang w:val="en-US"/>
            <w:rPrChange w:id="9847" w:author="Maxim Bystrov" w:date="2026-05-24T13:31:00Z">
              <w:rPr>
                <w:color w:val="067D17"/>
              </w:rPr>
            </w:rPrChange>
          </w:rPr>
          <w:t>"name"</w:t>
        </w:r>
        <w:r w:rsidRPr="00B51A03">
          <w:rPr>
            <w:color w:val="080808"/>
            <w:lang w:val="en-US"/>
            <w:rPrChange w:id="9848" w:author="Maxim Bystrov" w:date="2026-05-24T13:31:00Z">
              <w:rPr>
                <w:color w:val="080808"/>
              </w:rPr>
            </w:rPrChange>
          </w:rPr>
          <w:t xml:space="preserve">, required = </w:t>
        </w:r>
        <w:r w:rsidRPr="00B51A03">
          <w:rPr>
            <w:color w:val="0033B3"/>
            <w:lang w:val="en-US"/>
            <w:rPrChange w:id="9849" w:author="Maxim Bystrov" w:date="2026-05-24T13:31:00Z">
              <w:rPr>
                <w:color w:val="0033B3"/>
              </w:rPr>
            </w:rPrChange>
          </w:rPr>
          <w:t>false</w:t>
        </w:r>
        <w:r w:rsidRPr="00B51A03">
          <w:rPr>
            <w:color w:val="080808"/>
            <w:lang w:val="en-US"/>
            <w:rPrChange w:id="9850" w:author="Maxim Bystrov" w:date="2026-05-24T13:31:00Z">
              <w:rPr>
                <w:color w:val="080808"/>
              </w:rPr>
            </w:rPrChange>
          </w:rPr>
          <w:t xml:space="preserve">) </w:t>
        </w:r>
        <w:r w:rsidRPr="00B51A03">
          <w:rPr>
            <w:color w:val="000000"/>
            <w:lang w:val="en-US"/>
            <w:rPrChange w:id="9851" w:author="Maxim Bystrov" w:date="2026-05-24T13:31:00Z">
              <w:rPr>
                <w:color w:val="000000"/>
              </w:rPr>
            </w:rPrChange>
          </w:rPr>
          <w:t>name</w:t>
        </w:r>
        <w:r w:rsidRPr="00B51A03">
          <w:rPr>
            <w:color w:val="080808"/>
            <w:lang w:val="en-US"/>
            <w:rPrChange w:id="9852" w:author="Maxim Bystrov" w:date="2026-05-24T13:31:00Z">
              <w:rPr>
                <w:color w:val="080808"/>
              </w:rPr>
            </w:rPrChange>
          </w:rPr>
          <w:t xml:space="preserve">: </w:t>
        </w:r>
        <w:r w:rsidRPr="00B51A03">
          <w:rPr>
            <w:color w:val="000000"/>
            <w:lang w:val="en-US"/>
            <w:rPrChange w:id="9853" w:author="Maxim Bystrov" w:date="2026-05-24T13:31:00Z">
              <w:rPr>
                <w:color w:val="000000"/>
              </w:rPr>
            </w:rPrChange>
          </w:rPr>
          <w:t>String</w:t>
        </w:r>
        <w:r w:rsidRPr="00B51A03">
          <w:rPr>
            <w:color w:val="080808"/>
            <w:lang w:val="en-US"/>
            <w:rPrChange w:id="9854" w:author="Maxim Bystrov" w:date="2026-05-24T13:31:00Z">
              <w:rPr>
                <w:color w:val="080808"/>
              </w:rPr>
            </w:rPrChange>
          </w:rPr>
          <w:t xml:space="preserve">? = </w:t>
        </w:r>
        <w:r w:rsidRPr="00B51A03">
          <w:rPr>
            <w:color w:val="0033B3"/>
            <w:lang w:val="en-US"/>
            <w:rPrChange w:id="9855" w:author="Maxim Bystrov" w:date="2026-05-24T13:31:00Z">
              <w:rPr>
                <w:color w:val="0033B3"/>
              </w:rPr>
            </w:rPrChange>
          </w:rPr>
          <w:t>null</w:t>
        </w:r>
        <w:r w:rsidRPr="00B51A03">
          <w:rPr>
            <w:color w:val="080808"/>
            <w:lang w:val="en-US"/>
            <w:rPrChange w:id="9856" w:author="Maxim Bystrov" w:date="2026-05-24T13:31:00Z">
              <w:rPr>
                <w:color w:val="080808"/>
              </w:rPr>
            </w:rPrChange>
          </w:rPr>
          <w:t>,</w:t>
        </w:r>
        <w:r w:rsidRPr="00B51A03">
          <w:rPr>
            <w:color w:val="080808"/>
            <w:lang w:val="en-US"/>
            <w:rPrChange w:id="9857" w:author="Maxim Bystrov" w:date="2026-05-24T13:31:00Z">
              <w:rPr>
                <w:color w:val="080808"/>
              </w:rPr>
            </w:rPrChange>
          </w:rPr>
          <w:br/>
        </w:r>
        <w:r w:rsidRPr="00B51A03">
          <w:rPr>
            <w:color w:val="080808"/>
            <w:lang w:val="en-US"/>
            <w:rPrChange w:id="9858" w:author="Maxim Bystrov" w:date="2026-05-24T13:31:00Z">
              <w:rPr>
                <w:color w:val="080808"/>
              </w:rPr>
            </w:rPrChange>
          </w:rPr>
          <w:br/>
          <w:t xml:space="preserve">        </w:t>
        </w:r>
        <w:r w:rsidRPr="00B51A03">
          <w:rPr>
            <w:color w:val="9E880D"/>
            <w:lang w:val="en-US"/>
            <w:rPrChange w:id="9859" w:author="Maxim Bystrov" w:date="2026-05-24T13:31:00Z">
              <w:rPr>
                <w:color w:val="9E880D"/>
              </w:rPr>
            </w:rPrChange>
          </w:rPr>
          <w:t>@</w:t>
        </w:r>
        <w:proofErr w:type="gramStart"/>
        <w:r w:rsidRPr="00B51A03">
          <w:rPr>
            <w:color w:val="9E880D"/>
            <w:lang w:val="en-US"/>
            <w:rPrChange w:id="9860" w:author="Maxim Bystrov" w:date="2026-05-24T13:31:00Z">
              <w:rPr>
                <w:color w:val="9E880D"/>
              </w:rPr>
            </w:rPrChange>
          </w:rPr>
          <w:t>Parameter</w:t>
        </w:r>
        <w:r w:rsidRPr="00B51A03">
          <w:rPr>
            <w:color w:val="080808"/>
            <w:lang w:val="en-US"/>
            <w:rPrChange w:id="9861" w:author="Maxim Bystrov" w:date="2026-05-24T13:31:00Z">
              <w:rPr>
                <w:color w:val="080808"/>
              </w:rPr>
            </w:rPrChange>
          </w:rPr>
          <w:t>(</w:t>
        </w:r>
        <w:proofErr w:type="gramEnd"/>
        <w:r w:rsidRPr="00B51A03">
          <w:rPr>
            <w:color w:val="080808"/>
            <w:lang w:val="en-US"/>
            <w:rPrChange w:id="9862" w:author="Maxim Bystrov" w:date="2026-05-24T13:31:00Z">
              <w:rPr>
                <w:color w:val="080808"/>
              </w:rPr>
            </w:rPrChange>
          </w:rPr>
          <w:t xml:space="preserve">description = </w:t>
        </w:r>
        <w:r w:rsidRPr="00B51A03">
          <w:rPr>
            <w:color w:val="067D17"/>
            <w:lang w:val="en-US"/>
            <w:rPrChange w:id="9863" w:author="Maxim Bystrov" w:date="2026-05-24T13:31:00Z">
              <w:rPr>
                <w:color w:val="067D17"/>
              </w:rPr>
            </w:rPrChange>
          </w:rPr>
          <w:t>"</w:t>
        </w:r>
        <w:r>
          <w:rPr>
            <w:color w:val="067D17"/>
          </w:rPr>
          <w:t>Фильтр</w:t>
        </w:r>
        <w:r w:rsidRPr="00B51A03">
          <w:rPr>
            <w:color w:val="067D17"/>
            <w:lang w:val="en-US"/>
            <w:rPrChange w:id="9864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по</w:t>
        </w:r>
        <w:r w:rsidRPr="00B51A03">
          <w:rPr>
            <w:color w:val="067D17"/>
            <w:lang w:val="en-US"/>
            <w:rPrChange w:id="9865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регистрационному</w:t>
        </w:r>
        <w:r w:rsidRPr="00B51A03">
          <w:rPr>
            <w:color w:val="067D17"/>
            <w:lang w:val="en-US"/>
            <w:rPrChange w:id="9866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номеру</w:t>
        </w:r>
        <w:r w:rsidRPr="00B51A03">
          <w:rPr>
            <w:color w:val="067D17"/>
            <w:lang w:val="en-US"/>
            <w:rPrChange w:id="9867" w:author="Maxim Bystrov" w:date="2026-05-24T13:31:00Z">
              <w:rPr>
                <w:color w:val="067D17"/>
              </w:rPr>
            </w:rPrChange>
          </w:rPr>
          <w:t>"</w:t>
        </w:r>
        <w:r w:rsidRPr="00B51A03">
          <w:rPr>
            <w:color w:val="080808"/>
            <w:lang w:val="en-US"/>
            <w:rPrChange w:id="9868" w:author="Maxim Bystrov" w:date="2026-05-24T13:31:00Z">
              <w:rPr>
                <w:color w:val="080808"/>
              </w:rPr>
            </w:rPrChange>
          </w:rPr>
          <w:t>)</w:t>
        </w:r>
        <w:r w:rsidRPr="00B51A03">
          <w:rPr>
            <w:color w:val="080808"/>
            <w:lang w:val="en-US"/>
            <w:rPrChange w:id="9869" w:author="Maxim Bystrov" w:date="2026-05-24T13:31:00Z">
              <w:rPr>
                <w:color w:val="080808"/>
              </w:rPr>
            </w:rPrChange>
          </w:rPr>
          <w:br/>
          <w:t xml:space="preserve">        </w:t>
        </w:r>
        <w:r w:rsidRPr="00B51A03">
          <w:rPr>
            <w:color w:val="9E880D"/>
            <w:lang w:val="en-US"/>
            <w:rPrChange w:id="9870" w:author="Maxim Bystrov" w:date="2026-05-24T13:31:00Z">
              <w:rPr>
                <w:color w:val="9E880D"/>
              </w:rPr>
            </w:rPrChange>
          </w:rPr>
          <w:t>@RequestParam</w:t>
        </w:r>
        <w:r w:rsidRPr="00B51A03">
          <w:rPr>
            <w:color w:val="080808"/>
            <w:lang w:val="en-US"/>
            <w:rPrChange w:id="9871" w:author="Maxim Bystrov" w:date="2026-05-24T13:31:00Z">
              <w:rPr>
                <w:color w:val="080808"/>
              </w:rPr>
            </w:rPrChange>
          </w:rPr>
          <w:t xml:space="preserve">(name = </w:t>
        </w:r>
        <w:r w:rsidRPr="00B51A03">
          <w:rPr>
            <w:color w:val="067D17"/>
            <w:lang w:val="en-US"/>
            <w:rPrChange w:id="9872" w:author="Maxim Bystrov" w:date="2026-05-24T13:31:00Z">
              <w:rPr>
                <w:color w:val="067D17"/>
              </w:rPr>
            </w:rPrChange>
          </w:rPr>
          <w:t>"</w:t>
        </w:r>
        <w:proofErr w:type="spellStart"/>
        <w:r w:rsidRPr="00B51A03">
          <w:rPr>
            <w:color w:val="067D17"/>
            <w:lang w:val="en-US"/>
            <w:rPrChange w:id="9873" w:author="Maxim Bystrov" w:date="2026-05-24T13:31:00Z">
              <w:rPr>
                <w:color w:val="067D17"/>
              </w:rPr>
            </w:rPrChange>
          </w:rPr>
          <w:t>registrationNumber</w:t>
        </w:r>
        <w:proofErr w:type="spellEnd"/>
        <w:r w:rsidRPr="00B51A03">
          <w:rPr>
            <w:color w:val="067D17"/>
            <w:lang w:val="en-US"/>
            <w:rPrChange w:id="9874" w:author="Maxim Bystrov" w:date="2026-05-24T13:31:00Z">
              <w:rPr>
                <w:color w:val="067D17"/>
              </w:rPr>
            </w:rPrChange>
          </w:rPr>
          <w:t>"</w:t>
        </w:r>
        <w:r w:rsidRPr="00B51A03">
          <w:rPr>
            <w:color w:val="080808"/>
            <w:lang w:val="en-US"/>
            <w:rPrChange w:id="9875" w:author="Maxim Bystrov" w:date="2026-05-24T13:31:00Z">
              <w:rPr>
                <w:color w:val="080808"/>
              </w:rPr>
            </w:rPrChange>
          </w:rPr>
          <w:t xml:space="preserve">, required = </w:t>
        </w:r>
        <w:r w:rsidRPr="00B51A03">
          <w:rPr>
            <w:color w:val="0033B3"/>
            <w:lang w:val="en-US"/>
            <w:rPrChange w:id="9876" w:author="Maxim Bystrov" w:date="2026-05-24T13:31:00Z">
              <w:rPr>
                <w:color w:val="0033B3"/>
              </w:rPr>
            </w:rPrChange>
          </w:rPr>
          <w:t>false</w:t>
        </w:r>
        <w:r w:rsidRPr="00B51A03">
          <w:rPr>
            <w:color w:val="080808"/>
            <w:lang w:val="en-US"/>
            <w:rPrChange w:id="9877" w:author="Maxim Bystrov" w:date="2026-05-24T13:31:00Z">
              <w:rPr>
                <w:color w:val="080808"/>
              </w:rPr>
            </w:rPrChange>
          </w:rPr>
          <w:t xml:space="preserve">) </w:t>
        </w:r>
        <w:proofErr w:type="spellStart"/>
        <w:r w:rsidRPr="00B51A03">
          <w:rPr>
            <w:color w:val="000000"/>
            <w:lang w:val="en-US"/>
            <w:rPrChange w:id="9878" w:author="Maxim Bystrov" w:date="2026-05-24T13:31:00Z">
              <w:rPr>
                <w:color w:val="000000"/>
              </w:rPr>
            </w:rPrChange>
          </w:rPr>
          <w:t>registrationNumber</w:t>
        </w:r>
        <w:proofErr w:type="spellEnd"/>
        <w:r w:rsidRPr="00B51A03">
          <w:rPr>
            <w:color w:val="080808"/>
            <w:lang w:val="en-US"/>
            <w:rPrChange w:id="9879" w:author="Maxim Bystrov" w:date="2026-05-24T13:31:00Z">
              <w:rPr>
                <w:color w:val="080808"/>
              </w:rPr>
            </w:rPrChange>
          </w:rPr>
          <w:t xml:space="preserve">: </w:t>
        </w:r>
        <w:r w:rsidRPr="00B51A03">
          <w:rPr>
            <w:color w:val="000000"/>
            <w:lang w:val="en-US"/>
            <w:rPrChange w:id="9880" w:author="Maxim Bystrov" w:date="2026-05-24T13:31:00Z">
              <w:rPr>
                <w:color w:val="000000"/>
              </w:rPr>
            </w:rPrChange>
          </w:rPr>
          <w:t>String</w:t>
        </w:r>
        <w:r w:rsidRPr="00B51A03">
          <w:rPr>
            <w:color w:val="080808"/>
            <w:lang w:val="en-US"/>
            <w:rPrChange w:id="9881" w:author="Maxim Bystrov" w:date="2026-05-24T13:31:00Z">
              <w:rPr>
                <w:color w:val="080808"/>
              </w:rPr>
            </w:rPrChange>
          </w:rPr>
          <w:t xml:space="preserve">? = </w:t>
        </w:r>
        <w:r w:rsidRPr="00B51A03">
          <w:rPr>
            <w:color w:val="0033B3"/>
            <w:lang w:val="en-US"/>
            <w:rPrChange w:id="9882" w:author="Maxim Bystrov" w:date="2026-05-24T13:31:00Z">
              <w:rPr>
                <w:color w:val="0033B3"/>
              </w:rPr>
            </w:rPrChange>
          </w:rPr>
          <w:t>null</w:t>
        </w:r>
        <w:r w:rsidRPr="00B51A03">
          <w:rPr>
            <w:color w:val="080808"/>
            <w:lang w:val="en-US"/>
            <w:rPrChange w:id="9883" w:author="Maxim Bystrov" w:date="2026-05-24T13:31:00Z">
              <w:rPr>
                <w:color w:val="080808"/>
              </w:rPr>
            </w:rPrChange>
          </w:rPr>
          <w:t>,</w:t>
        </w:r>
        <w:r w:rsidRPr="00B51A03">
          <w:rPr>
            <w:color w:val="080808"/>
            <w:lang w:val="en-US"/>
            <w:rPrChange w:id="9884" w:author="Maxim Bystrov" w:date="2026-05-24T13:31:00Z">
              <w:rPr>
                <w:color w:val="080808"/>
              </w:rPr>
            </w:rPrChange>
          </w:rPr>
          <w:br/>
        </w:r>
        <w:r w:rsidRPr="00B51A03">
          <w:rPr>
            <w:color w:val="080808"/>
            <w:lang w:val="en-US"/>
            <w:rPrChange w:id="9885" w:author="Maxim Bystrov" w:date="2026-05-24T13:31:00Z">
              <w:rPr>
                <w:color w:val="080808"/>
              </w:rPr>
            </w:rPrChange>
          </w:rPr>
          <w:br/>
          <w:t xml:space="preserve">        </w:t>
        </w:r>
        <w:r w:rsidRPr="00B51A03">
          <w:rPr>
            <w:color w:val="9E880D"/>
            <w:lang w:val="en-US"/>
            <w:rPrChange w:id="9886" w:author="Maxim Bystrov" w:date="2026-05-24T13:31:00Z">
              <w:rPr>
                <w:color w:val="9E880D"/>
              </w:rPr>
            </w:rPrChange>
          </w:rPr>
          <w:t>@</w:t>
        </w:r>
        <w:proofErr w:type="gramStart"/>
        <w:r w:rsidRPr="00B51A03">
          <w:rPr>
            <w:color w:val="9E880D"/>
            <w:lang w:val="en-US"/>
            <w:rPrChange w:id="9887" w:author="Maxim Bystrov" w:date="2026-05-24T13:31:00Z">
              <w:rPr>
                <w:color w:val="9E880D"/>
              </w:rPr>
            </w:rPrChange>
          </w:rPr>
          <w:t>Parameter</w:t>
        </w:r>
        <w:r w:rsidRPr="00B51A03">
          <w:rPr>
            <w:color w:val="080808"/>
            <w:lang w:val="en-US"/>
            <w:rPrChange w:id="9888" w:author="Maxim Bystrov" w:date="2026-05-24T13:31:00Z">
              <w:rPr>
                <w:color w:val="080808"/>
              </w:rPr>
            </w:rPrChange>
          </w:rPr>
          <w:t>(</w:t>
        </w:r>
        <w:proofErr w:type="gramEnd"/>
        <w:r w:rsidRPr="00B51A03">
          <w:rPr>
            <w:color w:val="080808"/>
            <w:lang w:val="en-US"/>
            <w:rPrChange w:id="9889" w:author="Maxim Bystrov" w:date="2026-05-24T13:31:00Z">
              <w:rPr>
                <w:color w:val="080808"/>
              </w:rPr>
            </w:rPrChange>
          </w:rPr>
          <w:t xml:space="preserve">description = </w:t>
        </w:r>
        <w:r w:rsidRPr="00B51A03">
          <w:rPr>
            <w:color w:val="067D17"/>
            <w:lang w:val="en-US"/>
            <w:rPrChange w:id="9890" w:author="Maxim Bystrov" w:date="2026-05-24T13:31:00Z">
              <w:rPr>
                <w:color w:val="067D17"/>
              </w:rPr>
            </w:rPrChange>
          </w:rPr>
          <w:t>"</w:t>
        </w:r>
        <w:r>
          <w:rPr>
            <w:color w:val="067D17"/>
          </w:rPr>
          <w:t>Фильтр</w:t>
        </w:r>
        <w:r w:rsidRPr="00B51A03">
          <w:rPr>
            <w:color w:val="067D17"/>
            <w:lang w:val="en-US"/>
            <w:rPrChange w:id="9891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по</w:t>
        </w:r>
        <w:r w:rsidRPr="00B51A03">
          <w:rPr>
            <w:color w:val="067D17"/>
            <w:lang w:val="en-US"/>
            <w:rPrChange w:id="9892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типу</w:t>
        </w:r>
        <w:r w:rsidRPr="00B51A03">
          <w:rPr>
            <w:color w:val="067D17"/>
            <w:lang w:val="en-US"/>
            <w:rPrChange w:id="9893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устройства</w:t>
        </w:r>
        <w:r w:rsidRPr="00B51A03">
          <w:rPr>
            <w:color w:val="067D17"/>
            <w:lang w:val="en-US"/>
            <w:rPrChange w:id="9894" w:author="Maxim Bystrov" w:date="2026-05-24T13:31:00Z">
              <w:rPr>
                <w:color w:val="067D17"/>
              </w:rPr>
            </w:rPrChange>
          </w:rPr>
          <w:t>"</w:t>
        </w:r>
        <w:r w:rsidRPr="00B51A03">
          <w:rPr>
            <w:color w:val="080808"/>
            <w:lang w:val="en-US"/>
            <w:rPrChange w:id="9895" w:author="Maxim Bystrov" w:date="2026-05-24T13:31:00Z">
              <w:rPr>
                <w:color w:val="080808"/>
              </w:rPr>
            </w:rPrChange>
          </w:rPr>
          <w:t>)</w:t>
        </w:r>
        <w:r w:rsidRPr="00B51A03">
          <w:rPr>
            <w:color w:val="080808"/>
            <w:lang w:val="en-US"/>
            <w:rPrChange w:id="9896" w:author="Maxim Bystrov" w:date="2026-05-24T13:31:00Z">
              <w:rPr>
                <w:color w:val="080808"/>
              </w:rPr>
            </w:rPrChange>
          </w:rPr>
          <w:br/>
          <w:t xml:space="preserve">        </w:t>
        </w:r>
        <w:r w:rsidRPr="00B51A03">
          <w:rPr>
            <w:color w:val="9E880D"/>
            <w:lang w:val="en-US"/>
            <w:rPrChange w:id="9897" w:author="Maxim Bystrov" w:date="2026-05-24T13:31:00Z">
              <w:rPr>
                <w:color w:val="9E880D"/>
              </w:rPr>
            </w:rPrChange>
          </w:rPr>
          <w:t>@RequestParam</w:t>
        </w:r>
        <w:r w:rsidRPr="00B51A03">
          <w:rPr>
            <w:color w:val="080808"/>
            <w:lang w:val="en-US"/>
            <w:rPrChange w:id="9898" w:author="Maxim Bystrov" w:date="2026-05-24T13:31:00Z">
              <w:rPr>
                <w:color w:val="080808"/>
              </w:rPr>
            </w:rPrChange>
          </w:rPr>
          <w:t xml:space="preserve">(name = </w:t>
        </w:r>
        <w:r w:rsidRPr="00B51A03">
          <w:rPr>
            <w:color w:val="067D17"/>
            <w:lang w:val="en-US"/>
            <w:rPrChange w:id="9899" w:author="Maxim Bystrov" w:date="2026-05-24T13:31:00Z">
              <w:rPr>
                <w:color w:val="067D17"/>
              </w:rPr>
            </w:rPrChange>
          </w:rPr>
          <w:t>"</w:t>
        </w:r>
        <w:proofErr w:type="spellStart"/>
        <w:r w:rsidRPr="00B51A03">
          <w:rPr>
            <w:color w:val="067D17"/>
            <w:lang w:val="en-US"/>
            <w:rPrChange w:id="9900" w:author="Maxim Bystrov" w:date="2026-05-24T13:31:00Z">
              <w:rPr>
                <w:color w:val="067D17"/>
              </w:rPr>
            </w:rPrChange>
          </w:rPr>
          <w:t>typeId</w:t>
        </w:r>
        <w:proofErr w:type="spellEnd"/>
        <w:r w:rsidRPr="00B51A03">
          <w:rPr>
            <w:color w:val="067D17"/>
            <w:lang w:val="en-US"/>
            <w:rPrChange w:id="9901" w:author="Maxim Bystrov" w:date="2026-05-24T13:31:00Z">
              <w:rPr>
                <w:color w:val="067D17"/>
              </w:rPr>
            </w:rPrChange>
          </w:rPr>
          <w:t>"</w:t>
        </w:r>
        <w:r w:rsidRPr="00B51A03">
          <w:rPr>
            <w:color w:val="080808"/>
            <w:lang w:val="en-US"/>
            <w:rPrChange w:id="9902" w:author="Maxim Bystrov" w:date="2026-05-24T13:31:00Z">
              <w:rPr>
                <w:color w:val="080808"/>
              </w:rPr>
            </w:rPrChange>
          </w:rPr>
          <w:t xml:space="preserve">, required = </w:t>
        </w:r>
        <w:r w:rsidRPr="00B51A03">
          <w:rPr>
            <w:color w:val="0033B3"/>
            <w:lang w:val="en-US"/>
            <w:rPrChange w:id="9903" w:author="Maxim Bystrov" w:date="2026-05-24T13:31:00Z">
              <w:rPr>
                <w:color w:val="0033B3"/>
              </w:rPr>
            </w:rPrChange>
          </w:rPr>
          <w:t>false</w:t>
        </w:r>
        <w:r w:rsidRPr="00B51A03">
          <w:rPr>
            <w:color w:val="080808"/>
            <w:lang w:val="en-US"/>
            <w:rPrChange w:id="9904" w:author="Maxim Bystrov" w:date="2026-05-24T13:31:00Z">
              <w:rPr>
                <w:color w:val="080808"/>
              </w:rPr>
            </w:rPrChange>
          </w:rPr>
          <w:t xml:space="preserve">) </w:t>
        </w:r>
        <w:proofErr w:type="spellStart"/>
        <w:r w:rsidRPr="00B51A03">
          <w:rPr>
            <w:color w:val="000000"/>
            <w:lang w:val="en-US"/>
            <w:rPrChange w:id="9905" w:author="Maxim Bystrov" w:date="2026-05-24T13:31:00Z">
              <w:rPr>
                <w:color w:val="000000"/>
              </w:rPr>
            </w:rPrChange>
          </w:rPr>
          <w:t>typeId</w:t>
        </w:r>
        <w:proofErr w:type="spellEnd"/>
        <w:r w:rsidRPr="00B51A03">
          <w:rPr>
            <w:color w:val="080808"/>
            <w:lang w:val="en-US"/>
            <w:rPrChange w:id="9906" w:author="Maxim Bystrov" w:date="2026-05-24T13:31:00Z">
              <w:rPr>
                <w:color w:val="080808"/>
              </w:rPr>
            </w:rPrChange>
          </w:rPr>
          <w:t xml:space="preserve">: </w:t>
        </w:r>
        <w:r w:rsidRPr="00B51A03">
          <w:rPr>
            <w:color w:val="000000"/>
            <w:lang w:val="en-US"/>
            <w:rPrChange w:id="9907" w:author="Maxim Bystrov" w:date="2026-05-24T13:31:00Z">
              <w:rPr>
                <w:color w:val="000000"/>
              </w:rPr>
            </w:rPrChange>
          </w:rPr>
          <w:t>Int</w:t>
        </w:r>
        <w:r w:rsidRPr="00B51A03">
          <w:rPr>
            <w:color w:val="080808"/>
            <w:lang w:val="en-US"/>
            <w:rPrChange w:id="9908" w:author="Maxim Bystrov" w:date="2026-05-24T13:31:00Z">
              <w:rPr>
                <w:color w:val="080808"/>
              </w:rPr>
            </w:rPrChange>
          </w:rPr>
          <w:t xml:space="preserve">? = </w:t>
        </w:r>
        <w:r w:rsidRPr="00B51A03">
          <w:rPr>
            <w:color w:val="0033B3"/>
            <w:lang w:val="en-US"/>
            <w:rPrChange w:id="9909" w:author="Maxim Bystrov" w:date="2026-05-24T13:31:00Z">
              <w:rPr>
                <w:color w:val="0033B3"/>
              </w:rPr>
            </w:rPrChange>
          </w:rPr>
          <w:t>null</w:t>
        </w:r>
        <w:r w:rsidRPr="00B51A03">
          <w:rPr>
            <w:color w:val="080808"/>
            <w:lang w:val="en-US"/>
            <w:rPrChange w:id="9910" w:author="Maxim Bystrov" w:date="2026-05-24T13:31:00Z">
              <w:rPr>
                <w:color w:val="080808"/>
              </w:rPr>
            </w:rPrChange>
          </w:rPr>
          <w:t>,</w:t>
        </w:r>
        <w:r w:rsidRPr="00B51A03">
          <w:rPr>
            <w:color w:val="080808"/>
            <w:lang w:val="en-US"/>
            <w:rPrChange w:id="9911" w:author="Maxim Bystrov" w:date="2026-05-24T13:31:00Z">
              <w:rPr>
                <w:color w:val="080808"/>
              </w:rPr>
            </w:rPrChange>
          </w:rPr>
          <w:br/>
        </w:r>
        <w:r w:rsidRPr="00B51A03">
          <w:rPr>
            <w:color w:val="080808"/>
            <w:lang w:val="en-US"/>
            <w:rPrChange w:id="9912" w:author="Maxim Bystrov" w:date="2026-05-24T13:31:00Z">
              <w:rPr>
                <w:color w:val="080808"/>
              </w:rPr>
            </w:rPrChange>
          </w:rPr>
          <w:br/>
          <w:t xml:space="preserve">        </w:t>
        </w:r>
        <w:r w:rsidRPr="00B51A03">
          <w:rPr>
            <w:color w:val="9E880D"/>
            <w:lang w:val="en-US"/>
            <w:rPrChange w:id="9913" w:author="Maxim Bystrov" w:date="2026-05-24T13:31:00Z">
              <w:rPr>
                <w:color w:val="9E880D"/>
              </w:rPr>
            </w:rPrChange>
          </w:rPr>
          <w:t>@</w:t>
        </w:r>
        <w:proofErr w:type="gramStart"/>
        <w:r w:rsidRPr="00B51A03">
          <w:rPr>
            <w:color w:val="9E880D"/>
            <w:lang w:val="en-US"/>
            <w:rPrChange w:id="9914" w:author="Maxim Bystrov" w:date="2026-05-24T13:31:00Z">
              <w:rPr>
                <w:color w:val="9E880D"/>
              </w:rPr>
            </w:rPrChange>
          </w:rPr>
          <w:t>Parameter</w:t>
        </w:r>
        <w:r w:rsidRPr="00B51A03">
          <w:rPr>
            <w:color w:val="080808"/>
            <w:lang w:val="en-US"/>
            <w:rPrChange w:id="9915" w:author="Maxim Bystrov" w:date="2026-05-24T13:31:00Z">
              <w:rPr>
                <w:color w:val="080808"/>
              </w:rPr>
            </w:rPrChange>
          </w:rPr>
          <w:t>(</w:t>
        </w:r>
        <w:proofErr w:type="gramEnd"/>
        <w:r w:rsidRPr="00B51A03">
          <w:rPr>
            <w:color w:val="080808"/>
            <w:lang w:val="en-US"/>
            <w:rPrChange w:id="9916" w:author="Maxim Bystrov" w:date="2026-05-24T13:31:00Z">
              <w:rPr>
                <w:color w:val="080808"/>
              </w:rPr>
            </w:rPrChange>
          </w:rPr>
          <w:t xml:space="preserve">description = </w:t>
        </w:r>
        <w:r w:rsidRPr="00B51A03">
          <w:rPr>
            <w:color w:val="067D17"/>
            <w:lang w:val="en-US"/>
            <w:rPrChange w:id="9917" w:author="Maxim Bystrov" w:date="2026-05-24T13:31:00Z">
              <w:rPr>
                <w:color w:val="067D17"/>
              </w:rPr>
            </w:rPrChange>
          </w:rPr>
          <w:t>"</w:t>
        </w:r>
        <w:r>
          <w:rPr>
            <w:color w:val="067D17"/>
          </w:rPr>
          <w:t>Фильтр</w:t>
        </w:r>
        <w:r w:rsidRPr="00B51A03">
          <w:rPr>
            <w:color w:val="067D17"/>
            <w:lang w:val="en-US"/>
            <w:rPrChange w:id="9918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по</w:t>
        </w:r>
        <w:r w:rsidRPr="00B51A03">
          <w:rPr>
            <w:color w:val="067D17"/>
            <w:lang w:val="en-US"/>
            <w:rPrChange w:id="9919" w:author="Maxim Bystrov" w:date="2026-05-24T13:31:00Z">
              <w:rPr>
                <w:color w:val="067D17"/>
              </w:rPr>
            </w:rPrChange>
          </w:rPr>
          <w:t xml:space="preserve"> ID </w:t>
        </w:r>
        <w:r>
          <w:rPr>
            <w:color w:val="067D17"/>
          </w:rPr>
          <w:t>подразделения</w:t>
        </w:r>
        <w:r w:rsidRPr="00B51A03">
          <w:rPr>
            <w:color w:val="067D17"/>
            <w:lang w:val="en-US"/>
            <w:rPrChange w:id="9920" w:author="Maxim Bystrov" w:date="2026-05-24T13:31:00Z">
              <w:rPr>
                <w:color w:val="067D17"/>
              </w:rPr>
            </w:rPrChange>
          </w:rPr>
          <w:t>"</w:t>
        </w:r>
        <w:r w:rsidRPr="00B51A03">
          <w:rPr>
            <w:color w:val="080808"/>
            <w:lang w:val="en-US"/>
            <w:rPrChange w:id="9921" w:author="Maxim Bystrov" w:date="2026-05-24T13:31:00Z">
              <w:rPr>
                <w:color w:val="080808"/>
              </w:rPr>
            </w:rPrChange>
          </w:rPr>
          <w:t>)</w:t>
        </w:r>
        <w:r w:rsidRPr="00B51A03">
          <w:rPr>
            <w:color w:val="080808"/>
            <w:lang w:val="en-US"/>
            <w:rPrChange w:id="9922" w:author="Maxim Bystrov" w:date="2026-05-24T13:31:00Z">
              <w:rPr>
                <w:color w:val="080808"/>
              </w:rPr>
            </w:rPrChange>
          </w:rPr>
          <w:br/>
          <w:t xml:space="preserve">        </w:t>
        </w:r>
        <w:r w:rsidRPr="00B51A03">
          <w:rPr>
            <w:color w:val="9E880D"/>
            <w:lang w:val="en-US"/>
            <w:rPrChange w:id="9923" w:author="Maxim Bystrov" w:date="2026-05-24T13:31:00Z">
              <w:rPr>
                <w:color w:val="9E880D"/>
              </w:rPr>
            </w:rPrChange>
          </w:rPr>
          <w:t>@RequestParam</w:t>
        </w:r>
        <w:r w:rsidRPr="00B51A03">
          <w:rPr>
            <w:color w:val="080808"/>
            <w:lang w:val="en-US"/>
            <w:rPrChange w:id="9924" w:author="Maxim Bystrov" w:date="2026-05-24T13:31:00Z">
              <w:rPr>
                <w:color w:val="080808"/>
              </w:rPr>
            </w:rPrChange>
          </w:rPr>
          <w:t xml:space="preserve">(name = </w:t>
        </w:r>
        <w:r w:rsidRPr="00B51A03">
          <w:rPr>
            <w:color w:val="067D17"/>
            <w:lang w:val="en-US"/>
            <w:rPrChange w:id="9925" w:author="Maxim Bystrov" w:date="2026-05-24T13:31:00Z">
              <w:rPr>
                <w:color w:val="067D17"/>
              </w:rPr>
            </w:rPrChange>
          </w:rPr>
          <w:t>"</w:t>
        </w:r>
        <w:proofErr w:type="spellStart"/>
        <w:r w:rsidRPr="00B51A03">
          <w:rPr>
            <w:color w:val="067D17"/>
            <w:lang w:val="en-US"/>
            <w:rPrChange w:id="9926" w:author="Maxim Bystrov" w:date="2026-05-24T13:31:00Z">
              <w:rPr>
                <w:color w:val="067D17"/>
              </w:rPr>
            </w:rPrChange>
          </w:rPr>
          <w:t>departmentId</w:t>
        </w:r>
        <w:proofErr w:type="spellEnd"/>
        <w:r w:rsidRPr="00B51A03">
          <w:rPr>
            <w:color w:val="067D17"/>
            <w:lang w:val="en-US"/>
            <w:rPrChange w:id="9927" w:author="Maxim Bystrov" w:date="2026-05-24T13:31:00Z">
              <w:rPr>
                <w:color w:val="067D17"/>
              </w:rPr>
            </w:rPrChange>
          </w:rPr>
          <w:t>"</w:t>
        </w:r>
        <w:r w:rsidRPr="00B51A03">
          <w:rPr>
            <w:color w:val="080808"/>
            <w:lang w:val="en-US"/>
            <w:rPrChange w:id="9928" w:author="Maxim Bystrov" w:date="2026-05-24T13:31:00Z">
              <w:rPr>
                <w:color w:val="080808"/>
              </w:rPr>
            </w:rPrChange>
          </w:rPr>
          <w:t xml:space="preserve">, required = </w:t>
        </w:r>
        <w:r w:rsidRPr="00B51A03">
          <w:rPr>
            <w:color w:val="0033B3"/>
            <w:lang w:val="en-US"/>
            <w:rPrChange w:id="9929" w:author="Maxim Bystrov" w:date="2026-05-24T13:31:00Z">
              <w:rPr>
                <w:color w:val="0033B3"/>
              </w:rPr>
            </w:rPrChange>
          </w:rPr>
          <w:t>false</w:t>
        </w:r>
        <w:r w:rsidRPr="00B51A03">
          <w:rPr>
            <w:color w:val="080808"/>
            <w:lang w:val="en-US"/>
            <w:rPrChange w:id="9930" w:author="Maxim Bystrov" w:date="2026-05-24T13:31:00Z">
              <w:rPr>
                <w:color w:val="080808"/>
              </w:rPr>
            </w:rPrChange>
          </w:rPr>
          <w:t xml:space="preserve">) </w:t>
        </w:r>
        <w:proofErr w:type="spellStart"/>
        <w:r w:rsidRPr="00B51A03">
          <w:rPr>
            <w:color w:val="000000"/>
            <w:lang w:val="en-US"/>
            <w:rPrChange w:id="9931" w:author="Maxim Bystrov" w:date="2026-05-24T13:31:00Z">
              <w:rPr>
                <w:color w:val="000000"/>
              </w:rPr>
            </w:rPrChange>
          </w:rPr>
          <w:t>departmentId</w:t>
        </w:r>
        <w:proofErr w:type="spellEnd"/>
        <w:r w:rsidRPr="00B51A03">
          <w:rPr>
            <w:color w:val="080808"/>
            <w:lang w:val="en-US"/>
            <w:rPrChange w:id="9932" w:author="Maxim Bystrov" w:date="2026-05-24T13:31:00Z">
              <w:rPr>
                <w:color w:val="080808"/>
              </w:rPr>
            </w:rPrChange>
          </w:rPr>
          <w:t xml:space="preserve">: </w:t>
        </w:r>
        <w:r w:rsidRPr="00B51A03">
          <w:rPr>
            <w:color w:val="000000"/>
            <w:lang w:val="en-US"/>
            <w:rPrChange w:id="9933" w:author="Maxim Bystrov" w:date="2026-05-24T13:31:00Z">
              <w:rPr>
                <w:color w:val="000000"/>
              </w:rPr>
            </w:rPrChange>
          </w:rPr>
          <w:t>Int</w:t>
        </w:r>
        <w:r w:rsidRPr="00B51A03">
          <w:rPr>
            <w:color w:val="080808"/>
            <w:lang w:val="en-US"/>
            <w:rPrChange w:id="9934" w:author="Maxim Bystrov" w:date="2026-05-24T13:31:00Z">
              <w:rPr>
                <w:color w:val="080808"/>
              </w:rPr>
            </w:rPrChange>
          </w:rPr>
          <w:t xml:space="preserve">? </w:t>
        </w:r>
        <w:r>
          <w:rPr>
            <w:color w:val="080808"/>
          </w:rPr>
          <w:t xml:space="preserve">= </w:t>
        </w:r>
        <w:proofErr w:type="spellStart"/>
        <w:r>
          <w:rPr>
            <w:color w:val="0033B3"/>
          </w:rPr>
          <w:t>null</w:t>
        </w:r>
        <w:proofErr w:type="spellEnd"/>
        <w:r>
          <w:rPr>
            <w:color w:val="080808"/>
          </w:rPr>
          <w:t>,</w:t>
        </w:r>
        <w:r>
          <w:rPr>
            <w:color w:val="080808"/>
          </w:rPr>
          <w:br/>
        </w:r>
        <w:r>
          <w:rPr>
            <w:color w:val="080808"/>
          </w:rPr>
          <w:br/>
          <w:t xml:space="preserve">        </w:t>
        </w:r>
        <w:r>
          <w:rPr>
            <w:color w:val="9E880D"/>
          </w:rPr>
          <w:t>@Parameter</w:t>
        </w:r>
        <w:r>
          <w:rPr>
            <w:color w:val="080808"/>
          </w:rPr>
          <w:t xml:space="preserve">(description = </w:t>
        </w:r>
        <w:r>
          <w:rPr>
            <w:color w:val="067D17"/>
          </w:rPr>
          <w:t>"Номер страницы (по умолчанию 0)"</w:t>
        </w:r>
        <w:r>
          <w:rPr>
            <w:color w:val="080808"/>
          </w:rPr>
          <w:t>)</w:t>
        </w:r>
        <w:r>
          <w:rPr>
            <w:color w:val="080808"/>
          </w:rPr>
          <w:br/>
          <w:t xml:space="preserve">        </w:t>
        </w:r>
        <w:r>
          <w:rPr>
            <w:color w:val="9E880D"/>
          </w:rPr>
          <w:t>@RequestParam</w:t>
        </w:r>
        <w:r>
          <w:rPr>
            <w:color w:val="080808"/>
          </w:rPr>
          <w:t xml:space="preserve">(name = </w:t>
        </w:r>
        <w:r>
          <w:rPr>
            <w:color w:val="067D17"/>
          </w:rPr>
          <w:t>"</w:t>
        </w:r>
        <w:proofErr w:type="spellStart"/>
        <w:r>
          <w:rPr>
            <w:color w:val="067D17"/>
          </w:rPr>
          <w:t>page</w:t>
        </w:r>
        <w:proofErr w:type="spellEnd"/>
        <w:r>
          <w:rPr>
            <w:color w:val="067D17"/>
          </w:rPr>
          <w:t>"</w:t>
        </w:r>
        <w:r>
          <w:rPr>
            <w:color w:val="080808"/>
          </w:rPr>
          <w:t xml:space="preserve">, </w:t>
        </w:r>
        <w:proofErr w:type="spellStart"/>
        <w:r>
          <w:rPr>
            <w:color w:val="080808"/>
          </w:rPr>
          <w:t>defaultValue</w:t>
        </w:r>
        <w:proofErr w:type="spellEnd"/>
        <w:r>
          <w:rPr>
            <w:color w:val="080808"/>
          </w:rPr>
          <w:t xml:space="preserve"> = </w:t>
        </w:r>
        <w:r>
          <w:rPr>
            <w:color w:val="067D17"/>
          </w:rPr>
          <w:t>"0"</w:t>
        </w:r>
        <w:r>
          <w:rPr>
            <w:color w:val="080808"/>
          </w:rPr>
          <w:t xml:space="preserve">) </w:t>
        </w:r>
        <w:proofErr w:type="spellStart"/>
        <w:r>
          <w:rPr>
            <w:color w:val="000000"/>
          </w:rPr>
          <w:t>page</w:t>
        </w:r>
        <w:proofErr w:type="spellEnd"/>
        <w:r>
          <w:rPr>
            <w:color w:val="080808"/>
          </w:rPr>
          <w:t xml:space="preserve">: </w:t>
        </w:r>
        <w:r>
          <w:rPr>
            <w:color w:val="000000"/>
          </w:rPr>
          <w:t>Int</w:t>
        </w:r>
        <w:r>
          <w:rPr>
            <w:color w:val="080808"/>
          </w:rPr>
          <w:t>,</w:t>
        </w:r>
        <w:r>
          <w:rPr>
            <w:color w:val="080808"/>
          </w:rPr>
          <w:br/>
        </w:r>
        <w:r>
          <w:rPr>
            <w:color w:val="080808"/>
          </w:rPr>
          <w:br/>
          <w:t xml:space="preserve">        </w:t>
        </w:r>
        <w:r>
          <w:rPr>
            <w:color w:val="9E880D"/>
          </w:rPr>
          <w:t>@Parameter</w:t>
        </w:r>
        <w:r>
          <w:rPr>
            <w:color w:val="080808"/>
          </w:rPr>
          <w:t xml:space="preserve">(description = </w:t>
        </w:r>
        <w:r>
          <w:rPr>
            <w:color w:val="067D17"/>
          </w:rPr>
          <w:t xml:space="preserve">"Размер страницы (по умолчанию </w:t>
        </w:r>
        <w:r w:rsidRPr="00B51A03">
          <w:rPr>
            <w:color w:val="067D17"/>
            <w:lang w:val="en-US"/>
            <w:rPrChange w:id="9935" w:author="Maxim Bystrov" w:date="2026-05-24T13:31:00Z">
              <w:rPr>
                <w:color w:val="067D17"/>
              </w:rPr>
            </w:rPrChange>
          </w:rPr>
          <w:t>20)"</w:t>
        </w:r>
        <w:r w:rsidRPr="00B51A03">
          <w:rPr>
            <w:color w:val="080808"/>
            <w:lang w:val="en-US"/>
            <w:rPrChange w:id="9936" w:author="Maxim Bystrov" w:date="2026-05-24T13:31:00Z">
              <w:rPr>
                <w:color w:val="080808"/>
              </w:rPr>
            </w:rPrChange>
          </w:rPr>
          <w:t>)</w:t>
        </w:r>
        <w:r w:rsidRPr="00B51A03">
          <w:rPr>
            <w:color w:val="080808"/>
            <w:lang w:val="en-US"/>
            <w:rPrChange w:id="9937" w:author="Maxim Bystrov" w:date="2026-05-24T13:31:00Z">
              <w:rPr>
                <w:color w:val="080808"/>
              </w:rPr>
            </w:rPrChange>
          </w:rPr>
          <w:br/>
          <w:t xml:space="preserve">        </w:t>
        </w:r>
        <w:r w:rsidRPr="00B51A03">
          <w:rPr>
            <w:color w:val="9E880D"/>
            <w:lang w:val="en-US"/>
            <w:rPrChange w:id="9938" w:author="Maxim Bystrov" w:date="2026-05-24T13:31:00Z">
              <w:rPr>
                <w:color w:val="9E880D"/>
              </w:rPr>
            </w:rPrChange>
          </w:rPr>
          <w:t>@RequestParam</w:t>
        </w:r>
        <w:r w:rsidRPr="00B51A03">
          <w:rPr>
            <w:color w:val="080808"/>
            <w:lang w:val="en-US"/>
            <w:rPrChange w:id="9939" w:author="Maxim Bystrov" w:date="2026-05-24T13:31:00Z">
              <w:rPr>
                <w:color w:val="080808"/>
              </w:rPr>
            </w:rPrChange>
          </w:rPr>
          <w:t xml:space="preserve">(name = </w:t>
        </w:r>
        <w:r w:rsidRPr="00B51A03">
          <w:rPr>
            <w:color w:val="067D17"/>
            <w:lang w:val="en-US"/>
            <w:rPrChange w:id="9940" w:author="Maxim Bystrov" w:date="2026-05-24T13:31:00Z">
              <w:rPr>
                <w:color w:val="067D17"/>
              </w:rPr>
            </w:rPrChange>
          </w:rPr>
          <w:t>"size"</w:t>
        </w:r>
        <w:r w:rsidRPr="00B51A03">
          <w:rPr>
            <w:color w:val="080808"/>
            <w:lang w:val="en-US"/>
            <w:rPrChange w:id="9941" w:author="Maxim Bystrov" w:date="2026-05-24T13:31:00Z">
              <w:rPr>
                <w:color w:val="080808"/>
              </w:rPr>
            </w:rPrChange>
          </w:rPr>
          <w:t xml:space="preserve">, </w:t>
        </w:r>
        <w:proofErr w:type="spellStart"/>
        <w:r w:rsidRPr="00B51A03">
          <w:rPr>
            <w:color w:val="080808"/>
            <w:lang w:val="en-US"/>
            <w:rPrChange w:id="9942" w:author="Maxim Bystrov" w:date="2026-05-24T13:31:00Z">
              <w:rPr>
                <w:color w:val="080808"/>
              </w:rPr>
            </w:rPrChange>
          </w:rPr>
          <w:t>defaultValue</w:t>
        </w:r>
        <w:proofErr w:type="spellEnd"/>
        <w:r w:rsidRPr="00B51A03">
          <w:rPr>
            <w:color w:val="080808"/>
            <w:lang w:val="en-US"/>
            <w:rPrChange w:id="9943" w:author="Maxim Bystrov" w:date="2026-05-24T13:31:00Z">
              <w:rPr>
                <w:color w:val="080808"/>
              </w:rPr>
            </w:rPrChange>
          </w:rPr>
          <w:t xml:space="preserve"> = </w:t>
        </w:r>
        <w:r w:rsidRPr="00B51A03">
          <w:rPr>
            <w:color w:val="067D17"/>
            <w:lang w:val="en-US"/>
            <w:rPrChange w:id="9944" w:author="Maxim Bystrov" w:date="2026-05-24T13:31:00Z">
              <w:rPr>
                <w:color w:val="067D17"/>
              </w:rPr>
            </w:rPrChange>
          </w:rPr>
          <w:t>"20"</w:t>
        </w:r>
        <w:r w:rsidRPr="00B51A03">
          <w:rPr>
            <w:color w:val="080808"/>
            <w:lang w:val="en-US"/>
            <w:rPrChange w:id="9945" w:author="Maxim Bystrov" w:date="2026-05-24T13:31:00Z">
              <w:rPr>
                <w:color w:val="080808"/>
              </w:rPr>
            </w:rPrChange>
          </w:rPr>
          <w:t xml:space="preserve">) </w:t>
        </w:r>
        <w:r w:rsidRPr="00B51A03">
          <w:rPr>
            <w:color w:val="000000"/>
            <w:lang w:val="en-US"/>
            <w:rPrChange w:id="9946" w:author="Maxim Bystrov" w:date="2026-05-24T13:31:00Z">
              <w:rPr>
                <w:color w:val="000000"/>
              </w:rPr>
            </w:rPrChange>
          </w:rPr>
          <w:t>size</w:t>
        </w:r>
        <w:r w:rsidRPr="00B51A03">
          <w:rPr>
            <w:color w:val="080808"/>
            <w:lang w:val="en-US"/>
            <w:rPrChange w:id="9947" w:author="Maxim Bystrov" w:date="2026-05-24T13:31:00Z">
              <w:rPr>
                <w:color w:val="080808"/>
              </w:rPr>
            </w:rPrChange>
          </w:rPr>
          <w:t xml:space="preserve">: </w:t>
        </w:r>
        <w:r w:rsidRPr="00B51A03">
          <w:rPr>
            <w:color w:val="000000"/>
            <w:lang w:val="en-US"/>
            <w:rPrChange w:id="9948" w:author="Maxim Bystrov" w:date="2026-05-24T13:31:00Z">
              <w:rPr>
                <w:color w:val="000000"/>
              </w:rPr>
            </w:rPrChange>
          </w:rPr>
          <w:t>Int</w:t>
        </w:r>
        <w:r w:rsidRPr="00B51A03">
          <w:rPr>
            <w:color w:val="080808"/>
            <w:lang w:val="en-US"/>
            <w:rPrChange w:id="9949" w:author="Maxim Bystrov" w:date="2026-05-24T13:31:00Z">
              <w:rPr>
                <w:color w:val="080808"/>
              </w:rPr>
            </w:rPrChange>
          </w:rPr>
          <w:t>,</w:t>
        </w:r>
        <w:r w:rsidRPr="00B51A03">
          <w:rPr>
            <w:color w:val="080808"/>
            <w:lang w:val="en-US"/>
            <w:rPrChange w:id="9950" w:author="Maxim Bystrov" w:date="2026-05-24T13:31:00Z">
              <w:rPr>
                <w:color w:val="080808"/>
              </w:rPr>
            </w:rPrChange>
          </w:rPr>
          <w:br/>
        </w:r>
        <w:r w:rsidRPr="00B51A03">
          <w:rPr>
            <w:color w:val="080808"/>
            <w:lang w:val="en-US"/>
            <w:rPrChange w:id="9951" w:author="Maxim Bystrov" w:date="2026-05-24T13:31:00Z">
              <w:rPr>
                <w:color w:val="080808"/>
              </w:rPr>
            </w:rPrChange>
          </w:rPr>
          <w:br/>
          <w:t xml:space="preserve">        </w:t>
        </w:r>
        <w:r w:rsidRPr="00B51A03">
          <w:rPr>
            <w:color w:val="9E880D"/>
            <w:lang w:val="en-US"/>
            <w:rPrChange w:id="9952" w:author="Maxim Bystrov" w:date="2026-05-24T13:31:00Z">
              <w:rPr>
                <w:color w:val="9E880D"/>
              </w:rPr>
            </w:rPrChange>
          </w:rPr>
          <w:t>@Parameter</w:t>
        </w:r>
        <w:r w:rsidRPr="00B51A03">
          <w:rPr>
            <w:color w:val="080808"/>
            <w:lang w:val="en-US"/>
            <w:rPrChange w:id="9953" w:author="Maxim Bystrov" w:date="2026-05-24T13:31:00Z">
              <w:rPr>
                <w:color w:val="080808"/>
              </w:rPr>
            </w:rPrChange>
          </w:rPr>
          <w:t xml:space="preserve">(description = </w:t>
        </w:r>
        <w:r w:rsidRPr="00B51A03">
          <w:rPr>
            <w:color w:val="067D17"/>
            <w:lang w:val="en-US"/>
            <w:rPrChange w:id="9954" w:author="Maxim Bystrov" w:date="2026-05-24T13:31:00Z">
              <w:rPr>
                <w:color w:val="067D17"/>
              </w:rPr>
            </w:rPrChange>
          </w:rPr>
          <w:t>"</w:t>
        </w:r>
        <w:r>
          <w:rPr>
            <w:color w:val="067D17"/>
          </w:rPr>
          <w:t>Сортировка</w:t>
        </w:r>
        <w:r w:rsidRPr="00B51A03">
          <w:rPr>
            <w:color w:val="067D17"/>
            <w:lang w:val="en-US"/>
            <w:rPrChange w:id="9955" w:author="Maxim Bystrov" w:date="2026-05-24T13:31:00Z">
              <w:rPr>
                <w:color w:val="067D17"/>
              </w:rPr>
            </w:rPrChange>
          </w:rPr>
          <w:t xml:space="preserve"> (</w:t>
        </w:r>
        <w:r>
          <w:rPr>
            <w:color w:val="067D17"/>
          </w:rPr>
          <w:t>например</w:t>
        </w:r>
        <w:r w:rsidRPr="00B51A03">
          <w:rPr>
            <w:color w:val="067D17"/>
            <w:lang w:val="en-US"/>
            <w:rPrChange w:id="9956" w:author="Maxim Bystrov" w:date="2026-05-24T13:31:00Z">
              <w:rPr>
                <w:color w:val="067D17"/>
              </w:rPr>
            </w:rPrChange>
          </w:rPr>
          <w:t xml:space="preserve">: </w:t>
        </w:r>
        <w:proofErr w:type="spellStart"/>
        <w:r w:rsidRPr="00B51A03">
          <w:rPr>
            <w:color w:val="067D17"/>
            <w:lang w:val="en-US"/>
            <w:rPrChange w:id="9957" w:author="Maxim Bystrov" w:date="2026-05-24T13:31:00Z">
              <w:rPr>
                <w:color w:val="067D17"/>
              </w:rPr>
            </w:rPrChange>
          </w:rPr>
          <w:t>createdAt,id</w:t>
        </w:r>
        <w:proofErr w:type="spellEnd"/>
        <w:r w:rsidRPr="00B51A03">
          <w:rPr>
            <w:color w:val="067D17"/>
            <w:lang w:val="en-US"/>
            <w:rPrChange w:id="9958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или</w:t>
        </w:r>
        <w:r w:rsidRPr="00B51A03">
          <w:rPr>
            <w:color w:val="067D17"/>
            <w:lang w:val="en-US"/>
            <w:rPrChange w:id="9959" w:author="Maxim Bystrov" w:date="2026-05-24T13:31:00Z">
              <w:rPr>
                <w:color w:val="067D17"/>
              </w:rPr>
            </w:rPrChange>
          </w:rPr>
          <w:t xml:space="preserve"> -</w:t>
        </w:r>
        <w:proofErr w:type="spellStart"/>
        <w:r w:rsidRPr="00B51A03">
          <w:rPr>
            <w:color w:val="067D17"/>
            <w:lang w:val="en-US"/>
            <w:rPrChange w:id="9960" w:author="Maxim Bystrov" w:date="2026-05-24T13:31:00Z">
              <w:rPr>
                <w:color w:val="067D17"/>
              </w:rPr>
            </w:rPrChange>
          </w:rPr>
          <w:t>createdAt</w:t>
        </w:r>
        <w:proofErr w:type="spellEnd"/>
        <w:r w:rsidRPr="00B51A03">
          <w:rPr>
            <w:color w:val="067D17"/>
            <w:lang w:val="en-US"/>
            <w:rPrChange w:id="9961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для</w:t>
        </w:r>
        <w:r w:rsidRPr="00B51A03">
          <w:rPr>
            <w:color w:val="067D17"/>
            <w:lang w:val="en-US"/>
            <w:rPrChange w:id="9962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убывания</w:t>
        </w:r>
        <w:r w:rsidRPr="00B51A03">
          <w:rPr>
            <w:color w:val="067D17"/>
            <w:lang w:val="en-US"/>
            <w:rPrChange w:id="9963" w:author="Maxim Bystrov" w:date="2026-05-24T13:31:00Z">
              <w:rPr>
                <w:color w:val="067D17"/>
              </w:rPr>
            </w:rPrChange>
          </w:rPr>
          <w:t>)"</w:t>
        </w:r>
        <w:r w:rsidRPr="00B51A03">
          <w:rPr>
            <w:color w:val="080808"/>
            <w:lang w:val="en-US"/>
            <w:rPrChange w:id="9964" w:author="Maxim Bystrov" w:date="2026-05-24T13:31:00Z">
              <w:rPr>
                <w:color w:val="080808"/>
              </w:rPr>
            </w:rPrChange>
          </w:rPr>
          <w:t>)</w:t>
        </w:r>
        <w:r w:rsidRPr="00B51A03">
          <w:rPr>
            <w:color w:val="080808"/>
            <w:lang w:val="en-US"/>
            <w:rPrChange w:id="9965" w:author="Maxim Bystrov" w:date="2026-05-24T13:31:00Z">
              <w:rPr>
                <w:color w:val="080808"/>
              </w:rPr>
            </w:rPrChange>
          </w:rPr>
          <w:br/>
          <w:t xml:space="preserve">        </w:t>
        </w:r>
        <w:r w:rsidRPr="00B51A03">
          <w:rPr>
            <w:color w:val="9E880D"/>
            <w:lang w:val="en-US"/>
            <w:rPrChange w:id="9966" w:author="Maxim Bystrov" w:date="2026-05-24T13:31:00Z">
              <w:rPr>
                <w:color w:val="9E880D"/>
              </w:rPr>
            </w:rPrChange>
          </w:rPr>
          <w:t>@RequestParam</w:t>
        </w:r>
        <w:r w:rsidRPr="00B51A03">
          <w:rPr>
            <w:color w:val="080808"/>
            <w:lang w:val="en-US"/>
            <w:rPrChange w:id="9967" w:author="Maxim Bystrov" w:date="2026-05-24T13:31:00Z">
              <w:rPr>
                <w:color w:val="080808"/>
              </w:rPr>
            </w:rPrChange>
          </w:rPr>
          <w:t xml:space="preserve">(name = </w:t>
        </w:r>
        <w:r w:rsidRPr="00B51A03">
          <w:rPr>
            <w:color w:val="067D17"/>
            <w:lang w:val="en-US"/>
            <w:rPrChange w:id="9968" w:author="Maxim Bystrov" w:date="2026-05-24T13:31:00Z">
              <w:rPr>
                <w:color w:val="067D17"/>
              </w:rPr>
            </w:rPrChange>
          </w:rPr>
          <w:t>"sort"</w:t>
        </w:r>
        <w:r w:rsidRPr="00B51A03">
          <w:rPr>
            <w:color w:val="080808"/>
            <w:lang w:val="en-US"/>
            <w:rPrChange w:id="9969" w:author="Maxim Bystrov" w:date="2026-05-24T13:31:00Z">
              <w:rPr>
                <w:color w:val="080808"/>
              </w:rPr>
            </w:rPrChange>
          </w:rPr>
          <w:t xml:space="preserve">, </w:t>
        </w:r>
        <w:proofErr w:type="spellStart"/>
        <w:r w:rsidRPr="00B51A03">
          <w:rPr>
            <w:color w:val="080808"/>
            <w:lang w:val="en-US"/>
            <w:rPrChange w:id="9970" w:author="Maxim Bystrov" w:date="2026-05-24T13:31:00Z">
              <w:rPr>
                <w:color w:val="080808"/>
              </w:rPr>
            </w:rPrChange>
          </w:rPr>
          <w:t>defaultValue</w:t>
        </w:r>
        <w:proofErr w:type="spellEnd"/>
        <w:r w:rsidRPr="00B51A03">
          <w:rPr>
            <w:color w:val="080808"/>
            <w:lang w:val="en-US"/>
            <w:rPrChange w:id="9971" w:author="Maxim Bystrov" w:date="2026-05-24T13:31:00Z">
              <w:rPr>
                <w:color w:val="080808"/>
              </w:rPr>
            </w:rPrChange>
          </w:rPr>
          <w:t xml:space="preserve"> = </w:t>
        </w:r>
        <w:r w:rsidRPr="00B51A03">
          <w:rPr>
            <w:color w:val="067D17"/>
            <w:lang w:val="en-US"/>
            <w:rPrChange w:id="9972" w:author="Maxim Bystrov" w:date="2026-05-24T13:31:00Z">
              <w:rPr>
                <w:color w:val="067D17"/>
              </w:rPr>
            </w:rPrChange>
          </w:rPr>
          <w:t>"</w:t>
        </w:r>
        <w:proofErr w:type="spellStart"/>
        <w:r w:rsidRPr="00B51A03">
          <w:rPr>
            <w:color w:val="067D17"/>
            <w:lang w:val="en-US"/>
            <w:rPrChange w:id="9973" w:author="Maxim Bystrov" w:date="2026-05-24T13:31:00Z">
              <w:rPr>
                <w:color w:val="067D17"/>
              </w:rPr>
            </w:rPrChange>
          </w:rPr>
          <w:t>id:asc</w:t>
        </w:r>
        <w:proofErr w:type="spellEnd"/>
        <w:r w:rsidRPr="00B51A03">
          <w:rPr>
            <w:color w:val="067D17"/>
            <w:lang w:val="en-US"/>
            <w:rPrChange w:id="9974" w:author="Maxim Bystrov" w:date="2026-05-24T13:31:00Z">
              <w:rPr>
                <w:color w:val="067D17"/>
              </w:rPr>
            </w:rPrChange>
          </w:rPr>
          <w:t>"</w:t>
        </w:r>
        <w:r w:rsidRPr="00B51A03">
          <w:rPr>
            <w:color w:val="080808"/>
            <w:lang w:val="en-US"/>
            <w:rPrChange w:id="9975" w:author="Maxim Bystrov" w:date="2026-05-24T13:31:00Z">
              <w:rPr>
                <w:color w:val="080808"/>
              </w:rPr>
            </w:rPrChange>
          </w:rPr>
          <w:t xml:space="preserve">) </w:t>
        </w:r>
        <w:r w:rsidRPr="00B51A03">
          <w:rPr>
            <w:color w:val="000000"/>
            <w:lang w:val="en-US"/>
            <w:rPrChange w:id="9976" w:author="Maxim Bystrov" w:date="2026-05-24T13:31:00Z">
              <w:rPr>
                <w:color w:val="000000"/>
              </w:rPr>
            </w:rPrChange>
          </w:rPr>
          <w:t>sort</w:t>
        </w:r>
        <w:r w:rsidRPr="00B51A03">
          <w:rPr>
            <w:color w:val="080808"/>
            <w:lang w:val="en-US"/>
            <w:rPrChange w:id="9977" w:author="Maxim Bystrov" w:date="2026-05-24T13:31:00Z">
              <w:rPr>
                <w:color w:val="080808"/>
              </w:rPr>
            </w:rPrChange>
          </w:rPr>
          <w:t xml:space="preserve">: </w:t>
        </w:r>
        <w:r w:rsidRPr="00B51A03">
          <w:rPr>
            <w:color w:val="000000"/>
            <w:lang w:val="en-US"/>
            <w:rPrChange w:id="9978" w:author="Maxim Bystrov" w:date="2026-05-24T13:31:00Z">
              <w:rPr>
                <w:color w:val="000000"/>
              </w:rPr>
            </w:rPrChange>
          </w:rPr>
          <w:t>String</w:t>
        </w:r>
        <w:r w:rsidRPr="00B51A03">
          <w:rPr>
            <w:color w:val="000000"/>
            <w:lang w:val="en-US"/>
            <w:rPrChange w:id="9979" w:author="Maxim Bystrov" w:date="2026-05-24T13:31:00Z">
              <w:rPr>
                <w:color w:val="000000"/>
              </w:rPr>
            </w:rPrChange>
          </w:rPr>
          <w:br/>
          <w:t xml:space="preserve">    </w:t>
        </w:r>
        <w:r w:rsidRPr="00B51A03">
          <w:rPr>
            <w:color w:val="080808"/>
            <w:lang w:val="en-US"/>
            <w:rPrChange w:id="9980" w:author="Maxim Bystrov" w:date="2026-05-24T13:31:00Z">
              <w:rPr>
                <w:color w:val="080808"/>
              </w:rPr>
            </w:rPrChange>
          </w:rPr>
          <w:t xml:space="preserve">): </w:t>
        </w:r>
        <w:proofErr w:type="spellStart"/>
        <w:r w:rsidRPr="00B51A03">
          <w:rPr>
            <w:color w:val="000000"/>
            <w:lang w:val="en-US"/>
            <w:rPrChange w:id="9981" w:author="Maxim Bystrov" w:date="2026-05-24T13:31:00Z">
              <w:rPr>
                <w:color w:val="000000"/>
              </w:rPr>
            </w:rPrChange>
          </w:rPr>
          <w:t>ResponseEntity</w:t>
        </w:r>
        <w:proofErr w:type="spellEnd"/>
        <w:r w:rsidRPr="00B51A03">
          <w:rPr>
            <w:color w:val="080808"/>
            <w:lang w:val="en-US"/>
            <w:rPrChange w:id="9982" w:author="Maxim Bystrov" w:date="2026-05-24T13:31:00Z">
              <w:rPr>
                <w:color w:val="080808"/>
              </w:rPr>
            </w:rPrChange>
          </w:rPr>
          <w:t>&lt;</w:t>
        </w:r>
        <w:r w:rsidRPr="00B51A03">
          <w:rPr>
            <w:color w:val="000000"/>
            <w:lang w:val="en-US"/>
            <w:rPrChange w:id="9983" w:author="Maxim Bystrov" w:date="2026-05-24T13:31:00Z">
              <w:rPr>
                <w:color w:val="000000"/>
              </w:rPr>
            </w:rPrChange>
          </w:rPr>
          <w:t>List</w:t>
        </w:r>
        <w:r w:rsidRPr="00B51A03">
          <w:rPr>
            <w:color w:val="080808"/>
            <w:lang w:val="en-US"/>
            <w:rPrChange w:id="9984" w:author="Maxim Bystrov" w:date="2026-05-24T13:31:00Z">
              <w:rPr>
                <w:color w:val="080808"/>
              </w:rPr>
            </w:rPrChange>
          </w:rPr>
          <w:t>&lt;</w:t>
        </w:r>
        <w:proofErr w:type="spellStart"/>
        <w:r w:rsidRPr="00B51A03">
          <w:rPr>
            <w:color w:val="000000"/>
            <w:lang w:val="en-US"/>
            <w:rPrChange w:id="9985" w:author="Maxim Bystrov" w:date="2026-05-24T13:31:00Z">
              <w:rPr>
                <w:color w:val="000000"/>
              </w:rPr>
            </w:rPrChange>
          </w:rPr>
          <w:t>DeviceDto</w:t>
        </w:r>
        <w:proofErr w:type="spellEnd"/>
        <w:r w:rsidRPr="00B51A03">
          <w:rPr>
            <w:color w:val="080808"/>
            <w:lang w:val="en-US"/>
            <w:rPrChange w:id="9986" w:author="Maxim Bystrov" w:date="2026-05-24T13:31:00Z">
              <w:rPr>
                <w:color w:val="080808"/>
              </w:rPr>
            </w:rPrChange>
          </w:rPr>
          <w:t>&gt;?&gt;? {</w:t>
        </w:r>
        <w:r w:rsidRPr="00B51A03">
          <w:rPr>
            <w:color w:val="080808"/>
            <w:lang w:val="en-US"/>
            <w:rPrChange w:id="9987" w:author="Maxim Bystrov" w:date="2026-05-24T13:31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B51A03">
          <w:rPr>
            <w:color w:val="0033B3"/>
            <w:lang w:val="en-US"/>
            <w:rPrChange w:id="9988" w:author="Maxim Bystrov" w:date="2026-05-24T13:31:00Z">
              <w:rPr>
                <w:color w:val="0033B3"/>
              </w:rPr>
            </w:rPrChange>
          </w:rPr>
          <w:t>val</w:t>
        </w:r>
        <w:proofErr w:type="spellEnd"/>
        <w:r w:rsidRPr="00B51A03">
          <w:rPr>
            <w:color w:val="0033B3"/>
            <w:lang w:val="en-US"/>
            <w:rPrChange w:id="9989" w:author="Maxim Bystrov" w:date="2026-05-24T13:31:00Z">
              <w:rPr>
                <w:color w:val="0033B3"/>
              </w:rPr>
            </w:rPrChange>
          </w:rPr>
          <w:t xml:space="preserve"> </w:t>
        </w:r>
        <w:r w:rsidRPr="00B51A03">
          <w:rPr>
            <w:color w:val="000000"/>
            <w:lang w:val="en-US"/>
            <w:rPrChange w:id="9990" w:author="Maxim Bystrov" w:date="2026-05-24T13:31:00Z">
              <w:rPr>
                <w:color w:val="000000"/>
              </w:rPr>
            </w:rPrChange>
          </w:rPr>
          <w:t xml:space="preserve">pageable </w:t>
        </w:r>
        <w:r w:rsidRPr="00B51A03">
          <w:rPr>
            <w:color w:val="080808"/>
            <w:lang w:val="en-US"/>
            <w:rPrChange w:id="9991" w:author="Maxim Bystrov" w:date="2026-05-24T13:31:00Z">
              <w:rPr>
                <w:color w:val="080808"/>
              </w:rPr>
            </w:rPrChange>
          </w:rPr>
          <w:t xml:space="preserve">= </w:t>
        </w:r>
        <w:proofErr w:type="spellStart"/>
        <w:r w:rsidRPr="00B51A03">
          <w:rPr>
            <w:color w:val="080808"/>
            <w:lang w:val="en-US"/>
            <w:rPrChange w:id="9992" w:author="Maxim Bystrov" w:date="2026-05-24T13:31:00Z">
              <w:rPr>
                <w:color w:val="080808"/>
              </w:rPr>
            </w:rPrChange>
          </w:rPr>
          <w:t>buildPageable</w:t>
        </w:r>
        <w:proofErr w:type="spellEnd"/>
        <w:r w:rsidRPr="00B51A03">
          <w:rPr>
            <w:color w:val="080808"/>
            <w:lang w:val="en-US"/>
            <w:rPrChange w:id="9993" w:author="Maxim Bystrov" w:date="2026-05-24T13:31:00Z">
              <w:rPr>
                <w:color w:val="080808"/>
              </w:rPr>
            </w:rPrChange>
          </w:rPr>
          <w:t>(</w:t>
        </w:r>
        <w:r w:rsidRPr="00B51A03">
          <w:rPr>
            <w:color w:val="000000"/>
            <w:lang w:val="en-US"/>
            <w:rPrChange w:id="9994" w:author="Maxim Bystrov" w:date="2026-05-24T13:31:00Z">
              <w:rPr>
                <w:color w:val="000000"/>
              </w:rPr>
            </w:rPrChange>
          </w:rPr>
          <w:t>page</w:t>
        </w:r>
        <w:r w:rsidRPr="00B51A03">
          <w:rPr>
            <w:color w:val="080808"/>
            <w:lang w:val="en-US"/>
            <w:rPrChange w:id="9995" w:author="Maxim Bystrov" w:date="2026-05-24T13:31:00Z">
              <w:rPr>
                <w:color w:val="080808"/>
              </w:rPr>
            </w:rPrChange>
          </w:rPr>
          <w:t xml:space="preserve">, </w:t>
        </w:r>
        <w:r w:rsidRPr="00B51A03">
          <w:rPr>
            <w:color w:val="000000"/>
            <w:lang w:val="en-US"/>
            <w:rPrChange w:id="9996" w:author="Maxim Bystrov" w:date="2026-05-24T13:31:00Z">
              <w:rPr>
                <w:color w:val="000000"/>
              </w:rPr>
            </w:rPrChange>
          </w:rPr>
          <w:t>size</w:t>
        </w:r>
        <w:r w:rsidRPr="00B51A03">
          <w:rPr>
            <w:color w:val="080808"/>
            <w:lang w:val="en-US"/>
            <w:rPrChange w:id="9997" w:author="Maxim Bystrov" w:date="2026-05-24T13:31:00Z">
              <w:rPr>
                <w:color w:val="080808"/>
              </w:rPr>
            </w:rPrChange>
          </w:rPr>
          <w:t xml:space="preserve">, </w:t>
        </w:r>
        <w:r w:rsidRPr="00B51A03">
          <w:rPr>
            <w:color w:val="000000"/>
            <w:lang w:val="en-US"/>
            <w:rPrChange w:id="9998" w:author="Maxim Bystrov" w:date="2026-05-24T13:31:00Z">
              <w:rPr>
                <w:color w:val="000000"/>
              </w:rPr>
            </w:rPrChange>
          </w:rPr>
          <w:t>sort</w:t>
        </w:r>
        <w:r w:rsidRPr="00B51A03">
          <w:rPr>
            <w:color w:val="080808"/>
            <w:lang w:val="en-US"/>
            <w:rPrChange w:id="9999" w:author="Maxim Bystrov" w:date="2026-05-24T13:31:00Z">
              <w:rPr>
                <w:color w:val="080808"/>
              </w:rPr>
            </w:rPrChange>
          </w:rPr>
          <w:t>)</w:t>
        </w:r>
        <w:r w:rsidRPr="00B51A03">
          <w:rPr>
            <w:color w:val="080808"/>
            <w:lang w:val="en-US"/>
            <w:rPrChange w:id="10000" w:author="Maxim Bystrov" w:date="2026-05-24T13:31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B51A03">
          <w:rPr>
            <w:color w:val="0033B3"/>
            <w:lang w:val="en-US"/>
            <w:rPrChange w:id="10001" w:author="Maxim Bystrov" w:date="2026-05-24T13:31:00Z">
              <w:rPr>
                <w:color w:val="0033B3"/>
              </w:rPr>
            </w:rPrChange>
          </w:rPr>
          <w:t>val</w:t>
        </w:r>
        <w:proofErr w:type="spellEnd"/>
        <w:r w:rsidRPr="00B51A03">
          <w:rPr>
            <w:color w:val="0033B3"/>
            <w:lang w:val="en-US"/>
            <w:rPrChange w:id="10002" w:author="Maxim Bystrov" w:date="2026-05-24T13:31:00Z">
              <w:rPr>
                <w:color w:val="0033B3"/>
              </w:rPr>
            </w:rPrChange>
          </w:rPr>
          <w:t xml:space="preserve"> </w:t>
        </w:r>
        <w:proofErr w:type="spellStart"/>
        <w:r w:rsidRPr="00B51A03">
          <w:rPr>
            <w:color w:val="000000"/>
            <w:lang w:val="en-US"/>
            <w:rPrChange w:id="10003" w:author="Maxim Bystrov" w:date="2026-05-24T13:31:00Z">
              <w:rPr>
                <w:color w:val="000000"/>
              </w:rPr>
            </w:rPrChange>
          </w:rPr>
          <w:t>devicePage</w:t>
        </w:r>
        <w:proofErr w:type="spellEnd"/>
        <w:r w:rsidRPr="00B51A03">
          <w:rPr>
            <w:color w:val="000000"/>
            <w:lang w:val="en-US"/>
            <w:rPrChange w:id="10004" w:author="Maxim Bystrov" w:date="2026-05-24T13:31:00Z">
              <w:rPr>
                <w:color w:val="000000"/>
              </w:rPr>
            </w:rPrChange>
          </w:rPr>
          <w:t xml:space="preserve"> </w:t>
        </w:r>
        <w:r w:rsidRPr="00B51A03">
          <w:rPr>
            <w:color w:val="080808"/>
            <w:lang w:val="en-US"/>
            <w:rPrChange w:id="10005" w:author="Maxim Bystrov" w:date="2026-05-24T13:31:00Z">
              <w:rPr>
                <w:color w:val="080808"/>
              </w:rPr>
            </w:rPrChange>
          </w:rPr>
          <w:t xml:space="preserve">= </w:t>
        </w:r>
        <w:proofErr w:type="spellStart"/>
        <w:r w:rsidRPr="00B51A03">
          <w:rPr>
            <w:color w:val="871094"/>
            <w:lang w:val="en-US"/>
            <w:rPrChange w:id="10006" w:author="Maxim Bystrov" w:date="2026-05-24T13:31:00Z">
              <w:rPr>
                <w:color w:val="871094"/>
              </w:rPr>
            </w:rPrChange>
          </w:rPr>
          <w:t>deviceRepository</w:t>
        </w:r>
        <w:r w:rsidRPr="00B51A03">
          <w:rPr>
            <w:color w:val="080808"/>
            <w:lang w:val="en-US"/>
            <w:rPrChange w:id="10007" w:author="Maxim Bystrov" w:date="2026-05-24T13:31:00Z">
              <w:rPr>
                <w:color w:val="080808"/>
              </w:rPr>
            </w:rPrChange>
          </w:rPr>
          <w:t>.findWithFilters</w:t>
        </w:r>
        <w:proofErr w:type="spellEnd"/>
        <w:r w:rsidRPr="00B51A03">
          <w:rPr>
            <w:color w:val="080808"/>
            <w:lang w:val="en-US"/>
            <w:rPrChange w:id="10008" w:author="Maxim Bystrov" w:date="2026-05-24T13:31:00Z">
              <w:rPr>
                <w:color w:val="080808"/>
              </w:rPr>
            </w:rPrChange>
          </w:rPr>
          <w:t>(</w:t>
        </w:r>
        <w:r w:rsidRPr="00B51A03">
          <w:rPr>
            <w:color w:val="000000"/>
            <w:lang w:val="en-US"/>
            <w:rPrChange w:id="10009" w:author="Maxim Bystrov" w:date="2026-05-24T13:31:00Z">
              <w:rPr>
                <w:color w:val="000000"/>
              </w:rPr>
            </w:rPrChange>
          </w:rPr>
          <w:t>name</w:t>
        </w:r>
        <w:r w:rsidRPr="00B51A03">
          <w:rPr>
            <w:color w:val="080808"/>
            <w:lang w:val="en-US"/>
            <w:rPrChange w:id="10010" w:author="Maxim Bystrov" w:date="2026-05-24T13:31:00Z">
              <w:rPr>
                <w:color w:val="080808"/>
              </w:rPr>
            </w:rPrChange>
          </w:rPr>
          <w:t xml:space="preserve">, </w:t>
        </w:r>
        <w:proofErr w:type="spellStart"/>
        <w:r w:rsidRPr="00B51A03">
          <w:rPr>
            <w:color w:val="000000"/>
            <w:lang w:val="en-US"/>
            <w:rPrChange w:id="10011" w:author="Maxim Bystrov" w:date="2026-05-24T13:31:00Z">
              <w:rPr>
                <w:color w:val="000000"/>
              </w:rPr>
            </w:rPrChange>
          </w:rPr>
          <w:t>registrationNumber</w:t>
        </w:r>
        <w:proofErr w:type="spellEnd"/>
        <w:r w:rsidRPr="00B51A03">
          <w:rPr>
            <w:color w:val="080808"/>
            <w:lang w:val="en-US"/>
            <w:rPrChange w:id="10012" w:author="Maxim Bystrov" w:date="2026-05-24T13:31:00Z">
              <w:rPr>
                <w:color w:val="080808"/>
              </w:rPr>
            </w:rPrChange>
          </w:rPr>
          <w:t xml:space="preserve">, </w:t>
        </w:r>
        <w:proofErr w:type="spellStart"/>
        <w:r w:rsidRPr="00B51A03">
          <w:rPr>
            <w:color w:val="000000"/>
            <w:lang w:val="en-US"/>
            <w:rPrChange w:id="10013" w:author="Maxim Bystrov" w:date="2026-05-24T13:31:00Z">
              <w:rPr>
                <w:color w:val="000000"/>
              </w:rPr>
            </w:rPrChange>
          </w:rPr>
          <w:t>typeId</w:t>
        </w:r>
        <w:proofErr w:type="spellEnd"/>
        <w:r w:rsidRPr="00B51A03">
          <w:rPr>
            <w:color w:val="080808"/>
            <w:lang w:val="en-US"/>
            <w:rPrChange w:id="10014" w:author="Maxim Bystrov" w:date="2026-05-24T13:31:00Z">
              <w:rPr>
                <w:color w:val="080808"/>
              </w:rPr>
            </w:rPrChange>
          </w:rPr>
          <w:t xml:space="preserve">, </w:t>
        </w:r>
        <w:proofErr w:type="spellStart"/>
        <w:r w:rsidRPr="00B51A03">
          <w:rPr>
            <w:color w:val="000000"/>
            <w:lang w:val="en-US"/>
            <w:rPrChange w:id="10015" w:author="Maxim Bystrov" w:date="2026-05-24T13:31:00Z">
              <w:rPr>
                <w:color w:val="000000"/>
              </w:rPr>
            </w:rPrChange>
          </w:rPr>
          <w:t>departmentId</w:t>
        </w:r>
        <w:proofErr w:type="spellEnd"/>
        <w:r w:rsidRPr="00B51A03">
          <w:rPr>
            <w:color w:val="080808"/>
            <w:lang w:val="en-US"/>
            <w:rPrChange w:id="10016" w:author="Maxim Bystrov" w:date="2026-05-24T13:31:00Z">
              <w:rPr>
                <w:color w:val="080808"/>
              </w:rPr>
            </w:rPrChange>
          </w:rPr>
          <w:t xml:space="preserve">, </w:t>
        </w:r>
        <w:r w:rsidRPr="00B51A03">
          <w:rPr>
            <w:color w:val="000000"/>
            <w:lang w:val="en-US"/>
            <w:rPrChange w:id="10017" w:author="Maxim Bystrov" w:date="2026-05-24T13:31:00Z">
              <w:rPr>
                <w:color w:val="000000"/>
              </w:rPr>
            </w:rPrChange>
          </w:rPr>
          <w:t>pageable</w:t>
        </w:r>
        <w:r w:rsidRPr="00B51A03">
          <w:rPr>
            <w:color w:val="080808"/>
            <w:lang w:val="en-US"/>
            <w:rPrChange w:id="10018" w:author="Maxim Bystrov" w:date="2026-05-24T13:31:00Z">
              <w:rPr>
                <w:color w:val="080808"/>
              </w:rPr>
            </w:rPrChange>
          </w:rPr>
          <w:t>)</w:t>
        </w:r>
        <w:r w:rsidRPr="00B51A03">
          <w:rPr>
            <w:color w:val="080808"/>
            <w:lang w:val="en-US"/>
            <w:rPrChange w:id="10019" w:author="Maxim Bystrov" w:date="2026-05-24T13:31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B51A03">
          <w:rPr>
            <w:color w:val="0033B3"/>
            <w:lang w:val="en-US"/>
            <w:rPrChange w:id="10020" w:author="Maxim Bystrov" w:date="2026-05-24T13:31:00Z">
              <w:rPr>
                <w:color w:val="0033B3"/>
              </w:rPr>
            </w:rPrChange>
          </w:rPr>
          <w:t>val</w:t>
        </w:r>
        <w:proofErr w:type="spellEnd"/>
        <w:r w:rsidRPr="00B51A03">
          <w:rPr>
            <w:color w:val="0033B3"/>
            <w:lang w:val="en-US"/>
            <w:rPrChange w:id="10021" w:author="Maxim Bystrov" w:date="2026-05-24T13:31:00Z">
              <w:rPr>
                <w:color w:val="0033B3"/>
              </w:rPr>
            </w:rPrChange>
          </w:rPr>
          <w:t xml:space="preserve"> </w:t>
        </w:r>
        <w:proofErr w:type="spellStart"/>
        <w:r w:rsidRPr="00B51A03">
          <w:rPr>
            <w:color w:val="000000"/>
            <w:lang w:val="en-US"/>
            <w:rPrChange w:id="10022" w:author="Maxim Bystrov" w:date="2026-05-24T13:31:00Z">
              <w:rPr>
                <w:color w:val="000000"/>
              </w:rPr>
            </w:rPrChange>
          </w:rPr>
          <w:t>dtoPage</w:t>
        </w:r>
        <w:proofErr w:type="spellEnd"/>
        <w:r w:rsidRPr="00B51A03">
          <w:rPr>
            <w:color w:val="000000"/>
            <w:lang w:val="en-US"/>
            <w:rPrChange w:id="10023" w:author="Maxim Bystrov" w:date="2026-05-24T13:31:00Z">
              <w:rPr>
                <w:color w:val="000000"/>
              </w:rPr>
            </w:rPrChange>
          </w:rPr>
          <w:t xml:space="preserve"> </w:t>
        </w:r>
        <w:r w:rsidRPr="00B51A03">
          <w:rPr>
            <w:color w:val="080808"/>
            <w:lang w:val="en-US"/>
            <w:rPrChange w:id="10024" w:author="Maxim Bystrov" w:date="2026-05-24T13:31:00Z">
              <w:rPr>
                <w:color w:val="080808"/>
              </w:rPr>
            </w:rPrChange>
          </w:rPr>
          <w:t xml:space="preserve">= </w:t>
        </w:r>
        <w:proofErr w:type="spellStart"/>
        <w:r w:rsidRPr="00B51A03">
          <w:rPr>
            <w:color w:val="000000"/>
            <w:lang w:val="en-US"/>
            <w:rPrChange w:id="10025" w:author="Maxim Bystrov" w:date="2026-05-24T13:31:00Z">
              <w:rPr>
                <w:color w:val="000000"/>
              </w:rPr>
            </w:rPrChange>
          </w:rPr>
          <w:t>devicePage</w:t>
        </w:r>
        <w:r w:rsidRPr="00B51A03">
          <w:rPr>
            <w:color w:val="080808"/>
            <w:lang w:val="en-US"/>
            <w:rPrChange w:id="10026" w:author="Maxim Bystrov" w:date="2026-05-24T13:31:00Z">
              <w:rPr>
                <w:color w:val="080808"/>
              </w:rPr>
            </w:rPrChange>
          </w:rPr>
          <w:t>.</w:t>
        </w:r>
        <w:r w:rsidRPr="00B51A03">
          <w:rPr>
            <w:i/>
            <w:iCs/>
            <w:color w:val="00627A"/>
            <w:lang w:val="en-US"/>
            <w:rPrChange w:id="10027" w:author="Maxim Bystrov" w:date="2026-05-24T13:31:00Z">
              <w:rPr>
                <w:i/>
                <w:iCs/>
                <w:color w:val="00627A"/>
              </w:rPr>
            </w:rPrChange>
          </w:rPr>
          <w:t>map</w:t>
        </w:r>
        <w:proofErr w:type="spellEnd"/>
        <w:r w:rsidRPr="00B51A03">
          <w:rPr>
            <w:i/>
            <w:iCs/>
            <w:color w:val="00627A"/>
            <w:lang w:val="en-US"/>
            <w:rPrChange w:id="10028" w:author="Maxim Bystrov" w:date="2026-05-24T13:31:00Z">
              <w:rPr>
                <w:i/>
                <w:iCs/>
                <w:color w:val="00627A"/>
              </w:rPr>
            </w:rPrChange>
          </w:rPr>
          <w:t xml:space="preserve"> </w:t>
        </w:r>
        <w:r w:rsidRPr="00B51A03">
          <w:rPr>
            <w:b/>
            <w:bCs/>
            <w:color w:val="080808"/>
            <w:lang w:val="en-US"/>
            <w:rPrChange w:id="10029" w:author="Maxim Bystrov" w:date="2026-05-24T13:31:00Z">
              <w:rPr>
                <w:b/>
                <w:bCs/>
                <w:color w:val="080808"/>
              </w:rPr>
            </w:rPrChange>
          </w:rPr>
          <w:t xml:space="preserve">{ </w:t>
        </w:r>
        <w:proofErr w:type="spellStart"/>
        <w:r w:rsidRPr="00B51A03">
          <w:rPr>
            <w:color w:val="000000"/>
            <w:lang w:val="en-US"/>
            <w:rPrChange w:id="10030" w:author="Maxim Bystrov" w:date="2026-05-24T13:31:00Z">
              <w:rPr>
                <w:color w:val="000000"/>
              </w:rPr>
            </w:rPrChange>
          </w:rPr>
          <w:t>DeviceDto</w:t>
        </w:r>
        <w:r w:rsidRPr="00B51A03">
          <w:rPr>
            <w:color w:val="080808"/>
            <w:lang w:val="en-US"/>
            <w:rPrChange w:id="10031" w:author="Maxim Bystrov" w:date="2026-05-24T13:31:00Z">
              <w:rPr>
                <w:color w:val="080808"/>
              </w:rPr>
            </w:rPrChange>
          </w:rPr>
          <w:t>.fromDevice</w:t>
        </w:r>
        <w:proofErr w:type="spellEnd"/>
        <w:r w:rsidRPr="00B51A03">
          <w:rPr>
            <w:color w:val="080808"/>
            <w:lang w:val="en-US"/>
            <w:rPrChange w:id="10032" w:author="Maxim Bystrov" w:date="2026-05-24T13:31:00Z">
              <w:rPr>
                <w:color w:val="080808"/>
              </w:rPr>
            </w:rPrChange>
          </w:rPr>
          <w:t>(</w:t>
        </w:r>
        <w:r w:rsidRPr="00B51A03">
          <w:rPr>
            <w:b/>
            <w:bCs/>
            <w:color w:val="080808"/>
            <w:lang w:val="en-US"/>
            <w:rPrChange w:id="10033" w:author="Maxim Bystrov" w:date="2026-05-24T13:31:00Z">
              <w:rPr>
                <w:b/>
                <w:bCs/>
                <w:color w:val="080808"/>
              </w:rPr>
            </w:rPrChange>
          </w:rPr>
          <w:t>it</w:t>
        </w:r>
        <w:r w:rsidRPr="00B51A03">
          <w:rPr>
            <w:color w:val="080808"/>
            <w:lang w:val="en-US"/>
            <w:rPrChange w:id="10034" w:author="Maxim Bystrov" w:date="2026-05-24T13:31:00Z">
              <w:rPr>
                <w:color w:val="080808"/>
              </w:rPr>
            </w:rPrChange>
          </w:rPr>
          <w:t xml:space="preserve">) </w:t>
        </w:r>
        <w:r w:rsidRPr="00B51A03">
          <w:rPr>
            <w:b/>
            <w:bCs/>
            <w:color w:val="080808"/>
            <w:lang w:val="en-US"/>
            <w:rPrChange w:id="10035" w:author="Maxim Bystrov" w:date="2026-05-24T13:31:00Z">
              <w:rPr>
                <w:b/>
                <w:bCs/>
                <w:color w:val="080808"/>
              </w:rPr>
            </w:rPrChange>
          </w:rPr>
          <w:t>}</w:t>
        </w:r>
        <w:r w:rsidRPr="00B51A03">
          <w:rPr>
            <w:b/>
            <w:bCs/>
            <w:color w:val="080808"/>
            <w:lang w:val="en-US"/>
            <w:rPrChange w:id="10036" w:author="Maxim Bystrov" w:date="2026-05-24T13:31:00Z">
              <w:rPr>
                <w:b/>
                <w:bCs/>
                <w:color w:val="080808"/>
              </w:rPr>
            </w:rPrChange>
          </w:rPr>
          <w:br/>
          <w:t xml:space="preserve">        </w:t>
        </w:r>
        <w:r w:rsidRPr="00B51A03">
          <w:rPr>
            <w:color w:val="0033B3"/>
            <w:lang w:val="en-US"/>
            <w:rPrChange w:id="10037" w:author="Maxim Bystrov" w:date="2026-05-24T13:31:00Z">
              <w:rPr>
                <w:color w:val="0033B3"/>
              </w:rPr>
            </w:rPrChange>
          </w:rPr>
          <w:t xml:space="preserve">return </w:t>
        </w:r>
        <w:proofErr w:type="spellStart"/>
        <w:r w:rsidRPr="00B51A03">
          <w:rPr>
            <w:color w:val="000000"/>
            <w:lang w:val="en-US"/>
            <w:rPrChange w:id="10038" w:author="Maxim Bystrov" w:date="2026-05-24T13:31:00Z">
              <w:rPr>
                <w:color w:val="000000"/>
              </w:rPr>
            </w:rPrChange>
          </w:rPr>
          <w:t>ResponseEntity</w:t>
        </w:r>
        <w:r w:rsidRPr="00B51A03">
          <w:rPr>
            <w:color w:val="080808"/>
            <w:lang w:val="en-US"/>
            <w:rPrChange w:id="10039" w:author="Maxim Bystrov" w:date="2026-05-24T13:31:00Z">
              <w:rPr>
                <w:color w:val="080808"/>
              </w:rPr>
            </w:rPrChange>
          </w:rPr>
          <w:t>.ok</w:t>
        </w:r>
        <w:proofErr w:type="spellEnd"/>
        <w:r w:rsidRPr="00B51A03">
          <w:rPr>
            <w:color w:val="080808"/>
            <w:lang w:val="en-US"/>
            <w:rPrChange w:id="10040" w:author="Maxim Bystrov" w:date="2026-05-24T13:31:00Z">
              <w:rPr>
                <w:color w:val="080808"/>
              </w:rPr>
            </w:rPrChange>
          </w:rPr>
          <w:t>(</w:t>
        </w:r>
        <w:proofErr w:type="spellStart"/>
        <w:r w:rsidRPr="00B51A03">
          <w:rPr>
            <w:color w:val="000000"/>
            <w:lang w:val="en-US"/>
            <w:rPrChange w:id="10041" w:author="Maxim Bystrov" w:date="2026-05-24T13:31:00Z">
              <w:rPr>
                <w:color w:val="000000"/>
              </w:rPr>
            </w:rPrChange>
          </w:rPr>
          <w:t>dtoPage</w:t>
        </w:r>
        <w:proofErr w:type="spellEnd"/>
        <w:r w:rsidRPr="00B51A03">
          <w:rPr>
            <w:color w:val="080808"/>
            <w:lang w:val="en-US"/>
            <w:rPrChange w:id="10042" w:author="Maxim Bystrov" w:date="2026-05-24T13:31:00Z">
              <w:rPr>
                <w:color w:val="080808"/>
              </w:rPr>
            </w:rPrChange>
          </w:rPr>
          <w:t>)</w:t>
        </w:r>
        <w:r w:rsidRPr="00B51A03">
          <w:rPr>
            <w:color w:val="080808"/>
            <w:lang w:val="en-US"/>
            <w:rPrChange w:id="10043" w:author="Maxim Bystrov" w:date="2026-05-24T13:31:00Z">
              <w:rPr>
                <w:color w:val="080808"/>
              </w:rPr>
            </w:rPrChange>
          </w:rPr>
          <w:br/>
          <w:t xml:space="preserve">    }</w:t>
        </w:r>
        <w:r w:rsidRPr="00B51A03">
          <w:rPr>
            <w:color w:val="080808"/>
            <w:lang w:val="en-US"/>
            <w:rPrChange w:id="10044" w:author="Maxim Bystrov" w:date="2026-05-24T13:31:00Z">
              <w:rPr>
                <w:color w:val="080808"/>
              </w:rPr>
            </w:rPrChange>
          </w:rPr>
          <w:br/>
        </w:r>
        <w:r w:rsidRPr="00B51A03">
          <w:rPr>
            <w:color w:val="080808"/>
            <w:lang w:val="en-US"/>
            <w:rPrChange w:id="10045" w:author="Maxim Bystrov" w:date="2026-05-24T13:31:00Z">
              <w:rPr>
                <w:color w:val="080808"/>
              </w:rPr>
            </w:rPrChange>
          </w:rPr>
          <w:br/>
          <w:t xml:space="preserve">    </w:t>
        </w:r>
        <w:r w:rsidRPr="00B51A03">
          <w:rPr>
            <w:i/>
            <w:iCs/>
            <w:color w:val="8C8C8C"/>
            <w:lang w:val="en-US"/>
            <w:rPrChange w:id="10046" w:author="Maxim Bystrov" w:date="2026-05-24T13:31:00Z">
              <w:rPr>
                <w:i/>
                <w:iCs/>
                <w:color w:val="8C8C8C"/>
              </w:rPr>
            </w:rPrChange>
          </w:rPr>
          <w:t>/**</w:t>
        </w:r>
        <w:r w:rsidRPr="00B51A03">
          <w:rPr>
            <w:i/>
            <w:iCs/>
            <w:color w:val="8C8C8C"/>
            <w:lang w:val="en-US"/>
            <w:rPrChange w:id="10047" w:author="Maxim Bystrov" w:date="2026-05-24T13:31:00Z">
              <w:rPr>
                <w:i/>
                <w:iCs/>
                <w:color w:val="8C8C8C"/>
              </w:rPr>
            </w:rPrChange>
          </w:rPr>
          <w:br/>
          <w:t xml:space="preserve">     * </w:t>
        </w:r>
        <w:r>
          <w:rPr>
            <w:i/>
            <w:iCs/>
            <w:color w:val="8C8C8C"/>
          </w:rPr>
          <w:t>Получить</w:t>
        </w:r>
        <w:r w:rsidRPr="00B51A03">
          <w:rPr>
            <w:i/>
            <w:iCs/>
            <w:color w:val="8C8C8C"/>
            <w:lang w:val="en-US"/>
            <w:rPrChange w:id="10048" w:author="Maxim Bystrov" w:date="2026-05-24T13:3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устройство</w:t>
        </w:r>
        <w:r w:rsidRPr="00B51A03">
          <w:rPr>
            <w:i/>
            <w:iCs/>
            <w:color w:val="8C8C8C"/>
            <w:lang w:val="en-US"/>
            <w:rPrChange w:id="10049" w:author="Maxim Bystrov" w:date="2026-05-24T13:3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по</w:t>
        </w:r>
        <w:r w:rsidRPr="00B51A03">
          <w:rPr>
            <w:i/>
            <w:iCs/>
            <w:color w:val="8C8C8C"/>
            <w:lang w:val="en-US"/>
            <w:rPrChange w:id="10050" w:author="Maxim Bystrov" w:date="2026-05-24T13:3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идентификатору</w:t>
        </w:r>
        <w:r w:rsidRPr="00B51A03">
          <w:rPr>
            <w:i/>
            <w:iCs/>
            <w:color w:val="8C8C8C"/>
            <w:lang w:val="en-US"/>
            <w:rPrChange w:id="10051" w:author="Maxim Bystrov" w:date="2026-05-24T13:31:00Z">
              <w:rPr>
                <w:i/>
                <w:iCs/>
                <w:color w:val="8C8C8C"/>
              </w:rPr>
            </w:rPrChange>
          </w:rPr>
          <w:br/>
          <w:t xml:space="preserve">     */</w:t>
        </w:r>
        <w:r w:rsidRPr="00B51A03">
          <w:rPr>
            <w:i/>
            <w:iCs/>
            <w:color w:val="8C8C8C"/>
            <w:lang w:val="en-US"/>
            <w:rPrChange w:id="10052" w:author="Maxim Bystrov" w:date="2026-05-24T13:31:00Z">
              <w:rPr>
                <w:i/>
                <w:iCs/>
                <w:color w:val="8C8C8C"/>
              </w:rPr>
            </w:rPrChange>
          </w:rPr>
          <w:br/>
          <w:t xml:space="preserve">    </w:t>
        </w:r>
        <w:r w:rsidRPr="00B51A03">
          <w:rPr>
            <w:color w:val="9E880D"/>
            <w:lang w:val="en-US"/>
            <w:rPrChange w:id="10053" w:author="Maxim Bystrov" w:date="2026-05-24T13:31:00Z">
              <w:rPr>
                <w:color w:val="9E880D"/>
              </w:rPr>
            </w:rPrChange>
          </w:rPr>
          <w:t>@GetMapping</w:t>
        </w:r>
        <w:r w:rsidRPr="00B51A03">
          <w:rPr>
            <w:color w:val="080808"/>
            <w:lang w:val="en-US"/>
            <w:rPrChange w:id="10054" w:author="Maxim Bystrov" w:date="2026-05-24T13:31:00Z">
              <w:rPr>
                <w:color w:val="080808"/>
              </w:rPr>
            </w:rPrChange>
          </w:rPr>
          <w:t>(</w:t>
        </w:r>
        <w:r w:rsidRPr="00B51A03">
          <w:rPr>
            <w:color w:val="067D17"/>
            <w:lang w:val="en-US"/>
            <w:rPrChange w:id="10055" w:author="Maxim Bystrov" w:date="2026-05-24T13:31:00Z">
              <w:rPr>
                <w:color w:val="067D17"/>
              </w:rPr>
            </w:rPrChange>
          </w:rPr>
          <w:t>"/{id}"</w:t>
        </w:r>
        <w:r w:rsidRPr="00B51A03">
          <w:rPr>
            <w:color w:val="080808"/>
            <w:lang w:val="en-US"/>
            <w:rPrChange w:id="10056" w:author="Maxim Bystrov" w:date="2026-05-24T13:31:00Z">
              <w:rPr>
                <w:color w:val="080808"/>
              </w:rPr>
            </w:rPrChange>
          </w:rPr>
          <w:t>)</w:t>
        </w:r>
        <w:r w:rsidRPr="00B51A03">
          <w:rPr>
            <w:color w:val="080808"/>
            <w:lang w:val="en-US"/>
            <w:rPrChange w:id="10057" w:author="Maxim Bystrov" w:date="2026-05-24T13:31:00Z">
              <w:rPr>
                <w:color w:val="080808"/>
              </w:rPr>
            </w:rPrChange>
          </w:rPr>
          <w:br/>
          <w:t xml:space="preserve">    </w:t>
        </w:r>
        <w:r w:rsidRPr="00B51A03">
          <w:rPr>
            <w:color w:val="9E880D"/>
            <w:lang w:val="en-US"/>
            <w:rPrChange w:id="10058" w:author="Maxim Bystrov" w:date="2026-05-24T13:31:00Z">
              <w:rPr>
                <w:color w:val="9E880D"/>
              </w:rPr>
            </w:rPrChange>
          </w:rPr>
          <w:t>@Operation</w:t>
        </w:r>
        <w:r w:rsidRPr="00B51A03">
          <w:rPr>
            <w:color w:val="080808"/>
            <w:lang w:val="en-US"/>
            <w:rPrChange w:id="10059" w:author="Maxim Bystrov" w:date="2026-05-24T13:31:00Z">
              <w:rPr>
                <w:color w:val="080808"/>
              </w:rPr>
            </w:rPrChange>
          </w:rPr>
          <w:t>(</w:t>
        </w:r>
        <w:r w:rsidRPr="00B51A03">
          <w:rPr>
            <w:color w:val="080808"/>
            <w:lang w:val="en-US"/>
            <w:rPrChange w:id="10060" w:author="Maxim Bystrov" w:date="2026-05-24T13:31:00Z">
              <w:rPr>
                <w:color w:val="080808"/>
              </w:rPr>
            </w:rPrChange>
          </w:rPr>
          <w:br/>
          <w:t xml:space="preserve">        summary = </w:t>
        </w:r>
        <w:r w:rsidRPr="00B51A03">
          <w:rPr>
            <w:color w:val="067D17"/>
            <w:lang w:val="en-US"/>
            <w:rPrChange w:id="10061" w:author="Maxim Bystrov" w:date="2026-05-24T13:31:00Z">
              <w:rPr>
                <w:color w:val="067D17"/>
              </w:rPr>
            </w:rPrChange>
          </w:rPr>
          <w:t>"</w:t>
        </w:r>
        <w:r>
          <w:rPr>
            <w:color w:val="067D17"/>
          </w:rPr>
          <w:t>Получить</w:t>
        </w:r>
        <w:r w:rsidRPr="00B51A03">
          <w:rPr>
            <w:color w:val="067D17"/>
            <w:lang w:val="en-US"/>
            <w:rPrChange w:id="10062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устройство</w:t>
        </w:r>
        <w:r w:rsidRPr="00B51A03">
          <w:rPr>
            <w:color w:val="067D17"/>
            <w:lang w:val="en-US"/>
            <w:rPrChange w:id="10063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по</w:t>
        </w:r>
        <w:r w:rsidRPr="00B51A03">
          <w:rPr>
            <w:color w:val="067D17"/>
            <w:lang w:val="en-US"/>
            <w:rPrChange w:id="10064" w:author="Maxim Bystrov" w:date="2026-05-24T13:31:00Z">
              <w:rPr>
                <w:color w:val="067D17"/>
              </w:rPr>
            </w:rPrChange>
          </w:rPr>
          <w:t xml:space="preserve"> ID"</w:t>
        </w:r>
        <w:r w:rsidRPr="00B51A03">
          <w:rPr>
            <w:color w:val="080808"/>
            <w:lang w:val="en-US"/>
            <w:rPrChange w:id="10065" w:author="Maxim Bystrov" w:date="2026-05-24T13:31:00Z">
              <w:rPr>
                <w:color w:val="080808"/>
              </w:rPr>
            </w:rPrChange>
          </w:rPr>
          <w:t>,</w:t>
        </w:r>
        <w:r w:rsidRPr="00B51A03">
          <w:rPr>
            <w:color w:val="080808"/>
            <w:lang w:val="en-US"/>
            <w:rPrChange w:id="10066" w:author="Maxim Bystrov" w:date="2026-05-24T13:31:00Z">
              <w:rPr>
                <w:color w:val="080808"/>
              </w:rPr>
            </w:rPrChange>
          </w:rPr>
          <w:br/>
          <w:t xml:space="preserve">        description = </w:t>
        </w:r>
        <w:r w:rsidRPr="00B51A03">
          <w:rPr>
            <w:color w:val="067D17"/>
            <w:lang w:val="en-US"/>
            <w:rPrChange w:id="10067" w:author="Maxim Bystrov" w:date="2026-05-24T13:31:00Z">
              <w:rPr>
                <w:color w:val="067D17"/>
              </w:rPr>
            </w:rPrChange>
          </w:rPr>
          <w:t>"</w:t>
        </w:r>
        <w:r>
          <w:rPr>
            <w:color w:val="067D17"/>
          </w:rPr>
          <w:t>Возвращает</w:t>
        </w:r>
        <w:r w:rsidRPr="00B51A03">
          <w:rPr>
            <w:color w:val="067D17"/>
            <w:lang w:val="en-US"/>
            <w:rPrChange w:id="10068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устройство</w:t>
        </w:r>
        <w:r w:rsidRPr="00B51A03">
          <w:rPr>
            <w:color w:val="067D17"/>
            <w:lang w:val="en-US"/>
            <w:rPrChange w:id="10069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по</w:t>
        </w:r>
        <w:r w:rsidRPr="00B51A03">
          <w:rPr>
            <w:color w:val="067D17"/>
            <w:lang w:val="en-US"/>
            <w:rPrChange w:id="10070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его</w:t>
        </w:r>
        <w:r w:rsidRPr="00B51A03">
          <w:rPr>
            <w:color w:val="067D17"/>
            <w:lang w:val="en-US"/>
            <w:rPrChange w:id="10071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уникальному</w:t>
        </w:r>
        <w:r w:rsidRPr="00B51A03">
          <w:rPr>
            <w:color w:val="067D17"/>
            <w:lang w:val="en-US"/>
            <w:rPrChange w:id="10072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идентификатору</w:t>
        </w:r>
        <w:r w:rsidRPr="00B51A03">
          <w:rPr>
            <w:color w:val="067D17"/>
            <w:lang w:val="en-US"/>
            <w:rPrChange w:id="10073" w:author="Maxim Bystrov" w:date="2026-05-24T13:31:00Z">
              <w:rPr>
                <w:color w:val="067D17"/>
              </w:rPr>
            </w:rPrChange>
          </w:rPr>
          <w:t>"</w:t>
        </w:r>
        <w:r w:rsidRPr="00B51A03">
          <w:rPr>
            <w:color w:val="067D17"/>
            <w:lang w:val="en-US"/>
            <w:rPrChange w:id="10074" w:author="Maxim Bystrov" w:date="2026-05-24T13:31:00Z">
              <w:rPr>
                <w:color w:val="067D17"/>
              </w:rPr>
            </w:rPrChange>
          </w:rPr>
          <w:br/>
          <w:t xml:space="preserve">    </w:t>
        </w:r>
        <w:r w:rsidRPr="00B51A03">
          <w:rPr>
            <w:color w:val="080808"/>
            <w:lang w:val="en-US"/>
            <w:rPrChange w:id="10075" w:author="Maxim Bystrov" w:date="2026-05-24T13:31:00Z">
              <w:rPr>
                <w:color w:val="080808"/>
              </w:rPr>
            </w:rPrChange>
          </w:rPr>
          <w:t>)</w:t>
        </w:r>
        <w:r w:rsidRPr="00B51A03">
          <w:rPr>
            <w:color w:val="080808"/>
            <w:lang w:val="en-US"/>
            <w:rPrChange w:id="10076" w:author="Maxim Bystrov" w:date="2026-05-24T13:31:00Z">
              <w:rPr>
                <w:color w:val="080808"/>
              </w:rPr>
            </w:rPrChange>
          </w:rPr>
          <w:br/>
          <w:t xml:space="preserve">    </w:t>
        </w:r>
        <w:r w:rsidRPr="00B51A03">
          <w:rPr>
            <w:color w:val="9E880D"/>
            <w:lang w:val="en-US"/>
            <w:rPrChange w:id="10077" w:author="Maxim Bystrov" w:date="2026-05-24T13:31:00Z">
              <w:rPr>
                <w:color w:val="9E880D"/>
              </w:rPr>
            </w:rPrChange>
          </w:rPr>
          <w:t>@ApiResponses</w:t>
        </w:r>
        <w:r w:rsidRPr="00B51A03">
          <w:rPr>
            <w:color w:val="080808"/>
            <w:lang w:val="en-US"/>
            <w:rPrChange w:id="10078" w:author="Maxim Bystrov" w:date="2026-05-24T13:31:00Z">
              <w:rPr>
                <w:color w:val="080808"/>
              </w:rPr>
            </w:rPrChange>
          </w:rPr>
          <w:t>(value = [</w:t>
        </w:r>
        <w:r w:rsidRPr="00B51A03">
          <w:rPr>
            <w:color w:val="080808"/>
            <w:lang w:val="en-US"/>
            <w:rPrChange w:id="10079" w:author="Maxim Bystrov" w:date="2026-05-24T13:31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B51A03">
          <w:rPr>
            <w:color w:val="080808"/>
            <w:lang w:val="en-US"/>
            <w:rPrChange w:id="10080" w:author="Maxim Bystrov" w:date="2026-05-24T13:31:00Z">
              <w:rPr>
                <w:color w:val="080808"/>
              </w:rPr>
            </w:rPrChange>
          </w:rPr>
          <w:t>ApiResponse</w:t>
        </w:r>
        <w:proofErr w:type="spellEnd"/>
        <w:r w:rsidRPr="00B51A03">
          <w:rPr>
            <w:color w:val="080808"/>
            <w:lang w:val="en-US"/>
            <w:rPrChange w:id="10081" w:author="Maxim Bystrov" w:date="2026-05-24T13:31:00Z">
              <w:rPr>
                <w:color w:val="080808"/>
              </w:rPr>
            </w:rPrChange>
          </w:rPr>
          <w:t>(</w:t>
        </w:r>
        <w:proofErr w:type="spellStart"/>
        <w:r w:rsidRPr="00B51A03">
          <w:rPr>
            <w:color w:val="4A86E8"/>
            <w:lang w:val="en-US"/>
            <w:rPrChange w:id="10082" w:author="Maxim Bystrov" w:date="2026-05-24T13:31:00Z">
              <w:rPr>
                <w:color w:val="4A86E8"/>
              </w:rPr>
            </w:rPrChange>
          </w:rPr>
          <w:t>responseCode</w:t>
        </w:r>
        <w:proofErr w:type="spellEnd"/>
        <w:r w:rsidRPr="00B51A03">
          <w:rPr>
            <w:color w:val="4A86E8"/>
            <w:lang w:val="en-US"/>
            <w:rPrChange w:id="10083" w:author="Maxim Bystrov" w:date="2026-05-24T13:31:00Z">
              <w:rPr>
                <w:color w:val="4A86E8"/>
              </w:rPr>
            </w:rPrChange>
          </w:rPr>
          <w:t xml:space="preserve"> = </w:t>
        </w:r>
        <w:r w:rsidRPr="00B51A03">
          <w:rPr>
            <w:color w:val="067D17"/>
            <w:lang w:val="en-US"/>
            <w:rPrChange w:id="10084" w:author="Maxim Bystrov" w:date="2026-05-24T13:31:00Z">
              <w:rPr>
                <w:color w:val="067D17"/>
              </w:rPr>
            </w:rPrChange>
          </w:rPr>
          <w:t>"200"</w:t>
        </w:r>
        <w:r w:rsidRPr="00B51A03">
          <w:rPr>
            <w:color w:val="080808"/>
            <w:lang w:val="en-US"/>
            <w:rPrChange w:id="10085" w:author="Maxim Bystrov" w:date="2026-05-24T13:31:00Z">
              <w:rPr>
                <w:color w:val="080808"/>
              </w:rPr>
            </w:rPrChange>
          </w:rPr>
          <w:t xml:space="preserve">, </w:t>
        </w:r>
        <w:r w:rsidRPr="00B51A03">
          <w:rPr>
            <w:color w:val="4A86E8"/>
            <w:lang w:val="en-US"/>
            <w:rPrChange w:id="10086" w:author="Maxim Bystrov" w:date="2026-05-24T13:31:00Z">
              <w:rPr>
                <w:color w:val="4A86E8"/>
              </w:rPr>
            </w:rPrChange>
          </w:rPr>
          <w:t xml:space="preserve">description = </w:t>
        </w:r>
        <w:r w:rsidRPr="00B51A03">
          <w:rPr>
            <w:color w:val="067D17"/>
            <w:lang w:val="en-US"/>
            <w:rPrChange w:id="10087" w:author="Maxim Bystrov" w:date="2026-05-24T13:31:00Z">
              <w:rPr>
                <w:color w:val="067D17"/>
              </w:rPr>
            </w:rPrChange>
          </w:rPr>
          <w:t>"</w:t>
        </w:r>
        <w:r>
          <w:rPr>
            <w:color w:val="067D17"/>
          </w:rPr>
          <w:t>Устройство</w:t>
        </w:r>
        <w:r w:rsidRPr="00B51A03">
          <w:rPr>
            <w:color w:val="067D17"/>
            <w:lang w:val="en-US"/>
            <w:rPrChange w:id="10088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найдено</w:t>
        </w:r>
        <w:r w:rsidRPr="00B51A03">
          <w:rPr>
            <w:color w:val="067D17"/>
            <w:lang w:val="en-US"/>
            <w:rPrChange w:id="10089" w:author="Maxim Bystrov" w:date="2026-05-24T13:31:00Z">
              <w:rPr>
                <w:color w:val="067D17"/>
              </w:rPr>
            </w:rPrChange>
          </w:rPr>
          <w:t>"</w:t>
        </w:r>
        <w:r w:rsidRPr="00B51A03">
          <w:rPr>
            <w:color w:val="080808"/>
            <w:lang w:val="en-US"/>
            <w:rPrChange w:id="10090" w:author="Maxim Bystrov" w:date="2026-05-24T13:31:00Z">
              <w:rPr>
                <w:color w:val="080808"/>
              </w:rPr>
            </w:rPrChange>
          </w:rPr>
          <w:t>),</w:t>
        </w:r>
        <w:r w:rsidRPr="00B51A03">
          <w:rPr>
            <w:color w:val="080808"/>
            <w:lang w:val="en-US"/>
            <w:rPrChange w:id="10091" w:author="Maxim Bystrov" w:date="2026-05-24T13:31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B51A03">
          <w:rPr>
            <w:color w:val="080808"/>
            <w:lang w:val="en-US"/>
            <w:rPrChange w:id="10092" w:author="Maxim Bystrov" w:date="2026-05-24T13:31:00Z">
              <w:rPr>
                <w:color w:val="080808"/>
              </w:rPr>
            </w:rPrChange>
          </w:rPr>
          <w:t>ApiResponse</w:t>
        </w:r>
        <w:proofErr w:type="spellEnd"/>
        <w:r w:rsidRPr="00B51A03">
          <w:rPr>
            <w:color w:val="080808"/>
            <w:lang w:val="en-US"/>
            <w:rPrChange w:id="10093" w:author="Maxim Bystrov" w:date="2026-05-24T13:31:00Z">
              <w:rPr>
                <w:color w:val="080808"/>
              </w:rPr>
            </w:rPrChange>
          </w:rPr>
          <w:t>(</w:t>
        </w:r>
        <w:proofErr w:type="spellStart"/>
        <w:r w:rsidRPr="00B51A03">
          <w:rPr>
            <w:color w:val="4A86E8"/>
            <w:lang w:val="en-US"/>
            <w:rPrChange w:id="10094" w:author="Maxim Bystrov" w:date="2026-05-24T13:31:00Z">
              <w:rPr>
                <w:color w:val="4A86E8"/>
              </w:rPr>
            </w:rPrChange>
          </w:rPr>
          <w:t>responseCode</w:t>
        </w:r>
        <w:proofErr w:type="spellEnd"/>
        <w:r w:rsidRPr="00B51A03">
          <w:rPr>
            <w:color w:val="4A86E8"/>
            <w:lang w:val="en-US"/>
            <w:rPrChange w:id="10095" w:author="Maxim Bystrov" w:date="2026-05-24T13:31:00Z">
              <w:rPr>
                <w:color w:val="4A86E8"/>
              </w:rPr>
            </w:rPrChange>
          </w:rPr>
          <w:t xml:space="preserve"> = </w:t>
        </w:r>
        <w:r w:rsidRPr="00B51A03">
          <w:rPr>
            <w:color w:val="067D17"/>
            <w:lang w:val="en-US"/>
            <w:rPrChange w:id="10096" w:author="Maxim Bystrov" w:date="2026-05-24T13:31:00Z">
              <w:rPr>
                <w:color w:val="067D17"/>
              </w:rPr>
            </w:rPrChange>
          </w:rPr>
          <w:t>"404"</w:t>
        </w:r>
        <w:r w:rsidRPr="00B51A03">
          <w:rPr>
            <w:color w:val="080808"/>
            <w:lang w:val="en-US"/>
            <w:rPrChange w:id="10097" w:author="Maxim Bystrov" w:date="2026-05-24T13:31:00Z">
              <w:rPr>
                <w:color w:val="080808"/>
              </w:rPr>
            </w:rPrChange>
          </w:rPr>
          <w:t xml:space="preserve">, </w:t>
        </w:r>
        <w:r w:rsidRPr="00B51A03">
          <w:rPr>
            <w:color w:val="4A86E8"/>
            <w:lang w:val="en-US"/>
            <w:rPrChange w:id="10098" w:author="Maxim Bystrov" w:date="2026-05-24T13:31:00Z">
              <w:rPr>
                <w:color w:val="4A86E8"/>
              </w:rPr>
            </w:rPrChange>
          </w:rPr>
          <w:t xml:space="preserve">description = </w:t>
        </w:r>
        <w:r w:rsidRPr="00B51A03">
          <w:rPr>
            <w:color w:val="067D17"/>
            <w:lang w:val="en-US"/>
            <w:rPrChange w:id="10099" w:author="Maxim Bystrov" w:date="2026-05-24T13:31:00Z">
              <w:rPr>
                <w:color w:val="067D17"/>
              </w:rPr>
            </w:rPrChange>
          </w:rPr>
          <w:t>"</w:t>
        </w:r>
        <w:r>
          <w:rPr>
            <w:color w:val="067D17"/>
          </w:rPr>
          <w:t>Устройство</w:t>
        </w:r>
        <w:r w:rsidRPr="00B51A03">
          <w:rPr>
            <w:color w:val="067D17"/>
            <w:lang w:val="en-US"/>
            <w:rPrChange w:id="10100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не</w:t>
        </w:r>
        <w:r w:rsidRPr="00B51A03">
          <w:rPr>
            <w:color w:val="067D17"/>
            <w:lang w:val="en-US"/>
            <w:rPrChange w:id="10101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найдено</w:t>
        </w:r>
        <w:r w:rsidRPr="00B51A03">
          <w:rPr>
            <w:color w:val="067D17"/>
            <w:lang w:val="en-US"/>
            <w:rPrChange w:id="10102" w:author="Maxim Bystrov" w:date="2026-05-24T13:31:00Z">
              <w:rPr>
                <w:color w:val="067D17"/>
              </w:rPr>
            </w:rPrChange>
          </w:rPr>
          <w:t>"</w:t>
        </w:r>
        <w:r w:rsidRPr="00B51A03">
          <w:rPr>
            <w:color w:val="080808"/>
            <w:lang w:val="en-US"/>
            <w:rPrChange w:id="10103" w:author="Maxim Bystrov" w:date="2026-05-24T13:31:00Z">
              <w:rPr>
                <w:color w:val="080808"/>
              </w:rPr>
            </w:rPrChange>
          </w:rPr>
          <w:t>)</w:t>
        </w:r>
        <w:r w:rsidRPr="00B51A03">
          <w:rPr>
            <w:color w:val="080808"/>
            <w:lang w:val="en-US"/>
            <w:rPrChange w:id="10104" w:author="Maxim Bystrov" w:date="2026-05-24T13:31:00Z">
              <w:rPr>
                <w:color w:val="080808"/>
              </w:rPr>
            </w:rPrChange>
          </w:rPr>
          <w:br/>
          <w:t xml:space="preserve">    ])</w:t>
        </w:r>
        <w:r w:rsidRPr="00B51A03">
          <w:rPr>
            <w:color w:val="080808"/>
            <w:lang w:val="en-US"/>
            <w:rPrChange w:id="10105" w:author="Maxim Bystrov" w:date="2026-05-24T13:31:00Z">
              <w:rPr>
                <w:color w:val="080808"/>
              </w:rPr>
            </w:rPrChange>
          </w:rPr>
          <w:br/>
          <w:t xml:space="preserve">    </w:t>
        </w:r>
        <w:r w:rsidRPr="00B51A03">
          <w:rPr>
            <w:color w:val="0033B3"/>
            <w:lang w:val="en-US"/>
            <w:rPrChange w:id="10106" w:author="Maxim Bystrov" w:date="2026-05-24T13:31:00Z">
              <w:rPr>
                <w:color w:val="0033B3"/>
              </w:rPr>
            </w:rPrChange>
          </w:rPr>
          <w:t xml:space="preserve">fun </w:t>
        </w:r>
        <w:proofErr w:type="spellStart"/>
        <w:r w:rsidRPr="00B51A03">
          <w:rPr>
            <w:color w:val="00627A"/>
            <w:lang w:val="en-US"/>
            <w:rPrChange w:id="10107" w:author="Maxim Bystrov" w:date="2026-05-24T13:31:00Z">
              <w:rPr>
                <w:color w:val="00627A"/>
              </w:rPr>
            </w:rPrChange>
          </w:rPr>
          <w:t>getDeviceById</w:t>
        </w:r>
        <w:proofErr w:type="spellEnd"/>
        <w:r w:rsidRPr="00B51A03">
          <w:rPr>
            <w:color w:val="080808"/>
            <w:lang w:val="en-US"/>
            <w:rPrChange w:id="10108" w:author="Maxim Bystrov" w:date="2026-05-24T13:31:00Z">
              <w:rPr>
                <w:color w:val="080808"/>
              </w:rPr>
            </w:rPrChange>
          </w:rPr>
          <w:t>(</w:t>
        </w:r>
        <w:r w:rsidRPr="00B51A03">
          <w:rPr>
            <w:color w:val="080808"/>
            <w:lang w:val="en-US"/>
            <w:rPrChange w:id="10109" w:author="Maxim Bystrov" w:date="2026-05-24T13:31:00Z">
              <w:rPr>
                <w:color w:val="080808"/>
              </w:rPr>
            </w:rPrChange>
          </w:rPr>
          <w:br/>
        </w:r>
        <w:r w:rsidRPr="00B51A03">
          <w:rPr>
            <w:color w:val="080808"/>
            <w:lang w:val="en-US"/>
            <w:rPrChange w:id="10110" w:author="Maxim Bystrov" w:date="2026-05-24T13:31:00Z">
              <w:rPr>
                <w:color w:val="080808"/>
              </w:rPr>
            </w:rPrChange>
          </w:rPr>
          <w:lastRenderedPageBreak/>
          <w:t xml:space="preserve">        </w:t>
        </w:r>
        <w:r w:rsidRPr="00B51A03">
          <w:rPr>
            <w:color w:val="9E880D"/>
            <w:lang w:val="en-US"/>
            <w:rPrChange w:id="10111" w:author="Maxim Bystrov" w:date="2026-05-24T13:31:00Z">
              <w:rPr>
                <w:color w:val="9E880D"/>
              </w:rPr>
            </w:rPrChange>
          </w:rPr>
          <w:t>@Parameter</w:t>
        </w:r>
        <w:r w:rsidRPr="00B51A03">
          <w:rPr>
            <w:color w:val="080808"/>
            <w:lang w:val="en-US"/>
            <w:rPrChange w:id="10112" w:author="Maxim Bystrov" w:date="2026-05-24T13:31:00Z">
              <w:rPr>
                <w:color w:val="080808"/>
              </w:rPr>
            </w:rPrChange>
          </w:rPr>
          <w:t xml:space="preserve">(description = </w:t>
        </w:r>
        <w:r w:rsidRPr="00B51A03">
          <w:rPr>
            <w:color w:val="067D17"/>
            <w:lang w:val="en-US"/>
            <w:rPrChange w:id="10113" w:author="Maxim Bystrov" w:date="2026-05-24T13:31:00Z">
              <w:rPr>
                <w:color w:val="067D17"/>
              </w:rPr>
            </w:rPrChange>
          </w:rPr>
          <w:t>"</w:t>
        </w:r>
        <w:r>
          <w:rPr>
            <w:color w:val="067D17"/>
          </w:rPr>
          <w:t>Уникальный</w:t>
        </w:r>
        <w:r w:rsidRPr="00B51A03">
          <w:rPr>
            <w:color w:val="067D17"/>
            <w:lang w:val="en-US"/>
            <w:rPrChange w:id="10114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идентификатор</w:t>
        </w:r>
        <w:r w:rsidRPr="00B51A03">
          <w:rPr>
            <w:color w:val="067D17"/>
            <w:lang w:val="en-US"/>
            <w:rPrChange w:id="10115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устройства</w:t>
        </w:r>
        <w:r w:rsidRPr="00B51A03">
          <w:rPr>
            <w:color w:val="067D17"/>
            <w:lang w:val="en-US"/>
            <w:rPrChange w:id="10116" w:author="Maxim Bystrov" w:date="2026-05-24T13:31:00Z">
              <w:rPr>
                <w:color w:val="067D17"/>
              </w:rPr>
            </w:rPrChange>
          </w:rPr>
          <w:t>"</w:t>
        </w:r>
        <w:r w:rsidRPr="00B51A03">
          <w:rPr>
            <w:color w:val="080808"/>
            <w:lang w:val="en-US"/>
            <w:rPrChange w:id="10117" w:author="Maxim Bystrov" w:date="2026-05-24T13:31:00Z">
              <w:rPr>
                <w:color w:val="080808"/>
              </w:rPr>
            </w:rPrChange>
          </w:rPr>
          <w:t xml:space="preserve">, required = </w:t>
        </w:r>
        <w:r w:rsidRPr="00B51A03">
          <w:rPr>
            <w:color w:val="0033B3"/>
            <w:lang w:val="en-US"/>
            <w:rPrChange w:id="10118" w:author="Maxim Bystrov" w:date="2026-05-24T13:31:00Z">
              <w:rPr>
                <w:color w:val="0033B3"/>
              </w:rPr>
            </w:rPrChange>
          </w:rPr>
          <w:t>true</w:t>
        </w:r>
        <w:r w:rsidRPr="00B51A03">
          <w:rPr>
            <w:color w:val="080808"/>
            <w:lang w:val="en-US"/>
            <w:rPrChange w:id="10119" w:author="Maxim Bystrov" w:date="2026-05-24T13:31:00Z">
              <w:rPr>
                <w:color w:val="080808"/>
              </w:rPr>
            </w:rPrChange>
          </w:rPr>
          <w:t>)</w:t>
        </w:r>
        <w:r w:rsidRPr="00B51A03">
          <w:rPr>
            <w:color w:val="080808"/>
            <w:lang w:val="en-US"/>
            <w:rPrChange w:id="10120" w:author="Maxim Bystrov" w:date="2026-05-24T13:31:00Z">
              <w:rPr>
                <w:color w:val="080808"/>
              </w:rPr>
            </w:rPrChange>
          </w:rPr>
          <w:br/>
          <w:t xml:space="preserve">        </w:t>
        </w:r>
        <w:r w:rsidRPr="00B51A03">
          <w:rPr>
            <w:color w:val="9E880D"/>
            <w:lang w:val="en-US"/>
            <w:rPrChange w:id="10121" w:author="Maxim Bystrov" w:date="2026-05-24T13:31:00Z">
              <w:rPr>
                <w:color w:val="9E880D"/>
              </w:rPr>
            </w:rPrChange>
          </w:rPr>
          <w:t xml:space="preserve">@PathVariable </w:t>
        </w:r>
        <w:r w:rsidRPr="00B51A03">
          <w:rPr>
            <w:color w:val="000000"/>
            <w:lang w:val="en-US"/>
            <w:rPrChange w:id="10122" w:author="Maxim Bystrov" w:date="2026-05-24T13:31:00Z">
              <w:rPr>
                <w:color w:val="000000"/>
              </w:rPr>
            </w:rPrChange>
          </w:rPr>
          <w:t>id</w:t>
        </w:r>
        <w:r w:rsidRPr="00B51A03">
          <w:rPr>
            <w:color w:val="080808"/>
            <w:lang w:val="en-US"/>
            <w:rPrChange w:id="10123" w:author="Maxim Bystrov" w:date="2026-05-24T13:31:00Z">
              <w:rPr>
                <w:color w:val="080808"/>
              </w:rPr>
            </w:rPrChange>
          </w:rPr>
          <w:t xml:space="preserve">: </w:t>
        </w:r>
        <w:r w:rsidRPr="00B51A03">
          <w:rPr>
            <w:color w:val="000000"/>
            <w:lang w:val="en-US"/>
            <w:rPrChange w:id="10124" w:author="Maxim Bystrov" w:date="2026-05-24T13:31:00Z">
              <w:rPr>
                <w:color w:val="000000"/>
              </w:rPr>
            </w:rPrChange>
          </w:rPr>
          <w:t>Long</w:t>
        </w:r>
        <w:r w:rsidRPr="00B51A03">
          <w:rPr>
            <w:color w:val="000000"/>
            <w:lang w:val="en-US"/>
            <w:rPrChange w:id="10125" w:author="Maxim Bystrov" w:date="2026-05-24T13:31:00Z">
              <w:rPr>
                <w:color w:val="000000"/>
              </w:rPr>
            </w:rPrChange>
          </w:rPr>
          <w:br/>
          <w:t xml:space="preserve">    </w:t>
        </w:r>
        <w:r w:rsidRPr="00B51A03">
          <w:rPr>
            <w:color w:val="080808"/>
            <w:lang w:val="en-US"/>
            <w:rPrChange w:id="10126" w:author="Maxim Bystrov" w:date="2026-05-24T13:31:00Z">
              <w:rPr>
                <w:color w:val="080808"/>
              </w:rPr>
            </w:rPrChange>
          </w:rPr>
          <w:t xml:space="preserve">): </w:t>
        </w:r>
        <w:proofErr w:type="spellStart"/>
        <w:r w:rsidRPr="00B51A03">
          <w:rPr>
            <w:color w:val="000000"/>
            <w:lang w:val="en-US"/>
            <w:rPrChange w:id="10127" w:author="Maxim Bystrov" w:date="2026-05-24T13:31:00Z">
              <w:rPr>
                <w:color w:val="000000"/>
              </w:rPr>
            </w:rPrChange>
          </w:rPr>
          <w:t>ResponseEntity</w:t>
        </w:r>
        <w:proofErr w:type="spellEnd"/>
        <w:r w:rsidRPr="00B51A03">
          <w:rPr>
            <w:color w:val="080808"/>
            <w:lang w:val="en-US"/>
            <w:rPrChange w:id="10128" w:author="Maxim Bystrov" w:date="2026-05-24T13:31:00Z">
              <w:rPr>
                <w:color w:val="080808"/>
              </w:rPr>
            </w:rPrChange>
          </w:rPr>
          <w:t>&lt;</w:t>
        </w:r>
        <w:proofErr w:type="spellStart"/>
        <w:r w:rsidRPr="00B51A03">
          <w:rPr>
            <w:color w:val="000000"/>
            <w:lang w:val="en-US"/>
            <w:rPrChange w:id="10129" w:author="Maxim Bystrov" w:date="2026-05-24T13:31:00Z">
              <w:rPr>
                <w:color w:val="000000"/>
              </w:rPr>
            </w:rPrChange>
          </w:rPr>
          <w:t>DeviceDto</w:t>
        </w:r>
        <w:proofErr w:type="spellEnd"/>
        <w:r w:rsidRPr="00B51A03">
          <w:rPr>
            <w:color w:val="080808"/>
            <w:lang w:val="en-US"/>
            <w:rPrChange w:id="10130" w:author="Maxim Bystrov" w:date="2026-05-24T13:31:00Z">
              <w:rPr>
                <w:color w:val="080808"/>
              </w:rPr>
            </w:rPrChange>
          </w:rPr>
          <w:t>&gt; {</w:t>
        </w:r>
        <w:r w:rsidRPr="00B51A03">
          <w:rPr>
            <w:color w:val="080808"/>
            <w:lang w:val="en-US"/>
            <w:rPrChange w:id="10131" w:author="Maxim Bystrov" w:date="2026-05-24T13:31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B51A03">
          <w:rPr>
            <w:color w:val="0033B3"/>
            <w:lang w:val="en-US"/>
            <w:rPrChange w:id="10132" w:author="Maxim Bystrov" w:date="2026-05-24T13:31:00Z">
              <w:rPr>
                <w:color w:val="0033B3"/>
              </w:rPr>
            </w:rPrChange>
          </w:rPr>
          <w:t>val</w:t>
        </w:r>
        <w:proofErr w:type="spellEnd"/>
        <w:r w:rsidRPr="00B51A03">
          <w:rPr>
            <w:color w:val="0033B3"/>
            <w:lang w:val="en-US"/>
            <w:rPrChange w:id="10133" w:author="Maxim Bystrov" w:date="2026-05-24T13:31:00Z">
              <w:rPr>
                <w:color w:val="0033B3"/>
              </w:rPr>
            </w:rPrChange>
          </w:rPr>
          <w:t xml:space="preserve"> </w:t>
        </w:r>
        <w:r w:rsidRPr="00B51A03">
          <w:rPr>
            <w:color w:val="000000"/>
            <w:lang w:val="en-US"/>
            <w:rPrChange w:id="10134" w:author="Maxim Bystrov" w:date="2026-05-24T13:31:00Z">
              <w:rPr>
                <w:color w:val="000000"/>
              </w:rPr>
            </w:rPrChange>
          </w:rPr>
          <w:t xml:space="preserve">device </w:t>
        </w:r>
        <w:r w:rsidRPr="00B51A03">
          <w:rPr>
            <w:color w:val="080808"/>
            <w:lang w:val="en-US"/>
            <w:rPrChange w:id="10135" w:author="Maxim Bystrov" w:date="2026-05-24T13:31:00Z">
              <w:rPr>
                <w:color w:val="080808"/>
              </w:rPr>
            </w:rPrChange>
          </w:rPr>
          <w:t xml:space="preserve">= </w:t>
        </w:r>
        <w:proofErr w:type="spellStart"/>
        <w:r w:rsidRPr="00B51A03">
          <w:rPr>
            <w:color w:val="871094"/>
            <w:lang w:val="en-US"/>
            <w:rPrChange w:id="10136" w:author="Maxim Bystrov" w:date="2026-05-24T13:31:00Z">
              <w:rPr>
                <w:color w:val="871094"/>
              </w:rPr>
            </w:rPrChange>
          </w:rPr>
          <w:t>deviceRepository</w:t>
        </w:r>
        <w:r w:rsidRPr="00B51A03">
          <w:rPr>
            <w:color w:val="080808"/>
            <w:lang w:val="en-US"/>
            <w:rPrChange w:id="10137" w:author="Maxim Bystrov" w:date="2026-05-24T13:31:00Z">
              <w:rPr>
                <w:color w:val="080808"/>
              </w:rPr>
            </w:rPrChange>
          </w:rPr>
          <w:t>.findByIdOrNull</w:t>
        </w:r>
        <w:proofErr w:type="spellEnd"/>
        <w:r w:rsidRPr="00B51A03">
          <w:rPr>
            <w:color w:val="080808"/>
            <w:lang w:val="en-US"/>
            <w:rPrChange w:id="10138" w:author="Maxim Bystrov" w:date="2026-05-24T13:31:00Z">
              <w:rPr>
                <w:color w:val="080808"/>
              </w:rPr>
            </w:rPrChange>
          </w:rPr>
          <w:t>(</w:t>
        </w:r>
        <w:r w:rsidRPr="00B51A03">
          <w:rPr>
            <w:color w:val="000000"/>
            <w:lang w:val="en-US"/>
            <w:rPrChange w:id="10139" w:author="Maxim Bystrov" w:date="2026-05-24T13:31:00Z">
              <w:rPr>
                <w:color w:val="000000"/>
              </w:rPr>
            </w:rPrChange>
          </w:rPr>
          <w:t>id</w:t>
        </w:r>
        <w:r w:rsidRPr="00B51A03">
          <w:rPr>
            <w:color w:val="080808"/>
            <w:lang w:val="en-US"/>
            <w:rPrChange w:id="10140" w:author="Maxim Bystrov" w:date="2026-05-24T13:31:00Z">
              <w:rPr>
                <w:color w:val="080808"/>
              </w:rPr>
            </w:rPrChange>
          </w:rPr>
          <w:t>)</w:t>
        </w:r>
        <w:r w:rsidRPr="00B51A03">
          <w:rPr>
            <w:color w:val="080808"/>
            <w:lang w:val="en-US"/>
            <w:rPrChange w:id="10141" w:author="Maxim Bystrov" w:date="2026-05-24T13:31:00Z">
              <w:rPr>
                <w:color w:val="080808"/>
              </w:rPr>
            </w:rPrChange>
          </w:rPr>
          <w:br/>
          <w:t xml:space="preserve">        </w:t>
        </w:r>
        <w:r w:rsidRPr="00B51A03">
          <w:rPr>
            <w:color w:val="0033B3"/>
            <w:lang w:val="en-US"/>
            <w:rPrChange w:id="10142" w:author="Maxim Bystrov" w:date="2026-05-24T13:31:00Z">
              <w:rPr>
                <w:color w:val="0033B3"/>
              </w:rPr>
            </w:rPrChange>
          </w:rPr>
          <w:t xml:space="preserve">return if </w:t>
        </w:r>
        <w:r w:rsidRPr="00B51A03">
          <w:rPr>
            <w:color w:val="080808"/>
            <w:lang w:val="en-US"/>
            <w:rPrChange w:id="10143" w:author="Maxim Bystrov" w:date="2026-05-24T13:31:00Z">
              <w:rPr>
                <w:color w:val="080808"/>
              </w:rPr>
            </w:rPrChange>
          </w:rPr>
          <w:t>(</w:t>
        </w:r>
        <w:r w:rsidRPr="00B51A03">
          <w:rPr>
            <w:color w:val="000000"/>
            <w:lang w:val="en-US"/>
            <w:rPrChange w:id="10144" w:author="Maxim Bystrov" w:date="2026-05-24T13:31:00Z">
              <w:rPr>
                <w:color w:val="000000"/>
              </w:rPr>
            </w:rPrChange>
          </w:rPr>
          <w:t xml:space="preserve">device </w:t>
        </w:r>
        <w:r w:rsidRPr="00B51A03">
          <w:rPr>
            <w:color w:val="080808"/>
            <w:lang w:val="en-US"/>
            <w:rPrChange w:id="10145" w:author="Maxim Bystrov" w:date="2026-05-24T13:31:00Z">
              <w:rPr>
                <w:color w:val="080808"/>
              </w:rPr>
            </w:rPrChange>
          </w:rPr>
          <w:t xml:space="preserve">!= </w:t>
        </w:r>
        <w:r w:rsidRPr="00B51A03">
          <w:rPr>
            <w:color w:val="0033B3"/>
            <w:lang w:val="en-US"/>
            <w:rPrChange w:id="10146" w:author="Maxim Bystrov" w:date="2026-05-24T13:31:00Z">
              <w:rPr>
                <w:color w:val="0033B3"/>
              </w:rPr>
            </w:rPrChange>
          </w:rPr>
          <w:t>null</w:t>
        </w:r>
        <w:r w:rsidRPr="00B51A03">
          <w:rPr>
            <w:color w:val="080808"/>
            <w:lang w:val="en-US"/>
            <w:rPrChange w:id="10147" w:author="Maxim Bystrov" w:date="2026-05-24T13:31:00Z">
              <w:rPr>
                <w:color w:val="080808"/>
              </w:rPr>
            </w:rPrChange>
          </w:rPr>
          <w:t>) {</w:t>
        </w:r>
        <w:r w:rsidRPr="00B51A03">
          <w:rPr>
            <w:color w:val="080808"/>
            <w:lang w:val="en-US"/>
            <w:rPrChange w:id="10148" w:author="Maxim Bystrov" w:date="2026-05-24T13:31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B51A03">
          <w:rPr>
            <w:color w:val="000000"/>
            <w:lang w:val="en-US"/>
            <w:rPrChange w:id="10149" w:author="Maxim Bystrov" w:date="2026-05-24T13:31:00Z">
              <w:rPr>
                <w:color w:val="000000"/>
              </w:rPr>
            </w:rPrChange>
          </w:rPr>
          <w:t>ResponseEntity</w:t>
        </w:r>
        <w:r w:rsidRPr="00B51A03">
          <w:rPr>
            <w:color w:val="080808"/>
            <w:lang w:val="en-US"/>
            <w:rPrChange w:id="10150" w:author="Maxim Bystrov" w:date="2026-05-24T13:31:00Z">
              <w:rPr>
                <w:color w:val="080808"/>
              </w:rPr>
            </w:rPrChange>
          </w:rPr>
          <w:t>.ok</w:t>
        </w:r>
        <w:proofErr w:type="spellEnd"/>
        <w:r w:rsidRPr="00B51A03">
          <w:rPr>
            <w:color w:val="080808"/>
            <w:lang w:val="en-US"/>
            <w:rPrChange w:id="10151" w:author="Maxim Bystrov" w:date="2026-05-24T13:31:00Z">
              <w:rPr>
                <w:color w:val="080808"/>
              </w:rPr>
            </w:rPrChange>
          </w:rPr>
          <w:t>(</w:t>
        </w:r>
        <w:proofErr w:type="spellStart"/>
        <w:r w:rsidRPr="00B51A03">
          <w:rPr>
            <w:color w:val="000000"/>
            <w:lang w:val="en-US"/>
            <w:rPrChange w:id="10152" w:author="Maxim Bystrov" w:date="2026-05-24T13:31:00Z">
              <w:rPr>
                <w:color w:val="000000"/>
              </w:rPr>
            </w:rPrChange>
          </w:rPr>
          <w:t>DeviceDto</w:t>
        </w:r>
        <w:r w:rsidRPr="00B51A03">
          <w:rPr>
            <w:color w:val="080808"/>
            <w:lang w:val="en-US"/>
            <w:rPrChange w:id="10153" w:author="Maxim Bystrov" w:date="2026-05-24T13:31:00Z">
              <w:rPr>
                <w:color w:val="080808"/>
              </w:rPr>
            </w:rPrChange>
          </w:rPr>
          <w:t>.fromDevice</w:t>
        </w:r>
        <w:proofErr w:type="spellEnd"/>
        <w:r w:rsidRPr="00B51A03">
          <w:rPr>
            <w:color w:val="080808"/>
            <w:lang w:val="en-US"/>
            <w:rPrChange w:id="10154" w:author="Maxim Bystrov" w:date="2026-05-24T13:31:00Z">
              <w:rPr>
                <w:color w:val="080808"/>
              </w:rPr>
            </w:rPrChange>
          </w:rPr>
          <w:t>(</w:t>
        </w:r>
        <w:r w:rsidRPr="00B51A03">
          <w:rPr>
            <w:color w:val="000000"/>
            <w:lang w:val="en-US"/>
            <w:rPrChange w:id="10155" w:author="Maxim Bystrov" w:date="2026-05-24T13:31:00Z">
              <w:rPr>
                <w:color w:val="000000"/>
              </w:rPr>
            </w:rPrChange>
          </w:rPr>
          <w:t>device</w:t>
        </w:r>
        <w:r w:rsidRPr="00B51A03">
          <w:rPr>
            <w:color w:val="080808"/>
            <w:lang w:val="en-US"/>
            <w:rPrChange w:id="10156" w:author="Maxim Bystrov" w:date="2026-05-24T13:31:00Z">
              <w:rPr>
                <w:color w:val="080808"/>
              </w:rPr>
            </w:rPrChange>
          </w:rPr>
          <w:t>))</w:t>
        </w:r>
        <w:r w:rsidRPr="00B51A03">
          <w:rPr>
            <w:color w:val="080808"/>
            <w:lang w:val="en-US"/>
            <w:rPrChange w:id="10157" w:author="Maxim Bystrov" w:date="2026-05-24T13:31:00Z">
              <w:rPr>
                <w:color w:val="080808"/>
              </w:rPr>
            </w:rPrChange>
          </w:rPr>
          <w:br/>
          <w:t xml:space="preserve">        } </w:t>
        </w:r>
        <w:r w:rsidRPr="00B51A03">
          <w:rPr>
            <w:color w:val="0033B3"/>
            <w:lang w:val="en-US"/>
            <w:rPrChange w:id="10158" w:author="Maxim Bystrov" w:date="2026-05-24T13:31:00Z">
              <w:rPr>
                <w:color w:val="0033B3"/>
              </w:rPr>
            </w:rPrChange>
          </w:rPr>
          <w:t xml:space="preserve">else </w:t>
        </w:r>
        <w:r w:rsidRPr="00B51A03">
          <w:rPr>
            <w:color w:val="080808"/>
            <w:lang w:val="en-US"/>
            <w:rPrChange w:id="10159" w:author="Maxim Bystrov" w:date="2026-05-24T13:31:00Z">
              <w:rPr>
                <w:color w:val="080808"/>
              </w:rPr>
            </w:rPrChange>
          </w:rPr>
          <w:t>{</w:t>
        </w:r>
        <w:r w:rsidRPr="00B51A03">
          <w:rPr>
            <w:color w:val="080808"/>
            <w:lang w:val="en-US"/>
            <w:rPrChange w:id="10160" w:author="Maxim Bystrov" w:date="2026-05-24T13:31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B51A03">
          <w:rPr>
            <w:color w:val="000000"/>
            <w:lang w:val="en-US"/>
            <w:rPrChange w:id="10161" w:author="Maxim Bystrov" w:date="2026-05-24T13:31:00Z">
              <w:rPr>
                <w:color w:val="000000"/>
              </w:rPr>
            </w:rPrChange>
          </w:rPr>
          <w:t>ResponseEntity</w:t>
        </w:r>
        <w:r w:rsidRPr="00B51A03">
          <w:rPr>
            <w:color w:val="080808"/>
            <w:lang w:val="en-US"/>
            <w:rPrChange w:id="10162" w:author="Maxim Bystrov" w:date="2026-05-24T13:31:00Z">
              <w:rPr>
                <w:color w:val="080808"/>
              </w:rPr>
            </w:rPrChange>
          </w:rPr>
          <w:t>.notFound</w:t>
        </w:r>
        <w:proofErr w:type="spellEnd"/>
        <w:r w:rsidRPr="00B51A03">
          <w:rPr>
            <w:color w:val="080808"/>
            <w:lang w:val="en-US"/>
            <w:rPrChange w:id="10163" w:author="Maxim Bystrov" w:date="2026-05-24T13:31:00Z">
              <w:rPr>
                <w:color w:val="080808"/>
              </w:rPr>
            </w:rPrChange>
          </w:rPr>
          <w:t>().build()</w:t>
        </w:r>
        <w:r w:rsidRPr="00B51A03">
          <w:rPr>
            <w:color w:val="080808"/>
            <w:lang w:val="en-US"/>
            <w:rPrChange w:id="10164" w:author="Maxim Bystrov" w:date="2026-05-24T13:31:00Z">
              <w:rPr>
                <w:color w:val="080808"/>
              </w:rPr>
            </w:rPrChange>
          </w:rPr>
          <w:br/>
          <w:t xml:space="preserve">        }</w:t>
        </w:r>
        <w:r w:rsidRPr="00B51A03">
          <w:rPr>
            <w:color w:val="080808"/>
            <w:lang w:val="en-US"/>
            <w:rPrChange w:id="10165" w:author="Maxim Bystrov" w:date="2026-05-24T13:31:00Z">
              <w:rPr>
                <w:color w:val="080808"/>
              </w:rPr>
            </w:rPrChange>
          </w:rPr>
          <w:br/>
          <w:t xml:space="preserve">    }</w:t>
        </w:r>
        <w:r w:rsidRPr="00B51A03">
          <w:rPr>
            <w:color w:val="080808"/>
            <w:lang w:val="en-US"/>
            <w:rPrChange w:id="10166" w:author="Maxim Bystrov" w:date="2026-05-24T13:31:00Z">
              <w:rPr>
                <w:color w:val="080808"/>
              </w:rPr>
            </w:rPrChange>
          </w:rPr>
          <w:br/>
        </w:r>
        <w:r w:rsidRPr="00B51A03">
          <w:rPr>
            <w:color w:val="080808"/>
            <w:lang w:val="en-US"/>
            <w:rPrChange w:id="10167" w:author="Maxim Bystrov" w:date="2026-05-24T13:31:00Z">
              <w:rPr>
                <w:color w:val="080808"/>
              </w:rPr>
            </w:rPrChange>
          </w:rPr>
          <w:br/>
          <w:t xml:space="preserve">    </w:t>
        </w:r>
        <w:r w:rsidRPr="00B51A03">
          <w:rPr>
            <w:i/>
            <w:iCs/>
            <w:color w:val="8C8C8C"/>
            <w:lang w:val="en-US"/>
            <w:rPrChange w:id="10168" w:author="Maxim Bystrov" w:date="2026-05-24T13:31:00Z">
              <w:rPr>
                <w:i/>
                <w:iCs/>
                <w:color w:val="8C8C8C"/>
              </w:rPr>
            </w:rPrChange>
          </w:rPr>
          <w:t>/**</w:t>
        </w:r>
        <w:r w:rsidRPr="00B51A03">
          <w:rPr>
            <w:i/>
            <w:iCs/>
            <w:color w:val="8C8C8C"/>
            <w:lang w:val="en-US"/>
            <w:rPrChange w:id="10169" w:author="Maxim Bystrov" w:date="2026-05-24T13:31:00Z">
              <w:rPr>
                <w:i/>
                <w:iCs/>
                <w:color w:val="8C8C8C"/>
              </w:rPr>
            </w:rPrChange>
          </w:rPr>
          <w:br/>
          <w:t xml:space="preserve">     * </w:t>
        </w:r>
        <w:r>
          <w:rPr>
            <w:i/>
            <w:iCs/>
            <w:color w:val="8C8C8C"/>
          </w:rPr>
          <w:t>Создать</w:t>
        </w:r>
        <w:r w:rsidRPr="00B51A03">
          <w:rPr>
            <w:i/>
            <w:iCs/>
            <w:color w:val="8C8C8C"/>
            <w:lang w:val="en-US"/>
            <w:rPrChange w:id="10170" w:author="Maxim Bystrov" w:date="2026-05-24T13:3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новое</w:t>
        </w:r>
        <w:r w:rsidRPr="00B51A03">
          <w:rPr>
            <w:i/>
            <w:iCs/>
            <w:color w:val="8C8C8C"/>
            <w:lang w:val="en-US"/>
            <w:rPrChange w:id="10171" w:author="Maxim Bystrov" w:date="2026-05-24T13:3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устройство</w:t>
        </w:r>
        <w:r w:rsidRPr="00B51A03">
          <w:rPr>
            <w:i/>
            <w:iCs/>
            <w:color w:val="8C8C8C"/>
            <w:lang w:val="en-US"/>
            <w:rPrChange w:id="10172" w:author="Maxim Bystrov" w:date="2026-05-24T13:31:00Z">
              <w:rPr>
                <w:i/>
                <w:iCs/>
                <w:color w:val="8C8C8C"/>
              </w:rPr>
            </w:rPrChange>
          </w:rPr>
          <w:br/>
          <w:t xml:space="preserve">     */</w:t>
        </w:r>
        <w:r w:rsidRPr="00B51A03">
          <w:rPr>
            <w:i/>
            <w:iCs/>
            <w:color w:val="8C8C8C"/>
            <w:lang w:val="en-US"/>
            <w:rPrChange w:id="10173" w:author="Maxim Bystrov" w:date="2026-05-24T13:31:00Z">
              <w:rPr>
                <w:i/>
                <w:iCs/>
                <w:color w:val="8C8C8C"/>
              </w:rPr>
            </w:rPrChange>
          </w:rPr>
          <w:br/>
          <w:t xml:space="preserve">    </w:t>
        </w:r>
        <w:r w:rsidRPr="00B51A03">
          <w:rPr>
            <w:color w:val="9E880D"/>
            <w:lang w:val="en-US"/>
            <w:rPrChange w:id="10174" w:author="Maxim Bystrov" w:date="2026-05-24T13:31:00Z">
              <w:rPr>
                <w:color w:val="9E880D"/>
              </w:rPr>
            </w:rPrChange>
          </w:rPr>
          <w:t>@PostMapping</w:t>
        </w:r>
        <w:r w:rsidRPr="00B51A03">
          <w:rPr>
            <w:color w:val="9E880D"/>
            <w:lang w:val="en-US"/>
            <w:rPrChange w:id="10175" w:author="Maxim Bystrov" w:date="2026-05-24T13:31:00Z">
              <w:rPr>
                <w:color w:val="9E880D"/>
              </w:rPr>
            </w:rPrChange>
          </w:rPr>
          <w:br/>
          <w:t xml:space="preserve">    @Operation</w:t>
        </w:r>
        <w:r w:rsidRPr="00B51A03">
          <w:rPr>
            <w:color w:val="080808"/>
            <w:lang w:val="en-US"/>
            <w:rPrChange w:id="10176" w:author="Maxim Bystrov" w:date="2026-05-24T13:31:00Z">
              <w:rPr>
                <w:color w:val="080808"/>
              </w:rPr>
            </w:rPrChange>
          </w:rPr>
          <w:t>(</w:t>
        </w:r>
        <w:r w:rsidRPr="00B51A03">
          <w:rPr>
            <w:color w:val="080808"/>
            <w:lang w:val="en-US"/>
            <w:rPrChange w:id="10177" w:author="Maxim Bystrov" w:date="2026-05-24T13:31:00Z">
              <w:rPr>
                <w:color w:val="080808"/>
              </w:rPr>
            </w:rPrChange>
          </w:rPr>
          <w:br/>
          <w:t xml:space="preserve">        summary = </w:t>
        </w:r>
        <w:r w:rsidRPr="00B51A03">
          <w:rPr>
            <w:color w:val="067D17"/>
            <w:lang w:val="en-US"/>
            <w:rPrChange w:id="10178" w:author="Maxim Bystrov" w:date="2026-05-24T13:31:00Z">
              <w:rPr>
                <w:color w:val="067D17"/>
              </w:rPr>
            </w:rPrChange>
          </w:rPr>
          <w:t>"</w:t>
        </w:r>
        <w:r>
          <w:rPr>
            <w:color w:val="067D17"/>
          </w:rPr>
          <w:t>Создать</w:t>
        </w:r>
        <w:r w:rsidRPr="00B51A03">
          <w:rPr>
            <w:color w:val="067D17"/>
            <w:lang w:val="en-US"/>
            <w:rPrChange w:id="10179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новое</w:t>
        </w:r>
        <w:r w:rsidRPr="00B51A03">
          <w:rPr>
            <w:color w:val="067D17"/>
            <w:lang w:val="en-US"/>
            <w:rPrChange w:id="10180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устройство</w:t>
        </w:r>
        <w:r w:rsidRPr="00B51A03">
          <w:rPr>
            <w:color w:val="067D17"/>
            <w:lang w:val="en-US"/>
            <w:rPrChange w:id="10181" w:author="Maxim Bystrov" w:date="2026-05-24T13:31:00Z">
              <w:rPr>
                <w:color w:val="067D17"/>
              </w:rPr>
            </w:rPrChange>
          </w:rPr>
          <w:t>"</w:t>
        </w:r>
        <w:r w:rsidRPr="00B51A03">
          <w:rPr>
            <w:color w:val="080808"/>
            <w:lang w:val="en-US"/>
            <w:rPrChange w:id="10182" w:author="Maxim Bystrov" w:date="2026-05-24T13:31:00Z">
              <w:rPr>
                <w:color w:val="080808"/>
              </w:rPr>
            </w:rPrChange>
          </w:rPr>
          <w:t>,</w:t>
        </w:r>
        <w:r w:rsidRPr="00B51A03">
          <w:rPr>
            <w:color w:val="080808"/>
            <w:lang w:val="en-US"/>
            <w:rPrChange w:id="10183" w:author="Maxim Bystrov" w:date="2026-05-24T13:31:00Z">
              <w:rPr>
                <w:color w:val="080808"/>
              </w:rPr>
            </w:rPrChange>
          </w:rPr>
          <w:br/>
          <w:t xml:space="preserve">        description = </w:t>
        </w:r>
        <w:r w:rsidRPr="00B51A03">
          <w:rPr>
            <w:color w:val="067D17"/>
            <w:lang w:val="en-US"/>
            <w:rPrChange w:id="10184" w:author="Maxim Bystrov" w:date="2026-05-24T13:31:00Z">
              <w:rPr>
                <w:color w:val="067D17"/>
              </w:rPr>
            </w:rPrChange>
          </w:rPr>
          <w:t>"</w:t>
        </w:r>
        <w:r>
          <w:rPr>
            <w:color w:val="067D17"/>
          </w:rPr>
          <w:t>Создает</w:t>
        </w:r>
        <w:r w:rsidRPr="00B51A03">
          <w:rPr>
            <w:color w:val="067D17"/>
            <w:lang w:val="en-US"/>
            <w:rPrChange w:id="10185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новое</w:t>
        </w:r>
        <w:r w:rsidRPr="00B51A03">
          <w:rPr>
            <w:color w:val="067D17"/>
            <w:lang w:val="en-US"/>
            <w:rPrChange w:id="10186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устройство</w:t>
        </w:r>
        <w:r w:rsidRPr="00B51A03">
          <w:rPr>
            <w:color w:val="067D17"/>
            <w:lang w:val="en-US"/>
            <w:rPrChange w:id="10187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на</w:t>
        </w:r>
        <w:r w:rsidRPr="00B51A03">
          <w:rPr>
            <w:color w:val="067D17"/>
            <w:lang w:val="en-US"/>
            <w:rPrChange w:id="10188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основе</w:t>
        </w:r>
        <w:r w:rsidRPr="00B51A03">
          <w:rPr>
            <w:color w:val="067D17"/>
            <w:lang w:val="en-US"/>
            <w:rPrChange w:id="10189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переданных</w:t>
        </w:r>
        <w:r w:rsidRPr="00B51A03">
          <w:rPr>
            <w:color w:val="067D17"/>
            <w:lang w:val="en-US"/>
            <w:rPrChange w:id="10190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данных</w:t>
        </w:r>
        <w:r w:rsidRPr="00B51A03">
          <w:rPr>
            <w:color w:val="067D17"/>
            <w:lang w:val="en-US"/>
            <w:rPrChange w:id="10191" w:author="Maxim Bystrov" w:date="2026-05-24T13:31:00Z">
              <w:rPr>
                <w:color w:val="067D17"/>
              </w:rPr>
            </w:rPrChange>
          </w:rPr>
          <w:t>"</w:t>
        </w:r>
        <w:r w:rsidRPr="00B51A03">
          <w:rPr>
            <w:color w:val="067D17"/>
            <w:lang w:val="en-US"/>
            <w:rPrChange w:id="10192" w:author="Maxim Bystrov" w:date="2026-05-24T13:31:00Z">
              <w:rPr>
                <w:color w:val="067D17"/>
              </w:rPr>
            </w:rPrChange>
          </w:rPr>
          <w:br/>
          <w:t xml:space="preserve">    </w:t>
        </w:r>
        <w:r w:rsidRPr="00B51A03">
          <w:rPr>
            <w:color w:val="080808"/>
            <w:lang w:val="en-US"/>
            <w:rPrChange w:id="10193" w:author="Maxim Bystrov" w:date="2026-05-24T13:31:00Z">
              <w:rPr>
                <w:color w:val="080808"/>
              </w:rPr>
            </w:rPrChange>
          </w:rPr>
          <w:t>)</w:t>
        </w:r>
        <w:r w:rsidRPr="00B51A03">
          <w:rPr>
            <w:color w:val="080808"/>
            <w:lang w:val="en-US"/>
            <w:rPrChange w:id="10194" w:author="Maxim Bystrov" w:date="2026-05-24T13:31:00Z">
              <w:rPr>
                <w:color w:val="080808"/>
              </w:rPr>
            </w:rPrChange>
          </w:rPr>
          <w:br/>
          <w:t xml:space="preserve">    </w:t>
        </w:r>
        <w:r w:rsidRPr="00B51A03">
          <w:rPr>
            <w:color w:val="9E880D"/>
            <w:lang w:val="en-US"/>
            <w:rPrChange w:id="10195" w:author="Maxim Bystrov" w:date="2026-05-24T13:31:00Z">
              <w:rPr>
                <w:color w:val="9E880D"/>
              </w:rPr>
            </w:rPrChange>
          </w:rPr>
          <w:t>@ApiResponses</w:t>
        </w:r>
        <w:r w:rsidRPr="00B51A03">
          <w:rPr>
            <w:color w:val="080808"/>
            <w:lang w:val="en-US"/>
            <w:rPrChange w:id="10196" w:author="Maxim Bystrov" w:date="2026-05-24T13:31:00Z">
              <w:rPr>
                <w:color w:val="080808"/>
              </w:rPr>
            </w:rPrChange>
          </w:rPr>
          <w:t>(value = [</w:t>
        </w:r>
        <w:r w:rsidRPr="00B51A03">
          <w:rPr>
            <w:color w:val="080808"/>
            <w:lang w:val="en-US"/>
            <w:rPrChange w:id="10197" w:author="Maxim Bystrov" w:date="2026-05-24T13:31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B51A03">
          <w:rPr>
            <w:color w:val="080808"/>
            <w:lang w:val="en-US"/>
            <w:rPrChange w:id="10198" w:author="Maxim Bystrov" w:date="2026-05-24T13:31:00Z">
              <w:rPr>
                <w:color w:val="080808"/>
              </w:rPr>
            </w:rPrChange>
          </w:rPr>
          <w:t>ApiResponse</w:t>
        </w:r>
        <w:proofErr w:type="spellEnd"/>
        <w:r w:rsidRPr="00B51A03">
          <w:rPr>
            <w:color w:val="080808"/>
            <w:lang w:val="en-US"/>
            <w:rPrChange w:id="10199" w:author="Maxim Bystrov" w:date="2026-05-24T13:31:00Z">
              <w:rPr>
                <w:color w:val="080808"/>
              </w:rPr>
            </w:rPrChange>
          </w:rPr>
          <w:t>(</w:t>
        </w:r>
        <w:proofErr w:type="spellStart"/>
        <w:r w:rsidRPr="00B51A03">
          <w:rPr>
            <w:color w:val="4A86E8"/>
            <w:lang w:val="en-US"/>
            <w:rPrChange w:id="10200" w:author="Maxim Bystrov" w:date="2026-05-24T13:31:00Z">
              <w:rPr>
                <w:color w:val="4A86E8"/>
              </w:rPr>
            </w:rPrChange>
          </w:rPr>
          <w:t>responseCode</w:t>
        </w:r>
        <w:proofErr w:type="spellEnd"/>
        <w:r w:rsidRPr="00B51A03">
          <w:rPr>
            <w:color w:val="4A86E8"/>
            <w:lang w:val="en-US"/>
            <w:rPrChange w:id="10201" w:author="Maxim Bystrov" w:date="2026-05-24T13:31:00Z">
              <w:rPr>
                <w:color w:val="4A86E8"/>
              </w:rPr>
            </w:rPrChange>
          </w:rPr>
          <w:t xml:space="preserve"> = </w:t>
        </w:r>
        <w:r w:rsidRPr="00B51A03">
          <w:rPr>
            <w:color w:val="067D17"/>
            <w:lang w:val="en-US"/>
            <w:rPrChange w:id="10202" w:author="Maxim Bystrov" w:date="2026-05-24T13:31:00Z">
              <w:rPr>
                <w:color w:val="067D17"/>
              </w:rPr>
            </w:rPrChange>
          </w:rPr>
          <w:t>"201"</w:t>
        </w:r>
        <w:r w:rsidRPr="00B51A03">
          <w:rPr>
            <w:color w:val="080808"/>
            <w:lang w:val="en-US"/>
            <w:rPrChange w:id="10203" w:author="Maxim Bystrov" w:date="2026-05-24T13:31:00Z">
              <w:rPr>
                <w:color w:val="080808"/>
              </w:rPr>
            </w:rPrChange>
          </w:rPr>
          <w:t xml:space="preserve">, </w:t>
        </w:r>
        <w:r w:rsidRPr="00B51A03">
          <w:rPr>
            <w:color w:val="4A86E8"/>
            <w:lang w:val="en-US"/>
            <w:rPrChange w:id="10204" w:author="Maxim Bystrov" w:date="2026-05-24T13:31:00Z">
              <w:rPr>
                <w:color w:val="4A86E8"/>
              </w:rPr>
            </w:rPrChange>
          </w:rPr>
          <w:t xml:space="preserve">description = </w:t>
        </w:r>
        <w:r w:rsidRPr="00B51A03">
          <w:rPr>
            <w:color w:val="067D17"/>
            <w:lang w:val="en-US"/>
            <w:rPrChange w:id="10205" w:author="Maxim Bystrov" w:date="2026-05-24T13:31:00Z">
              <w:rPr>
                <w:color w:val="067D17"/>
              </w:rPr>
            </w:rPrChange>
          </w:rPr>
          <w:t>"</w:t>
        </w:r>
        <w:r>
          <w:rPr>
            <w:color w:val="067D17"/>
          </w:rPr>
          <w:t>Устройство</w:t>
        </w:r>
        <w:r w:rsidRPr="00B51A03">
          <w:rPr>
            <w:color w:val="067D17"/>
            <w:lang w:val="en-US"/>
            <w:rPrChange w:id="10206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успешно</w:t>
        </w:r>
        <w:r w:rsidRPr="00B51A03">
          <w:rPr>
            <w:color w:val="067D17"/>
            <w:lang w:val="en-US"/>
            <w:rPrChange w:id="10207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создано</w:t>
        </w:r>
        <w:r w:rsidRPr="00B51A03">
          <w:rPr>
            <w:color w:val="067D17"/>
            <w:lang w:val="en-US"/>
            <w:rPrChange w:id="10208" w:author="Maxim Bystrov" w:date="2026-05-24T13:31:00Z">
              <w:rPr>
                <w:color w:val="067D17"/>
              </w:rPr>
            </w:rPrChange>
          </w:rPr>
          <w:t>"</w:t>
        </w:r>
        <w:r w:rsidRPr="00B51A03">
          <w:rPr>
            <w:color w:val="080808"/>
            <w:lang w:val="en-US"/>
            <w:rPrChange w:id="10209" w:author="Maxim Bystrov" w:date="2026-05-24T13:31:00Z">
              <w:rPr>
                <w:color w:val="080808"/>
              </w:rPr>
            </w:rPrChange>
          </w:rPr>
          <w:t>),</w:t>
        </w:r>
        <w:r w:rsidRPr="00B51A03">
          <w:rPr>
            <w:color w:val="080808"/>
            <w:lang w:val="en-US"/>
            <w:rPrChange w:id="10210" w:author="Maxim Bystrov" w:date="2026-05-24T13:31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B51A03">
          <w:rPr>
            <w:color w:val="080808"/>
            <w:lang w:val="en-US"/>
            <w:rPrChange w:id="10211" w:author="Maxim Bystrov" w:date="2026-05-24T13:31:00Z">
              <w:rPr>
                <w:color w:val="080808"/>
              </w:rPr>
            </w:rPrChange>
          </w:rPr>
          <w:t>ApiResponse</w:t>
        </w:r>
        <w:proofErr w:type="spellEnd"/>
        <w:r w:rsidRPr="00B51A03">
          <w:rPr>
            <w:color w:val="080808"/>
            <w:lang w:val="en-US"/>
            <w:rPrChange w:id="10212" w:author="Maxim Bystrov" w:date="2026-05-24T13:31:00Z">
              <w:rPr>
                <w:color w:val="080808"/>
              </w:rPr>
            </w:rPrChange>
          </w:rPr>
          <w:t>(</w:t>
        </w:r>
        <w:proofErr w:type="spellStart"/>
        <w:r w:rsidRPr="00B51A03">
          <w:rPr>
            <w:color w:val="4A86E8"/>
            <w:lang w:val="en-US"/>
            <w:rPrChange w:id="10213" w:author="Maxim Bystrov" w:date="2026-05-24T13:31:00Z">
              <w:rPr>
                <w:color w:val="4A86E8"/>
              </w:rPr>
            </w:rPrChange>
          </w:rPr>
          <w:t>responseCode</w:t>
        </w:r>
        <w:proofErr w:type="spellEnd"/>
        <w:r w:rsidRPr="00B51A03">
          <w:rPr>
            <w:color w:val="4A86E8"/>
            <w:lang w:val="en-US"/>
            <w:rPrChange w:id="10214" w:author="Maxim Bystrov" w:date="2026-05-24T13:31:00Z">
              <w:rPr>
                <w:color w:val="4A86E8"/>
              </w:rPr>
            </w:rPrChange>
          </w:rPr>
          <w:t xml:space="preserve"> = </w:t>
        </w:r>
        <w:r w:rsidRPr="00B51A03">
          <w:rPr>
            <w:color w:val="067D17"/>
            <w:lang w:val="en-US"/>
            <w:rPrChange w:id="10215" w:author="Maxim Bystrov" w:date="2026-05-24T13:31:00Z">
              <w:rPr>
                <w:color w:val="067D17"/>
              </w:rPr>
            </w:rPrChange>
          </w:rPr>
          <w:t>"400"</w:t>
        </w:r>
        <w:r w:rsidRPr="00B51A03">
          <w:rPr>
            <w:color w:val="080808"/>
            <w:lang w:val="en-US"/>
            <w:rPrChange w:id="10216" w:author="Maxim Bystrov" w:date="2026-05-24T13:31:00Z">
              <w:rPr>
                <w:color w:val="080808"/>
              </w:rPr>
            </w:rPrChange>
          </w:rPr>
          <w:t xml:space="preserve">, </w:t>
        </w:r>
        <w:r w:rsidRPr="00B51A03">
          <w:rPr>
            <w:color w:val="4A86E8"/>
            <w:lang w:val="en-US"/>
            <w:rPrChange w:id="10217" w:author="Maxim Bystrov" w:date="2026-05-24T13:31:00Z">
              <w:rPr>
                <w:color w:val="4A86E8"/>
              </w:rPr>
            </w:rPrChange>
          </w:rPr>
          <w:t xml:space="preserve">description = </w:t>
        </w:r>
        <w:r w:rsidRPr="00B51A03">
          <w:rPr>
            <w:color w:val="067D17"/>
            <w:lang w:val="en-US"/>
            <w:rPrChange w:id="10218" w:author="Maxim Bystrov" w:date="2026-05-24T13:31:00Z">
              <w:rPr>
                <w:color w:val="067D17"/>
              </w:rPr>
            </w:rPrChange>
          </w:rPr>
          <w:t>"</w:t>
        </w:r>
        <w:r>
          <w:rPr>
            <w:color w:val="067D17"/>
          </w:rPr>
          <w:t>Некорректные</w:t>
        </w:r>
        <w:r w:rsidRPr="00B51A03">
          <w:rPr>
            <w:color w:val="067D17"/>
            <w:lang w:val="en-US"/>
            <w:rPrChange w:id="10219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данные</w:t>
        </w:r>
        <w:r w:rsidRPr="00B51A03">
          <w:rPr>
            <w:color w:val="067D17"/>
            <w:lang w:val="en-US"/>
            <w:rPrChange w:id="10220" w:author="Maxim Bystrov" w:date="2026-05-24T13:31:00Z">
              <w:rPr>
                <w:color w:val="067D17"/>
              </w:rPr>
            </w:rPrChange>
          </w:rPr>
          <w:t>"</w:t>
        </w:r>
        <w:r w:rsidRPr="00B51A03">
          <w:rPr>
            <w:color w:val="080808"/>
            <w:lang w:val="en-US"/>
            <w:rPrChange w:id="10221" w:author="Maxim Bystrov" w:date="2026-05-24T13:31:00Z">
              <w:rPr>
                <w:color w:val="080808"/>
              </w:rPr>
            </w:rPrChange>
          </w:rPr>
          <w:t>),</w:t>
        </w:r>
        <w:r w:rsidRPr="00B51A03">
          <w:rPr>
            <w:color w:val="080808"/>
            <w:lang w:val="en-US"/>
            <w:rPrChange w:id="10222" w:author="Maxim Bystrov" w:date="2026-05-24T13:31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B51A03">
          <w:rPr>
            <w:color w:val="080808"/>
            <w:lang w:val="en-US"/>
            <w:rPrChange w:id="10223" w:author="Maxim Bystrov" w:date="2026-05-24T13:31:00Z">
              <w:rPr>
                <w:color w:val="080808"/>
              </w:rPr>
            </w:rPrChange>
          </w:rPr>
          <w:t>ApiResponse</w:t>
        </w:r>
        <w:proofErr w:type="spellEnd"/>
        <w:r w:rsidRPr="00B51A03">
          <w:rPr>
            <w:color w:val="080808"/>
            <w:lang w:val="en-US"/>
            <w:rPrChange w:id="10224" w:author="Maxim Bystrov" w:date="2026-05-24T13:31:00Z">
              <w:rPr>
                <w:color w:val="080808"/>
              </w:rPr>
            </w:rPrChange>
          </w:rPr>
          <w:t>(</w:t>
        </w:r>
        <w:proofErr w:type="spellStart"/>
        <w:r w:rsidRPr="00B51A03">
          <w:rPr>
            <w:color w:val="4A86E8"/>
            <w:lang w:val="en-US"/>
            <w:rPrChange w:id="10225" w:author="Maxim Bystrov" w:date="2026-05-24T13:31:00Z">
              <w:rPr>
                <w:color w:val="4A86E8"/>
              </w:rPr>
            </w:rPrChange>
          </w:rPr>
          <w:t>responseCode</w:t>
        </w:r>
        <w:proofErr w:type="spellEnd"/>
        <w:r w:rsidRPr="00B51A03">
          <w:rPr>
            <w:color w:val="4A86E8"/>
            <w:lang w:val="en-US"/>
            <w:rPrChange w:id="10226" w:author="Maxim Bystrov" w:date="2026-05-24T13:31:00Z">
              <w:rPr>
                <w:color w:val="4A86E8"/>
              </w:rPr>
            </w:rPrChange>
          </w:rPr>
          <w:t xml:space="preserve"> = </w:t>
        </w:r>
        <w:r w:rsidRPr="00B51A03">
          <w:rPr>
            <w:color w:val="067D17"/>
            <w:lang w:val="en-US"/>
            <w:rPrChange w:id="10227" w:author="Maxim Bystrov" w:date="2026-05-24T13:31:00Z">
              <w:rPr>
                <w:color w:val="067D17"/>
              </w:rPr>
            </w:rPrChange>
          </w:rPr>
          <w:t>"409"</w:t>
        </w:r>
        <w:r w:rsidRPr="00B51A03">
          <w:rPr>
            <w:color w:val="080808"/>
            <w:lang w:val="en-US"/>
            <w:rPrChange w:id="10228" w:author="Maxim Bystrov" w:date="2026-05-24T13:31:00Z">
              <w:rPr>
                <w:color w:val="080808"/>
              </w:rPr>
            </w:rPrChange>
          </w:rPr>
          <w:t xml:space="preserve">, </w:t>
        </w:r>
        <w:r w:rsidRPr="00B51A03">
          <w:rPr>
            <w:color w:val="4A86E8"/>
            <w:lang w:val="en-US"/>
            <w:rPrChange w:id="10229" w:author="Maxim Bystrov" w:date="2026-05-24T13:31:00Z">
              <w:rPr>
                <w:color w:val="4A86E8"/>
              </w:rPr>
            </w:rPrChange>
          </w:rPr>
          <w:t xml:space="preserve">description = </w:t>
        </w:r>
        <w:r w:rsidRPr="00B51A03">
          <w:rPr>
            <w:color w:val="067D17"/>
            <w:lang w:val="en-US"/>
            <w:rPrChange w:id="10230" w:author="Maxim Bystrov" w:date="2026-05-24T13:31:00Z">
              <w:rPr>
                <w:color w:val="067D17"/>
              </w:rPr>
            </w:rPrChange>
          </w:rPr>
          <w:t>"</w:t>
        </w:r>
        <w:r>
          <w:rPr>
            <w:color w:val="067D17"/>
          </w:rPr>
          <w:t>Устройство</w:t>
        </w:r>
        <w:r w:rsidRPr="00B51A03">
          <w:rPr>
            <w:color w:val="067D17"/>
            <w:lang w:val="en-US"/>
            <w:rPrChange w:id="10231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с</w:t>
        </w:r>
        <w:r w:rsidRPr="00B51A03">
          <w:rPr>
            <w:color w:val="067D17"/>
            <w:lang w:val="en-US"/>
            <w:rPrChange w:id="10232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таким</w:t>
        </w:r>
        <w:r w:rsidRPr="00B51A03">
          <w:rPr>
            <w:color w:val="067D17"/>
            <w:lang w:val="en-US"/>
            <w:rPrChange w:id="10233" w:author="Maxim Bystrov" w:date="2026-05-24T13:31:00Z">
              <w:rPr>
                <w:color w:val="067D17"/>
              </w:rPr>
            </w:rPrChange>
          </w:rPr>
          <w:t xml:space="preserve"> </w:t>
        </w:r>
        <w:proofErr w:type="spellStart"/>
        <w:r w:rsidRPr="00B51A03">
          <w:rPr>
            <w:color w:val="067D17"/>
            <w:lang w:val="en-US"/>
            <w:rPrChange w:id="10234" w:author="Maxim Bystrov" w:date="2026-05-24T13:31:00Z">
              <w:rPr>
                <w:color w:val="067D17"/>
              </w:rPr>
            </w:rPrChange>
          </w:rPr>
          <w:t>deviceId</w:t>
        </w:r>
        <w:proofErr w:type="spellEnd"/>
        <w:r w:rsidRPr="00B51A03">
          <w:rPr>
            <w:color w:val="067D17"/>
            <w:lang w:val="en-US"/>
            <w:rPrChange w:id="10235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уже</w:t>
        </w:r>
        <w:r w:rsidRPr="00B51A03">
          <w:rPr>
            <w:color w:val="067D17"/>
            <w:lang w:val="en-US"/>
            <w:rPrChange w:id="10236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существует</w:t>
        </w:r>
        <w:r w:rsidRPr="00B51A03">
          <w:rPr>
            <w:color w:val="067D17"/>
            <w:lang w:val="en-US"/>
            <w:rPrChange w:id="10237" w:author="Maxim Bystrov" w:date="2026-05-24T13:31:00Z">
              <w:rPr>
                <w:color w:val="067D17"/>
              </w:rPr>
            </w:rPrChange>
          </w:rPr>
          <w:t>"</w:t>
        </w:r>
        <w:r w:rsidRPr="00B51A03">
          <w:rPr>
            <w:color w:val="080808"/>
            <w:lang w:val="en-US"/>
            <w:rPrChange w:id="10238" w:author="Maxim Bystrov" w:date="2026-05-24T13:31:00Z">
              <w:rPr>
                <w:color w:val="080808"/>
              </w:rPr>
            </w:rPrChange>
          </w:rPr>
          <w:t>)</w:t>
        </w:r>
        <w:r w:rsidRPr="00B51A03">
          <w:rPr>
            <w:color w:val="080808"/>
            <w:lang w:val="en-US"/>
            <w:rPrChange w:id="10239" w:author="Maxim Bystrov" w:date="2026-05-24T13:31:00Z">
              <w:rPr>
                <w:color w:val="080808"/>
              </w:rPr>
            </w:rPrChange>
          </w:rPr>
          <w:br/>
          <w:t xml:space="preserve">    ])</w:t>
        </w:r>
        <w:r w:rsidRPr="00B51A03">
          <w:rPr>
            <w:color w:val="080808"/>
            <w:lang w:val="en-US"/>
            <w:rPrChange w:id="10240" w:author="Maxim Bystrov" w:date="2026-05-24T13:31:00Z">
              <w:rPr>
                <w:color w:val="080808"/>
              </w:rPr>
            </w:rPrChange>
          </w:rPr>
          <w:br/>
          <w:t xml:space="preserve">    </w:t>
        </w:r>
        <w:r w:rsidRPr="00B51A03">
          <w:rPr>
            <w:color w:val="0033B3"/>
            <w:lang w:val="en-US"/>
            <w:rPrChange w:id="10241" w:author="Maxim Bystrov" w:date="2026-05-24T13:31:00Z">
              <w:rPr>
                <w:color w:val="0033B3"/>
              </w:rPr>
            </w:rPrChange>
          </w:rPr>
          <w:t xml:space="preserve">fun </w:t>
        </w:r>
        <w:proofErr w:type="spellStart"/>
        <w:r w:rsidRPr="00B51A03">
          <w:rPr>
            <w:color w:val="00627A"/>
            <w:lang w:val="en-US"/>
            <w:rPrChange w:id="10242" w:author="Maxim Bystrov" w:date="2026-05-24T13:31:00Z">
              <w:rPr>
                <w:color w:val="00627A"/>
              </w:rPr>
            </w:rPrChange>
          </w:rPr>
          <w:t>createDevice</w:t>
        </w:r>
        <w:proofErr w:type="spellEnd"/>
        <w:r w:rsidRPr="00B51A03">
          <w:rPr>
            <w:color w:val="080808"/>
            <w:lang w:val="en-US"/>
            <w:rPrChange w:id="10243" w:author="Maxim Bystrov" w:date="2026-05-24T13:31:00Z">
              <w:rPr>
                <w:color w:val="080808"/>
              </w:rPr>
            </w:rPrChange>
          </w:rPr>
          <w:t>(</w:t>
        </w:r>
        <w:r w:rsidRPr="00B51A03">
          <w:rPr>
            <w:color w:val="080808"/>
            <w:lang w:val="en-US"/>
            <w:rPrChange w:id="10244" w:author="Maxim Bystrov" w:date="2026-05-24T13:31:00Z">
              <w:rPr>
                <w:color w:val="080808"/>
              </w:rPr>
            </w:rPrChange>
          </w:rPr>
          <w:br/>
          <w:t xml:space="preserve">        </w:t>
        </w:r>
        <w:r w:rsidRPr="00B51A03">
          <w:rPr>
            <w:color w:val="9E880D"/>
            <w:lang w:val="en-US"/>
            <w:rPrChange w:id="10245" w:author="Maxim Bystrov" w:date="2026-05-24T13:31:00Z">
              <w:rPr>
                <w:color w:val="9E880D"/>
              </w:rPr>
            </w:rPrChange>
          </w:rPr>
          <w:t>@Parameter</w:t>
        </w:r>
        <w:r w:rsidRPr="00B51A03">
          <w:rPr>
            <w:color w:val="080808"/>
            <w:lang w:val="en-US"/>
            <w:rPrChange w:id="10246" w:author="Maxim Bystrov" w:date="2026-05-24T13:31:00Z">
              <w:rPr>
                <w:color w:val="080808"/>
              </w:rPr>
            </w:rPrChange>
          </w:rPr>
          <w:t xml:space="preserve">(description = </w:t>
        </w:r>
        <w:r w:rsidRPr="00B51A03">
          <w:rPr>
            <w:color w:val="067D17"/>
            <w:lang w:val="en-US"/>
            <w:rPrChange w:id="10247" w:author="Maxim Bystrov" w:date="2026-05-24T13:31:00Z">
              <w:rPr>
                <w:color w:val="067D17"/>
              </w:rPr>
            </w:rPrChange>
          </w:rPr>
          <w:t>"</w:t>
        </w:r>
        <w:r>
          <w:rPr>
            <w:color w:val="067D17"/>
          </w:rPr>
          <w:t>Данные</w:t>
        </w:r>
        <w:r w:rsidRPr="00B51A03">
          <w:rPr>
            <w:color w:val="067D17"/>
            <w:lang w:val="en-US"/>
            <w:rPrChange w:id="10248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для</w:t>
        </w:r>
        <w:r w:rsidRPr="00B51A03">
          <w:rPr>
            <w:color w:val="067D17"/>
            <w:lang w:val="en-US"/>
            <w:rPrChange w:id="10249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создания</w:t>
        </w:r>
        <w:r w:rsidRPr="00B51A03">
          <w:rPr>
            <w:color w:val="067D17"/>
            <w:lang w:val="en-US"/>
            <w:rPrChange w:id="10250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устройства</w:t>
        </w:r>
        <w:r w:rsidRPr="00B51A03">
          <w:rPr>
            <w:color w:val="067D17"/>
            <w:lang w:val="en-US"/>
            <w:rPrChange w:id="10251" w:author="Maxim Bystrov" w:date="2026-05-24T13:31:00Z">
              <w:rPr>
                <w:color w:val="067D17"/>
              </w:rPr>
            </w:rPrChange>
          </w:rPr>
          <w:t>"</w:t>
        </w:r>
        <w:r w:rsidRPr="00B51A03">
          <w:rPr>
            <w:color w:val="080808"/>
            <w:lang w:val="en-US"/>
            <w:rPrChange w:id="10252" w:author="Maxim Bystrov" w:date="2026-05-24T13:31:00Z">
              <w:rPr>
                <w:color w:val="080808"/>
              </w:rPr>
            </w:rPrChange>
          </w:rPr>
          <w:t xml:space="preserve">, required = </w:t>
        </w:r>
        <w:r w:rsidRPr="00B51A03">
          <w:rPr>
            <w:color w:val="0033B3"/>
            <w:lang w:val="en-US"/>
            <w:rPrChange w:id="10253" w:author="Maxim Bystrov" w:date="2026-05-24T13:31:00Z">
              <w:rPr>
                <w:color w:val="0033B3"/>
              </w:rPr>
            </w:rPrChange>
          </w:rPr>
          <w:t>true</w:t>
        </w:r>
        <w:r w:rsidRPr="00B51A03">
          <w:rPr>
            <w:color w:val="080808"/>
            <w:lang w:val="en-US"/>
            <w:rPrChange w:id="10254" w:author="Maxim Bystrov" w:date="2026-05-24T13:31:00Z">
              <w:rPr>
                <w:color w:val="080808"/>
              </w:rPr>
            </w:rPrChange>
          </w:rPr>
          <w:t>)</w:t>
        </w:r>
        <w:r w:rsidRPr="00B51A03">
          <w:rPr>
            <w:color w:val="080808"/>
            <w:lang w:val="en-US"/>
            <w:rPrChange w:id="10255" w:author="Maxim Bystrov" w:date="2026-05-24T13:31:00Z">
              <w:rPr>
                <w:color w:val="080808"/>
              </w:rPr>
            </w:rPrChange>
          </w:rPr>
          <w:br/>
          <w:t xml:space="preserve">        </w:t>
        </w:r>
        <w:r w:rsidRPr="00B51A03">
          <w:rPr>
            <w:color w:val="9E880D"/>
            <w:lang w:val="en-US"/>
            <w:rPrChange w:id="10256" w:author="Maxim Bystrov" w:date="2026-05-24T13:31:00Z">
              <w:rPr>
                <w:color w:val="9E880D"/>
              </w:rPr>
            </w:rPrChange>
          </w:rPr>
          <w:t xml:space="preserve">@RequestBody </w:t>
        </w:r>
        <w:proofErr w:type="spellStart"/>
        <w:r w:rsidRPr="00B51A03">
          <w:rPr>
            <w:color w:val="000000"/>
            <w:lang w:val="en-US"/>
            <w:rPrChange w:id="10257" w:author="Maxim Bystrov" w:date="2026-05-24T13:31:00Z">
              <w:rPr>
                <w:color w:val="000000"/>
              </w:rPr>
            </w:rPrChange>
          </w:rPr>
          <w:t>dto</w:t>
        </w:r>
        <w:proofErr w:type="spellEnd"/>
        <w:r w:rsidRPr="00B51A03">
          <w:rPr>
            <w:color w:val="080808"/>
            <w:lang w:val="en-US"/>
            <w:rPrChange w:id="10258" w:author="Maxim Bystrov" w:date="2026-05-24T13:31:00Z">
              <w:rPr>
                <w:color w:val="080808"/>
              </w:rPr>
            </w:rPrChange>
          </w:rPr>
          <w:t xml:space="preserve">: </w:t>
        </w:r>
        <w:proofErr w:type="spellStart"/>
        <w:r w:rsidRPr="00B51A03">
          <w:rPr>
            <w:color w:val="000000"/>
            <w:lang w:val="en-US"/>
            <w:rPrChange w:id="10259" w:author="Maxim Bystrov" w:date="2026-05-24T13:31:00Z">
              <w:rPr>
                <w:color w:val="000000"/>
              </w:rPr>
            </w:rPrChange>
          </w:rPr>
          <w:t>DeviceDto</w:t>
        </w:r>
        <w:proofErr w:type="spellEnd"/>
        <w:r w:rsidRPr="00B51A03">
          <w:rPr>
            <w:color w:val="000000"/>
            <w:lang w:val="en-US"/>
            <w:rPrChange w:id="10260" w:author="Maxim Bystrov" w:date="2026-05-24T13:31:00Z">
              <w:rPr>
                <w:color w:val="000000"/>
              </w:rPr>
            </w:rPrChange>
          </w:rPr>
          <w:br/>
          <w:t xml:space="preserve">    </w:t>
        </w:r>
        <w:r w:rsidRPr="00B51A03">
          <w:rPr>
            <w:color w:val="080808"/>
            <w:lang w:val="en-US"/>
            <w:rPrChange w:id="10261" w:author="Maxim Bystrov" w:date="2026-05-24T13:31:00Z">
              <w:rPr>
                <w:color w:val="080808"/>
              </w:rPr>
            </w:rPrChange>
          </w:rPr>
          <w:t xml:space="preserve">): </w:t>
        </w:r>
        <w:proofErr w:type="spellStart"/>
        <w:r w:rsidRPr="00B51A03">
          <w:rPr>
            <w:color w:val="000000"/>
            <w:lang w:val="en-US"/>
            <w:rPrChange w:id="10262" w:author="Maxim Bystrov" w:date="2026-05-24T13:31:00Z">
              <w:rPr>
                <w:color w:val="000000"/>
              </w:rPr>
            </w:rPrChange>
          </w:rPr>
          <w:t>ResponseEntity</w:t>
        </w:r>
        <w:proofErr w:type="spellEnd"/>
        <w:r w:rsidRPr="00B51A03">
          <w:rPr>
            <w:color w:val="080808"/>
            <w:lang w:val="en-US"/>
            <w:rPrChange w:id="10263" w:author="Maxim Bystrov" w:date="2026-05-24T13:31:00Z">
              <w:rPr>
                <w:color w:val="080808"/>
              </w:rPr>
            </w:rPrChange>
          </w:rPr>
          <w:t>&lt;</w:t>
        </w:r>
        <w:proofErr w:type="spellStart"/>
        <w:r w:rsidRPr="00B51A03">
          <w:rPr>
            <w:color w:val="000000"/>
            <w:lang w:val="en-US"/>
            <w:rPrChange w:id="10264" w:author="Maxim Bystrov" w:date="2026-05-24T13:31:00Z">
              <w:rPr>
                <w:color w:val="000000"/>
              </w:rPr>
            </w:rPrChange>
          </w:rPr>
          <w:t>DeviceDto</w:t>
        </w:r>
        <w:proofErr w:type="spellEnd"/>
        <w:r w:rsidRPr="00B51A03">
          <w:rPr>
            <w:color w:val="080808"/>
            <w:lang w:val="en-US"/>
            <w:rPrChange w:id="10265" w:author="Maxim Bystrov" w:date="2026-05-24T13:31:00Z">
              <w:rPr>
                <w:color w:val="080808"/>
              </w:rPr>
            </w:rPrChange>
          </w:rPr>
          <w:t>&gt; {</w:t>
        </w:r>
        <w:r w:rsidRPr="00B51A03">
          <w:rPr>
            <w:color w:val="080808"/>
            <w:lang w:val="en-US"/>
            <w:rPrChange w:id="10266" w:author="Maxim Bystrov" w:date="2026-05-24T13:31:00Z">
              <w:rPr>
                <w:color w:val="080808"/>
              </w:rPr>
            </w:rPrChange>
          </w:rPr>
          <w:br/>
          <w:t xml:space="preserve">        </w:t>
        </w:r>
        <w:r w:rsidRPr="00B51A03">
          <w:rPr>
            <w:i/>
            <w:iCs/>
            <w:color w:val="8C8C8C"/>
            <w:lang w:val="en-US"/>
            <w:rPrChange w:id="10267" w:author="Maxim Bystrov" w:date="2026-05-24T13:31:00Z">
              <w:rPr>
                <w:i/>
                <w:iCs/>
                <w:color w:val="8C8C8C"/>
              </w:rPr>
            </w:rPrChange>
          </w:rPr>
          <w:t xml:space="preserve">// </w:t>
        </w:r>
        <w:r>
          <w:rPr>
            <w:i/>
            <w:iCs/>
            <w:color w:val="8C8C8C"/>
          </w:rPr>
          <w:t>Проверка</w:t>
        </w:r>
        <w:r w:rsidRPr="00B51A03">
          <w:rPr>
            <w:i/>
            <w:iCs/>
            <w:color w:val="8C8C8C"/>
            <w:lang w:val="en-US"/>
            <w:rPrChange w:id="10268" w:author="Maxim Bystrov" w:date="2026-05-24T13:3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на</w:t>
        </w:r>
        <w:r w:rsidRPr="00B51A03">
          <w:rPr>
            <w:i/>
            <w:iCs/>
            <w:color w:val="8C8C8C"/>
            <w:lang w:val="en-US"/>
            <w:rPrChange w:id="10269" w:author="Maxim Bystrov" w:date="2026-05-24T13:3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уникальность</w:t>
        </w:r>
        <w:r w:rsidRPr="00B51A03">
          <w:rPr>
            <w:i/>
            <w:iCs/>
            <w:color w:val="8C8C8C"/>
            <w:lang w:val="en-US"/>
            <w:rPrChange w:id="10270" w:author="Maxim Bystrov" w:date="2026-05-24T13:31:00Z">
              <w:rPr>
                <w:i/>
                <w:iCs/>
                <w:color w:val="8C8C8C"/>
              </w:rPr>
            </w:rPrChange>
          </w:rPr>
          <w:t xml:space="preserve"> </w:t>
        </w:r>
        <w:proofErr w:type="spellStart"/>
        <w:r w:rsidRPr="00B51A03">
          <w:rPr>
            <w:i/>
            <w:iCs/>
            <w:color w:val="8C8C8C"/>
            <w:lang w:val="en-US"/>
            <w:rPrChange w:id="10271" w:author="Maxim Bystrov" w:date="2026-05-24T13:31:00Z">
              <w:rPr>
                <w:i/>
                <w:iCs/>
                <w:color w:val="8C8C8C"/>
              </w:rPr>
            </w:rPrChange>
          </w:rPr>
          <w:t>deviceId</w:t>
        </w:r>
        <w:proofErr w:type="spellEnd"/>
        <w:r w:rsidRPr="00B51A03">
          <w:rPr>
            <w:i/>
            <w:iCs/>
            <w:color w:val="8C8C8C"/>
            <w:lang w:val="en-US"/>
            <w:rPrChange w:id="10272" w:author="Maxim Bystrov" w:date="2026-05-24T13:31:00Z">
              <w:rPr>
                <w:i/>
                <w:iCs/>
                <w:color w:val="8C8C8C"/>
              </w:rPr>
            </w:rPrChange>
          </w:rPr>
          <w:br/>
          <w:t xml:space="preserve">        </w:t>
        </w:r>
        <w:r w:rsidRPr="00B51A03">
          <w:rPr>
            <w:color w:val="0033B3"/>
            <w:lang w:val="en-US"/>
            <w:rPrChange w:id="10273" w:author="Maxim Bystrov" w:date="2026-05-24T13:31:00Z">
              <w:rPr>
                <w:color w:val="0033B3"/>
              </w:rPr>
            </w:rPrChange>
          </w:rPr>
          <w:t xml:space="preserve">if </w:t>
        </w:r>
        <w:r w:rsidRPr="00B51A03">
          <w:rPr>
            <w:color w:val="080808"/>
            <w:lang w:val="en-US"/>
            <w:rPrChange w:id="10274" w:author="Maxim Bystrov" w:date="2026-05-24T13:31:00Z">
              <w:rPr>
                <w:color w:val="080808"/>
              </w:rPr>
            </w:rPrChange>
          </w:rPr>
          <w:t>(</w:t>
        </w:r>
        <w:proofErr w:type="spellStart"/>
        <w:r w:rsidRPr="00B51A03">
          <w:rPr>
            <w:color w:val="871094"/>
            <w:lang w:val="en-US"/>
            <w:rPrChange w:id="10275" w:author="Maxim Bystrov" w:date="2026-05-24T13:31:00Z">
              <w:rPr>
                <w:color w:val="871094"/>
              </w:rPr>
            </w:rPrChange>
          </w:rPr>
          <w:t>deviceRepository</w:t>
        </w:r>
        <w:r w:rsidRPr="00B51A03">
          <w:rPr>
            <w:color w:val="080808"/>
            <w:lang w:val="en-US"/>
            <w:rPrChange w:id="10276" w:author="Maxim Bystrov" w:date="2026-05-24T13:31:00Z">
              <w:rPr>
                <w:color w:val="080808"/>
              </w:rPr>
            </w:rPrChange>
          </w:rPr>
          <w:t>.findByDeviceIdOrNull</w:t>
        </w:r>
        <w:proofErr w:type="spellEnd"/>
        <w:r w:rsidRPr="00B51A03">
          <w:rPr>
            <w:color w:val="080808"/>
            <w:lang w:val="en-US"/>
            <w:rPrChange w:id="10277" w:author="Maxim Bystrov" w:date="2026-05-24T13:31:00Z">
              <w:rPr>
                <w:color w:val="080808"/>
              </w:rPr>
            </w:rPrChange>
          </w:rPr>
          <w:t>(</w:t>
        </w:r>
        <w:proofErr w:type="spellStart"/>
        <w:r w:rsidRPr="00B51A03">
          <w:rPr>
            <w:color w:val="000000"/>
            <w:lang w:val="en-US"/>
            <w:rPrChange w:id="10278" w:author="Maxim Bystrov" w:date="2026-05-24T13:31:00Z">
              <w:rPr>
                <w:color w:val="000000"/>
              </w:rPr>
            </w:rPrChange>
          </w:rPr>
          <w:t>dto</w:t>
        </w:r>
        <w:r w:rsidRPr="00B51A03">
          <w:rPr>
            <w:color w:val="080808"/>
            <w:lang w:val="en-US"/>
            <w:rPrChange w:id="10279" w:author="Maxim Bystrov" w:date="2026-05-24T13:31:00Z">
              <w:rPr>
                <w:color w:val="080808"/>
              </w:rPr>
            </w:rPrChange>
          </w:rPr>
          <w:t>.</w:t>
        </w:r>
        <w:r w:rsidRPr="00B51A03">
          <w:rPr>
            <w:color w:val="871094"/>
            <w:lang w:val="en-US"/>
            <w:rPrChange w:id="10280" w:author="Maxim Bystrov" w:date="2026-05-24T13:31:00Z">
              <w:rPr>
                <w:color w:val="871094"/>
              </w:rPr>
            </w:rPrChange>
          </w:rPr>
          <w:t>deviceId</w:t>
        </w:r>
        <w:proofErr w:type="spellEnd"/>
        <w:r w:rsidRPr="00B51A03">
          <w:rPr>
            <w:color w:val="080808"/>
            <w:lang w:val="en-US"/>
            <w:rPrChange w:id="10281" w:author="Maxim Bystrov" w:date="2026-05-24T13:31:00Z">
              <w:rPr>
                <w:color w:val="080808"/>
              </w:rPr>
            </w:rPrChange>
          </w:rPr>
          <w:t xml:space="preserve">) != </w:t>
        </w:r>
        <w:r w:rsidRPr="00B51A03">
          <w:rPr>
            <w:color w:val="0033B3"/>
            <w:lang w:val="en-US"/>
            <w:rPrChange w:id="10282" w:author="Maxim Bystrov" w:date="2026-05-24T13:31:00Z">
              <w:rPr>
                <w:color w:val="0033B3"/>
              </w:rPr>
            </w:rPrChange>
          </w:rPr>
          <w:t>null</w:t>
        </w:r>
        <w:r w:rsidRPr="00B51A03">
          <w:rPr>
            <w:color w:val="080808"/>
            <w:lang w:val="en-US"/>
            <w:rPrChange w:id="10283" w:author="Maxim Bystrov" w:date="2026-05-24T13:31:00Z">
              <w:rPr>
                <w:color w:val="080808"/>
              </w:rPr>
            </w:rPrChange>
          </w:rPr>
          <w:t>) {</w:t>
        </w:r>
        <w:r w:rsidRPr="00B51A03">
          <w:rPr>
            <w:color w:val="080808"/>
            <w:lang w:val="en-US"/>
            <w:rPrChange w:id="10284" w:author="Maxim Bystrov" w:date="2026-05-24T13:31:00Z">
              <w:rPr>
                <w:color w:val="080808"/>
              </w:rPr>
            </w:rPrChange>
          </w:rPr>
          <w:br/>
          <w:t xml:space="preserve">            </w:t>
        </w:r>
        <w:r w:rsidRPr="00B51A03">
          <w:rPr>
            <w:color w:val="0033B3"/>
            <w:lang w:val="en-US"/>
            <w:rPrChange w:id="10285" w:author="Maxim Bystrov" w:date="2026-05-24T13:31:00Z">
              <w:rPr>
                <w:color w:val="0033B3"/>
              </w:rPr>
            </w:rPrChange>
          </w:rPr>
          <w:t xml:space="preserve">return </w:t>
        </w:r>
        <w:proofErr w:type="spellStart"/>
        <w:r w:rsidRPr="00B51A03">
          <w:rPr>
            <w:color w:val="000000"/>
            <w:lang w:val="en-US"/>
            <w:rPrChange w:id="10286" w:author="Maxim Bystrov" w:date="2026-05-24T13:31:00Z">
              <w:rPr>
                <w:color w:val="000000"/>
              </w:rPr>
            </w:rPrChange>
          </w:rPr>
          <w:t>ResponseEntity</w:t>
        </w:r>
        <w:r w:rsidRPr="00B51A03">
          <w:rPr>
            <w:color w:val="080808"/>
            <w:lang w:val="en-US"/>
            <w:rPrChange w:id="10287" w:author="Maxim Bystrov" w:date="2026-05-24T13:31:00Z">
              <w:rPr>
                <w:color w:val="080808"/>
              </w:rPr>
            </w:rPrChange>
          </w:rPr>
          <w:t>.status</w:t>
        </w:r>
        <w:proofErr w:type="spellEnd"/>
        <w:r w:rsidRPr="00B51A03">
          <w:rPr>
            <w:color w:val="080808"/>
            <w:lang w:val="en-US"/>
            <w:rPrChange w:id="10288" w:author="Maxim Bystrov" w:date="2026-05-24T13:31:00Z">
              <w:rPr>
                <w:color w:val="080808"/>
              </w:rPr>
            </w:rPrChange>
          </w:rPr>
          <w:t>(</w:t>
        </w:r>
        <w:r w:rsidRPr="00B51A03">
          <w:rPr>
            <w:color w:val="1750EB"/>
            <w:lang w:val="en-US"/>
            <w:rPrChange w:id="10289" w:author="Maxim Bystrov" w:date="2026-05-24T13:31:00Z">
              <w:rPr>
                <w:color w:val="1750EB"/>
              </w:rPr>
            </w:rPrChange>
          </w:rPr>
          <w:t>409</w:t>
        </w:r>
        <w:r w:rsidRPr="00B51A03">
          <w:rPr>
            <w:color w:val="080808"/>
            <w:lang w:val="en-US"/>
            <w:rPrChange w:id="10290" w:author="Maxim Bystrov" w:date="2026-05-24T13:31:00Z">
              <w:rPr>
                <w:color w:val="080808"/>
              </w:rPr>
            </w:rPrChange>
          </w:rPr>
          <w:t>).body(</w:t>
        </w:r>
        <w:r w:rsidRPr="00B51A03">
          <w:rPr>
            <w:color w:val="0033B3"/>
            <w:lang w:val="en-US"/>
            <w:rPrChange w:id="10291" w:author="Maxim Bystrov" w:date="2026-05-24T13:31:00Z">
              <w:rPr>
                <w:color w:val="0033B3"/>
              </w:rPr>
            </w:rPrChange>
          </w:rPr>
          <w:t>null</w:t>
        </w:r>
        <w:r w:rsidRPr="00B51A03">
          <w:rPr>
            <w:color w:val="080808"/>
            <w:lang w:val="en-US"/>
            <w:rPrChange w:id="10292" w:author="Maxim Bystrov" w:date="2026-05-24T13:31:00Z">
              <w:rPr>
                <w:color w:val="080808"/>
              </w:rPr>
            </w:rPrChange>
          </w:rPr>
          <w:t>)</w:t>
        </w:r>
        <w:r w:rsidRPr="00B51A03">
          <w:rPr>
            <w:color w:val="080808"/>
            <w:lang w:val="en-US"/>
            <w:rPrChange w:id="10293" w:author="Maxim Bystrov" w:date="2026-05-24T13:31:00Z">
              <w:rPr>
                <w:color w:val="080808"/>
              </w:rPr>
            </w:rPrChange>
          </w:rPr>
          <w:br/>
          <w:t xml:space="preserve">        }</w:t>
        </w:r>
        <w:r w:rsidRPr="00B51A03">
          <w:rPr>
            <w:color w:val="080808"/>
            <w:lang w:val="en-US"/>
            <w:rPrChange w:id="10294" w:author="Maxim Bystrov" w:date="2026-05-24T13:31:00Z">
              <w:rPr>
                <w:color w:val="080808"/>
              </w:rPr>
            </w:rPrChange>
          </w:rPr>
          <w:br/>
        </w:r>
        <w:r w:rsidRPr="00B51A03">
          <w:rPr>
            <w:color w:val="080808"/>
            <w:lang w:val="en-US"/>
            <w:rPrChange w:id="10295" w:author="Maxim Bystrov" w:date="2026-05-24T13:31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B51A03">
          <w:rPr>
            <w:color w:val="0033B3"/>
            <w:lang w:val="en-US"/>
            <w:rPrChange w:id="10296" w:author="Maxim Bystrov" w:date="2026-05-24T13:31:00Z">
              <w:rPr>
                <w:color w:val="0033B3"/>
              </w:rPr>
            </w:rPrChange>
          </w:rPr>
          <w:t>val</w:t>
        </w:r>
        <w:proofErr w:type="spellEnd"/>
        <w:r w:rsidRPr="00B51A03">
          <w:rPr>
            <w:color w:val="0033B3"/>
            <w:lang w:val="en-US"/>
            <w:rPrChange w:id="10297" w:author="Maxim Bystrov" w:date="2026-05-24T13:31:00Z">
              <w:rPr>
                <w:color w:val="0033B3"/>
              </w:rPr>
            </w:rPrChange>
          </w:rPr>
          <w:t xml:space="preserve"> </w:t>
        </w:r>
        <w:r w:rsidRPr="00B51A03">
          <w:rPr>
            <w:color w:val="000000"/>
            <w:lang w:val="en-US"/>
            <w:rPrChange w:id="10298" w:author="Maxim Bystrov" w:date="2026-05-24T13:31:00Z">
              <w:rPr>
                <w:color w:val="000000"/>
              </w:rPr>
            </w:rPrChange>
          </w:rPr>
          <w:t xml:space="preserve">device </w:t>
        </w:r>
        <w:r w:rsidRPr="00B51A03">
          <w:rPr>
            <w:color w:val="080808"/>
            <w:lang w:val="en-US"/>
            <w:rPrChange w:id="10299" w:author="Maxim Bystrov" w:date="2026-05-24T13:31:00Z">
              <w:rPr>
                <w:color w:val="080808"/>
              </w:rPr>
            </w:rPrChange>
          </w:rPr>
          <w:t>= Device().</w:t>
        </w:r>
        <w:r w:rsidRPr="00B51A03">
          <w:rPr>
            <w:i/>
            <w:iCs/>
            <w:color w:val="00627A"/>
            <w:lang w:val="en-US"/>
            <w:rPrChange w:id="10300" w:author="Maxim Bystrov" w:date="2026-05-24T13:31:00Z">
              <w:rPr>
                <w:i/>
                <w:iCs/>
                <w:color w:val="00627A"/>
              </w:rPr>
            </w:rPrChange>
          </w:rPr>
          <w:t xml:space="preserve">apply </w:t>
        </w:r>
        <w:r w:rsidRPr="00B51A03">
          <w:rPr>
            <w:b/>
            <w:bCs/>
            <w:color w:val="080808"/>
            <w:lang w:val="en-US"/>
            <w:rPrChange w:id="10301" w:author="Maxim Bystrov" w:date="2026-05-24T13:31:00Z">
              <w:rPr>
                <w:b/>
                <w:bCs/>
                <w:color w:val="080808"/>
              </w:rPr>
            </w:rPrChange>
          </w:rPr>
          <w:t>{</w:t>
        </w:r>
        <w:r w:rsidRPr="00B51A03">
          <w:rPr>
            <w:b/>
            <w:bCs/>
            <w:color w:val="080808"/>
            <w:lang w:val="en-US"/>
            <w:rPrChange w:id="10302" w:author="Maxim Bystrov" w:date="2026-05-24T13:31:00Z">
              <w:rPr>
                <w:b/>
                <w:bCs/>
                <w:color w:val="080808"/>
              </w:rPr>
            </w:rPrChange>
          </w:rPr>
          <w:br/>
          <w:t xml:space="preserve">            </w:t>
        </w:r>
        <w:r w:rsidRPr="00B51A03">
          <w:rPr>
            <w:color w:val="871094"/>
            <w:lang w:val="en-US"/>
            <w:rPrChange w:id="10303" w:author="Maxim Bystrov" w:date="2026-05-24T13:31:00Z">
              <w:rPr>
                <w:color w:val="871094"/>
              </w:rPr>
            </w:rPrChange>
          </w:rPr>
          <w:t xml:space="preserve">name </w:t>
        </w:r>
        <w:r w:rsidRPr="00B51A03">
          <w:rPr>
            <w:color w:val="080808"/>
            <w:lang w:val="en-US"/>
            <w:rPrChange w:id="10304" w:author="Maxim Bystrov" w:date="2026-05-24T13:31:00Z">
              <w:rPr>
                <w:color w:val="080808"/>
              </w:rPr>
            </w:rPrChange>
          </w:rPr>
          <w:t xml:space="preserve">= </w:t>
        </w:r>
        <w:r w:rsidRPr="00B51A03">
          <w:rPr>
            <w:color w:val="000000"/>
            <w:lang w:val="en-US"/>
            <w:rPrChange w:id="10305" w:author="Maxim Bystrov" w:date="2026-05-24T13:31:00Z">
              <w:rPr>
                <w:color w:val="000000"/>
              </w:rPr>
            </w:rPrChange>
          </w:rPr>
          <w:t>dto</w:t>
        </w:r>
        <w:r w:rsidRPr="00B51A03">
          <w:rPr>
            <w:color w:val="080808"/>
            <w:lang w:val="en-US"/>
            <w:rPrChange w:id="10306" w:author="Maxim Bystrov" w:date="2026-05-24T13:31:00Z">
              <w:rPr>
                <w:color w:val="080808"/>
              </w:rPr>
            </w:rPrChange>
          </w:rPr>
          <w:t>.</w:t>
        </w:r>
        <w:r w:rsidRPr="00B51A03">
          <w:rPr>
            <w:color w:val="871094"/>
            <w:lang w:val="en-US"/>
            <w:rPrChange w:id="10307" w:author="Maxim Bystrov" w:date="2026-05-24T13:31:00Z">
              <w:rPr>
                <w:color w:val="871094"/>
              </w:rPr>
            </w:rPrChange>
          </w:rPr>
          <w:t>name</w:t>
        </w:r>
        <w:r w:rsidRPr="00B51A03">
          <w:rPr>
            <w:color w:val="871094"/>
            <w:lang w:val="en-US"/>
            <w:rPrChange w:id="10308" w:author="Maxim Bystrov" w:date="2026-05-24T13:31:00Z">
              <w:rPr>
                <w:color w:val="871094"/>
              </w:rPr>
            </w:rPrChange>
          </w:rPr>
          <w:br/>
          <w:t xml:space="preserve">            </w:t>
        </w:r>
        <w:proofErr w:type="spellStart"/>
        <w:r w:rsidRPr="00B51A03">
          <w:rPr>
            <w:color w:val="871094"/>
            <w:lang w:val="en-US"/>
            <w:rPrChange w:id="10309" w:author="Maxim Bystrov" w:date="2026-05-24T13:31:00Z">
              <w:rPr>
                <w:color w:val="871094"/>
              </w:rPr>
            </w:rPrChange>
          </w:rPr>
          <w:t>registrationNumber</w:t>
        </w:r>
        <w:proofErr w:type="spellEnd"/>
        <w:r w:rsidRPr="00B51A03">
          <w:rPr>
            <w:color w:val="871094"/>
            <w:lang w:val="en-US"/>
            <w:rPrChange w:id="10310" w:author="Maxim Bystrov" w:date="2026-05-24T13:31:00Z">
              <w:rPr>
                <w:color w:val="871094"/>
              </w:rPr>
            </w:rPrChange>
          </w:rPr>
          <w:t xml:space="preserve"> </w:t>
        </w:r>
        <w:r w:rsidRPr="00B51A03">
          <w:rPr>
            <w:color w:val="080808"/>
            <w:lang w:val="en-US"/>
            <w:rPrChange w:id="10311" w:author="Maxim Bystrov" w:date="2026-05-24T13:31:00Z">
              <w:rPr>
                <w:color w:val="080808"/>
              </w:rPr>
            </w:rPrChange>
          </w:rPr>
          <w:t xml:space="preserve">= </w:t>
        </w:r>
        <w:proofErr w:type="spellStart"/>
        <w:r w:rsidRPr="00B51A03">
          <w:rPr>
            <w:color w:val="000000"/>
            <w:lang w:val="en-US"/>
            <w:rPrChange w:id="10312" w:author="Maxim Bystrov" w:date="2026-05-24T13:31:00Z">
              <w:rPr>
                <w:color w:val="000000"/>
              </w:rPr>
            </w:rPrChange>
          </w:rPr>
          <w:t>dto</w:t>
        </w:r>
        <w:r w:rsidRPr="00B51A03">
          <w:rPr>
            <w:color w:val="080808"/>
            <w:lang w:val="en-US"/>
            <w:rPrChange w:id="10313" w:author="Maxim Bystrov" w:date="2026-05-24T13:31:00Z">
              <w:rPr>
                <w:color w:val="080808"/>
              </w:rPr>
            </w:rPrChange>
          </w:rPr>
          <w:t>.</w:t>
        </w:r>
        <w:r w:rsidRPr="00B51A03">
          <w:rPr>
            <w:color w:val="871094"/>
            <w:lang w:val="en-US"/>
            <w:rPrChange w:id="10314" w:author="Maxim Bystrov" w:date="2026-05-24T13:31:00Z">
              <w:rPr>
                <w:color w:val="871094"/>
              </w:rPr>
            </w:rPrChange>
          </w:rPr>
          <w:t>registrationNumber</w:t>
        </w:r>
        <w:proofErr w:type="spellEnd"/>
        <w:r w:rsidRPr="00B51A03">
          <w:rPr>
            <w:color w:val="871094"/>
            <w:lang w:val="en-US"/>
            <w:rPrChange w:id="10315" w:author="Maxim Bystrov" w:date="2026-05-24T13:31:00Z">
              <w:rPr>
                <w:color w:val="871094"/>
              </w:rPr>
            </w:rPrChange>
          </w:rPr>
          <w:br/>
          <w:t xml:space="preserve">            </w:t>
        </w:r>
        <w:proofErr w:type="spellStart"/>
        <w:r w:rsidRPr="00B51A03">
          <w:rPr>
            <w:color w:val="871094"/>
            <w:lang w:val="en-US"/>
            <w:rPrChange w:id="10316" w:author="Maxim Bystrov" w:date="2026-05-24T13:31:00Z">
              <w:rPr>
                <w:color w:val="871094"/>
              </w:rPr>
            </w:rPrChange>
          </w:rPr>
          <w:t>deviceId</w:t>
        </w:r>
        <w:proofErr w:type="spellEnd"/>
        <w:r w:rsidRPr="00B51A03">
          <w:rPr>
            <w:color w:val="871094"/>
            <w:lang w:val="en-US"/>
            <w:rPrChange w:id="10317" w:author="Maxim Bystrov" w:date="2026-05-24T13:31:00Z">
              <w:rPr>
                <w:color w:val="871094"/>
              </w:rPr>
            </w:rPrChange>
          </w:rPr>
          <w:t xml:space="preserve"> </w:t>
        </w:r>
        <w:r w:rsidRPr="00B51A03">
          <w:rPr>
            <w:color w:val="080808"/>
            <w:lang w:val="en-US"/>
            <w:rPrChange w:id="10318" w:author="Maxim Bystrov" w:date="2026-05-24T13:31:00Z">
              <w:rPr>
                <w:color w:val="080808"/>
              </w:rPr>
            </w:rPrChange>
          </w:rPr>
          <w:t xml:space="preserve">= </w:t>
        </w:r>
        <w:proofErr w:type="spellStart"/>
        <w:r w:rsidRPr="00B51A03">
          <w:rPr>
            <w:color w:val="000000"/>
            <w:lang w:val="en-US"/>
            <w:rPrChange w:id="10319" w:author="Maxim Bystrov" w:date="2026-05-24T13:31:00Z">
              <w:rPr>
                <w:color w:val="000000"/>
              </w:rPr>
            </w:rPrChange>
          </w:rPr>
          <w:t>dto</w:t>
        </w:r>
        <w:r w:rsidRPr="00B51A03">
          <w:rPr>
            <w:color w:val="080808"/>
            <w:lang w:val="en-US"/>
            <w:rPrChange w:id="10320" w:author="Maxim Bystrov" w:date="2026-05-24T13:31:00Z">
              <w:rPr>
                <w:color w:val="080808"/>
              </w:rPr>
            </w:rPrChange>
          </w:rPr>
          <w:t>.</w:t>
        </w:r>
        <w:r w:rsidRPr="00B51A03">
          <w:rPr>
            <w:color w:val="871094"/>
            <w:lang w:val="en-US"/>
            <w:rPrChange w:id="10321" w:author="Maxim Bystrov" w:date="2026-05-24T13:31:00Z">
              <w:rPr>
                <w:color w:val="871094"/>
              </w:rPr>
            </w:rPrChange>
          </w:rPr>
          <w:t>deviceId</w:t>
        </w:r>
        <w:proofErr w:type="spellEnd"/>
        <w:r w:rsidRPr="00B51A03">
          <w:rPr>
            <w:color w:val="871094"/>
            <w:lang w:val="en-US"/>
            <w:rPrChange w:id="10322" w:author="Maxim Bystrov" w:date="2026-05-24T13:31:00Z">
              <w:rPr>
                <w:color w:val="871094"/>
              </w:rPr>
            </w:rPrChange>
          </w:rPr>
          <w:br/>
          <w:t xml:space="preserve">            </w:t>
        </w:r>
        <w:proofErr w:type="spellStart"/>
        <w:r w:rsidRPr="00B51A03">
          <w:rPr>
            <w:color w:val="871094"/>
            <w:lang w:val="en-US"/>
            <w:rPrChange w:id="10323" w:author="Maxim Bystrov" w:date="2026-05-24T13:31:00Z">
              <w:rPr>
                <w:color w:val="871094"/>
              </w:rPr>
            </w:rPrChange>
          </w:rPr>
          <w:t>typeId</w:t>
        </w:r>
        <w:proofErr w:type="spellEnd"/>
        <w:r w:rsidRPr="00B51A03">
          <w:rPr>
            <w:color w:val="871094"/>
            <w:lang w:val="en-US"/>
            <w:rPrChange w:id="10324" w:author="Maxim Bystrov" w:date="2026-05-24T13:31:00Z">
              <w:rPr>
                <w:color w:val="871094"/>
              </w:rPr>
            </w:rPrChange>
          </w:rPr>
          <w:t xml:space="preserve"> </w:t>
        </w:r>
        <w:r w:rsidRPr="00B51A03">
          <w:rPr>
            <w:color w:val="080808"/>
            <w:lang w:val="en-US"/>
            <w:rPrChange w:id="10325" w:author="Maxim Bystrov" w:date="2026-05-24T13:31:00Z">
              <w:rPr>
                <w:color w:val="080808"/>
              </w:rPr>
            </w:rPrChange>
          </w:rPr>
          <w:t xml:space="preserve">= </w:t>
        </w:r>
        <w:proofErr w:type="spellStart"/>
        <w:r w:rsidRPr="00B51A03">
          <w:rPr>
            <w:color w:val="000000"/>
            <w:lang w:val="en-US"/>
            <w:rPrChange w:id="10326" w:author="Maxim Bystrov" w:date="2026-05-24T13:31:00Z">
              <w:rPr>
                <w:color w:val="000000"/>
              </w:rPr>
            </w:rPrChange>
          </w:rPr>
          <w:t>dto</w:t>
        </w:r>
        <w:r w:rsidRPr="00B51A03">
          <w:rPr>
            <w:color w:val="080808"/>
            <w:lang w:val="en-US"/>
            <w:rPrChange w:id="10327" w:author="Maxim Bystrov" w:date="2026-05-24T13:31:00Z">
              <w:rPr>
                <w:color w:val="080808"/>
              </w:rPr>
            </w:rPrChange>
          </w:rPr>
          <w:t>.</w:t>
        </w:r>
        <w:r w:rsidRPr="00B51A03">
          <w:rPr>
            <w:color w:val="871094"/>
            <w:lang w:val="en-US"/>
            <w:rPrChange w:id="10328" w:author="Maxim Bystrov" w:date="2026-05-24T13:31:00Z">
              <w:rPr>
                <w:color w:val="871094"/>
              </w:rPr>
            </w:rPrChange>
          </w:rPr>
          <w:t>typeId</w:t>
        </w:r>
        <w:proofErr w:type="spellEnd"/>
        <w:r w:rsidRPr="00B51A03">
          <w:rPr>
            <w:color w:val="871094"/>
            <w:lang w:val="en-US"/>
            <w:rPrChange w:id="10329" w:author="Maxim Bystrov" w:date="2026-05-24T13:31:00Z">
              <w:rPr>
                <w:color w:val="871094"/>
              </w:rPr>
            </w:rPrChange>
          </w:rPr>
          <w:br/>
          <w:t xml:space="preserve">            </w:t>
        </w:r>
        <w:proofErr w:type="spellStart"/>
        <w:r w:rsidRPr="00B51A03">
          <w:rPr>
            <w:color w:val="871094"/>
            <w:lang w:val="en-US"/>
            <w:rPrChange w:id="10330" w:author="Maxim Bystrov" w:date="2026-05-24T13:31:00Z">
              <w:rPr>
                <w:color w:val="871094"/>
              </w:rPr>
            </w:rPrChange>
          </w:rPr>
          <w:t>departmentId</w:t>
        </w:r>
        <w:proofErr w:type="spellEnd"/>
        <w:r w:rsidRPr="00B51A03">
          <w:rPr>
            <w:color w:val="871094"/>
            <w:lang w:val="en-US"/>
            <w:rPrChange w:id="10331" w:author="Maxim Bystrov" w:date="2026-05-24T13:31:00Z">
              <w:rPr>
                <w:color w:val="871094"/>
              </w:rPr>
            </w:rPrChange>
          </w:rPr>
          <w:t xml:space="preserve"> </w:t>
        </w:r>
        <w:r w:rsidRPr="00B51A03">
          <w:rPr>
            <w:color w:val="080808"/>
            <w:lang w:val="en-US"/>
            <w:rPrChange w:id="10332" w:author="Maxim Bystrov" w:date="2026-05-24T13:31:00Z">
              <w:rPr>
                <w:color w:val="080808"/>
              </w:rPr>
            </w:rPrChange>
          </w:rPr>
          <w:t xml:space="preserve">= </w:t>
        </w:r>
        <w:proofErr w:type="spellStart"/>
        <w:r w:rsidRPr="00B51A03">
          <w:rPr>
            <w:color w:val="000000"/>
            <w:lang w:val="en-US"/>
            <w:rPrChange w:id="10333" w:author="Maxim Bystrov" w:date="2026-05-24T13:31:00Z">
              <w:rPr>
                <w:color w:val="000000"/>
              </w:rPr>
            </w:rPrChange>
          </w:rPr>
          <w:t>dto</w:t>
        </w:r>
        <w:r w:rsidRPr="00B51A03">
          <w:rPr>
            <w:color w:val="080808"/>
            <w:lang w:val="en-US"/>
            <w:rPrChange w:id="10334" w:author="Maxim Bystrov" w:date="2026-05-24T13:31:00Z">
              <w:rPr>
                <w:color w:val="080808"/>
              </w:rPr>
            </w:rPrChange>
          </w:rPr>
          <w:t>.</w:t>
        </w:r>
        <w:r w:rsidRPr="00B51A03">
          <w:rPr>
            <w:color w:val="871094"/>
            <w:lang w:val="en-US"/>
            <w:rPrChange w:id="10335" w:author="Maxim Bystrov" w:date="2026-05-24T13:31:00Z">
              <w:rPr>
                <w:color w:val="871094"/>
              </w:rPr>
            </w:rPrChange>
          </w:rPr>
          <w:t>departmentId</w:t>
        </w:r>
        <w:proofErr w:type="spellEnd"/>
        <w:r w:rsidRPr="00B51A03">
          <w:rPr>
            <w:color w:val="871094"/>
            <w:lang w:val="en-US"/>
            <w:rPrChange w:id="10336" w:author="Maxim Bystrov" w:date="2026-05-24T13:31:00Z">
              <w:rPr>
                <w:color w:val="871094"/>
              </w:rPr>
            </w:rPrChange>
          </w:rPr>
          <w:br/>
          <w:t xml:space="preserve">        </w:t>
        </w:r>
        <w:r w:rsidRPr="00B51A03">
          <w:rPr>
            <w:b/>
            <w:bCs/>
            <w:color w:val="080808"/>
            <w:lang w:val="en-US"/>
            <w:rPrChange w:id="10337" w:author="Maxim Bystrov" w:date="2026-05-24T13:31:00Z">
              <w:rPr>
                <w:b/>
                <w:bCs/>
                <w:color w:val="080808"/>
              </w:rPr>
            </w:rPrChange>
          </w:rPr>
          <w:t>}</w:t>
        </w:r>
        <w:r w:rsidRPr="00B51A03">
          <w:rPr>
            <w:b/>
            <w:bCs/>
            <w:color w:val="080808"/>
            <w:lang w:val="en-US"/>
            <w:rPrChange w:id="10338" w:author="Maxim Bystrov" w:date="2026-05-24T13:31:00Z">
              <w:rPr>
                <w:b/>
                <w:bCs/>
                <w:color w:val="080808"/>
              </w:rPr>
            </w:rPrChange>
          </w:rPr>
          <w:br/>
        </w:r>
        <w:r w:rsidRPr="00B51A03">
          <w:rPr>
            <w:b/>
            <w:bCs/>
            <w:color w:val="080808"/>
            <w:lang w:val="en-US"/>
            <w:rPrChange w:id="10339" w:author="Maxim Bystrov" w:date="2026-05-24T13:31:00Z">
              <w:rPr>
                <w:b/>
                <w:bCs/>
                <w:color w:val="080808"/>
              </w:rPr>
            </w:rPrChange>
          </w:rPr>
          <w:br/>
          <w:t xml:space="preserve">        </w:t>
        </w:r>
        <w:proofErr w:type="spellStart"/>
        <w:r w:rsidRPr="00B51A03">
          <w:rPr>
            <w:color w:val="0033B3"/>
            <w:lang w:val="en-US"/>
            <w:rPrChange w:id="10340" w:author="Maxim Bystrov" w:date="2026-05-24T13:31:00Z">
              <w:rPr>
                <w:color w:val="0033B3"/>
              </w:rPr>
            </w:rPrChange>
          </w:rPr>
          <w:t>val</w:t>
        </w:r>
        <w:proofErr w:type="spellEnd"/>
        <w:r w:rsidRPr="00B51A03">
          <w:rPr>
            <w:color w:val="0033B3"/>
            <w:lang w:val="en-US"/>
            <w:rPrChange w:id="10341" w:author="Maxim Bystrov" w:date="2026-05-24T13:31:00Z">
              <w:rPr>
                <w:color w:val="0033B3"/>
              </w:rPr>
            </w:rPrChange>
          </w:rPr>
          <w:t xml:space="preserve"> </w:t>
        </w:r>
        <w:proofErr w:type="spellStart"/>
        <w:r w:rsidRPr="00B51A03">
          <w:rPr>
            <w:color w:val="000000"/>
            <w:lang w:val="en-US"/>
            <w:rPrChange w:id="10342" w:author="Maxim Bystrov" w:date="2026-05-24T13:31:00Z">
              <w:rPr>
                <w:color w:val="000000"/>
              </w:rPr>
            </w:rPrChange>
          </w:rPr>
          <w:t>savedDevice</w:t>
        </w:r>
        <w:proofErr w:type="spellEnd"/>
        <w:r w:rsidRPr="00B51A03">
          <w:rPr>
            <w:color w:val="000000"/>
            <w:lang w:val="en-US"/>
            <w:rPrChange w:id="10343" w:author="Maxim Bystrov" w:date="2026-05-24T13:31:00Z">
              <w:rPr>
                <w:color w:val="000000"/>
              </w:rPr>
            </w:rPrChange>
          </w:rPr>
          <w:t xml:space="preserve"> </w:t>
        </w:r>
        <w:r w:rsidRPr="00B51A03">
          <w:rPr>
            <w:color w:val="080808"/>
            <w:lang w:val="en-US"/>
            <w:rPrChange w:id="10344" w:author="Maxim Bystrov" w:date="2026-05-24T13:31:00Z">
              <w:rPr>
                <w:color w:val="080808"/>
              </w:rPr>
            </w:rPrChange>
          </w:rPr>
          <w:t xml:space="preserve">= </w:t>
        </w:r>
        <w:proofErr w:type="spellStart"/>
        <w:r w:rsidRPr="00B51A03">
          <w:rPr>
            <w:color w:val="871094"/>
            <w:lang w:val="en-US"/>
            <w:rPrChange w:id="10345" w:author="Maxim Bystrov" w:date="2026-05-24T13:31:00Z">
              <w:rPr>
                <w:color w:val="871094"/>
              </w:rPr>
            </w:rPrChange>
          </w:rPr>
          <w:t>deviceRepository</w:t>
        </w:r>
        <w:r w:rsidRPr="00B51A03">
          <w:rPr>
            <w:color w:val="080808"/>
            <w:lang w:val="en-US"/>
            <w:rPrChange w:id="10346" w:author="Maxim Bystrov" w:date="2026-05-24T13:31:00Z">
              <w:rPr>
                <w:color w:val="080808"/>
              </w:rPr>
            </w:rPrChange>
          </w:rPr>
          <w:t>.save</w:t>
        </w:r>
        <w:proofErr w:type="spellEnd"/>
        <w:r w:rsidRPr="00B51A03">
          <w:rPr>
            <w:color w:val="080808"/>
            <w:lang w:val="en-US"/>
            <w:rPrChange w:id="10347" w:author="Maxim Bystrov" w:date="2026-05-24T13:31:00Z">
              <w:rPr>
                <w:color w:val="080808"/>
              </w:rPr>
            </w:rPrChange>
          </w:rPr>
          <w:t>(</w:t>
        </w:r>
        <w:r w:rsidRPr="00B51A03">
          <w:rPr>
            <w:color w:val="000000"/>
            <w:lang w:val="en-US"/>
            <w:rPrChange w:id="10348" w:author="Maxim Bystrov" w:date="2026-05-24T13:31:00Z">
              <w:rPr>
                <w:color w:val="000000"/>
              </w:rPr>
            </w:rPrChange>
          </w:rPr>
          <w:t>device</w:t>
        </w:r>
        <w:r w:rsidRPr="00B51A03">
          <w:rPr>
            <w:color w:val="080808"/>
            <w:lang w:val="en-US"/>
            <w:rPrChange w:id="10349" w:author="Maxim Bystrov" w:date="2026-05-24T13:31:00Z">
              <w:rPr>
                <w:color w:val="080808"/>
              </w:rPr>
            </w:rPrChange>
          </w:rPr>
          <w:t>)</w:t>
        </w:r>
        <w:r w:rsidRPr="00B51A03">
          <w:rPr>
            <w:color w:val="080808"/>
            <w:lang w:val="en-US"/>
            <w:rPrChange w:id="10350" w:author="Maxim Bystrov" w:date="2026-05-24T13:31:00Z">
              <w:rPr>
                <w:color w:val="080808"/>
              </w:rPr>
            </w:rPrChange>
          </w:rPr>
          <w:br/>
          <w:t xml:space="preserve">        </w:t>
        </w:r>
        <w:r w:rsidRPr="00B51A03">
          <w:rPr>
            <w:color w:val="0033B3"/>
            <w:lang w:val="en-US"/>
            <w:rPrChange w:id="10351" w:author="Maxim Bystrov" w:date="2026-05-24T13:31:00Z">
              <w:rPr>
                <w:color w:val="0033B3"/>
              </w:rPr>
            </w:rPrChange>
          </w:rPr>
          <w:t xml:space="preserve">return </w:t>
        </w:r>
        <w:r w:rsidRPr="00B51A03">
          <w:rPr>
            <w:color w:val="000000"/>
            <w:lang w:val="en-US"/>
            <w:rPrChange w:id="10352" w:author="Maxim Bystrov" w:date="2026-05-24T13:31:00Z">
              <w:rPr>
                <w:color w:val="000000"/>
              </w:rPr>
            </w:rPrChange>
          </w:rPr>
          <w:t>ResponseEntity</w:t>
        </w:r>
        <w:r w:rsidRPr="00B51A03">
          <w:rPr>
            <w:color w:val="080808"/>
            <w:lang w:val="en-US"/>
            <w:rPrChange w:id="10353" w:author="Maxim Bystrov" w:date="2026-05-24T13:31:00Z">
              <w:rPr>
                <w:color w:val="080808"/>
              </w:rPr>
            </w:rPrChange>
          </w:rPr>
          <w:t>.status(</w:t>
        </w:r>
        <w:r w:rsidRPr="00B51A03">
          <w:rPr>
            <w:color w:val="1750EB"/>
            <w:lang w:val="en-US"/>
            <w:rPrChange w:id="10354" w:author="Maxim Bystrov" w:date="2026-05-24T13:31:00Z">
              <w:rPr>
                <w:color w:val="1750EB"/>
              </w:rPr>
            </w:rPrChange>
          </w:rPr>
          <w:t>201</w:t>
        </w:r>
        <w:r w:rsidRPr="00B51A03">
          <w:rPr>
            <w:color w:val="080808"/>
            <w:lang w:val="en-US"/>
            <w:rPrChange w:id="10355" w:author="Maxim Bystrov" w:date="2026-05-24T13:31:00Z">
              <w:rPr>
                <w:color w:val="080808"/>
              </w:rPr>
            </w:rPrChange>
          </w:rPr>
          <w:t>).body(</w:t>
        </w:r>
        <w:r w:rsidRPr="00B51A03">
          <w:rPr>
            <w:color w:val="000000"/>
            <w:lang w:val="en-US"/>
            <w:rPrChange w:id="10356" w:author="Maxim Bystrov" w:date="2026-05-24T13:31:00Z">
              <w:rPr>
                <w:color w:val="000000"/>
              </w:rPr>
            </w:rPrChange>
          </w:rPr>
          <w:t>DeviceDto</w:t>
        </w:r>
        <w:r w:rsidRPr="00B51A03">
          <w:rPr>
            <w:color w:val="080808"/>
            <w:lang w:val="en-US"/>
            <w:rPrChange w:id="10357" w:author="Maxim Bystrov" w:date="2026-05-24T13:31:00Z">
              <w:rPr>
                <w:color w:val="080808"/>
              </w:rPr>
            </w:rPrChange>
          </w:rPr>
          <w:t>.fromDevice(</w:t>
        </w:r>
        <w:r w:rsidRPr="00B51A03">
          <w:rPr>
            <w:color w:val="000000"/>
            <w:lang w:val="en-US"/>
            <w:rPrChange w:id="10358" w:author="Maxim Bystrov" w:date="2026-05-24T13:31:00Z">
              <w:rPr>
                <w:color w:val="000000"/>
              </w:rPr>
            </w:rPrChange>
          </w:rPr>
          <w:t>savedDevice</w:t>
        </w:r>
        <w:r w:rsidRPr="00B51A03">
          <w:rPr>
            <w:color w:val="080808"/>
            <w:lang w:val="en-US"/>
            <w:rPrChange w:id="10359" w:author="Maxim Bystrov" w:date="2026-05-24T13:31:00Z">
              <w:rPr>
                <w:color w:val="080808"/>
              </w:rPr>
            </w:rPrChange>
          </w:rPr>
          <w:t>))</w:t>
        </w:r>
        <w:r w:rsidRPr="00B51A03">
          <w:rPr>
            <w:color w:val="080808"/>
            <w:lang w:val="en-US"/>
            <w:rPrChange w:id="10360" w:author="Maxim Bystrov" w:date="2026-05-24T13:31:00Z">
              <w:rPr>
                <w:color w:val="080808"/>
              </w:rPr>
            </w:rPrChange>
          </w:rPr>
          <w:br/>
          <w:t xml:space="preserve">    }</w:t>
        </w:r>
        <w:r w:rsidRPr="00B51A03">
          <w:rPr>
            <w:color w:val="080808"/>
            <w:lang w:val="en-US"/>
            <w:rPrChange w:id="10361" w:author="Maxim Bystrov" w:date="2026-05-24T13:31:00Z">
              <w:rPr>
                <w:color w:val="080808"/>
              </w:rPr>
            </w:rPrChange>
          </w:rPr>
          <w:br/>
        </w:r>
        <w:r w:rsidRPr="00B51A03">
          <w:rPr>
            <w:color w:val="080808"/>
            <w:lang w:val="en-US"/>
            <w:rPrChange w:id="10362" w:author="Maxim Bystrov" w:date="2026-05-24T13:31:00Z">
              <w:rPr>
                <w:color w:val="080808"/>
              </w:rPr>
            </w:rPrChange>
          </w:rPr>
          <w:br/>
          <w:t xml:space="preserve">    </w:t>
        </w:r>
        <w:r w:rsidRPr="00B51A03">
          <w:rPr>
            <w:i/>
            <w:iCs/>
            <w:color w:val="8C8C8C"/>
            <w:lang w:val="en-US"/>
            <w:rPrChange w:id="10363" w:author="Maxim Bystrov" w:date="2026-05-24T13:31:00Z">
              <w:rPr>
                <w:i/>
                <w:iCs/>
                <w:color w:val="8C8C8C"/>
              </w:rPr>
            </w:rPrChange>
          </w:rPr>
          <w:t>/**</w:t>
        </w:r>
        <w:r w:rsidRPr="00B51A03">
          <w:rPr>
            <w:i/>
            <w:iCs/>
            <w:color w:val="8C8C8C"/>
            <w:lang w:val="en-US"/>
            <w:rPrChange w:id="10364" w:author="Maxim Bystrov" w:date="2026-05-24T13:31:00Z">
              <w:rPr>
                <w:i/>
                <w:iCs/>
                <w:color w:val="8C8C8C"/>
              </w:rPr>
            </w:rPrChange>
          </w:rPr>
          <w:br/>
          <w:t xml:space="preserve">     * </w:t>
        </w:r>
        <w:r>
          <w:rPr>
            <w:i/>
            <w:iCs/>
            <w:color w:val="8C8C8C"/>
          </w:rPr>
          <w:t>Обновить</w:t>
        </w:r>
        <w:r w:rsidRPr="00B51A03">
          <w:rPr>
            <w:i/>
            <w:iCs/>
            <w:color w:val="8C8C8C"/>
            <w:lang w:val="en-US"/>
            <w:rPrChange w:id="10365" w:author="Maxim Bystrov" w:date="2026-05-24T13:3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существующее</w:t>
        </w:r>
        <w:r w:rsidRPr="00B51A03">
          <w:rPr>
            <w:i/>
            <w:iCs/>
            <w:color w:val="8C8C8C"/>
            <w:lang w:val="en-US"/>
            <w:rPrChange w:id="10366" w:author="Maxim Bystrov" w:date="2026-05-24T13:31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устройство</w:t>
        </w:r>
        <w:r w:rsidRPr="00B51A03">
          <w:rPr>
            <w:i/>
            <w:iCs/>
            <w:color w:val="8C8C8C"/>
            <w:lang w:val="en-US"/>
            <w:rPrChange w:id="10367" w:author="Maxim Bystrov" w:date="2026-05-24T13:31:00Z">
              <w:rPr>
                <w:i/>
                <w:iCs/>
                <w:color w:val="8C8C8C"/>
              </w:rPr>
            </w:rPrChange>
          </w:rPr>
          <w:br/>
          <w:t xml:space="preserve">     */</w:t>
        </w:r>
        <w:r w:rsidRPr="00B51A03">
          <w:rPr>
            <w:i/>
            <w:iCs/>
            <w:color w:val="8C8C8C"/>
            <w:lang w:val="en-US"/>
            <w:rPrChange w:id="10368" w:author="Maxim Bystrov" w:date="2026-05-24T13:31:00Z">
              <w:rPr>
                <w:i/>
                <w:iCs/>
                <w:color w:val="8C8C8C"/>
              </w:rPr>
            </w:rPrChange>
          </w:rPr>
          <w:br/>
          <w:t xml:space="preserve">    </w:t>
        </w:r>
        <w:r w:rsidRPr="00B51A03">
          <w:rPr>
            <w:color w:val="9E880D"/>
            <w:lang w:val="en-US"/>
            <w:rPrChange w:id="10369" w:author="Maxim Bystrov" w:date="2026-05-24T13:31:00Z">
              <w:rPr>
                <w:color w:val="9E880D"/>
              </w:rPr>
            </w:rPrChange>
          </w:rPr>
          <w:t>@PutMapping</w:t>
        </w:r>
        <w:r w:rsidRPr="00B51A03">
          <w:rPr>
            <w:color w:val="080808"/>
            <w:lang w:val="en-US"/>
            <w:rPrChange w:id="10370" w:author="Maxim Bystrov" w:date="2026-05-24T13:31:00Z">
              <w:rPr>
                <w:color w:val="080808"/>
              </w:rPr>
            </w:rPrChange>
          </w:rPr>
          <w:t>(</w:t>
        </w:r>
        <w:r w:rsidRPr="00B51A03">
          <w:rPr>
            <w:color w:val="067D17"/>
            <w:lang w:val="en-US"/>
            <w:rPrChange w:id="10371" w:author="Maxim Bystrov" w:date="2026-05-24T13:31:00Z">
              <w:rPr>
                <w:color w:val="067D17"/>
              </w:rPr>
            </w:rPrChange>
          </w:rPr>
          <w:t>"/{id}"</w:t>
        </w:r>
        <w:r w:rsidRPr="00B51A03">
          <w:rPr>
            <w:color w:val="080808"/>
            <w:lang w:val="en-US"/>
            <w:rPrChange w:id="10372" w:author="Maxim Bystrov" w:date="2026-05-24T13:31:00Z">
              <w:rPr>
                <w:color w:val="080808"/>
              </w:rPr>
            </w:rPrChange>
          </w:rPr>
          <w:t>)</w:t>
        </w:r>
        <w:r w:rsidRPr="00B51A03">
          <w:rPr>
            <w:color w:val="080808"/>
            <w:lang w:val="en-US"/>
            <w:rPrChange w:id="10373" w:author="Maxim Bystrov" w:date="2026-05-24T13:31:00Z">
              <w:rPr>
                <w:color w:val="080808"/>
              </w:rPr>
            </w:rPrChange>
          </w:rPr>
          <w:br/>
          <w:t xml:space="preserve">    </w:t>
        </w:r>
        <w:r w:rsidRPr="00B51A03">
          <w:rPr>
            <w:color w:val="9E880D"/>
            <w:lang w:val="en-US"/>
            <w:rPrChange w:id="10374" w:author="Maxim Bystrov" w:date="2026-05-24T13:31:00Z">
              <w:rPr>
                <w:color w:val="9E880D"/>
              </w:rPr>
            </w:rPrChange>
          </w:rPr>
          <w:t>@Operation</w:t>
        </w:r>
        <w:r w:rsidRPr="00B51A03">
          <w:rPr>
            <w:color w:val="080808"/>
            <w:lang w:val="en-US"/>
            <w:rPrChange w:id="10375" w:author="Maxim Bystrov" w:date="2026-05-24T13:31:00Z">
              <w:rPr>
                <w:color w:val="080808"/>
              </w:rPr>
            </w:rPrChange>
          </w:rPr>
          <w:t>(</w:t>
        </w:r>
        <w:r w:rsidRPr="00B51A03">
          <w:rPr>
            <w:color w:val="080808"/>
            <w:lang w:val="en-US"/>
            <w:rPrChange w:id="10376" w:author="Maxim Bystrov" w:date="2026-05-24T13:31:00Z">
              <w:rPr>
                <w:color w:val="080808"/>
              </w:rPr>
            </w:rPrChange>
          </w:rPr>
          <w:br/>
          <w:t xml:space="preserve">        summary = </w:t>
        </w:r>
        <w:r w:rsidRPr="00B51A03">
          <w:rPr>
            <w:color w:val="067D17"/>
            <w:lang w:val="en-US"/>
            <w:rPrChange w:id="10377" w:author="Maxim Bystrov" w:date="2026-05-24T13:31:00Z">
              <w:rPr>
                <w:color w:val="067D17"/>
              </w:rPr>
            </w:rPrChange>
          </w:rPr>
          <w:t>"</w:t>
        </w:r>
        <w:r>
          <w:rPr>
            <w:color w:val="067D17"/>
          </w:rPr>
          <w:t>Обновить</w:t>
        </w:r>
        <w:r w:rsidRPr="00B51A03">
          <w:rPr>
            <w:color w:val="067D17"/>
            <w:lang w:val="en-US"/>
            <w:rPrChange w:id="10378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устройство</w:t>
        </w:r>
        <w:r w:rsidRPr="00B51A03">
          <w:rPr>
            <w:color w:val="067D17"/>
            <w:lang w:val="en-US"/>
            <w:rPrChange w:id="10379" w:author="Maxim Bystrov" w:date="2026-05-24T13:31:00Z">
              <w:rPr>
                <w:color w:val="067D17"/>
              </w:rPr>
            </w:rPrChange>
          </w:rPr>
          <w:t>"</w:t>
        </w:r>
        <w:r w:rsidRPr="00B51A03">
          <w:rPr>
            <w:color w:val="080808"/>
            <w:lang w:val="en-US"/>
            <w:rPrChange w:id="10380" w:author="Maxim Bystrov" w:date="2026-05-24T13:31:00Z">
              <w:rPr>
                <w:color w:val="080808"/>
              </w:rPr>
            </w:rPrChange>
          </w:rPr>
          <w:t>,</w:t>
        </w:r>
        <w:r w:rsidRPr="00B51A03">
          <w:rPr>
            <w:color w:val="080808"/>
            <w:lang w:val="en-US"/>
            <w:rPrChange w:id="10381" w:author="Maxim Bystrov" w:date="2026-05-24T13:31:00Z">
              <w:rPr>
                <w:color w:val="080808"/>
              </w:rPr>
            </w:rPrChange>
          </w:rPr>
          <w:br/>
          <w:t xml:space="preserve">        description = </w:t>
        </w:r>
        <w:r w:rsidRPr="00B51A03">
          <w:rPr>
            <w:color w:val="067D17"/>
            <w:lang w:val="en-US"/>
            <w:rPrChange w:id="10382" w:author="Maxim Bystrov" w:date="2026-05-24T13:31:00Z">
              <w:rPr>
                <w:color w:val="067D17"/>
              </w:rPr>
            </w:rPrChange>
          </w:rPr>
          <w:t>"</w:t>
        </w:r>
        <w:r>
          <w:rPr>
            <w:color w:val="067D17"/>
          </w:rPr>
          <w:t>Обновляет</w:t>
        </w:r>
        <w:r w:rsidRPr="00B51A03">
          <w:rPr>
            <w:color w:val="067D17"/>
            <w:lang w:val="en-US"/>
            <w:rPrChange w:id="10383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существующее</w:t>
        </w:r>
        <w:r w:rsidRPr="00B51A03">
          <w:rPr>
            <w:color w:val="067D17"/>
            <w:lang w:val="en-US"/>
            <w:rPrChange w:id="10384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устройство</w:t>
        </w:r>
        <w:r w:rsidRPr="00B51A03">
          <w:rPr>
            <w:color w:val="067D17"/>
            <w:lang w:val="en-US"/>
            <w:rPrChange w:id="10385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на</w:t>
        </w:r>
        <w:r w:rsidRPr="00B51A03">
          <w:rPr>
            <w:color w:val="067D17"/>
            <w:lang w:val="en-US"/>
            <w:rPrChange w:id="10386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основе</w:t>
        </w:r>
        <w:r w:rsidRPr="00B51A03">
          <w:rPr>
            <w:color w:val="067D17"/>
            <w:lang w:val="en-US"/>
            <w:rPrChange w:id="10387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переданных</w:t>
        </w:r>
        <w:r w:rsidRPr="00B51A03">
          <w:rPr>
            <w:color w:val="067D17"/>
            <w:lang w:val="en-US"/>
            <w:rPrChange w:id="10388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данных</w:t>
        </w:r>
        <w:r w:rsidRPr="00B51A03">
          <w:rPr>
            <w:color w:val="067D17"/>
            <w:lang w:val="en-US"/>
            <w:rPrChange w:id="10389" w:author="Maxim Bystrov" w:date="2026-05-24T13:31:00Z">
              <w:rPr>
                <w:color w:val="067D17"/>
              </w:rPr>
            </w:rPrChange>
          </w:rPr>
          <w:t>"</w:t>
        </w:r>
        <w:r w:rsidRPr="00B51A03">
          <w:rPr>
            <w:color w:val="067D17"/>
            <w:lang w:val="en-US"/>
            <w:rPrChange w:id="10390" w:author="Maxim Bystrov" w:date="2026-05-24T13:31:00Z">
              <w:rPr>
                <w:color w:val="067D17"/>
              </w:rPr>
            </w:rPrChange>
          </w:rPr>
          <w:br/>
          <w:t xml:space="preserve">    </w:t>
        </w:r>
        <w:r w:rsidRPr="00B51A03">
          <w:rPr>
            <w:color w:val="080808"/>
            <w:lang w:val="en-US"/>
            <w:rPrChange w:id="10391" w:author="Maxim Bystrov" w:date="2026-05-24T13:31:00Z">
              <w:rPr>
                <w:color w:val="080808"/>
              </w:rPr>
            </w:rPrChange>
          </w:rPr>
          <w:t>)</w:t>
        </w:r>
        <w:r w:rsidRPr="00B51A03">
          <w:rPr>
            <w:color w:val="080808"/>
            <w:lang w:val="en-US"/>
            <w:rPrChange w:id="10392" w:author="Maxim Bystrov" w:date="2026-05-24T13:31:00Z">
              <w:rPr>
                <w:color w:val="080808"/>
              </w:rPr>
            </w:rPrChange>
          </w:rPr>
          <w:br/>
          <w:t xml:space="preserve">    </w:t>
        </w:r>
        <w:r w:rsidRPr="00B51A03">
          <w:rPr>
            <w:color w:val="9E880D"/>
            <w:lang w:val="en-US"/>
            <w:rPrChange w:id="10393" w:author="Maxim Bystrov" w:date="2026-05-24T13:31:00Z">
              <w:rPr>
                <w:color w:val="9E880D"/>
              </w:rPr>
            </w:rPrChange>
          </w:rPr>
          <w:t>@ApiResponses</w:t>
        </w:r>
        <w:r w:rsidRPr="00B51A03">
          <w:rPr>
            <w:color w:val="080808"/>
            <w:lang w:val="en-US"/>
            <w:rPrChange w:id="10394" w:author="Maxim Bystrov" w:date="2026-05-24T13:31:00Z">
              <w:rPr>
                <w:color w:val="080808"/>
              </w:rPr>
            </w:rPrChange>
          </w:rPr>
          <w:t>(value = [</w:t>
        </w:r>
        <w:r w:rsidRPr="00B51A03">
          <w:rPr>
            <w:color w:val="080808"/>
            <w:lang w:val="en-US"/>
            <w:rPrChange w:id="10395" w:author="Maxim Bystrov" w:date="2026-05-24T13:31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B51A03">
          <w:rPr>
            <w:color w:val="080808"/>
            <w:lang w:val="en-US"/>
            <w:rPrChange w:id="10396" w:author="Maxim Bystrov" w:date="2026-05-24T13:31:00Z">
              <w:rPr>
                <w:color w:val="080808"/>
              </w:rPr>
            </w:rPrChange>
          </w:rPr>
          <w:t>ApiResponse</w:t>
        </w:r>
        <w:proofErr w:type="spellEnd"/>
        <w:r w:rsidRPr="00B51A03">
          <w:rPr>
            <w:color w:val="080808"/>
            <w:lang w:val="en-US"/>
            <w:rPrChange w:id="10397" w:author="Maxim Bystrov" w:date="2026-05-24T13:31:00Z">
              <w:rPr>
                <w:color w:val="080808"/>
              </w:rPr>
            </w:rPrChange>
          </w:rPr>
          <w:t>(</w:t>
        </w:r>
        <w:proofErr w:type="spellStart"/>
        <w:r w:rsidRPr="00B51A03">
          <w:rPr>
            <w:color w:val="4A86E8"/>
            <w:lang w:val="en-US"/>
            <w:rPrChange w:id="10398" w:author="Maxim Bystrov" w:date="2026-05-24T13:31:00Z">
              <w:rPr>
                <w:color w:val="4A86E8"/>
              </w:rPr>
            </w:rPrChange>
          </w:rPr>
          <w:t>responseCode</w:t>
        </w:r>
        <w:proofErr w:type="spellEnd"/>
        <w:r w:rsidRPr="00B51A03">
          <w:rPr>
            <w:color w:val="4A86E8"/>
            <w:lang w:val="en-US"/>
            <w:rPrChange w:id="10399" w:author="Maxim Bystrov" w:date="2026-05-24T13:31:00Z">
              <w:rPr>
                <w:color w:val="4A86E8"/>
              </w:rPr>
            </w:rPrChange>
          </w:rPr>
          <w:t xml:space="preserve"> = </w:t>
        </w:r>
        <w:r w:rsidRPr="00B51A03">
          <w:rPr>
            <w:color w:val="067D17"/>
            <w:lang w:val="en-US"/>
            <w:rPrChange w:id="10400" w:author="Maxim Bystrov" w:date="2026-05-24T13:31:00Z">
              <w:rPr>
                <w:color w:val="067D17"/>
              </w:rPr>
            </w:rPrChange>
          </w:rPr>
          <w:t>"200"</w:t>
        </w:r>
        <w:r w:rsidRPr="00B51A03">
          <w:rPr>
            <w:color w:val="080808"/>
            <w:lang w:val="en-US"/>
            <w:rPrChange w:id="10401" w:author="Maxim Bystrov" w:date="2026-05-24T13:31:00Z">
              <w:rPr>
                <w:color w:val="080808"/>
              </w:rPr>
            </w:rPrChange>
          </w:rPr>
          <w:t xml:space="preserve">, </w:t>
        </w:r>
        <w:r w:rsidRPr="00B51A03">
          <w:rPr>
            <w:color w:val="4A86E8"/>
            <w:lang w:val="en-US"/>
            <w:rPrChange w:id="10402" w:author="Maxim Bystrov" w:date="2026-05-24T13:31:00Z">
              <w:rPr>
                <w:color w:val="4A86E8"/>
              </w:rPr>
            </w:rPrChange>
          </w:rPr>
          <w:t xml:space="preserve">description = </w:t>
        </w:r>
        <w:r w:rsidRPr="00B51A03">
          <w:rPr>
            <w:color w:val="067D17"/>
            <w:lang w:val="en-US"/>
            <w:rPrChange w:id="10403" w:author="Maxim Bystrov" w:date="2026-05-24T13:31:00Z">
              <w:rPr>
                <w:color w:val="067D17"/>
              </w:rPr>
            </w:rPrChange>
          </w:rPr>
          <w:t>"</w:t>
        </w:r>
        <w:r>
          <w:rPr>
            <w:color w:val="067D17"/>
          </w:rPr>
          <w:t>Устройство</w:t>
        </w:r>
        <w:r w:rsidRPr="00B51A03">
          <w:rPr>
            <w:color w:val="067D17"/>
            <w:lang w:val="en-US"/>
            <w:rPrChange w:id="10404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успешно</w:t>
        </w:r>
        <w:r w:rsidRPr="00B51A03">
          <w:rPr>
            <w:color w:val="067D17"/>
            <w:lang w:val="en-US"/>
            <w:rPrChange w:id="10405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lastRenderedPageBreak/>
          <w:t>обновлено</w:t>
        </w:r>
        <w:r w:rsidRPr="00B51A03">
          <w:rPr>
            <w:color w:val="067D17"/>
            <w:lang w:val="en-US"/>
            <w:rPrChange w:id="10406" w:author="Maxim Bystrov" w:date="2026-05-24T13:31:00Z">
              <w:rPr>
                <w:color w:val="067D17"/>
              </w:rPr>
            </w:rPrChange>
          </w:rPr>
          <w:t>"</w:t>
        </w:r>
        <w:r w:rsidRPr="00B51A03">
          <w:rPr>
            <w:color w:val="080808"/>
            <w:lang w:val="en-US"/>
            <w:rPrChange w:id="10407" w:author="Maxim Bystrov" w:date="2026-05-24T13:31:00Z">
              <w:rPr>
                <w:color w:val="080808"/>
              </w:rPr>
            </w:rPrChange>
          </w:rPr>
          <w:t>),</w:t>
        </w:r>
        <w:r w:rsidRPr="00B51A03">
          <w:rPr>
            <w:color w:val="080808"/>
            <w:lang w:val="en-US"/>
            <w:rPrChange w:id="10408" w:author="Maxim Bystrov" w:date="2026-05-24T13:31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B51A03">
          <w:rPr>
            <w:color w:val="080808"/>
            <w:lang w:val="en-US"/>
            <w:rPrChange w:id="10409" w:author="Maxim Bystrov" w:date="2026-05-24T13:31:00Z">
              <w:rPr>
                <w:color w:val="080808"/>
              </w:rPr>
            </w:rPrChange>
          </w:rPr>
          <w:t>ApiResponse</w:t>
        </w:r>
        <w:proofErr w:type="spellEnd"/>
        <w:r w:rsidRPr="00B51A03">
          <w:rPr>
            <w:color w:val="080808"/>
            <w:lang w:val="en-US"/>
            <w:rPrChange w:id="10410" w:author="Maxim Bystrov" w:date="2026-05-24T13:31:00Z">
              <w:rPr>
                <w:color w:val="080808"/>
              </w:rPr>
            </w:rPrChange>
          </w:rPr>
          <w:t>(</w:t>
        </w:r>
        <w:proofErr w:type="spellStart"/>
        <w:r w:rsidRPr="00B51A03">
          <w:rPr>
            <w:color w:val="4A86E8"/>
            <w:lang w:val="en-US"/>
            <w:rPrChange w:id="10411" w:author="Maxim Bystrov" w:date="2026-05-24T13:31:00Z">
              <w:rPr>
                <w:color w:val="4A86E8"/>
              </w:rPr>
            </w:rPrChange>
          </w:rPr>
          <w:t>responseCode</w:t>
        </w:r>
        <w:proofErr w:type="spellEnd"/>
        <w:r w:rsidRPr="00B51A03">
          <w:rPr>
            <w:color w:val="4A86E8"/>
            <w:lang w:val="en-US"/>
            <w:rPrChange w:id="10412" w:author="Maxim Bystrov" w:date="2026-05-24T13:31:00Z">
              <w:rPr>
                <w:color w:val="4A86E8"/>
              </w:rPr>
            </w:rPrChange>
          </w:rPr>
          <w:t xml:space="preserve"> = </w:t>
        </w:r>
        <w:r w:rsidRPr="00B51A03">
          <w:rPr>
            <w:color w:val="067D17"/>
            <w:lang w:val="en-US"/>
            <w:rPrChange w:id="10413" w:author="Maxim Bystrov" w:date="2026-05-24T13:31:00Z">
              <w:rPr>
                <w:color w:val="067D17"/>
              </w:rPr>
            </w:rPrChange>
          </w:rPr>
          <w:t>"400"</w:t>
        </w:r>
        <w:r w:rsidRPr="00B51A03">
          <w:rPr>
            <w:color w:val="080808"/>
            <w:lang w:val="en-US"/>
            <w:rPrChange w:id="10414" w:author="Maxim Bystrov" w:date="2026-05-24T13:31:00Z">
              <w:rPr>
                <w:color w:val="080808"/>
              </w:rPr>
            </w:rPrChange>
          </w:rPr>
          <w:t xml:space="preserve">, </w:t>
        </w:r>
        <w:r w:rsidRPr="00B51A03">
          <w:rPr>
            <w:color w:val="4A86E8"/>
            <w:lang w:val="en-US"/>
            <w:rPrChange w:id="10415" w:author="Maxim Bystrov" w:date="2026-05-24T13:31:00Z">
              <w:rPr>
                <w:color w:val="4A86E8"/>
              </w:rPr>
            </w:rPrChange>
          </w:rPr>
          <w:t xml:space="preserve">description = </w:t>
        </w:r>
        <w:r w:rsidRPr="00B51A03">
          <w:rPr>
            <w:color w:val="067D17"/>
            <w:lang w:val="en-US"/>
            <w:rPrChange w:id="10416" w:author="Maxim Bystrov" w:date="2026-05-24T13:31:00Z">
              <w:rPr>
                <w:color w:val="067D17"/>
              </w:rPr>
            </w:rPrChange>
          </w:rPr>
          <w:t>"</w:t>
        </w:r>
        <w:r>
          <w:rPr>
            <w:color w:val="067D17"/>
          </w:rPr>
          <w:t>Некорректные</w:t>
        </w:r>
        <w:r w:rsidRPr="00B51A03">
          <w:rPr>
            <w:color w:val="067D17"/>
            <w:lang w:val="en-US"/>
            <w:rPrChange w:id="10417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данные</w:t>
        </w:r>
        <w:r w:rsidRPr="00B51A03">
          <w:rPr>
            <w:color w:val="067D17"/>
            <w:lang w:val="en-US"/>
            <w:rPrChange w:id="10418" w:author="Maxim Bystrov" w:date="2026-05-24T13:31:00Z">
              <w:rPr>
                <w:color w:val="067D17"/>
              </w:rPr>
            </w:rPrChange>
          </w:rPr>
          <w:t>"</w:t>
        </w:r>
        <w:r w:rsidRPr="00B51A03">
          <w:rPr>
            <w:color w:val="080808"/>
            <w:lang w:val="en-US"/>
            <w:rPrChange w:id="10419" w:author="Maxim Bystrov" w:date="2026-05-24T13:31:00Z">
              <w:rPr>
                <w:color w:val="080808"/>
              </w:rPr>
            </w:rPrChange>
          </w:rPr>
          <w:t>),</w:t>
        </w:r>
        <w:r w:rsidRPr="00B51A03">
          <w:rPr>
            <w:color w:val="080808"/>
            <w:lang w:val="en-US"/>
            <w:rPrChange w:id="10420" w:author="Maxim Bystrov" w:date="2026-05-24T13:31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B51A03">
          <w:rPr>
            <w:color w:val="080808"/>
            <w:lang w:val="en-US"/>
            <w:rPrChange w:id="10421" w:author="Maxim Bystrov" w:date="2026-05-24T13:31:00Z">
              <w:rPr>
                <w:color w:val="080808"/>
              </w:rPr>
            </w:rPrChange>
          </w:rPr>
          <w:t>ApiResponse</w:t>
        </w:r>
        <w:proofErr w:type="spellEnd"/>
        <w:r w:rsidRPr="00B51A03">
          <w:rPr>
            <w:color w:val="080808"/>
            <w:lang w:val="en-US"/>
            <w:rPrChange w:id="10422" w:author="Maxim Bystrov" w:date="2026-05-24T13:31:00Z">
              <w:rPr>
                <w:color w:val="080808"/>
              </w:rPr>
            </w:rPrChange>
          </w:rPr>
          <w:t>(</w:t>
        </w:r>
        <w:proofErr w:type="spellStart"/>
        <w:r w:rsidRPr="00B51A03">
          <w:rPr>
            <w:color w:val="4A86E8"/>
            <w:lang w:val="en-US"/>
            <w:rPrChange w:id="10423" w:author="Maxim Bystrov" w:date="2026-05-24T13:31:00Z">
              <w:rPr>
                <w:color w:val="4A86E8"/>
              </w:rPr>
            </w:rPrChange>
          </w:rPr>
          <w:t>responseCode</w:t>
        </w:r>
        <w:proofErr w:type="spellEnd"/>
        <w:r w:rsidRPr="00B51A03">
          <w:rPr>
            <w:color w:val="4A86E8"/>
            <w:lang w:val="en-US"/>
            <w:rPrChange w:id="10424" w:author="Maxim Bystrov" w:date="2026-05-24T13:31:00Z">
              <w:rPr>
                <w:color w:val="4A86E8"/>
              </w:rPr>
            </w:rPrChange>
          </w:rPr>
          <w:t xml:space="preserve"> = </w:t>
        </w:r>
        <w:r w:rsidRPr="00B51A03">
          <w:rPr>
            <w:color w:val="067D17"/>
            <w:lang w:val="en-US"/>
            <w:rPrChange w:id="10425" w:author="Maxim Bystrov" w:date="2026-05-24T13:31:00Z">
              <w:rPr>
                <w:color w:val="067D17"/>
              </w:rPr>
            </w:rPrChange>
          </w:rPr>
          <w:t>"404"</w:t>
        </w:r>
        <w:r w:rsidRPr="00B51A03">
          <w:rPr>
            <w:color w:val="080808"/>
            <w:lang w:val="en-US"/>
            <w:rPrChange w:id="10426" w:author="Maxim Bystrov" w:date="2026-05-24T13:31:00Z">
              <w:rPr>
                <w:color w:val="080808"/>
              </w:rPr>
            </w:rPrChange>
          </w:rPr>
          <w:t xml:space="preserve">, </w:t>
        </w:r>
        <w:r w:rsidRPr="00B51A03">
          <w:rPr>
            <w:color w:val="4A86E8"/>
            <w:lang w:val="en-US"/>
            <w:rPrChange w:id="10427" w:author="Maxim Bystrov" w:date="2026-05-24T13:31:00Z">
              <w:rPr>
                <w:color w:val="4A86E8"/>
              </w:rPr>
            </w:rPrChange>
          </w:rPr>
          <w:t xml:space="preserve">description = </w:t>
        </w:r>
        <w:r w:rsidRPr="00B51A03">
          <w:rPr>
            <w:color w:val="067D17"/>
            <w:lang w:val="en-US"/>
            <w:rPrChange w:id="10428" w:author="Maxim Bystrov" w:date="2026-05-24T13:31:00Z">
              <w:rPr>
                <w:color w:val="067D17"/>
              </w:rPr>
            </w:rPrChange>
          </w:rPr>
          <w:t>"</w:t>
        </w:r>
        <w:r>
          <w:rPr>
            <w:color w:val="067D17"/>
          </w:rPr>
          <w:t>Устройство</w:t>
        </w:r>
        <w:r w:rsidRPr="00B51A03">
          <w:rPr>
            <w:color w:val="067D17"/>
            <w:lang w:val="en-US"/>
            <w:rPrChange w:id="10429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не</w:t>
        </w:r>
        <w:r w:rsidRPr="00B51A03">
          <w:rPr>
            <w:color w:val="067D17"/>
            <w:lang w:val="en-US"/>
            <w:rPrChange w:id="10430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найдено</w:t>
        </w:r>
        <w:r w:rsidRPr="00B51A03">
          <w:rPr>
            <w:color w:val="067D17"/>
            <w:lang w:val="en-US"/>
            <w:rPrChange w:id="10431" w:author="Maxim Bystrov" w:date="2026-05-24T13:31:00Z">
              <w:rPr>
                <w:color w:val="067D17"/>
              </w:rPr>
            </w:rPrChange>
          </w:rPr>
          <w:t>"</w:t>
        </w:r>
        <w:r w:rsidRPr="00B51A03">
          <w:rPr>
            <w:color w:val="080808"/>
            <w:lang w:val="en-US"/>
            <w:rPrChange w:id="10432" w:author="Maxim Bystrov" w:date="2026-05-24T13:31:00Z">
              <w:rPr>
                <w:color w:val="080808"/>
              </w:rPr>
            </w:rPrChange>
          </w:rPr>
          <w:t>),</w:t>
        </w:r>
        <w:r w:rsidRPr="00B51A03">
          <w:rPr>
            <w:color w:val="080808"/>
            <w:lang w:val="en-US"/>
            <w:rPrChange w:id="10433" w:author="Maxim Bystrov" w:date="2026-05-24T13:31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B51A03">
          <w:rPr>
            <w:color w:val="080808"/>
            <w:lang w:val="en-US"/>
            <w:rPrChange w:id="10434" w:author="Maxim Bystrov" w:date="2026-05-24T13:31:00Z">
              <w:rPr>
                <w:color w:val="080808"/>
              </w:rPr>
            </w:rPrChange>
          </w:rPr>
          <w:t>ApiResponse</w:t>
        </w:r>
        <w:proofErr w:type="spellEnd"/>
        <w:r w:rsidRPr="00B51A03">
          <w:rPr>
            <w:color w:val="080808"/>
            <w:lang w:val="en-US"/>
            <w:rPrChange w:id="10435" w:author="Maxim Bystrov" w:date="2026-05-24T13:31:00Z">
              <w:rPr>
                <w:color w:val="080808"/>
              </w:rPr>
            </w:rPrChange>
          </w:rPr>
          <w:t>(</w:t>
        </w:r>
        <w:proofErr w:type="spellStart"/>
        <w:r w:rsidRPr="00B51A03">
          <w:rPr>
            <w:color w:val="4A86E8"/>
            <w:lang w:val="en-US"/>
            <w:rPrChange w:id="10436" w:author="Maxim Bystrov" w:date="2026-05-24T13:31:00Z">
              <w:rPr>
                <w:color w:val="4A86E8"/>
              </w:rPr>
            </w:rPrChange>
          </w:rPr>
          <w:t>responseCode</w:t>
        </w:r>
        <w:proofErr w:type="spellEnd"/>
        <w:r w:rsidRPr="00B51A03">
          <w:rPr>
            <w:color w:val="4A86E8"/>
            <w:lang w:val="en-US"/>
            <w:rPrChange w:id="10437" w:author="Maxim Bystrov" w:date="2026-05-24T13:31:00Z">
              <w:rPr>
                <w:color w:val="4A86E8"/>
              </w:rPr>
            </w:rPrChange>
          </w:rPr>
          <w:t xml:space="preserve"> = </w:t>
        </w:r>
        <w:r w:rsidRPr="00B51A03">
          <w:rPr>
            <w:color w:val="067D17"/>
            <w:lang w:val="en-US"/>
            <w:rPrChange w:id="10438" w:author="Maxim Bystrov" w:date="2026-05-24T13:31:00Z">
              <w:rPr>
                <w:color w:val="067D17"/>
              </w:rPr>
            </w:rPrChange>
          </w:rPr>
          <w:t>"409"</w:t>
        </w:r>
        <w:r w:rsidRPr="00B51A03">
          <w:rPr>
            <w:color w:val="080808"/>
            <w:lang w:val="en-US"/>
            <w:rPrChange w:id="10439" w:author="Maxim Bystrov" w:date="2026-05-24T13:31:00Z">
              <w:rPr>
                <w:color w:val="080808"/>
              </w:rPr>
            </w:rPrChange>
          </w:rPr>
          <w:t xml:space="preserve">, </w:t>
        </w:r>
        <w:r w:rsidRPr="00B51A03">
          <w:rPr>
            <w:color w:val="4A86E8"/>
            <w:lang w:val="en-US"/>
            <w:rPrChange w:id="10440" w:author="Maxim Bystrov" w:date="2026-05-24T13:31:00Z">
              <w:rPr>
                <w:color w:val="4A86E8"/>
              </w:rPr>
            </w:rPrChange>
          </w:rPr>
          <w:t xml:space="preserve">description = </w:t>
        </w:r>
        <w:r w:rsidRPr="00B51A03">
          <w:rPr>
            <w:color w:val="067D17"/>
            <w:lang w:val="en-US"/>
            <w:rPrChange w:id="10441" w:author="Maxim Bystrov" w:date="2026-05-24T13:31:00Z">
              <w:rPr>
                <w:color w:val="067D17"/>
              </w:rPr>
            </w:rPrChange>
          </w:rPr>
          <w:t>"</w:t>
        </w:r>
        <w:r>
          <w:rPr>
            <w:color w:val="067D17"/>
          </w:rPr>
          <w:t>Устройство</w:t>
        </w:r>
        <w:r w:rsidRPr="00B51A03">
          <w:rPr>
            <w:color w:val="067D17"/>
            <w:lang w:val="en-US"/>
            <w:rPrChange w:id="10442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с</w:t>
        </w:r>
        <w:r w:rsidRPr="00B51A03">
          <w:rPr>
            <w:color w:val="067D17"/>
            <w:lang w:val="en-US"/>
            <w:rPrChange w:id="10443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таким</w:t>
        </w:r>
        <w:r w:rsidRPr="00B51A03">
          <w:rPr>
            <w:color w:val="067D17"/>
            <w:lang w:val="en-US"/>
            <w:rPrChange w:id="10444" w:author="Maxim Bystrov" w:date="2026-05-24T13:31:00Z">
              <w:rPr>
                <w:color w:val="067D17"/>
              </w:rPr>
            </w:rPrChange>
          </w:rPr>
          <w:t xml:space="preserve"> </w:t>
        </w:r>
        <w:proofErr w:type="spellStart"/>
        <w:r w:rsidRPr="00B51A03">
          <w:rPr>
            <w:color w:val="067D17"/>
            <w:lang w:val="en-US"/>
            <w:rPrChange w:id="10445" w:author="Maxim Bystrov" w:date="2026-05-24T13:31:00Z">
              <w:rPr>
                <w:color w:val="067D17"/>
              </w:rPr>
            </w:rPrChange>
          </w:rPr>
          <w:t>deviceId</w:t>
        </w:r>
        <w:proofErr w:type="spellEnd"/>
        <w:r w:rsidRPr="00B51A03">
          <w:rPr>
            <w:color w:val="067D17"/>
            <w:lang w:val="en-US"/>
            <w:rPrChange w:id="10446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уже</w:t>
        </w:r>
        <w:r w:rsidRPr="00B51A03">
          <w:rPr>
            <w:color w:val="067D17"/>
            <w:lang w:val="en-US"/>
            <w:rPrChange w:id="10447" w:author="Maxim Bystrov" w:date="2026-05-24T13:31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существует</w:t>
        </w:r>
        <w:r w:rsidRPr="00E6239C">
          <w:rPr>
            <w:color w:val="067D17"/>
            <w:rPrChange w:id="10448" w:author="Maxim Bystrov" w:date="2026-05-24T15:03:00Z">
              <w:rPr>
                <w:color w:val="067D17"/>
              </w:rPr>
            </w:rPrChange>
          </w:rPr>
          <w:t>"</w:t>
        </w:r>
        <w:r w:rsidRPr="00E6239C">
          <w:rPr>
            <w:color w:val="080808"/>
            <w:rPrChange w:id="10449" w:author="Maxim Bystrov" w:date="2026-05-24T15:03:00Z">
              <w:rPr>
                <w:color w:val="080808"/>
              </w:rPr>
            </w:rPrChange>
          </w:rPr>
          <w:t>)</w:t>
        </w:r>
        <w:r w:rsidRPr="00E6239C">
          <w:rPr>
            <w:color w:val="080808"/>
            <w:rPrChange w:id="10450" w:author="Maxim Bystrov" w:date="2026-05-24T15:03:00Z">
              <w:rPr>
                <w:color w:val="080808"/>
              </w:rPr>
            </w:rPrChange>
          </w:rPr>
          <w:br/>
          <w:t xml:space="preserve">    ])</w:t>
        </w:r>
        <w:r w:rsidRPr="00E6239C">
          <w:rPr>
            <w:color w:val="080808"/>
            <w:rPrChange w:id="10451" w:author="Maxim Bystrov" w:date="2026-05-24T15:03:00Z">
              <w:rPr>
                <w:color w:val="080808"/>
              </w:rPr>
            </w:rPrChange>
          </w:rPr>
          <w:br/>
          <w:t xml:space="preserve">    </w:t>
        </w:r>
        <w:r w:rsidRPr="00B51A03">
          <w:rPr>
            <w:color w:val="0033B3"/>
            <w:lang w:val="en-US"/>
            <w:rPrChange w:id="10452" w:author="Maxim Bystrov" w:date="2026-05-24T13:31:00Z">
              <w:rPr>
                <w:color w:val="0033B3"/>
              </w:rPr>
            </w:rPrChange>
          </w:rPr>
          <w:t>fun</w:t>
        </w:r>
        <w:r w:rsidRPr="00E6239C">
          <w:rPr>
            <w:color w:val="0033B3"/>
            <w:rPrChange w:id="10453" w:author="Maxim Bystrov" w:date="2026-05-24T15:03:00Z">
              <w:rPr>
                <w:color w:val="0033B3"/>
              </w:rPr>
            </w:rPrChange>
          </w:rPr>
          <w:t xml:space="preserve"> </w:t>
        </w:r>
        <w:proofErr w:type="spellStart"/>
        <w:r w:rsidRPr="00B51A03">
          <w:rPr>
            <w:color w:val="00627A"/>
            <w:lang w:val="en-US"/>
            <w:rPrChange w:id="10454" w:author="Maxim Bystrov" w:date="2026-05-24T13:31:00Z">
              <w:rPr>
                <w:color w:val="00627A"/>
              </w:rPr>
            </w:rPrChange>
          </w:rPr>
          <w:t>updateDevice</w:t>
        </w:r>
        <w:proofErr w:type="spellEnd"/>
        <w:r w:rsidRPr="00E6239C">
          <w:rPr>
            <w:color w:val="080808"/>
            <w:rPrChange w:id="10455" w:author="Maxim Bystrov" w:date="2026-05-24T15:03:00Z">
              <w:rPr>
                <w:color w:val="080808"/>
              </w:rPr>
            </w:rPrChange>
          </w:rPr>
          <w:t>(</w:t>
        </w:r>
        <w:r w:rsidRPr="00E6239C">
          <w:rPr>
            <w:color w:val="080808"/>
            <w:rPrChange w:id="10456" w:author="Maxim Bystrov" w:date="2026-05-24T15:03:00Z">
              <w:rPr>
                <w:color w:val="080808"/>
              </w:rPr>
            </w:rPrChange>
          </w:rPr>
          <w:br/>
          <w:t xml:space="preserve">        </w:t>
        </w:r>
        <w:r w:rsidRPr="00E6239C">
          <w:rPr>
            <w:color w:val="9E880D"/>
            <w:rPrChange w:id="10457" w:author="Maxim Bystrov" w:date="2026-05-24T15:03:00Z">
              <w:rPr>
                <w:color w:val="9E880D"/>
              </w:rPr>
            </w:rPrChange>
          </w:rPr>
          <w:t>@</w:t>
        </w:r>
        <w:r w:rsidRPr="00B51A03">
          <w:rPr>
            <w:color w:val="9E880D"/>
            <w:lang w:val="en-US"/>
            <w:rPrChange w:id="10458" w:author="Maxim Bystrov" w:date="2026-05-24T13:31:00Z">
              <w:rPr>
                <w:color w:val="9E880D"/>
              </w:rPr>
            </w:rPrChange>
          </w:rPr>
          <w:t>Parameter</w:t>
        </w:r>
        <w:r w:rsidRPr="00E6239C">
          <w:rPr>
            <w:color w:val="080808"/>
            <w:rPrChange w:id="10459" w:author="Maxim Bystrov" w:date="2026-05-24T15:03:00Z">
              <w:rPr>
                <w:color w:val="080808"/>
              </w:rPr>
            </w:rPrChange>
          </w:rPr>
          <w:t>(</w:t>
        </w:r>
        <w:r w:rsidRPr="00B51A03">
          <w:rPr>
            <w:color w:val="080808"/>
            <w:lang w:val="en-US"/>
            <w:rPrChange w:id="10460" w:author="Maxim Bystrov" w:date="2026-05-24T13:31:00Z">
              <w:rPr>
                <w:color w:val="080808"/>
              </w:rPr>
            </w:rPrChange>
          </w:rPr>
          <w:t>description</w:t>
        </w:r>
        <w:r w:rsidRPr="00E6239C">
          <w:rPr>
            <w:color w:val="080808"/>
            <w:rPrChange w:id="10461" w:author="Maxim Bystrov" w:date="2026-05-24T15:03:00Z">
              <w:rPr>
                <w:color w:val="080808"/>
              </w:rPr>
            </w:rPrChange>
          </w:rPr>
          <w:t xml:space="preserve"> = </w:t>
        </w:r>
        <w:r w:rsidRPr="00E6239C">
          <w:rPr>
            <w:color w:val="067D17"/>
            <w:rPrChange w:id="10462" w:author="Maxim Bystrov" w:date="2026-05-24T15:03:00Z">
              <w:rPr>
                <w:color w:val="067D17"/>
              </w:rPr>
            </w:rPrChange>
          </w:rPr>
          <w:t>"</w:t>
        </w:r>
        <w:r>
          <w:rPr>
            <w:color w:val="067D17"/>
          </w:rPr>
          <w:t>Уникальный</w:t>
        </w:r>
        <w:r w:rsidRPr="00E6239C">
          <w:rPr>
            <w:color w:val="067D17"/>
            <w:rPrChange w:id="10463" w:author="Maxim Bystrov" w:date="2026-05-24T15:03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идентификатор</w:t>
        </w:r>
        <w:r w:rsidRPr="00E6239C">
          <w:rPr>
            <w:color w:val="067D17"/>
            <w:rPrChange w:id="10464" w:author="Maxim Bystrov" w:date="2026-05-24T15:03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устройства</w:t>
        </w:r>
        <w:r w:rsidRPr="00E6239C">
          <w:rPr>
            <w:color w:val="067D17"/>
            <w:rPrChange w:id="10465" w:author="Maxim Bystrov" w:date="2026-05-24T15:03:00Z">
              <w:rPr>
                <w:color w:val="067D17"/>
              </w:rPr>
            </w:rPrChange>
          </w:rPr>
          <w:t>"</w:t>
        </w:r>
        <w:r w:rsidRPr="00E6239C">
          <w:rPr>
            <w:color w:val="080808"/>
            <w:rPrChange w:id="10466" w:author="Maxim Bystrov" w:date="2026-05-24T15:03:00Z">
              <w:rPr>
                <w:color w:val="080808"/>
              </w:rPr>
            </w:rPrChange>
          </w:rPr>
          <w:t xml:space="preserve">, </w:t>
        </w:r>
        <w:r w:rsidRPr="00B51A03">
          <w:rPr>
            <w:color w:val="080808"/>
            <w:lang w:val="en-US"/>
            <w:rPrChange w:id="10467" w:author="Maxim Bystrov" w:date="2026-05-24T13:31:00Z">
              <w:rPr>
                <w:color w:val="080808"/>
              </w:rPr>
            </w:rPrChange>
          </w:rPr>
          <w:t>required</w:t>
        </w:r>
        <w:r w:rsidRPr="00E6239C">
          <w:rPr>
            <w:color w:val="080808"/>
            <w:rPrChange w:id="10468" w:author="Maxim Bystrov" w:date="2026-05-24T15:03:00Z">
              <w:rPr>
                <w:color w:val="080808"/>
              </w:rPr>
            </w:rPrChange>
          </w:rPr>
          <w:t xml:space="preserve"> = </w:t>
        </w:r>
        <w:r w:rsidRPr="00B51A03">
          <w:rPr>
            <w:color w:val="0033B3"/>
            <w:lang w:val="en-US"/>
            <w:rPrChange w:id="10469" w:author="Maxim Bystrov" w:date="2026-05-24T13:31:00Z">
              <w:rPr>
                <w:color w:val="0033B3"/>
              </w:rPr>
            </w:rPrChange>
          </w:rPr>
          <w:t>true</w:t>
        </w:r>
        <w:r w:rsidRPr="00E6239C">
          <w:rPr>
            <w:color w:val="080808"/>
            <w:rPrChange w:id="10470" w:author="Maxim Bystrov" w:date="2026-05-24T15:03:00Z">
              <w:rPr>
                <w:color w:val="080808"/>
              </w:rPr>
            </w:rPrChange>
          </w:rPr>
          <w:t>)</w:t>
        </w:r>
        <w:r w:rsidRPr="00E6239C">
          <w:rPr>
            <w:color w:val="080808"/>
            <w:rPrChange w:id="10471" w:author="Maxim Bystrov" w:date="2026-05-24T15:03:00Z">
              <w:rPr>
                <w:color w:val="080808"/>
              </w:rPr>
            </w:rPrChange>
          </w:rPr>
          <w:br/>
          <w:t xml:space="preserve">        </w:t>
        </w:r>
        <w:r w:rsidRPr="00E6239C">
          <w:rPr>
            <w:color w:val="9E880D"/>
            <w:rPrChange w:id="10472" w:author="Maxim Bystrov" w:date="2026-05-24T15:03:00Z">
              <w:rPr>
                <w:color w:val="9E880D"/>
              </w:rPr>
            </w:rPrChange>
          </w:rPr>
          <w:t>@</w:t>
        </w:r>
        <w:proofErr w:type="spellStart"/>
        <w:r w:rsidRPr="00B51A03">
          <w:rPr>
            <w:color w:val="9E880D"/>
            <w:lang w:val="en-US"/>
            <w:rPrChange w:id="10473" w:author="Maxim Bystrov" w:date="2026-05-24T13:31:00Z">
              <w:rPr>
                <w:color w:val="9E880D"/>
              </w:rPr>
            </w:rPrChange>
          </w:rPr>
          <w:t>PathVariable</w:t>
        </w:r>
        <w:proofErr w:type="spellEnd"/>
        <w:r w:rsidRPr="00E6239C">
          <w:rPr>
            <w:color w:val="9E880D"/>
            <w:rPrChange w:id="10474" w:author="Maxim Bystrov" w:date="2026-05-24T15:03:00Z">
              <w:rPr>
                <w:color w:val="9E880D"/>
              </w:rPr>
            </w:rPrChange>
          </w:rPr>
          <w:t xml:space="preserve"> </w:t>
        </w:r>
        <w:r w:rsidRPr="00B51A03">
          <w:rPr>
            <w:color w:val="000000"/>
            <w:lang w:val="en-US"/>
            <w:rPrChange w:id="10475" w:author="Maxim Bystrov" w:date="2026-05-24T13:31:00Z">
              <w:rPr>
                <w:color w:val="000000"/>
              </w:rPr>
            </w:rPrChange>
          </w:rPr>
          <w:t>id</w:t>
        </w:r>
        <w:r w:rsidRPr="00E6239C">
          <w:rPr>
            <w:color w:val="080808"/>
            <w:rPrChange w:id="10476" w:author="Maxim Bystrov" w:date="2026-05-24T15:03:00Z">
              <w:rPr>
                <w:color w:val="080808"/>
              </w:rPr>
            </w:rPrChange>
          </w:rPr>
          <w:t xml:space="preserve">: </w:t>
        </w:r>
        <w:r w:rsidRPr="00B51A03">
          <w:rPr>
            <w:color w:val="000000"/>
            <w:lang w:val="en-US"/>
            <w:rPrChange w:id="10477" w:author="Maxim Bystrov" w:date="2026-05-24T13:31:00Z">
              <w:rPr>
                <w:color w:val="000000"/>
              </w:rPr>
            </w:rPrChange>
          </w:rPr>
          <w:t>Long</w:t>
        </w:r>
        <w:r w:rsidRPr="00E6239C">
          <w:rPr>
            <w:color w:val="080808"/>
            <w:rPrChange w:id="10478" w:author="Maxim Bystrov" w:date="2026-05-24T15:03:00Z">
              <w:rPr>
                <w:color w:val="080808"/>
              </w:rPr>
            </w:rPrChange>
          </w:rPr>
          <w:t>,</w:t>
        </w:r>
        <w:r w:rsidRPr="00E6239C">
          <w:rPr>
            <w:color w:val="080808"/>
            <w:rPrChange w:id="10479" w:author="Maxim Bystrov" w:date="2026-05-24T15:03:00Z">
              <w:rPr>
                <w:color w:val="080808"/>
              </w:rPr>
            </w:rPrChange>
          </w:rPr>
          <w:br/>
        </w:r>
        <w:r w:rsidRPr="00E6239C">
          <w:rPr>
            <w:color w:val="080808"/>
            <w:rPrChange w:id="10480" w:author="Maxim Bystrov" w:date="2026-05-24T15:03:00Z">
              <w:rPr>
                <w:color w:val="080808"/>
              </w:rPr>
            </w:rPrChange>
          </w:rPr>
          <w:br/>
          <w:t xml:space="preserve">        </w:t>
        </w:r>
        <w:r w:rsidRPr="00E6239C">
          <w:rPr>
            <w:color w:val="9E880D"/>
            <w:rPrChange w:id="10481" w:author="Maxim Bystrov" w:date="2026-05-24T15:03:00Z">
              <w:rPr>
                <w:color w:val="9E880D"/>
              </w:rPr>
            </w:rPrChange>
          </w:rPr>
          <w:t>@</w:t>
        </w:r>
        <w:r w:rsidRPr="00B51A03">
          <w:rPr>
            <w:color w:val="9E880D"/>
            <w:lang w:val="en-US"/>
            <w:rPrChange w:id="10482" w:author="Maxim Bystrov" w:date="2026-05-24T13:31:00Z">
              <w:rPr>
                <w:color w:val="9E880D"/>
              </w:rPr>
            </w:rPrChange>
          </w:rPr>
          <w:t>Parameter</w:t>
        </w:r>
        <w:r w:rsidRPr="00E6239C">
          <w:rPr>
            <w:color w:val="080808"/>
            <w:rPrChange w:id="10483" w:author="Maxim Bystrov" w:date="2026-05-24T15:03:00Z">
              <w:rPr>
                <w:color w:val="080808"/>
              </w:rPr>
            </w:rPrChange>
          </w:rPr>
          <w:t>(</w:t>
        </w:r>
        <w:r w:rsidRPr="00B51A03">
          <w:rPr>
            <w:color w:val="080808"/>
            <w:lang w:val="en-US"/>
            <w:rPrChange w:id="10484" w:author="Maxim Bystrov" w:date="2026-05-24T13:31:00Z">
              <w:rPr>
                <w:color w:val="080808"/>
              </w:rPr>
            </w:rPrChange>
          </w:rPr>
          <w:t>description</w:t>
        </w:r>
        <w:r w:rsidRPr="00E6239C">
          <w:rPr>
            <w:color w:val="080808"/>
            <w:rPrChange w:id="10485" w:author="Maxim Bystrov" w:date="2026-05-24T15:03:00Z">
              <w:rPr>
                <w:color w:val="080808"/>
              </w:rPr>
            </w:rPrChange>
          </w:rPr>
          <w:t xml:space="preserve"> = </w:t>
        </w:r>
        <w:r w:rsidRPr="00E6239C">
          <w:rPr>
            <w:color w:val="067D17"/>
            <w:rPrChange w:id="10486" w:author="Maxim Bystrov" w:date="2026-05-24T15:03:00Z">
              <w:rPr>
                <w:color w:val="067D17"/>
              </w:rPr>
            </w:rPrChange>
          </w:rPr>
          <w:t>"</w:t>
        </w:r>
        <w:r>
          <w:rPr>
            <w:color w:val="067D17"/>
          </w:rPr>
          <w:t>Данные</w:t>
        </w:r>
        <w:r w:rsidRPr="00E6239C">
          <w:rPr>
            <w:color w:val="067D17"/>
            <w:rPrChange w:id="10487" w:author="Maxim Bystrov" w:date="2026-05-24T15:03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для</w:t>
        </w:r>
        <w:r w:rsidRPr="00E6239C">
          <w:rPr>
            <w:color w:val="067D17"/>
            <w:rPrChange w:id="10488" w:author="Maxim Bystrov" w:date="2026-05-24T15:03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обновления</w:t>
        </w:r>
        <w:r w:rsidRPr="00E6239C">
          <w:rPr>
            <w:color w:val="067D17"/>
            <w:rPrChange w:id="10489" w:author="Maxim Bystrov" w:date="2026-05-24T15:03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устройства</w:t>
        </w:r>
        <w:r w:rsidRPr="00E6239C">
          <w:rPr>
            <w:color w:val="067D17"/>
            <w:rPrChange w:id="10490" w:author="Maxim Bystrov" w:date="2026-05-24T15:03:00Z">
              <w:rPr>
                <w:color w:val="067D17"/>
              </w:rPr>
            </w:rPrChange>
          </w:rPr>
          <w:t>"</w:t>
        </w:r>
        <w:r w:rsidRPr="00E6239C">
          <w:rPr>
            <w:color w:val="080808"/>
            <w:rPrChange w:id="10491" w:author="Maxim Bystrov" w:date="2026-05-24T15:03:00Z">
              <w:rPr>
                <w:color w:val="080808"/>
              </w:rPr>
            </w:rPrChange>
          </w:rPr>
          <w:t xml:space="preserve">, </w:t>
        </w:r>
        <w:r w:rsidRPr="00B51A03">
          <w:rPr>
            <w:color w:val="080808"/>
            <w:lang w:val="en-US"/>
            <w:rPrChange w:id="10492" w:author="Maxim Bystrov" w:date="2026-05-24T13:31:00Z">
              <w:rPr>
                <w:color w:val="080808"/>
              </w:rPr>
            </w:rPrChange>
          </w:rPr>
          <w:t>required</w:t>
        </w:r>
        <w:r w:rsidRPr="00E6239C">
          <w:rPr>
            <w:color w:val="080808"/>
            <w:rPrChange w:id="10493" w:author="Maxim Bystrov" w:date="2026-05-24T15:03:00Z">
              <w:rPr>
                <w:color w:val="080808"/>
              </w:rPr>
            </w:rPrChange>
          </w:rPr>
          <w:t xml:space="preserve"> = </w:t>
        </w:r>
        <w:r w:rsidRPr="00B51A03">
          <w:rPr>
            <w:color w:val="0033B3"/>
            <w:lang w:val="en-US"/>
            <w:rPrChange w:id="10494" w:author="Maxim Bystrov" w:date="2026-05-24T13:31:00Z">
              <w:rPr>
                <w:color w:val="0033B3"/>
              </w:rPr>
            </w:rPrChange>
          </w:rPr>
          <w:t>true</w:t>
        </w:r>
        <w:r w:rsidRPr="00E6239C">
          <w:rPr>
            <w:color w:val="080808"/>
            <w:rPrChange w:id="10495" w:author="Maxim Bystrov" w:date="2026-05-24T15:03:00Z">
              <w:rPr>
                <w:color w:val="080808"/>
              </w:rPr>
            </w:rPrChange>
          </w:rPr>
          <w:t>)</w:t>
        </w:r>
        <w:r w:rsidRPr="00E6239C">
          <w:rPr>
            <w:color w:val="080808"/>
            <w:rPrChange w:id="10496" w:author="Maxim Bystrov" w:date="2026-05-24T15:03:00Z">
              <w:rPr>
                <w:color w:val="080808"/>
              </w:rPr>
            </w:rPrChange>
          </w:rPr>
          <w:br/>
          <w:t xml:space="preserve">        </w:t>
        </w:r>
        <w:r w:rsidRPr="00E6239C">
          <w:rPr>
            <w:color w:val="9E880D"/>
            <w:rPrChange w:id="10497" w:author="Maxim Bystrov" w:date="2026-05-24T15:03:00Z">
              <w:rPr>
                <w:color w:val="9E880D"/>
              </w:rPr>
            </w:rPrChange>
          </w:rPr>
          <w:t>@</w:t>
        </w:r>
        <w:proofErr w:type="spellStart"/>
        <w:r w:rsidRPr="00B51A03">
          <w:rPr>
            <w:color w:val="9E880D"/>
            <w:lang w:val="en-US"/>
            <w:rPrChange w:id="10498" w:author="Maxim Bystrov" w:date="2026-05-24T13:31:00Z">
              <w:rPr>
                <w:color w:val="9E880D"/>
              </w:rPr>
            </w:rPrChange>
          </w:rPr>
          <w:t>RequestBody</w:t>
        </w:r>
        <w:proofErr w:type="spellEnd"/>
        <w:r w:rsidRPr="00E6239C">
          <w:rPr>
            <w:color w:val="9E880D"/>
            <w:rPrChange w:id="10499" w:author="Maxim Bystrov" w:date="2026-05-24T15:03:00Z">
              <w:rPr>
                <w:color w:val="9E880D"/>
              </w:rPr>
            </w:rPrChange>
          </w:rPr>
          <w:t xml:space="preserve"> </w:t>
        </w:r>
        <w:proofErr w:type="spellStart"/>
        <w:r w:rsidRPr="00B51A03">
          <w:rPr>
            <w:color w:val="000000"/>
            <w:lang w:val="en-US"/>
            <w:rPrChange w:id="10500" w:author="Maxim Bystrov" w:date="2026-05-24T13:31:00Z">
              <w:rPr>
                <w:color w:val="000000"/>
              </w:rPr>
            </w:rPrChange>
          </w:rPr>
          <w:t>dto</w:t>
        </w:r>
        <w:proofErr w:type="spellEnd"/>
        <w:r w:rsidRPr="00E6239C">
          <w:rPr>
            <w:color w:val="080808"/>
            <w:rPrChange w:id="10501" w:author="Maxim Bystrov" w:date="2026-05-24T15:03:00Z">
              <w:rPr>
                <w:color w:val="080808"/>
              </w:rPr>
            </w:rPrChange>
          </w:rPr>
          <w:t xml:space="preserve">: </w:t>
        </w:r>
        <w:proofErr w:type="spellStart"/>
        <w:r w:rsidRPr="00B51A03">
          <w:rPr>
            <w:color w:val="000000"/>
            <w:lang w:val="en-US"/>
            <w:rPrChange w:id="10502" w:author="Maxim Bystrov" w:date="2026-05-24T13:31:00Z">
              <w:rPr>
                <w:color w:val="000000"/>
              </w:rPr>
            </w:rPrChange>
          </w:rPr>
          <w:t>DeviceDto</w:t>
        </w:r>
        <w:proofErr w:type="spellEnd"/>
        <w:r w:rsidRPr="00E6239C">
          <w:rPr>
            <w:color w:val="000000"/>
            <w:rPrChange w:id="10503" w:author="Maxim Bystrov" w:date="2026-05-24T15:03:00Z">
              <w:rPr>
                <w:color w:val="000000"/>
              </w:rPr>
            </w:rPrChange>
          </w:rPr>
          <w:br/>
          <w:t xml:space="preserve">    </w:t>
        </w:r>
        <w:r w:rsidRPr="00E6239C">
          <w:rPr>
            <w:color w:val="080808"/>
            <w:rPrChange w:id="10504" w:author="Maxim Bystrov" w:date="2026-05-24T15:03:00Z">
              <w:rPr>
                <w:color w:val="080808"/>
              </w:rPr>
            </w:rPrChange>
          </w:rPr>
          <w:t xml:space="preserve">): </w:t>
        </w:r>
        <w:proofErr w:type="spellStart"/>
        <w:r w:rsidRPr="00B51A03">
          <w:rPr>
            <w:color w:val="000000"/>
            <w:lang w:val="en-US"/>
            <w:rPrChange w:id="10505" w:author="Maxim Bystrov" w:date="2026-05-24T13:31:00Z">
              <w:rPr>
                <w:color w:val="000000"/>
              </w:rPr>
            </w:rPrChange>
          </w:rPr>
          <w:t>ResponseEntity</w:t>
        </w:r>
        <w:proofErr w:type="spellEnd"/>
        <w:r w:rsidRPr="00E6239C">
          <w:rPr>
            <w:color w:val="080808"/>
            <w:rPrChange w:id="10506" w:author="Maxim Bystrov" w:date="2026-05-24T15:03:00Z">
              <w:rPr>
                <w:color w:val="080808"/>
              </w:rPr>
            </w:rPrChange>
          </w:rPr>
          <w:t>&lt;</w:t>
        </w:r>
        <w:proofErr w:type="spellStart"/>
        <w:r w:rsidRPr="00B51A03">
          <w:rPr>
            <w:color w:val="000000"/>
            <w:lang w:val="en-US"/>
            <w:rPrChange w:id="10507" w:author="Maxim Bystrov" w:date="2026-05-24T13:31:00Z">
              <w:rPr>
                <w:color w:val="000000"/>
              </w:rPr>
            </w:rPrChange>
          </w:rPr>
          <w:t>DeviceDto</w:t>
        </w:r>
        <w:proofErr w:type="spellEnd"/>
        <w:r w:rsidRPr="00E6239C">
          <w:rPr>
            <w:color w:val="080808"/>
            <w:rPrChange w:id="10508" w:author="Maxim Bystrov" w:date="2026-05-24T15:03:00Z">
              <w:rPr>
                <w:color w:val="080808"/>
              </w:rPr>
            </w:rPrChange>
          </w:rPr>
          <w:t>&gt; {</w:t>
        </w:r>
        <w:r w:rsidRPr="00E6239C">
          <w:rPr>
            <w:color w:val="080808"/>
            <w:rPrChange w:id="10509" w:author="Maxim Bystrov" w:date="2026-05-24T15:03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B51A03">
          <w:rPr>
            <w:color w:val="0033B3"/>
            <w:lang w:val="en-US"/>
            <w:rPrChange w:id="10510" w:author="Maxim Bystrov" w:date="2026-05-24T13:31:00Z">
              <w:rPr>
                <w:color w:val="0033B3"/>
              </w:rPr>
            </w:rPrChange>
          </w:rPr>
          <w:t>val</w:t>
        </w:r>
        <w:proofErr w:type="spellEnd"/>
        <w:r w:rsidRPr="00E6239C">
          <w:rPr>
            <w:color w:val="0033B3"/>
            <w:rPrChange w:id="10511" w:author="Maxim Bystrov" w:date="2026-05-24T15:03:00Z">
              <w:rPr>
                <w:color w:val="0033B3"/>
              </w:rPr>
            </w:rPrChange>
          </w:rPr>
          <w:t xml:space="preserve"> </w:t>
        </w:r>
        <w:proofErr w:type="spellStart"/>
        <w:r w:rsidRPr="00B51A03">
          <w:rPr>
            <w:color w:val="000000"/>
            <w:lang w:val="en-US"/>
            <w:rPrChange w:id="10512" w:author="Maxim Bystrov" w:date="2026-05-24T13:31:00Z">
              <w:rPr>
                <w:color w:val="000000"/>
              </w:rPr>
            </w:rPrChange>
          </w:rPr>
          <w:t>existingDevice</w:t>
        </w:r>
        <w:proofErr w:type="spellEnd"/>
        <w:r w:rsidRPr="00E6239C">
          <w:rPr>
            <w:color w:val="000000"/>
            <w:rPrChange w:id="10513" w:author="Maxim Bystrov" w:date="2026-05-24T15:03:00Z">
              <w:rPr>
                <w:color w:val="000000"/>
              </w:rPr>
            </w:rPrChange>
          </w:rPr>
          <w:t xml:space="preserve"> </w:t>
        </w:r>
        <w:r w:rsidRPr="00E6239C">
          <w:rPr>
            <w:color w:val="080808"/>
            <w:rPrChange w:id="10514" w:author="Maxim Bystrov" w:date="2026-05-24T15:03:00Z">
              <w:rPr>
                <w:color w:val="080808"/>
              </w:rPr>
            </w:rPrChange>
          </w:rPr>
          <w:t xml:space="preserve">= </w:t>
        </w:r>
        <w:proofErr w:type="spellStart"/>
        <w:r w:rsidRPr="00B51A03">
          <w:rPr>
            <w:color w:val="871094"/>
            <w:lang w:val="en-US"/>
            <w:rPrChange w:id="10515" w:author="Maxim Bystrov" w:date="2026-05-24T13:31:00Z">
              <w:rPr>
                <w:color w:val="871094"/>
              </w:rPr>
            </w:rPrChange>
          </w:rPr>
          <w:t>deviceRepository</w:t>
        </w:r>
        <w:proofErr w:type="spellEnd"/>
        <w:r w:rsidRPr="00E6239C">
          <w:rPr>
            <w:color w:val="080808"/>
            <w:rPrChange w:id="10516" w:author="Maxim Bystrov" w:date="2026-05-24T15:03:00Z">
              <w:rPr>
                <w:color w:val="080808"/>
              </w:rPr>
            </w:rPrChange>
          </w:rPr>
          <w:t>.</w:t>
        </w:r>
        <w:proofErr w:type="spellStart"/>
        <w:r w:rsidRPr="00B51A03">
          <w:rPr>
            <w:color w:val="080808"/>
            <w:lang w:val="en-US"/>
            <w:rPrChange w:id="10517" w:author="Maxim Bystrov" w:date="2026-05-24T13:31:00Z">
              <w:rPr>
                <w:color w:val="080808"/>
              </w:rPr>
            </w:rPrChange>
          </w:rPr>
          <w:t>findByIdOrNull</w:t>
        </w:r>
        <w:proofErr w:type="spellEnd"/>
        <w:r w:rsidRPr="00E6239C">
          <w:rPr>
            <w:color w:val="080808"/>
            <w:rPrChange w:id="10518" w:author="Maxim Bystrov" w:date="2026-05-24T15:03:00Z">
              <w:rPr>
                <w:color w:val="080808"/>
              </w:rPr>
            </w:rPrChange>
          </w:rPr>
          <w:t>(</w:t>
        </w:r>
        <w:r w:rsidRPr="00B51A03">
          <w:rPr>
            <w:color w:val="000000"/>
            <w:lang w:val="en-US"/>
            <w:rPrChange w:id="10519" w:author="Maxim Bystrov" w:date="2026-05-24T13:31:00Z">
              <w:rPr>
                <w:color w:val="000000"/>
              </w:rPr>
            </w:rPrChange>
          </w:rPr>
          <w:t>id</w:t>
        </w:r>
        <w:r w:rsidRPr="00E6239C">
          <w:rPr>
            <w:color w:val="080808"/>
            <w:rPrChange w:id="10520" w:author="Maxim Bystrov" w:date="2026-05-24T15:03:00Z">
              <w:rPr>
                <w:color w:val="080808"/>
              </w:rPr>
            </w:rPrChange>
          </w:rPr>
          <w:t>)</w:t>
        </w:r>
        <w:r w:rsidRPr="00E6239C">
          <w:rPr>
            <w:color w:val="080808"/>
            <w:rPrChange w:id="10521" w:author="Maxim Bystrov" w:date="2026-05-24T15:03:00Z">
              <w:rPr>
                <w:color w:val="080808"/>
              </w:rPr>
            </w:rPrChange>
          </w:rPr>
          <w:br/>
          <w:t xml:space="preserve">            ?: </w:t>
        </w:r>
        <w:r w:rsidRPr="00B51A03">
          <w:rPr>
            <w:color w:val="0033B3"/>
            <w:lang w:val="en-US"/>
            <w:rPrChange w:id="10522" w:author="Maxim Bystrov" w:date="2026-05-24T13:31:00Z">
              <w:rPr>
                <w:color w:val="0033B3"/>
              </w:rPr>
            </w:rPrChange>
          </w:rPr>
          <w:t>return</w:t>
        </w:r>
        <w:r w:rsidRPr="00E6239C">
          <w:rPr>
            <w:color w:val="0033B3"/>
            <w:rPrChange w:id="10523" w:author="Maxim Bystrov" w:date="2026-05-24T15:03:00Z">
              <w:rPr>
                <w:color w:val="0033B3"/>
              </w:rPr>
            </w:rPrChange>
          </w:rPr>
          <w:t xml:space="preserve"> </w:t>
        </w:r>
        <w:proofErr w:type="spellStart"/>
        <w:r w:rsidRPr="00B51A03">
          <w:rPr>
            <w:color w:val="000000"/>
            <w:lang w:val="en-US"/>
            <w:rPrChange w:id="10524" w:author="Maxim Bystrov" w:date="2026-05-24T13:31:00Z">
              <w:rPr>
                <w:color w:val="000000"/>
              </w:rPr>
            </w:rPrChange>
          </w:rPr>
          <w:t>ResponseEntity</w:t>
        </w:r>
        <w:proofErr w:type="spellEnd"/>
        <w:r w:rsidRPr="00E6239C">
          <w:rPr>
            <w:color w:val="080808"/>
            <w:rPrChange w:id="10525" w:author="Maxim Bystrov" w:date="2026-05-24T15:03:00Z">
              <w:rPr>
                <w:color w:val="080808"/>
              </w:rPr>
            </w:rPrChange>
          </w:rPr>
          <w:t>.</w:t>
        </w:r>
        <w:proofErr w:type="spellStart"/>
        <w:r w:rsidRPr="00B51A03">
          <w:rPr>
            <w:color w:val="080808"/>
            <w:lang w:val="en-US"/>
            <w:rPrChange w:id="10526" w:author="Maxim Bystrov" w:date="2026-05-24T13:31:00Z">
              <w:rPr>
                <w:color w:val="080808"/>
              </w:rPr>
            </w:rPrChange>
          </w:rPr>
          <w:t>notFound</w:t>
        </w:r>
        <w:proofErr w:type="spellEnd"/>
        <w:r w:rsidRPr="00E6239C">
          <w:rPr>
            <w:color w:val="080808"/>
            <w:rPrChange w:id="10527" w:author="Maxim Bystrov" w:date="2026-05-24T15:03:00Z">
              <w:rPr>
                <w:color w:val="080808"/>
              </w:rPr>
            </w:rPrChange>
          </w:rPr>
          <w:t>().</w:t>
        </w:r>
        <w:r w:rsidRPr="00B51A03">
          <w:rPr>
            <w:color w:val="080808"/>
            <w:lang w:val="en-US"/>
            <w:rPrChange w:id="10528" w:author="Maxim Bystrov" w:date="2026-05-24T13:31:00Z">
              <w:rPr>
                <w:color w:val="080808"/>
              </w:rPr>
            </w:rPrChange>
          </w:rPr>
          <w:t>build</w:t>
        </w:r>
        <w:r w:rsidRPr="00E6239C">
          <w:rPr>
            <w:color w:val="080808"/>
            <w:rPrChange w:id="10529" w:author="Maxim Bystrov" w:date="2026-05-24T15:03:00Z">
              <w:rPr>
                <w:color w:val="080808"/>
              </w:rPr>
            </w:rPrChange>
          </w:rPr>
          <w:t>()</w:t>
        </w:r>
        <w:r w:rsidRPr="00E6239C">
          <w:rPr>
            <w:color w:val="080808"/>
            <w:rPrChange w:id="10530" w:author="Maxim Bystrov" w:date="2026-05-24T15:03:00Z">
              <w:rPr>
                <w:color w:val="080808"/>
              </w:rPr>
            </w:rPrChange>
          </w:rPr>
          <w:br/>
        </w:r>
        <w:r w:rsidRPr="00E6239C">
          <w:rPr>
            <w:color w:val="080808"/>
            <w:rPrChange w:id="10531" w:author="Maxim Bystrov" w:date="2026-05-24T15:03:00Z">
              <w:rPr>
                <w:color w:val="080808"/>
              </w:rPr>
            </w:rPrChange>
          </w:rPr>
          <w:br/>
          <w:t xml:space="preserve">        </w:t>
        </w:r>
        <w:r w:rsidRPr="00E6239C">
          <w:rPr>
            <w:i/>
            <w:iCs/>
            <w:color w:val="8C8C8C"/>
            <w:rPrChange w:id="10532" w:author="Maxim Bystrov" w:date="2026-05-24T15:03:00Z">
              <w:rPr>
                <w:i/>
                <w:iCs/>
                <w:color w:val="8C8C8C"/>
              </w:rPr>
            </w:rPrChange>
          </w:rPr>
          <w:t xml:space="preserve">// </w:t>
        </w:r>
        <w:r>
          <w:rPr>
            <w:i/>
            <w:iCs/>
            <w:color w:val="8C8C8C"/>
          </w:rPr>
          <w:t>Проверка</w:t>
        </w:r>
        <w:r w:rsidRPr="00E6239C">
          <w:rPr>
            <w:i/>
            <w:iCs/>
            <w:color w:val="8C8C8C"/>
            <w:rPrChange w:id="10533" w:author="Maxim Bystrov" w:date="2026-05-24T15:03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на</w:t>
        </w:r>
        <w:r w:rsidRPr="00E6239C">
          <w:rPr>
            <w:i/>
            <w:iCs/>
            <w:color w:val="8C8C8C"/>
            <w:rPrChange w:id="10534" w:author="Maxim Bystrov" w:date="2026-05-24T15:03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уникальность</w:t>
        </w:r>
        <w:r w:rsidRPr="00E6239C">
          <w:rPr>
            <w:i/>
            <w:iCs/>
            <w:color w:val="8C8C8C"/>
            <w:rPrChange w:id="10535" w:author="Maxim Bystrov" w:date="2026-05-24T15:03:00Z">
              <w:rPr>
                <w:i/>
                <w:iCs/>
                <w:color w:val="8C8C8C"/>
              </w:rPr>
            </w:rPrChange>
          </w:rPr>
          <w:t xml:space="preserve"> </w:t>
        </w:r>
        <w:proofErr w:type="spellStart"/>
        <w:r w:rsidRPr="00B51A03">
          <w:rPr>
            <w:i/>
            <w:iCs/>
            <w:color w:val="8C8C8C"/>
            <w:lang w:val="en-US"/>
            <w:rPrChange w:id="10536" w:author="Maxim Bystrov" w:date="2026-05-24T13:31:00Z">
              <w:rPr>
                <w:i/>
                <w:iCs/>
                <w:color w:val="8C8C8C"/>
              </w:rPr>
            </w:rPrChange>
          </w:rPr>
          <w:t>deviceId</w:t>
        </w:r>
        <w:proofErr w:type="spellEnd"/>
        <w:r w:rsidRPr="00E6239C">
          <w:rPr>
            <w:i/>
            <w:iCs/>
            <w:color w:val="8C8C8C"/>
            <w:rPrChange w:id="10537" w:author="Maxim Bystrov" w:date="2026-05-24T15:03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для</w:t>
        </w:r>
        <w:r w:rsidRPr="00E6239C">
          <w:rPr>
            <w:i/>
            <w:iCs/>
            <w:color w:val="8C8C8C"/>
            <w:rPrChange w:id="10538" w:author="Maxim Bystrov" w:date="2026-05-24T15:03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другого</w:t>
        </w:r>
        <w:r w:rsidRPr="00E6239C">
          <w:rPr>
            <w:i/>
            <w:iCs/>
            <w:color w:val="8C8C8C"/>
            <w:rPrChange w:id="10539" w:author="Maxim Bystrov" w:date="2026-05-24T15:03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устройства</w:t>
        </w:r>
        <w:r w:rsidRPr="00E6239C">
          <w:rPr>
            <w:i/>
            <w:iCs/>
            <w:color w:val="8C8C8C"/>
            <w:rPrChange w:id="10540" w:author="Maxim Bystrov" w:date="2026-05-24T15:03:00Z">
              <w:rPr>
                <w:i/>
                <w:iCs/>
                <w:color w:val="8C8C8C"/>
              </w:rPr>
            </w:rPrChange>
          </w:rPr>
          <w:br/>
          <w:t xml:space="preserve">        </w:t>
        </w:r>
        <w:proofErr w:type="spellStart"/>
        <w:r w:rsidRPr="00B51A03">
          <w:rPr>
            <w:color w:val="871094"/>
            <w:lang w:val="en-US"/>
            <w:rPrChange w:id="10541" w:author="Maxim Bystrov" w:date="2026-05-24T13:31:00Z">
              <w:rPr>
                <w:color w:val="871094"/>
              </w:rPr>
            </w:rPrChange>
          </w:rPr>
          <w:t>deviceRepository</w:t>
        </w:r>
        <w:proofErr w:type="spellEnd"/>
        <w:r w:rsidRPr="00E6239C">
          <w:rPr>
            <w:color w:val="080808"/>
            <w:rPrChange w:id="10542" w:author="Maxim Bystrov" w:date="2026-05-24T15:03:00Z">
              <w:rPr>
                <w:color w:val="080808"/>
              </w:rPr>
            </w:rPrChange>
          </w:rPr>
          <w:t>.</w:t>
        </w:r>
        <w:proofErr w:type="spellStart"/>
        <w:r w:rsidRPr="00B51A03">
          <w:rPr>
            <w:color w:val="080808"/>
            <w:lang w:val="en-US"/>
            <w:rPrChange w:id="10543" w:author="Maxim Bystrov" w:date="2026-05-24T13:31:00Z">
              <w:rPr>
                <w:color w:val="080808"/>
              </w:rPr>
            </w:rPrChange>
          </w:rPr>
          <w:t>findByDeviceIdOrNull</w:t>
        </w:r>
        <w:proofErr w:type="spellEnd"/>
        <w:r w:rsidRPr="00E6239C">
          <w:rPr>
            <w:color w:val="080808"/>
            <w:rPrChange w:id="10544" w:author="Maxim Bystrov" w:date="2026-05-24T15:03:00Z">
              <w:rPr>
                <w:color w:val="080808"/>
              </w:rPr>
            </w:rPrChange>
          </w:rPr>
          <w:t>(</w:t>
        </w:r>
        <w:proofErr w:type="spellStart"/>
        <w:r w:rsidRPr="00B51A03">
          <w:rPr>
            <w:color w:val="000000"/>
            <w:lang w:val="en-US"/>
            <w:rPrChange w:id="10545" w:author="Maxim Bystrov" w:date="2026-05-24T13:31:00Z">
              <w:rPr>
                <w:color w:val="000000"/>
              </w:rPr>
            </w:rPrChange>
          </w:rPr>
          <w:t>dto</w:t>
        </w:r>
        <w:proofErr w:type="spellEnd"/>
        <w:r w:rsidRPr="00E6239C">
          <w:rPr>
            <w:color w:val="080808"/>
            <w:rPrChange w:id="10546" w:author="Maxim Bystrov" w:date="2026-05-24T15:03:00Z">
              <w:rPr>
                <w:color w:val="080808"/>
              </w:rPr>
            </w:rPrChange>
          </w:rPr>
          <w:t>.</w:t>
        </w:r>
        <w:proofErr w:type="spellStart"/>
        <w:r w:rsidRPr="00B51A03">
          <w:rPr>
            <w:color w:val="871094"/>
            <w:lang w:val="en-US"/>
            <w:rPrChange w:id="10547" w:author="Maxim Bystrov" w:date="2026-05-24T13:31:00Z">
              <w:rPr>
                <w:color w:val="871094"/>
              </w:rPr>
            </w:rPrChange>
          </w:rPr>
          <w:t>deviceId</w:t>
        </w:r>
        <w:proofErr w:type="spellEnd"/>
        <w:r w:rsidRPr="00E6239C">
          <w:rPr>
            <w:color w:val="080808"/>
            <w:rPrChange w:id="10548" w:author="Maxim Bystrov" w:date="2026-05-24T15:03:00Z">
              <w:rPr>
                <w:color w:val="080808"/>
              </w:rPr>
            </w:rPrChange>
          </w:rPr>
          <w:t>)?.</w:t>
        </w:r>
        <w:r w:rsidRPr="00B51A03">
          <w:rPr>
            <w:i/>
            <w:iCs/>
            <w:color w:val="00627A"/>
            <w:lang w:val="en-US"/>
            <w:rPrChange w:id="10549" w:author="Maxim Bystrov" w:date="2026-05-24T13:31:00Z">
              <w:rPr>
                <w:i/>
                <w:iCs/>
                <w:color w:val="00627A"/>
              </w:rPr>
            </w:rPrChange>
          </w:rPr>
          <w:t>let</w:t>
        </w:r>
        <w:r w:rsidRPr="00E6239C">
          <w:rPr>
            <w:i/>
            <w:iCs/>
            <w:color w:val="00627A"/>
            <w:rPrChange w:id="10550" w:author="Maxim Bystrov" w:date="2026-05-24T15:03:00Z">
              <w:rPr>
                <w:i/>
                <w:iCs/>
                <w:color w:val="00627A"/>
              </w:rPr>
            </w:rPrChange>
          </w:rPr>
          <w:t xml:space="preserve"> </w:t>
        </w:r>
        <w:r w:rsidRPr="00E6239C">
          <w:rPr>
            <w:b/>
            <w:bCs/>
            <w:color w:val="080808"/>
            <w:rPrChange w:id="10551" w:author="Maxim Bystrov" w:date="2026-05-24T15:03:00Z">
              <w:rPr>
                <w:b/>
                <w:bCs/>
                <w:color w:val="080808"/>
              </w:rPr>
            </w:rPrChange>
          </w:rPr>
          <w:t xml:space="preserve">{ </w:t>
        </w:r>
        <w:proofErr w:type="spellStart"/>
        <w:r w:rsidRPr="00B51A03">
          <w:rPr>
            <w:color w:val="000000"/>
            <w:lang w:val="en-US"/>
            <w:rPrChange w:id="10552" w:author="Maxim Bystrov" w:date="2026-05-24T13:31:00Z">
              <w:rPr>
                <w:color w:val="000000"/>
              </w:rPr>
            </w:rPrChange>
          </w:rPr>
          <w:t>otherDevice</w:t>
        </w:r>
        <w:proofErr w:type="spellEnd"/>
        <w:r w:rsidRPr="00E6239C">
          <w:rPr>
            <w:color w:val="000000"/>
            <w:rPrChange w:id="10553" w:author="Maxim Bystrov" w:date="2026-05-24T15:03:00Z">
              <w:rPr>
                <w:color w:val="000000"/>
              </w:rPr>
            </w:rPrChange>
          </w:rPr>
          <w:t xml:space="preserve"> </w:t>
        </w:r>
        <w:r w:rsidRPr="00E6239C">
          <w:rPr>
            <w:b/>
            <w:bCs/>
            <w:color w:val="080808"/>
            <w:rPrChange w:id="10554" w:author="Maxim Bystrov" w:date="2026-05-24T15:03:00Z">
              <w:rPr>
                <w:b/>
                <w:bCs/>
                <w:color w:val="080808"/>
              </w:rPr>
            </w:rPrChange>
          </w:rPr>
          <w:t>-&gt;</w:t>
        </w:r>
        <w:r w:rsidRPr="00E6239C">
          <w:rPr>
            <w:b/>
            <w:bCs/>
            <w:color w:val="080808"/>
            <w:rPrChange w:id="10555" w:author="Maxim Bystrov" w:date="2026-05-24T15:03:00Z">
              <w:rPr>
                <w:b/>
                <w:bCs/>
                <w:color w:val="080808"/>
              </w:rPr>
            </w:rPrChange>
          </w:rPr>
          <w:br/>
          <w:t xml:space="preserve">            </w:t>
        </w:r>
        <w:r w:rsidRPr="00B51A03">
          <w:rPr>
            <w:color w:val="0033B3"/>
            <w:lang w:val="en-US"/>
            <w:rPrChange w:id="10556" w:author="Maxim Bystrov" w:date="2026-05-24T13:31:00Z">
              <w:rPr>
                <w:color w:val="0033B3"/>
              </w:rPr>
            </w:rPrChange>
          </w:rPr>
          <w:t>if</w:t>
        </w:r>
        <w:r w:rsidRPr="00E6239C">
          <w:rPr>
            <w:color w:val="0033B3"/>
            <w:rPrChange w:id="10557" w:author="Maxim Bystrov" w:date="2026-05-24T15:03:00Z">
              <w:rPr>
                <w:color w:val="0033B3"/>
              </w:rPr>
            </w:rPrChange>
          </w:rPr>
          <w:t xml:space="preserve"> </w:t>
        </w:r>
        <w:r w:rsidRPr="00E6239C">
          <w:rPr>
            <w:color w:val="080808"/>
            <w:rPrChange w:id="10558" w:author="Maxim Bystrov" w:date="2026-05-24T15:03:00Z">
              <w:rPr>
                <w:color w:val="080808"/>
              </w:rPr>
            </w:rPrChange>
          </w:rPr>
          <w:t>(</w:t>
        </w:r>
        <w:proofErr w:type="spellStart"/>
        <w:r w:rsidRPr="00B51A03">
          <w:rPr>
            <w:color w:val="000000"/>
            <w:lang w:val="en-US"/>
            <w:rPrChange w:id="10559" w:author="Maxim Bystrov" w:date="2026-05-24T13:31:00Z">
              <w:rPr>
                <w:color w:val="000000"/>
              </w:rPr>
            </w:rPrChange>
          </w:rPr>
          <w:t>otherDevice</w:t>
        </w:r>
        <w:proofErr w:type="spellEnd"/>
        <w:r w:rsidRPr="00E6239C">
          <w:rPr>
            <w:color w:val="080808"/>
            <w:rPrChange w:id="10560" w:author="Maxim Bystrov" w:date="2026-05-24T15:03:00Z">
              <w:rPr>
                <w:color w:val="080808"/>
              </w:rPr>
            </w:rPrChange>
          </w:rPr>
          <w:t>.</w:t>
        </w:r>
        <w:r w:rsidRPr="00B51A03">
          <w:rPr>
            <w:color w:val="871094"/>
            <w:lang w:val="en-US"/>
            <w:rPrChange w:id="10561" w:author="Maxim Bystrov" w:date="2026-05-24T13:31:00Z">
              <w:rPr>
                <w:color w:val="871094"/>
              </w:rPr>
            </w:rPrChange>
          </w:rPr>
          <w:t>id</w:t>
        </w:r>
        <w:r w:rsidRPr="00E6239C">
          <w:rPr>
            <w:color w:val="871094"/>
            <w:rPrChange w:id="10562" w:author="Maxim Bystrov" w:date="2026-05-24T15:03:00Z">
              <w:rPr>
                <w:color w:val="871094"/>
              </w:rPr>
            </w:rPrChange>
          </w:rPr>
          <w:t xml:space="preserve"> </w:t>
        </w:r>
        <w:r w:rsidRPr="00E6239C">
          <w:rPr>
            <w:color w:val="080808"/>
            <w:rPrChange w:id="10563" w:author="Maxim Bystrov" w:date="2026-05-24T15:03:00Z">
              <w:rPr>
                <w:color w:val="080808"/>
              </w:rPr>
            </w:rPrChange>
          </w:rPr>
          <w:t xml:space="preserve">!= </w:t>
        </w:r>
        <w:r w:rsidRPr="00B51A03">
          <w:rPr>
            <w:color w:val="000000"/>
            <w:lang w:val="en-US"/>
            <w:rPrChange w:id="10564" w:author="Maxim Bystrov" w:date="2026-05-24T13:31:00Z">
              <w:rPr>
                <w:color w:val="000000"/>
              </w:rPr>
            </w:rPrChange>
          </w:rPr>
          <w:t>id</w:t>
        </w:r>
        <w:r w:rsidRPr="00E6239C">
          <w:rPr>
            <w:color w:val="080808"/>
            <w:rPrChange w:id="10565" w:author="Maxim Bystrov" w:date="2026-05-24T15:03:00Z">
              <w:rPr>
                <w:color w:val="080808"/>
              </w:rPr>
            </w:rPrChange>
          </w:rPr>
          <w:t>) {</w:t>
        </w:r>
        <w:r w:rsidRPr="00E6239C">
          <w:rPr>
            <w:color w:val="080808"/>
            <w:rPrChange w:id="10566" w:author="Maxim Bystrov" w:date="2026-05-24T15:03:00Z">
              <w:rPr>
                <w:color w:val="080808"/>
              </w:rPr>
            </w:rPrChange>
          </w:rPr>
          <w:br/>
          <w:t xml:space="preserve">                </w:t>
        </w:r>
        <w:r w:rsidRPr="00B51A03">
          <w:rPr>
            <w:color w:val="0033B3"/>
            <w:lang w:val="en-US"/>
            <w:rPrChange w:id="10567" w:author="Maxim Bystrov" w:date="2026-05-24T13:31:00Z">
              <w:rPr>
                <w:color w:val="0033B3"/>
              </w:rPr>
            </w:rPrChange>
          </w:rPr>
          <w:t>return</w:t>
        </w:r>
        <w:r w:rsidRPr="00E6239C">
          <w:rPr>
            <w:color w:val="0033B3"/>
            <w:rPrChange w:id="10568" w:author="Maxim Bystrov" w:date="2026-05-24T15:03:00Z">
              <w:rPr>
                <w:color w:val="0033B3"/>
              </w:rPr>
            </w:rPrChange>
          </w:rPr>
          <w:t xml:space="preserve"> </w:t>
        </w:r>
        <w:proofErr w:type="spellStart"/>
        <w:r w:rsidRPr="00B51A03">
          <w:rPr>
            <w:color w:val="000000"/>
            <w:lang w:val="en-US"/>
            <w:rPrChange w:id="10569" w:author="Maxim Bystrov" w:date="2026-05-24T13:31:00Z">
              <w:rPr>
                <w:color w:val="000000"/>
              </w:rPr>
            </w:rPrChange>
          </w:rPr>
          <w:t>ResponseEntity</w:t>
        </w:r>
        <w:proofErr w:type="spellEnd"/>
        <w:r w:rsidRPr="00E6239C">
          <w:rPr>
            <w:color w:val="080808"/>
            <w:rPrChange w:id="10570" w:author="Maxim Bystrov" w:date="2026-05-24T15:03:00Z">
              <w:rPr>
                <w:color w:val="080808"/>
              </w:rPr>
            </w:rPrChange>
          </w:rPr>
          <w:t>.</w:t>
        </w:r>
        <w:r w:rsidRPr="00B51A03">
          <w:rPr>
            <w:color w:val="080808"/>
            <w:lang w:val="en-US"/>
            <w:rPrChange w:id="10571" w:author="Maxim Bystrov" w:date="2026-05-24T13:31:00Z">
              <w:rPr>
                <w:color w:val="080808"/>
              </w:rPr>
            </w:rPrChange>
          </w:rPr>
          <w:t>status</w:t>
        </w:r>
        <w:r w:rsidRPr="00E6239C">
          <w:rPr>
            <w:color w:val="080808"/>
            <w:rPrChange w:id="10572" w:author="Maxim Bystrov" w:date="2026-05-24T15:03:00Z">
              <w:rPr>
                <w:color w:val="080808"/>
              </w:rPr>
            </w:rPrChange>
          </w:rPr>
          <w:t>(</w:t>
        </w:r>
        <w:r w:rsidRPr="00E6239C">
          <w:rPr>
            <w:color w:val="1750EB"/>
            <w:rPrChange w:id="10573" w:author="Maxim Bystrov" w:date="2026-05-24T15:03:00Z">
              <w:rPr>
                <w:color w:val="1750EB"/>
              </w:rPr>
            </w:rPrChange>
          </w:rPr>
          <w:t>409</w:t>
        </w:r>
        <w:r w:rsidRPr="00E6239C">
          <w:rPr>
            <w:color w:val="080808"/>
            <w:rPrChange w:id="10574" w:author="Maxim Bystrov" w:date="2026-05-24T15:03:00Z">
              <w:rPr>
                <w:color w:val="080808"/>
              </w:rPr>
            </w:rPrChange>
          </w:rPr>
          <w:t>).</w:t>
        </w:r>
        <w:r w:rsidRPr="00B51A03">
          <w:rPr>
            <w:color w:val="080808"/>
            <w:lang w:val="en-US"/>
            <w:rPrChange w:id="10575" w:author="Maxim Bystrov" w:date="2026-05-24T13:31:00Z">
              <w:rPr>
                <w:color w:val="080808"/>
              </w:rPr>
            </w:rPrChange>
          </w:rPr>
          <w:t>body</w:t>
        </w:r>
        <w:r w:rsidRPr="00E6239C">
          <w:rPr>
            <w:color w:val="080808"/>
            <w:rPrChange w:id="10576" w:author="Maxim Bystrov" w:date="2026-05-24T15:03:00Z">
              <w:rPr>
                <w:color w:val="080808"/>
              </w:rPr>
            </w:rPrChange>
          </w:rPr>
          <w:t>(</w:t>
        </w:r>
        <w:r w:rsidRPr="00B51A03">
          <w:rPr>
            <w:color w:val="0033B3"/>
            <w:lang w:val="en-US"/>
            <w:rPrChange w:id="10577" w:author="Maxim Bystrov" w:date="2026-05-24T13:31:00Z">
              <w:rPr>
                <w:color w:val="0033B3"/>
              </w:rPr>
            </w:rPrChange>
          </w:rPr>
          <w:t>null</w:t>
        </w:r>
        <w:r w:rsidRPr="00E6239C">
          <w:rPr>
            <w:color w:val="080808"/>
            <w:rPrChange w:id="10578" w:author="Maxim Bystrov" w:date="2026-05-24T15:03:00Z">
              <w:rPr>
                <w:color w:val="080808"/>
              </w:rPr>
            </w:rPrChange>
          </w:rPr>
          <w:t>)</w:t>
        </w:r>
        <w:r w:rsidRPr="00E6239C">
          <w:rPr>
            <w:color w:val="080808"/>
            <w:rPrChange w:id="10579" w:author="Maxim Bystrov" w:date="2026-05-24T15:03:00Z">
              <w:rPr>
                <w:color w:val="080808"/>
              </w:rPr>
            </w:rPrChange>
          </w:rPr>
          <w:br/>
          <w:t xml:space="preserve">            }</w:t>
        </w:r>
        <w:r w:rsidRPr="00E6239C">
          <w:rPr>
            <w:color w:val="080808"/>
            <w:rPrChange w:id="10580" w:author="Maxim Bystrov" w:date="2026-05-24T15:03:00Z">
              <w:rPr>
                <w:color w:val="080808"/>
              </w:rPr>
            </w:rPrChange>
          </w:rPr>
          <w:br/>
          <w:t xml:space="preserve">        </w:t>
        </w:r>
        <w:r w:rsidRPr="00E6239C">
          <w:rPr>
            <w:b/>
            <w:bCs/>
            <w:color w:val="080808"/>
            <w:rPrChange w:id="10581" w:author="Maxim Bystrov" w:date="2026-05-24T15:03:00Z">
              <w:rPr>
                <w:b/>
                <w:bCs/>
                <w:color w:val="080808"/>
              </w:rPr>
            </w:rPrChange>
          </w:rPr>
          <w:t>}</w:t>
        </w:r>
        <w:r w:rsidRPr="00E6239C">
          <w:rPr>
            <w:b/>
            <w:bCs/>
            <w:color w:val="080808"/>
            <w:rPrChange w:id="10582" w:author="Maxim Bystrov" w:date="2026-05-24T15:03:00Z">
              <w:rPr>
                <w:b/>
                <w:bCs/>
                <w:color w:val="080808"/>
              </w:rPr>
            </w:rPrChange>
          </w:rPr>
          <w:br/>
        </w:r>
        <w:r w:rsidRPr="00E6239C">
          <w:rPr>
            <w:b/>
            <w:bCs/>
            <w:color w:val="080808"/>
            <w:rPrChange w:id="10583" w:author="Maxim Bystrov" w:date="2026-05-24T15:03:00Z">
              <w:rPr>
                <w:b/>
                <w:bCs/>
                <w:color w:val="080808"/>
              </w:rPr>
            </w:rPrChange>
          </w:rPr>
          <w:br/>
          <w:t xml:space="preserve">        </w:t>
        </w:r>
        <w:proofErr w:type="spellStart"/>
        <w:r w:rsidRPr="00B51A03">
          <w:rPr>
            <w:color w:val="000000"/>
            <w:lang w:val="en-US"/>
            <w:rPrChange w:id="10584" w:author="Maxim Bystrov" w:date="2026-05-24T13:31:00Z">
              <w:rPr>
                <w:color w:val="000000"/>
              </w:rPr>
            </w:rPrChange>
          </w:rPr>
          <w:t>existingDevice</w:t>
        </w:r>
        <w:proofErr w:type="spellEnd"/>
        <w:r w:rsidRPr="00E6239C">
          <w:rPr>
            <w:color w:val="080808"/>
            <w:rPrChange w:id="10585" w:author="Maxim Bystrov" w:date="2026-05-24T15:03:00Z">
              <w:rPr>
                <w:color w:val="080808"/>
              </w:rPr>
            </w:rPrChange>
          </w:rPr>
          <w:t>.</w:t>
        </w:r>
        <w:r w:rsidRPr="00B51A03">
          <w:rPr>
            <w:i/>
            <w:iCs/>
            <w:color w:val="00627A"/>
            <w:lang w:val="en-US"/>
            <w:rPrChange w:id="10586" w:author="Maxim Bystrov" w:date="2026-05-24T13:31:00Z">
              <w:rPr>
                <w:i/>
                <w:iCs/>
                <w:color w:val="00627A"/>
              </w:rPr>
            </w:rPrChange>
          </w:rPr>
          <w:t>apply</w:t>
        </w:r>
        <w:r w:rsidRPr="00E6239C">
          <w:rPr>
            <w:i/>
            <w:iCs/>
            <w:color w:val="00627A"/>
            <w:rPrChange w:id="10587" w:author="Maxim Bystrov" w:date="2026-05-24T15:03:00Z">
              <w:rPr>
                <w:i/>
                <w:iCs/>
                <w:color w:val="00627A"/>
              </w:rPr>
            </w:rPrChange>
          </w:rPr>
          <w:t xml:space="preserve"> </w:t>
        </w:r>
        <w:r w:rsidRPr="00E6239C">
          <w:rPr>
            <w:b/>
            <w:bCs/>
            <w:color w:val="080808"/>
            <w:rPrChange w:id="10588" w:author="Maxim Bystrov" w:date="2026-05-24T15:03:00Z">
              <w:rPr>
                <w:b/>
                <w:bCs/>
                <w:color w:val="080808"/>
              </w:rPr>
            </w:rPrChange>
          </w:rPr>
          <w:t>{</w:t>
        </w:r>
        <w:r w:rsidRPr="00E6239C">
          <w:rPr>
            <w:b/>
            <w:bCs/>
            <w:color w:val="080808"/>
            <w:rPrChange w:id="10589" w:author="Maxim Bystrov" w:date="2026-05-24T15:03:00Z">
              <w:rPr>
                <w:b/>
                <w:bCs/>
                <w:color w:val="080808"/>
              </w:rPr>
            </w:rPrChange>
          </w:rPr>
          <w:br/>
          <w:t xml:space="preserve">            </w:t>
        </w:r>
        <w:r w:rsidRPr="00B51A03">
          <w:rPr>
            <w:color w:val="871094"/>
            <w:lang w:val="en-US"/>
            <w:rPrChange w:id="10590" w:author="Maxim Bystrov" w:date="2026-05-24T13:31:00Z">
              <w:rPr>
                <w:color w:val="871094"/>
              </w:rPr>
            </w:rPrChange>
          </w:rPr>
          <w:t>name</w:t>
        </w:r>
        <w:r w:rsidRPr="00E6239C">
          <w:rPr>
            <w:color w:val="871094"/>
            <w:rPrChange w:id="10591" w:author="Maxim Bystrov" w:date="2026-05-24T15:03:00Z">
              <w:rPr>
                <w:color w:val="871094"/>
              </w:rPr>
            </w:rPrChange>
          </w:rPr>
          <w:t xml:space="preserve"> </w:t>
        </w:r>
        <w:r w:rsidRPr="00E6239C">
          <w:rPr>
            <w:color w:val="080808"/>
            <w:rPrChange w:id="10592" w:author="Maxim Bystrov" w:date="2026-05-24T15:03:00Z">
              <w:rPr>
                <w:color w:val="080808"/>
              </w:rPr>
            </w:rPrChange>
          </w:rPr>
          <w:t xml:space="preserve">= </w:t>
        </w:r>
        <w:proofErr w:type="spellStart"/>
        <w:r w:rsidRPr="00B51A03">
          <w:rPr>
            <w:color w:val="000000"/>
            <w:lang w:val="en-US"/>
            <w:rPrChange w:id="10593" w:author="Maxim Bystrov" w:date="2026-05-24T13:31:00Z">
              <w:rPr>
                <w:color w:val="000000"/>
              </w:rPr>
            </w:rPrChange>
          </w:rPr>
          <w:t>dto</w:t>
        </w:r>
        <w:proofErr w:type="spellEnd"/>
        <w:r w:rsidRPr="00E6239C">
          <w:rPr>
            <w:color w:val="080808"/>
            <w:rPrChange w:id="10594" w:author="Maxim Bystrov" w:date="2026-05-24T15:03:00Z">
              <w:rPr>
                <w:color w:val="080808"/>
              </w:rPr>
            </w:rPrChange>
          </w:rPr>
          <w:t>.</w:t>
        </w:r>
        <w:r w:rsidRPr="00B51A03">
          <w:rPr>
            <w:color w:val="871094"/>
            <w:lang w:val="en-US"/>
            <w:rPrChange w:id="10595" w:author="Maxim Bystrov" w:date="2026-05-24T13:31:00Z">
              <w:rPr>
                <w:color w:val="871094"/>
              </w:rPr>
            </w:rPrChange>
          </w:rPr>
          <w:t>name</w:t>
        </w:r>
        <w:r w:rsidRPr="00E6239C">
          <w:rPr>
            <w:color w:val="871094"/>
            <w:rPrChange w:id="10596" w:author="Maxim Bystrov" w:date="2026-05-24T15:03:00Z">
              <w:rPr>
                <w:color w:val="871094"/>
              </w:rPr>
            </w:rPrChange>
          </w:rPr>
          <w:br/>
          <w:t xml:space="preserve">            </w:t>
        </w:r>
        <w:proofErr w:type="spellStart"/>
        <w:r w:rsidRPr="00B51A03">
          <w:rPr>
            <w:color w:val="871094"/>
            <w:lang w:val="en-US"/>
            <w:rPrChange w:id="10597" w:author="Maxim Bystrov" w:date="2026-05-24T13:31:00Z">
              <w:rPr>
                <w:color w:val="871094"/>
              </w:rPr>
            </w:rPrChange>
          </w:rPr>
          <w:t>registrationNumber</w:t>
        </w:r>
        <w:proofErr w:type="spellEnd"/>
        <w:r w:rsidRPr="00E6239C">
          <w:rPr>
            <w:color w:val="871094"/>
            <w:rPrChange w:id="10598" w:author="Maxim Bystrov" w:date="2026-05-24T15:03:00Z">
              <w:rPr>
                <w:color w:val="871094"/>
              </w:rPr>
            </w:rPrChange>
          </w:rPr>
          <w:t xml:space="preserve"> </w:t>
        </w:r>
        <w:r w:rsidRPr="00E6239C">
          <w:rPr>
            <w:color w:val="080808"/>
            <w:rPrChange w:id="10599" w:author="Maxim Bystrov" w:date="2026-05-24T15:03:00Z">
              <w:rPr>
                <w:color w:val="080808"/>
              </w:rPr>
            </w:rPrChange>
          </w:rPr>
          <w:t xml:space="preserve">= </w:t>
        </w:r>
        <w:proofErr w:type="spellStart"/>
        <w:r w:rsidRPr="00B51A03">
          <w:rPr>
            <w:color w:val="000000"/>
            <w:lang w:val="en-US"/>
            <w:rPrChange w:id="10600" w:author="Maxim Bystrov" w:date="2026-05-24T13:31:00Z">
              <w:rPr>
                <w:color w:val="000000"/>
              </w:rPr>
            </w:rPrChange>
          </w:rPr>
          <w:t>dto</w:t>
        </w:r>
        <w:proofErr w:type="spellEnd"/>
        <w:r w:rsidRPr="00E6239C">
          <w:rPr>
            <w:color w:val="080808"/>
            <w:rPrChange w:id="10601" w:author="Maxim Bystrov" w:date="2026-05-24T15:03:00Z">
              <w:rPr>
                <w:color w:val="080808"/>
              </w:rPr>
            </w:rPrChange>
          </w:rPr>
          <w:t>.</w:t>
        </w:r>
        <w:proofErr w:type="spellStart"/>
        <w:r w:rsidRPr="00B51A03">
          <w:rPr>
            <w:color w:val="871094"/>
            <w:lang w:val="en-US"/>
            <w:rPrChange w:id="10602" w:author="Maxim Bystrov" w:date="2026-05-24T13:31:00Z">
              <w:rPr>
                <w:color w:val="871094"/>
              </w:rPr>
            </w:rPrChange>
          </w:rPr>
          <w:t>registrationNumber</w:t>
        </w:r>
        <w:proofErr w:type="spellEnd"/>
        <w:r w:rsidRPr="00E6239C">
          <w:rPr>
            <w:color w:val="871094"/>
            <w:rPrChange w:id="10603" w:author="Maxim Bystrov" w:date="2026-05-24T15:03:00Z">
              <w:rPr>
                <w:color w:val="871094"/>
              </w:rPr>
            </w:rPrChange>
          </w:rPr>
          <w:br/>
          <w:t xml:space="preserve">            </w:t>
        </w:r>
        <w:proofErr w:type="spellStart"/>
        <w:r w:rsidRPr="00B51A03">
          <w:rPr>
            <w:color w:val="871094"/>
            <w:lang w:val="en-US"/>
            <w:rPrChange w:id="10604" w:author="Maxim Bystrov" w:date="2026-05-24T13:31:00Z">
              <w:rPr>
                <w:color w:val="871094"/>
              </w:rPr>
            </w:rPrChange>
          </w:rPr>
          <w:t>deviceId</w:t>
        </w:r>
        <w:proofErr w:type="spellEnd"/>
        <w:r w:rsidRPr="00E6239C">
          <w:rPr>
            <w:color w:val="871094"/>
            <w:rPrChange w:id="10605" w:author="Maxim Bystrov" w:date="2026-05-24T15:03:00Z">
              <w:rPr>
                <w:color w:val="871094"/>
              </w:rPr>
            </w:rPrChange>
          </w:rPr>
          <w:t xml:space="preserve"> </w:t>
        </w:r>
        <w:r w:rsidRPr="00E6239C">
          <w:rPr>
            <w:color w:val="080808"/>
            <w:rPrChange w:id="10606" w:author="Maxim Bystrov" w:date="2026-05-24T15:03:00Z">
              <w:rPr>
                <w:color w:val="080808"/>
              </w:rPr>
            </w:rPrChange>
          </w:rPr>
          <w:t xml:space="preserve">= </w:t>
        </w:r>
        <w:proofErr w:type="spellStart"/>
        <w:r w:rsidRPr="00B51A03">
          <w:rPr>
            <w:color w:val="000000"/>
            <w:lang w:val="en-US"/>
            <w:rPrChange w:id="10607" w:author="Maxim Bystrov" w:date="2026-05-24T13:31:00Z">
              <w:rPr>
                <w:color w:val="000000"/>
              </w:rPr>
            </w:rPrChange>
          </w:rPr>
          <w:t>dto</w:t>
        </w:r>
        <w:proofErr w:type="spellEnd"/>
        <w:r w:rsidRPr="00E6239C">
          <w:rPr>
            <w:color w:val="080808"/>
            <w:rPrChange w:id="10608" w:author="Maxim Bystrov" w:date="2026-05-24T15:03:00Z">
              <w:rPr>
                <w:color w:val="080808"/>
              </w:rPr>
            </w:rPrChange>
          </w:rPr>
          <w:t>.</w:t>
        </w:r>
        <w:proofErr w:type="spellStart"/>
        <w:r w:rsidRPr="00B51A03">
          <w:rPr>
            <w:color w:val="871094"/>
            <w:lang w:val="en-US"/>
            <w:rPrChange w:id="10609" w:author="Maxim Bystrov" w:date="2026-05-24T13:31:00Z">
              <w:rPr>
                <w:color w:val="871094"/>
              </w:rPr>
            </w:rPrChange>
          </w:rPr>
          <w:t>deviceId</w:t>
        </w:r>
        <w:proofErr w:type="spellEnd"/>
        <w:r w:rsidRPr="00E6239C">
          <w:rPr>
            <w:color w:val="871094"/>
            <w:rPrChange w:id="10610" w:author="Maxim Bystrov" w:date="2026-05-24T15:03:00Z">
              <w:rPr>
                <w:color w:val="871094"/>
              </w:rPr>
            </w:rPrChange>
          </w:rPr>
          <w:br/>
          <w:t xml:space="preserve">            </w:t>
        </w:r>
        <w:proofErr w:type="spellStart"/>
        <w:r w:rsidRPr="00B51A03">
          <w:rPr>
            <w:color w:val="871094"/>
            <w:lang w:val="en-US"/>
            <w:rPrChange w:id="10611" w:author="Maxim Bystrov" w:date="2026-05-24T13:31:00Z">
              <w:rPr>
                <w:color w:val="871094"/>
              </w:rPr>
            </w:rPrChange>
          </w:rPr>
          <w:t>typeId</w:t>
        </w:r>
        <w:proofErr w:type="spellEnd"/>
        <w:r w:rsidRPr="00E6239C">
          <w:rPr>
            <w:color w:val="871094"/>
            <w:rPrChange w:id="10612" w:author="Maxim Bystrov" w:date="2026-05-24T15:03:00Z">
              <w:rPr>
                <w:color w:val="871094"/>
              </w:rPr>
            </w:rPrChange>
          </w:rPr>
          <w:t xml:space="preserve"> </w:t>
        </w:r>
        <w:r w:rsidRPr="00E6239C">
          <w:rPr>
            <w:color w:val="080808"/>
            <w:rPrChange w:id="10613" w:author="Maxim Bystrov" w:date="2026-05-24T15:03:00Z">
              <w:rPr>
                <w:color w:val="080808"/>
              </w:rPr>
            </w:rPrChange>
          </w:rPr>
          <w:t xml:space="preserve">= </w:t>
        </w:r>
        <w:proofErr w:type="spellStart"/>
        <w:r w:rsidRPr="00B51A03">
          <w:rPr>
            <w:color w:val="000000"/>
            <w:lang w:val="en-US"/>
            <w:rPrChange w:id="10614" w:author="Maxim Bystrov" w:date="2026-05-24T13:31:00Z">
              <w:rPr>
                <w:color w:val="000000"/>
              </w:rPr>
            </w:rPrChange>
          </w:rPr>
          <w:t>dto</w:t>
        </w:r>
        <w:proofErr w:type="spellEnd"/>
        <w:r w:rsidRPr="00E6239C">
          <w:rPr>
            <w:color w:val="080808"/>
            <w:rPrChange w:id="10615" w:author="Maxim Bystrov" w:date="2026-05-24T15:03:00Z">
              <w:rPr>
                <w:color w:val="080808"/>
              </w:rPr>
            </w:rPrChange>
          </w:rPr>
          <w:t>.</w:t>
        </w:r>
        <w:proofErr w:type="spellStart"/>
        <w:r w:rsidRPr="00B51A03">
          <w:rPr>
            <w:color w:val="871094"/>
            <w:lang w:val="en-US"/>
            <w:rPrChange w:id="10616" w:author="Maxim Bystrov" w:date="2026-05-24T13:31:00Z">
              <w:rPr>
                <w:color w:val="871094"/>
              </w:rPr>
            </w:rPrChange>
          </w:rPr>
          <w:t>typeId</w:t>
        </w:r>
        <w:proofErr w:type="spellEnd"/>
        <w:r w:rsidRPr="00E6239C">
          <w:rPr>
            <w:color w:val="871094"/>
            <w:rPrChange w:id="10617" w:author="Maxim Bystrov" w:date="2026-05-24T15:03:00Z">
              <w:rPr>
                <w:color w:val="871094"/>
              </w:rPr>
            </w:rPrChange>
          </w:rPr>
          <w:br/>
          <w:t xml:space="preserve">            </w:t>
        </w:r>
        <w:proofErr w:type="spellStart"/>
        <w:r w:rsidRPr="00B51A03">
          <w:rPr>
            <w:color w:val="871094"/>
            <w:lang w:val="en-US"/>
            <w:rPrChange w:id="10618" w:author="Maxim Bystrov" w:date="2026-05-24T13:31:00Z">
              <w:rPr>
                <w:color w:val="871094"/>
              </w:rPr>
            </w:rPrChange>
          </w:rPr>
          <w:t>departmentId</w:t>
        </w:r>
        <w:proofErr w:type="spellEnd"/>
        <w:r w:rsidRPr="00E6239C">
          <w:rPr>
            <w:color w:val="871094"/>
            <w:rPrChange w:id="10619" w:author="Maxim Bystrov" w:date="2026-05-24T15:03:00Z">
              <w:rPr>
                <w:color w:val="871094"/>
              </w:rPr>
            </w:rPrChange>
          </w:rPr>
          <w:t xml:space="preserve"> </w:t>
        </w:r>
        <w:r w:rsidRPr="00E6239C">
          <w:rPr>
            <w:color w:val="080808"/>
            <w:rPrChange w:id="10620" w:author="Maxim Bystrov" w:date="2026-05-24T15:03:00Z">
              <w:rPr>
                <w:color w:val="080808"/>
              </w:rPr>
            </w:rPrChange>
          </w:rPr>
          <w:t xml:space="preserve">= </w:t>
        </w:r>
        <w:proofErr w:type="spellStart"/>
        <w:r w:rsidRPr="00B51A03">
          <w:rPr>
            <w:color w:val="000000"/>
            <w:lang w:val="en-US"/>
            <w:rPrChange w:id="10621" w:author="Maxim Bystrov" w:date="2026-05-24T13:31:00Z">
              <w:rPr>
                <w:color w:val="000000"/>
              </w:rPr>
            </w:rPrChange>
          </w:rPr>
          <w:t>dto</w:t>
        </w:r>
        <w:proofErr w:type="spellEnd"/>
        <w:r w:rsidRPr="00E6239C">
          <w:rPr>
            <w:color w:val="080808"/>
            <w:rPrChange w:id="10622" w:author="Maxim Bystrov" w:date="2026-05-24T15:03:00Z">
              <w:rPr>
                <w:color w:val="080808"/>
              </w:rPr>
            </w:rPrChange>
          </w:rPr>
          <w:t>.</w:t>
        </w:r>
        <w:proofErr w:type="spellStart"/>
        <w:r w:rsidRPr="00B51A03">
          <w:rPr>
            <w:color w:val="871094"/>
            <w:lang w:val="en-US"/>
            <w:rPrChange w:id="10623" w:author="Maxim Bystrov" w:date="2026-05-24T13:31:00Z">
              <w:rPr>
                <w:color w:val="871094"/>
              </w:rPr>
            </w:rPrChange>
          </w:rPr>
          <w:t>departmentId</w:t>
        </w:r>
        <w:proofErr w:type="spellEnd"/>
        <w:r w:rsidRPr="00E6239C">
          <w:rPr>
            <w:color w:val="871094"/>
            <w:rPrChange w:id="10624" w:author="Maxim Bystrov" w:date="2026-05-24T15:03:00Z">
              <w:rPr>
                <w:color w:val="871094"/>
              </w:rPr>
            </w:rPrChange>
          </w:rPr>
          <w:br/>
          <w:t xml:space="preserve">        </w:t>
        </w:r>
        <w:r w:rsidRPr="00E6239C">
          <w:rPr>
            <w:b/>
            <w:bCs/>
            <w:color w:val="080808"/>
            <w:rPrChange w:id="10625" w:author="Maxim Bystrov" w:date="2026-05-24T15:03:00Z">
              <w:rPr>
                <w:b/>
                <w:bCs/>
                <w:color w:val="080808"/>
              </w:rPr>
            </w:rPrChange>
          </w:rPr>
          <w:t>}</w:t>
        </w:r>
        <w:r w:rsidRPr="00E6239C">
          <w:rPr>
            <w:b/>
            <w:bCs/>
            <w:color w:val="080808"/>
            <w:rPrChange w:id="10626" w:author="Maxim Bystrov" w:date="2026-05-24T15:03:00Z">
              <w:rPr>
                <w:b/>
                <w:bCs/>
                <w:color w:val="080808"/>
              </w:rPr>
            </w:rPrChange>
          </w:rPr>
          <w:br/>
        </w:r>
        <w:r w:rsidRPr="00E6239C">
          <w:rPr>
            <w:b/>
            <w:bCs/>
            <w:color w:val="080808"/>
            <w:rPrChange w:id="10627" w:author="Maxim Bystrov" w:date="2026-05-24T15:03:00Z">
              <w:rPr>
                <w:b/>
                <w:bCs/>
                <w:color w:val="080808"/>
              </w:rPr>
            </w:rPrChange>
          </w:rPr>
          <w:br/>
          <w:t xml:space="preserve">        </w:t>
        </w:r>
        <w:proofErr w:type="spellStart"/>
        <w:r w:rsidRPr="00B51A03">
          <w:rPr>
            <w:color w:val="0033B3"/>
            <w:lang w:val="en-US"/>
            <w:rPrChange w:id="10628" w:author="Maxim Bystrov" w:date="2026-05-24T13:31:00Z">
              <w:rPr>
                <w:color w:val="0033B3"/>
              </w:rPr>
            </w:rPrChange>
          </w:rPr>
          <w:t>val</w:t>
        </w:r>
        <w:proofErr w:type="spellEnd"/>
        <w:r w:rsidRPr="00E6239C">
          <w:rPr>
            <w:color w:val="0033B3"/>
            <w:rPrChange w:id="10629" w:author="Maxim Bystrov" w:date="2026-05-24T15:03:00Z">
              <w:rPr>
                <w:color w:val="0033B3"/>
              </w:rPr>
            </w:rPrChange>
          </w:rPr>
          <w:t xml:space="preserve"> </w:t>
        </w:r>
        <w:proofErr w:type="spellStart"/>
        <w:r w:rsidRPr="00B51A03">
          <w:rPr>
            <w:color w:val="000000"/>
            <w:lang w:val="en-US"/>
            <w:rPrChange w:id="10630" w:author="Maxim Bystrov" w:date="2026-05-24T13:31:00Z">
              <w:rPr>
                <w:color w:val="000000"/>
              </w:rPr>
            </w:rPrChange>
          </w:rPr>
          <w:t>updatedDevice</w:t>
        </w:r>
        <w:proofErr w:type="spellEnd"/>
        <w:r w:rsidRPr="00E6239C">
          <w:rPr>
            <w:color w:val="000000"/>
            <w:rPrChange w:id="10631" w:author="Maxim Bystrov" w:date="2026-05-24T15:03:00Z">
              <w:rPr>
                <w:color w:val="000000"/>
              </w:rPr>
            </w:rPrChange>
          </w:rPr>
          <w:t xml:space="preserve"> </w:t>
        </w:r>
        <w:r w:rsidRPr="00E6239C">
          <w:rPr>
            <w:color w:val="080808"/>
            <w:rPrChange w:id="10632" w:author="Maxim Bystrov" w:date="2026-05-24T15:03:00Z">
              <w:rPr>
                <w:color w:val="080808"/>
              </w:rPr>
            </w:rPrChange>
          </w:rPr>
          <w:t xml:space="preserve">= </w:t>
        </w:r>
        <w:proofErr w:type="spellStart"/>
        <w:r w:rsidRPr="00B51A03">
          <w:rPr>
            <w:color w:val="871094"/>
            <w:lang w:val="en-US"/>
            <w:rPrChange w:id="10633" w:author="Maxim Bystrov" w:date="2026-05-24T13:31:00Z">
              <w:rPr>
                <w:color w:val="871094"/>
              </w:rPr>
            </w:rPrChange>
          </w:rPr>
          <w:t>deviceRepository</w:t>
        </w:r>
        <w:proofErr w:type="spellEnd"/>
        <w:r w:rsidRPr="00E6239C">
          <w:rPr>
            <w:color w:val="080808"/>
            <w:rPrChange w:id="10634" w:author="Maxim Bystrov" w:date="2026-05-24T15:03:00Z">
              <w:rPr>
                <w:color w:val="080808"/>
              </w:rPr>
            </w:rPrChange>
          </w:rPr>
          <w:t>.</w:t>
        </w:r>
        <w:r w:rsidRPr="00B51A03">
          <w:rPr>
            <w:color w:val="080808"/>
            <w:lang w:val="en-US"/>
            <w:rPrChange w:id="10635" w:author="Maxim Bystrov" w:date="2026-05-24T13:31:00Z">
              <w:rPr>
                <w:color w:val="080808"/>
              </w:rPr>
            </w:rPrChange>
          </w:rPr>
          <w:t>save</w:t>
        </w:r>
        <w:r w:rsidRPr="00E6239C">
          <w:rPr>
            <w:color w:val="080808"/>
            <w:rPrChange w:id="10636" w:author="Maxim Bystrov" w:date="2026-05-24T15:03:00Z">
              <w:rPr>
                <w:color w:val="080808"/>
              </w:rPr>
            </w:rPrChange>
          </w:rPr>
          <w:t>(</w:t>
        </w:r>
        <w:proofErr w:type="spellStart"/>
        <w:r w:rsidRPr="00B51A03">
          <w:rPr>
            <w:color w:val="000000"/>
            <w:lang w:val="en-US"/>
            <w:rPrChange w:id="10637" w:author="Maxim Bystrov" w:date="2026-05-24T13:31:00Z">
              <w:rPr>
                <w:color w:val="000000"/>
              </w:rPr>
            </w:rPrChange>
          </w:rPr>
          <w:t>existingDevice</w:t>
        </w:r>
        <w:proofErr w:type="spellEnd"/>
        <w:r w:rsidRPr="00E6239C">
          <w:rPr>
            <w:color w:val="080808"/>
            <w:rPrChange w:id="10638" w:author="Maxim Bystrov" w:date="2026-05-24T15:03:00Z">
              <w:rPr>
                <w:color w:val="080808"/>
              </w:rPr>
            </w:rPrChange>
          </w:rPr>
          <w:t>)</w:t>
        </w:r>
        <w:r w:rsidRPr="00E6239C">
          <w:rPr>
            <w:color w:val="080808"/>
            <w:rPrChange w:id="10639" w:author="Maxim Bystrov" w:date="2026-05-24T15:03:00Z">
              <w:rPr>
                <w:color w:val="080808"/>
              </w:rPr>
            </w:rPrChange>
          </w:rPr>
          <w:br/>
          <w:t xml:space="preserve">        </w:t>
        </w:r>
        <w:r w:rsidRPr="00B51A03">
          <w:rPr>
            <w:color w:val="0033B3"/>
            <w:lang w:val="en-US"/>
            <w:rPrChange w:id="10640" w:author="Maxim Bystrov" w:date="2026-05-24T13:31:00Z">
              <w:rPr>
                <w:color w:val="0033B3"/>
              </w:rPr>
            </w:rPrChange>
          </w:rPr>
          <w:t>return</w:t>
        </w:r>
        <w:r w:rsidRPr="00E6239C">
          <w:rPr>
            <w:color w:val="0033B3"/>
            <w:rPrChange w:id="10641" w:author="Maxim Bystrov" w:date="2026-05-24T15:03:00Z">
              <w:rPr>
                <w:color w:val="0033B3"/>
              </w:rPr>
            </w:rPrChange>
          </w:rPr>
          <w:t xml:space="preserve"> </w:t>
        </w:r>
        <w:proofErr w:type="spellStart"/>
        <w:r w:rsidRPr="00B51A03">
          <w:rPr>
            <w:color w:val="000000"/>
            <w:lang w:val="en-US"/>
            <w:rPrChange w:id="10642" w:author="Maxim Bystrov" w:date="2026-05-24T13:31:00Z">
              <w:rPr>
                <w:color w:val="000000"/>
              </w:rPr>
            </w:rPrChange>
          </w:rPr>
          <w:t>ResponseEntity</w:t>
        </w:r>
        <w:proofErr w:type="spellEnd"/>
        <w:r w:rsidRPr="00E6239C">
          <w:rPr>
            <w:color w:val="080808"/>
            <w:rPrChange w:id="10643" w:author="Maxim Bystrov" w:date="2026-05-24T15:03:00Z">
              <w:rPr>
                <w:color w:val="080808"/>
              </w:rPr>
            </w:rPrChange>
          </w:rPr>
          <w:t>.</w:t>
        </w:r>
        <w:r w:rsidRPr="00B51A03">
          <w:rPr>
            <w:color w:val="080808"/>
            <w:lang w:val="en-US"/>
            <w:rPrChange w:id="10644" w:author="Maxim Bystrov" w:date="2026-05-24T13:31:00Z">
              <w:rPr>
                <w:color w:val="080808"/>
              </w:rPr>
            </w:rPrChange>
          </w:rPr>
          <w:t>ok</w:t>
        </w:r>
        <w:r w:rsidRPr="00E6239C">
          <w:rPr>
            <w:color w:val="080808"/>
            <w:rPrChange w:id="10645" w:author="Maxim Bystrov" w:date="2026-05-24T15:03:00Z">
              <w:rPr>
                <w:color w:val="080808"/>
              </w:rPr>
            </w:rPrChange>
          </w:rPr>
          <w:t>(</w:t>
        </w:r>
        <w:proofErr w:type="spellStart"/>
        <w:r w:rsidRPr="00B51A03">
          <w:rPr>
            <w:color w:val="000000"/>
            <w:lang w:val="en-US"/>
            <w:rPrChange w:id="10646" w:author="Maxim Bystrov" w:date="2026-05-24T13:31:00Z">
              <w:rPr>
                <w:color w:val="000000"/>
              </w:rPr>
            </w:rPrChange>
          </w:rPr>
          <w:t>DeviceDto</w:t>
        </w:r>
        <w:proofErr w:type="spellEnd"/>
        <w:r w:rsidRPr="00E6239C">
          <w:rPr>
            <w:color w:val="080808"/>
            <w:rPrChange w:id="10647" w:author="Maxim Bystrov" w:date="2026-05-24T15:03:00Z">
              <w:rPr>
                <w:color w:val="080808"/>
              </w:rPr>
            </w:rPrChange>
          </w:rPr>
          <w:t>.</w:t>
        </w:r>
        <w:proofErr w:type="spellStart"/>
        <w:r w:rsidRPr="00B51A03">
          <w:rPr>
            <w:color w:val="080808"/>
            <w:lang w:val="en-US"/>
            <w:rPrChange w:id="10648" w:author="Maxim Bystrov" w:date="2026-05-24T13:31:00Z">
              <w:rPr>
                <w:color w:val="080808"/>
              </w:rPr>
            </w:rPrChange>
          </w:rPr>
          <w:t>fromDevice</w:t>
        </w:r>
        <w:proofErr w:type="spellEnd"/>
        <w:r w:rsidRPr="00E6239C">
          <w:rPr>
            <w:color w:val="080808"/>
            <w:rPrChange w:id="10649" w:author="Maxim Bystrov" w:date="2026-05-24T15:03:00Z">
              <w:rPr>
                <w:color w:val="080808"/>
              </w:rPr>
            </w:rPrChange>
          </w:rPr>
          <w:t>(</w:t>
        </w:r>
        <w:proofErr w:type="spellStart"/>
        <w:r w:rsidRPr="00B51A03">
          <w:rPr>
            <w:color w:val="000000"/>
            <w:lang w:val="en-US"/>
            <w:rPrChange w:id="10650" w:author="Maxim Bystrov" w:date="2026-05-24T13:31:00Z">
              <w:rPr>
                <w:color w:val="000000"/>
              </w:rPr>
            </w:rPrChange>
          </w:rPr>
          <w:t>updatedDevice</w:t>
        </w:r>
        <w:proofErr w:type="spellEnd"/>
        <w:r w:rsidRPr="00E6239C">
          <w:rPr>
            <w:color w:val="080808"/>
            <w:rPrChange w:id="10651" w:author="Maxim Bystrov" w:date="2026-05-24T15:03:00Z">
              <w:rPr>
                <w:color w:val="080808"/>
              </w:rPr>
            </w:rPrChange>
          </w:rPr>
          <w:t>))</w:t>
        </w:r>
        <w:r w:rsidRPr="00E6239C">
          <w:rPr>
            <w:color w:val="080808"/>
            <w:rPrChange w:id="10652" w:author="Maxim Bystrov" w:date="2026-05-24T15:03:00Z">
              <w:rPr>
                <w:color w:val="080808"/>
              </w:rPr>
            </w:rPrChange>
          </w:rPr>
          <w:br/>
          <w:t xml:space="preserve">    }</w:t>
        </w:r>
        <w:r w:rsidRPr="00E6239C">
          <w:rPr>
            <w:color w:val="080808"/>
            <w:rPrChange w:id="10653" w:author="Maxim Bystrov" w:date="2026-05-24T15:03:00Z">
              <w:rPr>
                <w:color w:val="080808"/>
              </w:rPr>
            </w:rPrChange>
          </w:rPr>
          <w:br/>
        </w:r>
        <w:r w:rsidRPr="00E6239C">
          <w:rPr>
            <w:color w:val="080808"/>
            <w:rPrChange w:id="10654" w:author="Maxim Bystrov" w:date="2026-05-24T15:03:00Z">
              <w:rPr>
                <w:color w:val="080808"/>
              </w:rPr>
            </w:rPrChange>
          </w:rPr>
          <w:br/>
          <w:t xml:space="preserve">    </w:t>
        </w:r>
        <w:r w:rsidRPr="00E6239C">
          <w:rPr>
            <w:i/>
            <w:iCs/>
            <w:color w:val="8C8C8C"/>
            <w:rPrChange w:id="10655" w:author="Maxim Bystrov" w:date="2026-05-24T15:03:00Z">
              <w:rPr>
                <w:i/>
                <w:iCs/>
                <w:color w:val="8C8C8C"/>
              </w:rPr>
            </w:rPrChange>
          </w:rPr>
          <w:t>/**</w:t>
        </w:r>
        <w:r w:rsidRPr="00E6239C">
          <w:rPr>
            <w:i/>
            <w:iCs/>
            <w:color w:val="8C8C8C"/>
            <w:rPrChange w:id="10656" w:author="Maxim Bystrov" w:date="2026-05-24T15:03:00Z">
              <w:rPr>
                <w:i/>
                <w:iCs/>
                <w:color w:val="8C8C8C"/>
              </w:rPr>
            </w:rPrChange>
          </w:rPr>
          <w:br/>
          <w:t xml:space="preserve">     * </w:t>
        </w:r>
        <w:r>
          <w:rPr>
            <w:i/>
            <w:iCs/>
            <w:color w:val="8C8C8C"/>
          </w:rPr>
          <w:t>Удалить</w:t>
        </w:r>
        <w:r w:rsidRPr="00E6239C">
          <w:rPr>
            <w:i/>
            <w:iCs/>
            <w:color w:val="8C8C8C"/>
            <w:rPrChange w:id="10657" w:author="Maxim Bystrov" w:date="2026-05-24T15:03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устройство</w:t>
        </w:r>
        <w:r w:rsidRPr="00E6239C">
          <w:rPr>
            <w:i/>
            <w:iCs/>
            <w:color w:val="8C8C8C"/>
            <w:rPrChange w:id="10658" w:author="Maxim Bystrov" w:date="2026-05-24T15:03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по</w:t>
        </w:r>
        <w:r w:rsidRPr="00E6239C">
          <w:rPr>
            <w:i/>
            <w:iCs/>
            <w:color w:val="8C8C8C"/>
            <w:rPrChange w:id="10659" w:author="Maxim Bystrov" w:date="2026-05-24T15:03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идентификатору</w:t>
        </w:r>
        <w:r w:rsidRPr="00E6239C">
          <w:rPr>
            <w:i/>
            <w:iCs/>
            <w:color w:val="8C8C8C"/>
            <w:rPrChange w:id="10660" w:author="Maxim Bystrov" w:date="2026-05-24T15:03:00Z">
              <w:rPr>
                <w:i/>
                <w:iCs/>
                <w:color w:val="8C8C8C"/>
              </w:rPr>
            </w:rPrChange>
          </w:rPr>
          <w:br/>
          <w:t xml:space="preserve">     */</w:t>
        </w:r>
        <w:r w:rsidRPr="00E6239C">
          <w:rPr>
            <w:i/>
            <w:iCs/>
            <w:color w:val="8C8C8C"/>
            <w:rPrChange w:id="10661" w:author="Maxim Bystrov" w:date="2026-05-24T15:03:00Z">
              <w:rPr>
                <w:i/>
                <w:iCs/>
                <w:color w:val="8C8C8C"/>
              </w:rPr>
            </w:rPrChange>
          </w:rPr>
          <w:br/>
          <w:t xml:space="preserve">    </w:t>
        </w:r>
        <w:r w:rsidRPr="00E6239C">
          <w:rPr>
            <w:color w:val="9E880D"/>
            <w:rPrChange w:id="10662" w:author="Maxim Bystrov" w:date="2026-05-24T15:03:00Z">
              <w:rPr>
                <w:color w:val="9E880D"/>
              </w:rPr>
            </w:rPrChange>
          </w:rPr>
          <w:t>@</w:t>
        </w:r>
        <w:proofErr w:type="spellStart"/>
        <w:r w:rsidRPr="00B51A03">
          <w:rPr>
            <w:color w:val="9E880D"/>
            <w:lang w:val="en-US"/>
            <w:rPrChange w:id="10663" w:author="Maxim Bystrov" w:date="2026-05-24T13:31:00Z">
              <w:rPr>
                <w:color w:val="9E880D"/>
              </w:rPr>
            </w:rPrChange>
          </w:rPr>
          <w:t>DeleteMapping</w:t>
        </w:r>
        <w:proofErr w:type="spellEnd"/>
        <w:r w:rsidRPr="00E6239C">
          <w:rPr>
            <w:color w:val="080808"/>
            <w:rPrChange w:id="10664" w:author="Maxim Bystrov" w:date="2026-05-24T15:03:00Z">
              <w:rPr>
                <w:color w:val="080808"/>
              </w:rPr>
            </w:rPrChange>
          </w:rPr>
          <w:t>(</w:t>
        </w:r>
        <w:r w:rsidRPr="00E6239C">
          <w:rPr>
            <w:color w:val="067D17"/>
            <w:rPrChange w:id="10665" w:author="Maxim Bystrov" w:date="2026-05-24T15:03:00Z">
              <w:rPr>
                <w:color w:val="067D17"/>
              </w:rPr>
            </w:rPrChange>
          </w:rPr>
          <w:t>"/{</w:t>
        </w:r>
        <w:r w:rsidRPr="00B51A03">
          <w:rPr>
            <w:color w:val="067D17"/>
            <w:lang w:val="en-US"/>
            <w:rPrChange w:id="10666" w:author="Maxim Bystrov" w:date="2026-05-24T13:31:00Z">
              <w:rPr>
                <w:color w:val="067D17"/>
              </w:rPr>
            </w:rPrChange>
          </w:rPr>
          <w:t>id</w:t>
        </w:r>
        <w:r w:rsidRPr="00E6239C">
          <w:rPr>
            <w:color w:val="067D17"/>
            <w:rPrChange w:id="10667" w:author="Maxim Bystrov" w:date="2026-05-24T15:03:00Z">
              <w:rPr>
                <w:color w:val="067D17"/>
              </w:rPr>
            </w:rPrChange>
          </w:rPr>
          <w:t>}"</w:t>
        </w:r>
        <w:r w:rsidRPr="00E6239C">
          <w:rPr>
            <w:color w:val="080808"/>
            <w:rPrChange w:id="10668" w:author="Maxim Bystrov" w:date="2026-05-24T15:03:00Z">
              <w:rPr>
                <w:color w:val="080808"/>
              </w:rPr>
            </w:rPrChange>
          </w:rPr>
          <w:t>)</w:t>
        </w:r>
        <w:r w:rsidRPr="00E6239C">
          <w:rPr>
            <w:color w:val="080808"/>
            <w:rPrChange w:id="10669" w:author="Maxim Bystrov" w:date="2026-05-24T15:03:00Z">
              <w:rPr>
                <w:color w:val="080808"/>
              </w:rPr>
            </w:rPrChange>
          </w:rPr>
          <w:br/>
          <w:t xml:space="preserve">    </w:t>
        </w:r>
        <w:r w:rsidRPr="00E6239C">
          <w:rPr>
            <w:color w:val="9E880D"/>
            <w:rPrChange w:id="10670" w:author="Maxim Bystrov" w:date="2026-05-24T15:03:00Z">
              <w:rPr>
                <w:color w:val="9E880D"/>
              </w:rPr>
            </w:rPrChange>
          </w:rPr>
          <w:t>@</w:t>
        </w:r>
        <w:r w:rsidRPr="00B51A03">
          <w:rPr>
            <w:color w:val="9E880D"/>
            <w:lang w:val="en-US"/>
            <w:rPrChange w:id="10671" w:author="Maxim Bystrov" w:date="2026-05-24T13:31:00Z">
              <w:rPr>
                <w:color w:val="9E880D"/>
              </w:rPr>
            </w:rPrChange>
          </w:rPr>
          <w:t>Operation</w:t>
        </w:r>
        <w:r w:rsidRPr="00E6239C">
          <w:rPr>
            <w:color w:val="080808"/>
            <w:rPrChange w:id="10672" w:author="Maxim Bystrov" w:date="2026-05-24T15:03:00Z">
              <w:rPr>
                <w:color w:val="080808"/>
              </w:rPr>
            </w:rPrChange>
          </w:rPr>
          <w:t>(</w:t>
        </w:r>
        <w:r w:rsidRPr="00E6239C">
          <w:rPr>
            <w:color w:val="080808"/>
            <w:rPrChange w:id="10673" w:author="Maxim Bystrov" w:date="2026-05-24T15:03:00Z">
              <w:rPr>
                <w:color w:val="080808"/>
              </w:rPr>
            </w:rPrChange>
          </w:rPr>
          <w:br/>
          <w:t xml:space="preserve">        </w:t>
        </w:r>
        <w:r w:rsidRPr="00B51A03">
          <w:rPr>
            <w:color w:val="080808"/>
            <w:lang w:val="en-US"/>
            <w:rPrChange w:id="10674" w:author="Maxim Bystrov" w:date="2026-05-24T13:31:00Z">
              <w:rPr>
                <w:color w:val="080808"/>
              </w:rPr>
            </w:rPrChange>
          </w:rPr>
          <w:t>summary</w:t>
        </w:r>
        <w:r w:rsidRPr="00E6239C">
          <w:rPr>
            <w:color w:val="080808"/>
            <w:rPrChange w:id="10675" w:author="Maxim Bystrov" w:date="2026-05-24T15:03:00Z">
              <w:rPr>
                <w:color w:val="080808"/>
              </w:rPr>
            </w:rPrChange>
          </w:rPr>
          <w:t xml:space="preserve"> = </w:t>
        </w:r>
        <w:r w:rsidRPr="00E6239C">
          <w:rPr>
            <w:color w:val="067D17"/>
            <w:rPrChange w:id="10676" w:author="Maxim Bystrov" w:date="2026-05-24T15:03:00Z">
              <w:rPr>
                <w:color w:val="067D17"/>
              </w:rPr>
            </w:rPrChange>
          </w:rPr>
          <w:t>"</w:t>
        </w:r>
        <w:r>
          <w:rPr>
            <w:color w:val="067D17"/>
          </w:rPr>
          <w:t>Удалить</w:t>
        </w:r>
        <w:r w:rsidRPr="00E6239C">
          <w:rPr>
            <w:color w:val="067D17"/>
            <w:rPrChange w:id="10677" w:author="Maxim Bystrov" w:date="2026-05-24T15:03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устройство</w:t>
        </w:r>
        <w:r w:rsidRPr="00E6239C">
          <w:rPr>
            <w:color w:val="067D17"/>
            <w:rPrChange w:id="10678" w:author="Maxim Bystrov" w:date="2026-05-24T15:03:00Z">
              <w:rPr>
                <w:color w:val="067D17"/>
              </w:rPr>
            </w:rPrChange>
          </w:rPr>
          <w:t>"</w:t>
        </w:r>
        <w:r w:rsidRPr="00E6239C">
          <w:rPr>
            <w:color w:val="080808"/>
            <w:rPrChange w:id="10679" w:author="Maxim Bystrov" w:date="2026-05-24T15:03:00Z">
              <w:rPr>
                <w:color w:val="080808"/>
              </w:rPr>
            </w:rPrChange>
          </w:rPr>
          <w:t>,</w:t>
        </w:r>
        <w:r w:rsidRPr="00E6239C">
          <w:rPr>
            <w:color w:val="080808"/>
            <w:rPrChange w:id="10680" w:author="Maxim Bystrov" w:date="2026-05-24T15:03:00Z">
              <w:rPr>
                <w:color w:val="080808"/>
              </w:rPr>
            </w:rPrChange>
          </w:rPr>
          <w:br/>
          <w:t xml:space="preserve">        </w:t>
        </w:r>
        <w:r w:rsidRPr="00B51A03">
          <w:rPr>
            <w:color w:val="080808"/>
            <w:lang w:val="en-US"/>
            <w:rPrChange w:id="10681" w:author="Maxim Bystrov" w:date="2026-05-24T13:31:00Z">
              <w:rPr>
                <w:color w:val="080808"/>
              </w:rPr>
            </w:rPrChange>
          </w:rPr>
          <w:t>description</w:t>
        </w:r>
        <w:r w:rsidRPr="00E6239C">
          <w:rPr>
            <w:color w:val="080808"/>
            <w:rPrChange w:id="10682" w:author="Maxim Bystrov" w:date="2026-05-24T15:03:00Z">
              <w:rPr>
                <w:color w:val="080808"/>
              </w:rPr>
            </w:rPrChange>
          </w:rPr>
          <w:t xml:space="preserve"> = </w:t>
        </w:r>
        <w:r w:rsidRPr="00E6239C">
          <w:rPr>
            <w:color w:val="067D17"/>
            <w:rPrChange w:id="10683" w:author="Maxim Bystrov" w:date="2026-05-24T15:03:00Z">
              <w:rPr>
                <w:color w:val="067D17"/>
              </w:rPr>
            </w:rPrChange>
          </w:rPr>
          <w:t>"</w:t>
        </w:r>
        <w:r>
          <w:rPr>
            <w:color w:val="067D17"/>
          </w:rPr>
          <w:t>Удаляет</w:t>
        </w:r>
        <w:r w:rsidRPr="00E6239C">
          <w:rPr>
            <w:color w:val="067D17"/>
            <w:rPrChange w:id="10684" w:author="Maxim Bystrov" w:date="2026-05-24T15:03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устройство</w:t>
        </w:r>
        <w:r w:rsidRPr="00E6239C">
          <w:rPr>
            <w:color w:val="067D17"/>
            <w:rPrChange w:id="10685" w:author="Maxim Bystrov" w:date="2026-05-24T15:03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по</w:t>
        </w:r>
        <w:r w:rsidRPr="00E6239C">
          <w:rPr>
            <w:color w:val="067D17"/>
            <w:rPrChange w:id="10686" w:author="Maxim Bystrov" w:date="2026-05-24T15:03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его</w:t>
        </w:r>
        <w:r w:rsidRPr="00E6239C">
          <w:rPr>
            <w:color w:val="067D17"/>
            <w:rPrChange w:id="10687" w:author="Maxim Bystrov" w:date="2026-05-24T15:03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уникальному</w:t>
        </w:r>
        <w:r w:rsidRPr="00E6239C">
          <w:rPr>
            <w:color w:val="067D17"/>
            <w:rPrChange w:id="10688" w:author="Maxim Bystrov" w:date="2026-05-24T15:03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идентификатору</w:t>
        </w:r>
        <w:r w:rsidRPr="00E6239C">
          <w:rPr>
            <w:color w:val="067D17"/>
            <w:rPrChange w:id="10689" w:author="Maxim Bystrov" w:date="2026-05-24T15:03:00Z">
              <w:rPr>
                <w:color w:val="067D17"/>
              </w:rPr>
            </w:rPrChange>
          </w:rPr>
          <w:t>"</w:t>
        </w:r>
        <w:r w:rsidRPr="00E6239C">
          <w:rPr>
            <w:color w:val="067D17"/>
            <w:rPrChange w:id="10690" w:author="Maxim Bystrov" w:date="2026-05-24T15:03:00Z">
              <w:rPr>
                <w:color w:val="067D17"/>
              </w:rPr>
            </w:rPrChange>
          </w:rPr>
          <w:br/>
          <w:t xml:space="preserve">    </w:t>
        </w:r>
        <w:r w:rsidRPr="00E6239C">
          <w:rPr>
            <w:color w:val="080808"/>
            <w:rPrChange w:id="10691" w:author="Maxim Bystrov" w:date="2026-05-24T15:03:00Z">
              <w:rPr>
                <w:color w:val="080808"/>
              </w:rPr>
            </w:rPrChange>
          </w:rPr>
          <w:t>)</w:t>
        </w:r>
        <w:r w:rsidRPr="00E6239C">
          <w:rPr>
            <w:color w:val="080808"/>
            <w:rPrChange w:id="10692" w:author="Maxim Bystrov" w:date="2026-05-24T15:03:00Z">
              <w:rPr>
                <w:color w:val="080808"/>
              </w:rPr>
            </w:rPrChange>
          </w:rPr>
          <w:br/>
          <w:t xml:space="preserve">    </w:t>
        </w:r>
        <w:r w:rsidRPr="00E6239C">
          <w:rPr>
            <w:color w:val="9E880D"/>
            <w:rPrChange w:id="10693" w:author="Maxim Bystrov" w:date="2026-05-24T15:03:00Z">
              <w:rPr>
                <w:color w:val="9E880D"/>
              </w:rPr>
            </w:rPrChange>
          </w:rPr>
          <w:t>@</w:t>
        </w:r>
        <w:proofErr w:type="spellStart"/>
        <w:r w:rsidRPr="00B51A03">
          <w:rPr>
            <w:color w:val="9E880D"/>
            <w:lang w:val="en-US"/>
            <w:rPrChange w:id="10694" w:author="Maxim Bystrov" w:date="2026-05-24T13:31:00Z">
              <w:rPr>
                <w:color w:val="9E880D"/>
              </w:rPr>
            </w:rPrChange>
          </w:rPr>
          <w:t>ApiResponses</w:t>
        </w:r>
        <w:proofErr w:type="spellEnd"/>
        <w:r w:rsidRPr="00E6239C">
          <w:rPr>
            <w:color w:val="080808"/>
            <w:rPrChange w:id="10695" w:author="Maxim Bystrov" w:date="2026-05-24T15:03:00Z">
              <w:rPr>
                <w:color w:val="080808"/>
              </w:rPr>
            </w:rPrChange>
          </w:rPr>
          <w:t>(</w:t>
        </w:r>
        <w:r w:rsidRPr="00B51A03">
          <w:rPr>
            <w:color w:val="080808"/>
            <w:lang w:val="en-US"/>
            <w:rPrChange w:id="10696" w:author="Maxim Bystrov" w:date="2026-05-24T13:31:00Z">
              <w:rPr>
                <w:color w:val="080808"/>
              </w:rPr>
            </w:rPrChange>
          </w:rPr>
          <w:t>value</w:t>
        </w:r>
        <w:r w:rsidRPr="00E6239C">
          <w:rPr>
            <w:color w:val="080808"/>
            <w:rPrChange w:id="10697" w:author="Maxim Bystrov" w:date="2026-05-24T15:03:00Z">
              <w:rPr>
                <w:color w:val="080808"/>
              </w:rPr>
            </w:rPrChange>
          </w:rPr>
          <w:t xml:space="preserve"> = [</w:t>
        </w:r>
        <w:r w:rsidRPr="00E6239C">
          <w:rPr>
            <w:color w:val="080808"/>
            <w:rPrChange w:id="10698" w:author="Maxim Bystrov" w:date="2026-05-24T15:03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B51A03">
          <w:rPr>
            <w:color w:val="080808"/>
            <w:lang w:val="en-US"/>
            <w:rPrChange w:id="10699" w:author="Maxim Bystrov" w:date="2026-05-24T13:31:00Z">
              <w:rPr>
                <w:color w:val="080808"/>
              </w:rPr>
            </w:rPrChange>
          </w:rPr>
          <w:t>ApiResponse</w:t>
        </w:r>
        <w:proofErr w:type="spellEnd"/>
        <w:r w:rsidRPr="00E6239C">
          <w:rPr>
            <w:color w:val="080808"/>
            <w:rPrChange w:id="10700" w:author="Maxim Bystrov" w:date="2026-05-24T15:03:00Z">
              <w:rPr>
                <w:color w:val="080808"/>
              </w:rPr>
            </w:rPrChange>
          </w:rPr>
          <w:t>(</w:t>
        </w:r>
        <w:proofErr w:type="spellStart"/>
        <w:r w:rsidRPr="00B51A03">
          <w:rPr>
            <w:color w:val="4A86E8"/>
            <w:lang w:val="en-US"/>
            <w:rPrChange w:id="10701" w:author="Maxim Bystrov" w:date="2026-05-24T13:31:00Z">
              <w:rPr>
                <w:color w:val="4A86E8"/>
              </w:rPr>
            </w:rPrChange>
          </w:rPr>
          <w:t>responseCode</w:t>
        </w:r>
        <w:proofErr w:type="spellEnd"/>
        <w:r w:rsidRPr="00E6239C">
          <w:rPr>
            <w:color w:val="4A86E8"/>
            <w:rPrChange w:id="10702" w:author="Maxim Bystrov" w:date="2026-05-24T15:03:00Z">
              <w:rPr>
                <w:color w:val="4A86E8"/>
              </w:rPr>
            </w:rPrChange>
          </w:rPr>
          <w:t xml:space="preserve"> = </w:t>
        </w:r>
        <w:r w:rsidRPr="00E6239C">
          <w:rPr>
            <w:color w:val="067D17"/>
            <w:rPrChange w:id="10703" w:author="Maxim Bystrov" w:date="2026-05-24T15:03:00Z">
              <w:rPr>
                <w:color w:val="067D17"/>
              </w:rPr>
            </w:rPrChange>
          </w:rPr>
          <w:t>"204"</w:t>
        </w:r>
        <w:r w:rsidRPr="00E6239C">
          <w:rPr>
            <w:color w:val="080808"/>
            <w:rPrChange w:id="10704" w:author="Maxim Bystrov" w:date="2026-05-24T15:03:00Z">
              <w:rPr>
                <w:color w:val="080808"/>
              </w:rPr>
            </w:rPrChange>
          </w:rPr>
          <w:t xml:space="preserve">, </w:t>
        </w:r>
        <w:r w:rsidRPr="00B51A03">
          <w:rPr>
            <w:color w:val="4A86E8"/>
            <w:lang w:val="en-US"/>
            <w:rPrChange w:id="10705" w:author="Maxim Bystrov" w:date="2026-05-24T13:31:00Z">
              <w:rPr>
                <w:color w:val="4A86E8"/>
              </w:rPr>
            </w:rPrChange>
          </w:rPr>
          <w:t>description</w:t>
        </w:r>
        <w:r w:rsidRPr="00E6239C">
          <w:rPr>
            <w:color w:val="4A86E8"/>
            <w:rPrChange w:id="10706" w:author="Maxim Bystrov" w:date="2026-05-24T15:03:00Z">
              <w:rPr>
                <w:color w:val="4A86E8"/>
              </w:rPr>
            </w:rPrChange>
          </w:rPr>
          <w:t xml:space="preserve"> = </w:t>
        </w:r>
        <w:r w:rsidRPr="00E6239C">
          <w:rPr>
            <w:color w:val="067D17"/>
            <w:rPrChange w:id="10707" w:author="Maxim Bystrov" w:date="2026-05-24T15:03:00Z">
              <w:rPr>
                <w:color w:val="067D17"/>
              </w:rPr>
            </w:rPrChange>
          </w:rPr>
          <w:t>"</w:t>
        </w:r>
        <w:r>
          <w:rPr>
            <w:color w:val="067D17"/>
          </w:rPr>
          <w:t>Устройство</w:t>
        </w:r>
        <w:r w:rsidRPr="00E6239C">
          <w:rPr>
            <w:color w:val="067D17"/>
            <w:rPrChange w:id="10708" w:author="Maxim Bystrov" w:date="2026-05-24T15:03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успешно</w:t>
        </w:r>
        <w:r w:rsidRPr="00E6239C">
          <w:rPr>
            <w:color w:val="067D17"/>
            <w:rPrChange w:id="10709" w:author="Maxim Bystrov" w:date="2026-05-24T15:03:00Z">
              <w:rPr>
                <w:color w:val="067D17"/>
              </w:rPr>
            </w:rPrChange>
          </w:rPr>
          <w:t xml:space="preserve"> </w:t>
        </w:r>
        <w:r>
          <w:rPr>
            <w:color w:val="067D17"/>
          </w:rPr>
          <w:t>удалено</w:t>
        </w:r>
        <w:r w:rsidRPr="00E6239C">
          <w:rPr>
            <w:color w:val="067D17"/>
            <w:rPrChange w:id="10710" w:author="Maxim Bystrov" w:date="2026-05-24T15:03:00Z">
              <w:rPr>
                <w:color w:val="067D17"/>
              </w:rPr>
            </w:rPrChange>
          </w:rPr>
          <w:t>"</w:t>
        </w:r>
        <w:r w:rsidRPr="00E6239C">
          <w:rPr>
            <w:color w:val="080808"/>
            <w:rPrChange w:id="10711" w:author="Maxim Bystrov" w:date="2026-05-24T15:03:00Z">
              <w:rPr>
                <w:color w:val="080808"/>
              </w:rPr>
            </w:rPrChange>
          </w:rPr>
          <w:t>),</w:t>
        </w:r>
        <w:r w:rsidRPr="00E6239C">
          <w:rPr>
            <w:color w:val="080808"/>
            <w:rPrChange w:id="10712" w:author="Maxim Bystrov" w:date="2026-05-24T15:03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B51A03">
          <w:rPr>
            <w:color w:val="080808"/>
            <w:lang w:val="en-US"/>
            <w:rPrChange w:id="10713" w:author="Maxim Bystrov" w:date="2026-05-24T13:31:00Z">
              <w:rPr>
                <w:color w:val="080808"/>
              </w:rPr>
            </w:rPrChange>
          </w:rPr>
          <w:t>ApiResponse</w:t>
        </w:r>
        <w:proofErr w:type="spellEnd"/>
        <w:r w:rsidRPr="00E6239C">
          <w:rPr>
            <w:color w:val="080808"/>
            <w:rPrChange w:id="10714" w:author="Maxim Bystrov" w:date="2026-05-24T15:03:00Z">
              <w:rPr>
                <w:color w:val="080808"/>
              </w:rPr>
            </w:rPrChange>
          </w:rPr>
          <w:t>(</w:t>
        </w:r>
        <w:proofErr w:type="spellStart"/>
        <w:r w:rsidRPr="00B51A03">
          <w:rPr>
            <w:color w:val="4A86E8"/>
            <w:lang w:val="en-US"/>
            <w:rPrChange w:id="10715" w:author="Maxim Bystrov" w:date="2026-05-24T13:31:00Z">
              <w:rPr>
                <w:color w:val="4A86E8"/>
              </w:rPr>
            </w:rPrChange>
          </w:rPr>
          <w:t>responseCode</w:t>
        </w:r>
        <w:proofErr w:type="spellEnd"/>
        <w:r w:rsidRPr="00E6239C">
          <w:rPr>
            <w:color w:val="4A86E8"/>
            <w:rPrChange w:id="10716" w:author="Maxim Bystrov" w:date="2026-05-24T15:03:00Z">
              <w:rPr>
                <w:color w:val="4A86E8"/>
              </w:rPr>
            </w:rPrChange>
          </w:rPr>
          <w:t xml:space="preserve"> = </w:t>
        </w:r>
        <w:r w:rsidRPr="00E6239C">
          <w:rPr>
            <w:color w:val="067D17"/>
            <w:rPrChange w:id="10717" w:author="Maxim Bystrov" w:date="2026-05-24T15:03:00Z">
              <w:rPr>
                <w:color w:val="067D17"/>
              </w:rPr>
            </w:rPrChange>
          </w:rPr>
          <w:t>"404"</w:t>
        </w:r>
        <w:r w:rsidRPr="00E6239C">
          <w:rPr>
            <w:color w:val="080808"/>
            <w:rPrChange w:id="10718" w:author="Maxim Bystrov" w:date="2026-05-24T15:03:00Z">
              <w:rPr>
                <w:color w:val="080808"/>
              </w:rPr>
            </w:rPrChange>
          </w:rPr>
          <w:t xml:space="preserve">, </w:t>
        </w:r>
        <w:r w:rsidRPr="00B51A03">
          <w:rPr>
            <w:color w:val="4A86E8"/>
            <w:lang w:val="en-US"/>
            <w:rPrChange w:id="10719" w:author="Maxim Bystrov" w:date="2026-05-24T13:31:00Z">
              <w:rPr>
                <w:color w:val="4A86E8"/>
              </w:rPr>
            </w:rPrChange>
          </w:rPr>
          <w:t>description</w:t>
        </w:r>
        <w:r w:rsidRPr="00E6239C">
          <w:rPr>
            <w:color w:val="4A86E8"/>
            <w:rPrChange w:id="10720" w:author="Maxim Bystrov" w:date="2026-05-24T15:03:00Z">
              <w:rPr>
                <w:color w:val="4A86E8"/>
              </w:rPr>
            </w:rPrChange>
          </w:rPr>
          <w:t xml:space="preserve"> = </w:t>
        </w:r>
        <w:r w:rsidRPr="00E6239C">
          <w:rPr>
            <w:color w:val="067D17"/>
            <w:rPrChange w:id="10721" w:author="Maxim Bystrov" w:date="2026-05-24T15:03:00Z">
              <w:rPr>
                <w:color w:val="067D17"/>
              </w:rPr>
            </w:rPrChange>
          </w:rPr>
          <w:t>"</w:t>
        </w:r>
        <w:r>
          <w:rPr>
            <w:color w:val="067D17"/>
          </w:rPr>
          <w:t>Устройство не найдено"</w:t>
        </w:r>
        <w:r>
          <w:rPr>
            <w:color w:val="080808"/>
          </w:rPr>
          <w:t>)</w:t>
        </w:r>
        <w:r>
          <w:rPr>
            <w:color w:val="080808"/>
          </w:rPr>
          <w:br/>
          <w:t xml:space="preserve">    ])</w:t>
        </w:r>
        <w:r>
          <w:rPr>
            <w:color w:val="080808"/>
          </w:rPr>
          <w:br/>
          <w:t xml:space="preserve">    </w:t>
        </w:r>
        <w:proofErr w:type="spellStart"/>
        <w:r>
          <w:rPr>
            <w:color w:val="0033B3"/>
          </w:rPr>
          <w:t>fun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627A"/>
          </w:rPr>
          <w:t>deleteDevice</w:t>
        </w:r>
        <w:proofErr w:type="spellEnd"/>
        <w:r>
          <w:rPr>
            <w:color w:val="080808"/>
          </w:rPr>
          <w:t>(</w:t>
        </w:r>
        <w:r>
          <w:rPr>
            <w:color w:val="080808"/>
          </w:rPr>
          <w:br/>
          <w:t xml:space="preserve">        </w:t>
        </w:r>
        <w:r>
          <w:rPr>
            <w:color w:val="9E880D"/>
          </w:rPr>
          <w:t>@Parameter</w:t>
        </w:r>
        <w:r>
          <w:rPr>
            <w:color w:val="080808"/>
          </w:rPr>
          <w:t xml:space="preserve">(description = </w:t>
        </w:r>
        <w:r>
          <w:rPr>
            <w:color w:val="067D17"/>
          </w:rPr>
          <w:t>"Уникальный идентификатор устройства"</w:t>
        </w:r>
        <w:r>
          <w:rPr>
            <w:color w:val="080808"/>
          </w:rPr>
          <w:t xml:space="preserve">, </w:t>
        </w:r>
        <w:proofErr w:type="spellStart"/>
        <w:r>
          <w:rPr>
            <w:color w:val="080808"/>
          </w:rPr>
          <w:t>required</w:t>
        </w:r>
        <w:proofErr w:type="spellEnd"/>
        <w:r>
          <w:rPr>
            <w:color w:val="080808"/>
          </w:rPr>
          <w:t xml:space="preserve"> = </w:t>
        </w:r>
        <w:proofErr w:type="spellStart"/>
        <w:r>
          <w:rPr>
            <w:color w:val="0033B3"/>
          </w:rPr>
          <w:t>true</w:t>
        </w:r>
        <w:proofErr w:type="spellEnd"/>
        <w:r>
          <w:rPr>
            <w:color w:val="080808"/>
          </w:rPr>
          <w:t>)</w:t>
        </w:r>
        <w:r>
          <w:rPr>
            <w:color w:val="080808"/>
          </w:rPr>
          <w:br/>
          <w:t xml:space="preserve">        </w:t>
        </w:r>
        <w:r>
          <w:rPr>
            <w:color w:val="9E880D"/>
          </w:rPr>
          <w:t xml:space="preserve">@PathVariable </w:t>
        </w:r>
        <w:proofErr w:type="spellStart"/>
        <w:r>
          <w:rPr>
            <w:color w:val="000000"/>
          </w:rPr>
          <w:t>id</w:t>
        </w:r>
        <w:proofErr w:type="spellEnd"/>
        <w:r>
          <w:rPr>
            <w:color w:val="080808"/>
          </w:rPr>
          <w:t xml:space="preserve">: </w:t>
        </w:r>
        <w:r>
          <w:rPr>
            <w:color w:val="000000"/>
          </w:rPr>
          <w:t>Long</w:t>
        </w:r>
        <w:r>
          <w:rPr>
            <w:color w:val="000000"/>
          </w:rPr>
          <w:br/>
          <w:t xml:space="preserve">    </w:t>
        </w:r>
        <w:r>
          <w:rPr>
            <w:color w:val="080808"/>
          </w:rPr>
          <w:t xml:space="preserve">): </w:t>
        </w:r>
        <w:proofErr w:type="spellStart"/>
        <w:r>
          <w:rPr>
            <w:color w:val="000000"/>
          </w:rPr>
          <w:t>ResponseEntity</w:t>
        </w:r>
        <w:proofErr w:type="spellEnd"/>
        <w:r>
          <w:rPr>
            <w:color w:val="080808"/>
          </w:rPr>
          <w:t>&lt;</w:t>
        </w:r>
        <w:r>
          <w:rPr>
            <w:color w:val="000000"/>
          </w:rPr>
          <w:t>Unit</w:t>
        </w:r>
        <w:r>
          <w:rPr>
            <w:color w:val="080808"/>
          </w:rPr>
          <w:t>&gt; {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033B3"/>
          </w:rPr>
          <w:t>if</w:t>
        </w:r>
        <w:proofErr w:type="spellEnd"/>
        <w:r>
          <w:rPr>
            <w:color w:val="0033B3"/>
          </w:rPr>
          <w:t xml:space="preserve"> </w:t>
        </w:r>
        <w:r>
          <w:rPr>
            <w:color w:val="080808"/>
          </w:rPr>
          <w:t>(!</w:t>
        </w:r>
        <w:proofErr w:type="spellStart"/>
        <w:r>
          <w:rPr>
            <w:color w:val="871094"/>
          </w:rPr>
          <w:t>deviceRepository</w:t>
        </w:r>
        <w:r>
          <w:rPr>
            <w:color w:val="080808"/>
          </w:rPr>
          <w:t>.existsById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000000"/>
          </w:rPr>
          <w:t>id</w:t>
        </w:r>
        <w:proofErr w:type="spellEnd"/>
        <w:r>
          <w:rPr>
            <w:color w:val="080808"/>
          </w:rPr>
          <w:t>)) {</w:t>
        </w:r>
        <w:r>
          <w:rPr>
            <w:color w:val="080808"/>
          </w:rPr>
          <w:br/>
          <w:t xml:space="preserve">            </w:t>
        </w:r>
        <w:proofErr w:type="spellStart"/>
        <w:r>
          <w:rPr>
            <w:color w:val="0033B3"/>
          </w:rPr>
          <w:t>return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ResponseEntity</w:t>
        </w:r>
        <w:r>
          <w:rPr>
            <w:color w:val="080808"/>
          </w:rPr>
          <w:t>.notFound</w:t>
        </w:r>
        <w:proofErr w:type="spellEnd"/>
        <w:r>
          <w:rPr>
            <w:color w:val="080808"/>
          </w:rPr>
          <w:t>().</w:t>
        </w:r>
        <w:proofErr w:type="spellStart"/>
        <w:r>
          <w:rPr>
            <w:color w:val="080808"/>
          </w:rPr>
          <w:t>build</w:t>
        </w:r>
        <w:proofErr w:type="spellEnd"/>
        <w:r>
          <w:rPr>
            <w:color w:val="080808"/>
          </w:rPr>
          <w:t>()</w:t>
        </w:r>
        <w:r>
          <w:rPr>
            <w:color w:val="080808"/>
          </w:rPr>
          <w:br/>
          <w:t xml:space="preserve">        }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871094"/>
          </w:rPr>
          <w:t>deviceRepository</w:t>
        </w:r>
        <w:r>
          <w:rPr>
            <w:color w:val="080808"/>
          </w:rPr>
          <w:t>.deleteById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000000"/>
          </w:rPr>
          <w:t>id</w:t>
        </w:r>
        <w:proofErr w:type="spellEnd"/>
        <w:r>
          <w:rPr>
            <w:color w:val="080808"/>
          </w:rPr>
          <w:t>)</w:t>
        </w:r>
        <w:r>
          <w:rPr>
            <w:color w:val="080808"/>
          </w:rPr>
          <w:br/>
        </w:r>
        <w:r>
          <w:rPr>
            <w:color w:val="080808"/>
          </w:rPr>
          <w:lastRenderedPageBreak/>
          <w:t xml:space="preserve">        </w:t>
        </w:r>
        <w:proofErr w:type="spellStart"/>
        <w:r>
          <w:rPr>
            <w:color w:val="0033B3"/>
          </w:rPr>
          <w:t>return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ResponseEntity</w:t>
        </w:r>
        <w:r>
          <w:rPr>
            <w:color w:val="080808"/>
          </w:rPr>
          <w:t>.noContent</w:t>
        </w:r>
        <w:proofErr w:type="spellEnd"/>
        <w:r>
          <w:rPr>
            <w:color w:val="080808"/>
          </w:rPr>
          <w:t>().</w:t>
        </w:r>
        <w:proofErr w:type="spellStart"/>
        <w:r>
          <w:rPr>
            <w:color w:val="080808"/>
          </w:rPr>
          <w:t>build</w:t>
        </w:r>
        <w:proofErr w:type="spellEnd"/>
        <w:r>
          <w:rPr>
            <w:color w:val="080808"/>
          </w:rPr>
          <w:t>()</w:t>
        </w:r>
        <w:r>
          <w:rPr>
            <w:color w:val="080808"/>
          </w:rPr>
          <w:br/>
          <w:t xml:space="preserve">    }</w:t>
        </w:r>
        <w:r>
          <w:rPr>
            <w:color w:val="080808"/>
          </w:rPr>
          <w:br/>
        </w:r>
        <w:r>
          <w:rPr>
            <w:color w:val="080808"/>
          </w:rPr>
          <w:br/>
          <w:t xml:space="preserve">    </w:t>
        </w:r>
        <w:r>
          <w:rPr>
            <w:i/>
            <w:iCs/>
            <w:color w:val="8C8C8C"/>
          </w:rPr>
          <w:t>/**</w:t>
        </w:r>
        <w:r>
          <w:rPr>
            <w:i/>
            <w:iCs/>
            <w:color w:val="8C8C8C"/>
          </w:rPr>
          <w:br/>
          <w:t xml:space="preserve">     * Построение </w:t>
        </w:r>
        <w:proofErr w:type="spellStart"/>
        <w:r>
          <w:rPr>
            <w:i/>
            <w:iCs/>
            <w:color w:val="8C8C8C"/>
          </w:rPr>
          <w:t>Pageable</w:t>
        </w:r>
        <w:proofErr w:type="spellEnd"/>
        <w:r>
          <w:rPr>
            <w:i/>
            <w:iCs/>
            <w:color w:val="8C8C8C"/>
          </w:rPr>
          <w:t xml:space="preserve"> из параметров запроса</w:t>
        </w:r>
        <w:r>
          <w:rPr>
            <w:i/>
            <w:iCs/>
            <w:color w:val="8C8C8C"/>
          </w:rPr>
          <w:br/>
          <w:t xml:space="preserve">     */</w:t>
        </w:r>
        <w:r>
          <w:rPr>
            <w:i/>
            <w:iCs/>
            <w:color w:val="8C8C8C"/>
          </w:rPr>
          <w:br/>
          <w:t xml:space="preserve">    </w:t>
        </w:r>
        <w:proofErr w:type="spellStart"/>
        <w:r>
          <w:rPr>
            <w:color w:val="0033B3"/>
          </w:rPr>
          <w:t>private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33B3"/>
          </w:rPr>
          <w:t>fun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627A"/>
          </w:rPr>
          <w:t>buildPageable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000000"/>
          </w:rPr>
          <w:t>page</w:t>
        </w:r>
        <w:proofErr w:type="spellEnd"/>
        <w:r>
          <w:rPr>
            <w:color w:val="080808"/>
          </w:rPr>
          <w:t xml:space="preserve">: </w:t>
        </w:r>
        <w:r>
          <w:rPr>
            <w:color w:val="000000"/>
          </w:rPr>
          <w:t>Int</w:t>
        </w:r>
        <w:r>
          <w:rPr>
            <w:color w:val="080808"/>
          </w:rPr>
          <w:t xml:space="preserve">, </w:t>
        </w:r>
        <w:proofErr w:type="spellStart"/>
        <w:r>
          <w:rPr>
            <w:color w:val="000000"/>
          </w:rPr>
          <w:t>size</w:t>
        </w:r>
        <w:proofErr w:type="spellEnd"/>
        <w:r>
          <w:rPr>
            <w:color w:val="080808"/>
          </w:rPr>
          <w:t xml:space="preserve">: </w:t>
        </w:r>
        <w:r>
          <w:rPr>
            <w:color w:val="000000"/>
          </w:rPr>
          <w:t>Int</w:t>
        </w:r>
        <w:r>
          <w:rPr>
            <w:color w:val="080808"/>
          </w:rPr>
          <w:t xml:space="preserve">, </w:t>
        </w:r>
        <w:proofErr w:type="spellStart"/>
        <w:r>
          <w:rPr>
            <w:color w:val="000000"/>
          </w:rPr>
          <w:t>sort</w:t>
        </w:r>
        <w:proofErr w:type="spellEnd"/>
        <w:r>
          <w:rPr>
            <w:color w:val="080808"/>
          </w:rPr>
          <w:t xml:space="preserve">: </w:t>
        </w:r>
        <w:proofErr w:type="spellStart"/>
        <w:r>
          <w:rPr>
            <w:color w:val="000000"/>
          </w:rPr>
          <w:t>String</w:t>
        </w:r>
        <w:proofErr w:type="spellEnd"/>
        <w:r>
          <w:rPr>
            <w:color w:val="080808"/>
          </w:rPr>
          <w:t xml:space="preserve">): </w:t>
        </w:r>
        <w:proofErr w:type="spellStart"/>
        <w:r>
          <w:rPr>
            <w:color w:val="080808"/>
          </w:rPr>
          <w:t>org.springframework.data.domain.</w:t>
        </w:r>
        <w:r>
          <w:rPr>
            <w:color w:val="000000"/>
          </w:rPr>
          <w:t>Pageable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>{</w:t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sortFields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= </w:t>
        </w:r>
        <w:proofErr w:type="spellStart"/>
        <w:r>
          <w:rPr>
            <w:color w:val="000000"/>
          </w:rPr>
          <w:t>sort</w:t>
        </w:r>
        <w:r>
          <w:rPr>
            <w:color w:val="080808"/>
          </w:rPr>
          <w:t>.</w:t>
        </w:r>
        <w:r>
          <w:rPr>
            <w:i/>
            <w:iCs/>
            <w:color w:val="00627A"/>
          </w:rPr>
          <w:t>split</w:t>
        </w:r>
        <w:proofErr w:type="spellEnd"/>
        <w:r>
          <w:rPr>
            <w:color w:val="080808"/>
          </w:rPr>
          <w:t>(</w:t>
        </w:r>
        <w:r>
          <w:rPr>
            <w:color w:val="067D17"/>
          </w:rPr>
          <w:t>","</w:t>
        </w:r>
        <w:r>
          <w:rPr>
            <w:color w:val="080808"/>
          </w:rPr>
          <w:t>).</w:t>
        </w:r>
        <w:proofErr w:type="spellStart"/>
        <w:r>
          <w:rPr>
            <w:i/>
            <w:iCs/>
            <w:color w:val="00627A"/>
          </w:rPr>
          <w:t>toMutableList</w:t>
        </w:r>
        <w:proofErr w:type="spellEnd"/>
        <w:r>
          <w:rPr>
            <w:color w:val="080808"/>
          </w:rPr>
          <w:t>()</w:t>
        </w:r>
        <w:r>
          <w:rPr>
            <w:color w:val="080808"/>
          </w:rPr>
          <w:br/>
        </w:r>
        <w:r>
          <w:rPr>
            <w:color w:val="080808"/>
          </w:rPr>
          <w:br/>
        </w:r>
        <w:r>
          <w:rPr>
            <w:color w:val="080808"/>
          </w:rPr>
          <w:br/>
        </w:r>
        <w:r>
          <w:rPr>
            <w:color w:val="080808"/>
          </w:rPr>
          <w:br/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orders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= </w:t>
        </w:r>
        <w:proofErr w:type="spellStart"/>
        <w:r>
          <w:rPr>
            <w:i/>
            <w:iCs/>
            <w:color w:val="00627A"/>
          </w:rPr>
          <w:t>mutableListOf</w:t>
        </w:r>
        <w:proofErr w:type="spellEnd"/>
        <w:r>
          <w:rPr>
            <w:color w:val="080808"/>
          </w:rPr>
          <w:t>&lt;</w:t>
        </w:r>
        <w:proofErr w:type="spellStart"/>
        <w:r>
          <w:rPr>
            <w:color w:val="000000"/>
          </w:rPr>
          <w:t>Sort</w:t>
        </w:r>
        <w:r>
          <w:rPr>
            <w:color w:val="080808"/>
          </w:rPr>
          <w:t>.</w:t>
        </w:r>
        <w:r>
          <w:rPr>
            <w:color w:val="000000"/>
          </w:rPr>
          <w:t>Order</w:t>
        </w:r>
        <w:proofErr w:type="spellEnd"/>
        <w:r>
          <w:rPr>
            <w:color w:val="080808"/>
          </w:rPr>
          <w:t>&gt;()</w:t>
        </w:r>
        <w:r>
          <w:rPr>
            <w:color w:val="080808"/>
          </w:rPr>
          <w:br/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033B3"/>
          </w:rPr>
          <w:t>for</w:t>
        </w:r>
        <w:proofErr w:type="spellEnd"/>
        <w:r>
          <w:rPr>
            <w:color w:val="0033B3"/>
          </w:rPr>
          <w:t xml:space="preserve"> </w:t>
        </w:r>
        <w:r>
          <w:rPr>
            <w:color w:val="080808"/>
          </w:rPr>
          <w:t>(</w:t>
        </w:r>
        <w:proofErr w:type="spellStart"/>
        <w:r>
          <w:rPr>
            <w:color w:val="000000"/>
          </w:rPr>
          <w:t>pair</w:t>
        </w:r>
        <w:proofErr w:type="spellEnd"/>
        <w:r>
          <w:rPr>
            <w:color w:val="000000"/>
          </w:rPr>
          <w:t xml:space="preserve"> </w:t>
        </w:r>
        <w:proofErr w:type="spellStart"/>
        <w:r>
          <w:rPr>
            <w:color w:val="0033B3"/>
          </w:rPr>
          <w:t>in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sortFields</w:t>
        </w:r>
        <w:proofErr w:type="spellEnd"/>
        <w:r>
          <w:rPr>
            <w:color w:val="080808"/>
          </w:rPr>
          <w:t>) {</w:t>
        </w:r>
        <w:r>
          <w:rPr>
            <w:color w:val="080808"/>
          </w:rPr>
          <w:br/>
        </w:r>
        <w:r>
          <w:rPr>
            <w:color w:val="080808"/>
          </w:rPr>
          <w:br/>
          <w:t xml:space="preserve">    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splitSort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= </w:t>
        </w:r>
        <w:proofErr w:type="spellStart"/>
        <w:r>
          <w:rPr>
            <w:color w:val="000000"/>
          </w:rPr>
          <w:t>pair</w:t>
        </w:r>
        <w:r>
          <w:rPr>
            <w:color w:val="080808"/>
          </w:rPr>
          <w:t>.</w:t>
        </w:r>
        <w:r>
          <w:rPr>
            <w:i/>
            <w:iCs/>
            <w:color w:val="00627A"/>
          </w:rPr>
          <w:t>split</w:t>
        </w:r>
        <w:proofErr w:type="spellEnd"/>
        <w:r>
          <w:rPr>
            <w:color w:val="080808"/>
          </w:rPr>
          <w:t>(</w:t>
        </w:r>
        <w:r>
          <w:rPr>
            <w:color w:val="067D17"/>
          </w:rPr>
          <w:t>":"</w:t>
        </w:r>
        <w:r>
          <w:rPr>
            <w:color w:val="080808"/>
          </w:rPr>
          <w:t>).</w:t>
        </w:r>
        <w:proofErr w:type="spellStart"/>
        <w:r>
          <w:rPr>
            <w:i/>
            <w:iCs/>
            <w:color w:val="00627A"/>
          </w:rPr>
          <w:t>toList</w:t>
        </w:r>
        <w:proofErr w:type="spellEnd"/>
        <w:r>
          <w:rPr>
            <w:color w:val="080808"/>
          </w:rPr>
          <w:t>()</w:t>
        </w:r>
        <w:r>
          <w:rPr>
            <w:color w:val="080808"/>
          </w:rPr>
          <w:br/>
          <w:t xml:space="preserve">    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field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= </w:t>
        </w:r>
        <w:proofErr w:type="spellStart"/>
        <w:r>
          <w:rPr>
            <w:color w:val="000000"/>
          </w:rPr>
          <w:t>splitSort</w:t>
        </w:r>
        <w:r>
          <w:rPr>
            <w:color w:val="080808"/>
          </w:rPr>
          <w:t>.</w:t>
        </w:r>
        <w:r>
          <w:rPr>
            <w:i/>
            <w:iCs/>
            <w:color w:val="00627A"/>
          </w:rPr>
          <w:t>getOrElse</w:t>
        </w:r>
        <w:proofErr w:type="spellEnd"/>
        <w:r>
          <w:rPr>
            <w:color w:val="080808"/>
          </w:rPr>
          <w:t>(</w:t>
        </w:r>
        <w:r>
          <w:rPr>
            <w:color w:val="1750EB"/>
          </w:rPr>
          <w:t>0</w:t>
        </w:r>
        <w:r>
          <w:rPr>
            <w:color w:val="080808"/>
          </w:rPr>
          <w:t xml:space="preserve">) </w:t>
        </w:r>
        <w:r>
          <w:rPr>
            <w:b/>
            <w:bCs/>
            <w:color w:val="080808"/>
          </w:rPr>
          <w:t xml:space="preserve">{ </w:t>
        </w:r>
        <w:r>
          <w:rPr>
            <w:color w:val="067D17"/>
          </w:rPr>
          <w:t>"</w:t>
        </w:r>
        <w:proofErr w:type="spellStart"/>
        <w:r>
          <w:rPr>
            <w:color w:val="067D17"/>
          </w:rPr>
          <w:t>createdAt</w:t>
        </w:r>
        <w:proofErr w:type="spellEnd"/>
        <w:r>
          <w:rPr>
            <w:color w:val="067D17"/>
          </w:rPr>
          <w:t xml:space="preserve">" </w:t>
        </w:r>
        <w:r>
          <w:rPr>
            <w:b/>
            <w:bCs/>
            <w:color w:val="080808"/>
          </w:rPr>
          <w:t>}</w:t>
        </w:r>
        <w:r>
          <w:rPr>
            <w:b/>
            <w:bCs/>
            <w:color w:val="080808"/>
          </w:rPr>
          <w:br/>
          <w:t xml:space="preserve">    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sortOrder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= </w:t>
        </w:r>
        <w:proofErr w:type="spellStart"/>
        <w:r>
          <w:rPr>
            <w:color w:val="000000"/>
          </w:rPr>
          <w:t>splitSort</w:t>
        </w:r>
        <w:r>
          <w:rPr>
            <w:color w:val="080808"/>
          </w:rPr>
          <w:t>.</w:t>
        </w:r>
        <w:r>
          <w:rPr>
            <w:i/>
            <w:iCs/>
            <w:color w:val="00627A"/>
          </w:rPr>
          <w:t>getOrElse</w:t>
        </w:r>
        <w:proofErr w:type="spellEnd"/>
        <w:r>
          <w:rPr>
            <w:color w:val="080808"/>
          </w:rPr>
          <w:t>(</w:t>
        </w:r>
        <w:r>
          <w:rPr>
            <w:color w:val="1750EB"/>
          </w:rPr>
          <w:t>1</w:t>
        </w:r>
        <w:r>
          <w:rPr>
            <w:color w:val="080808"/>
          </w:rPr>
          <w:t xml:space="preserve">) </w:t>
        </w:r>
        <w:r>
          <w:rPr>
            <w:b/>
            <w:bCs/>
            <w:color w:val="080808"/>
          </w:rPr>
          <w:t xml:space="preserve">{ </w:t>
        </w:r>
        <w:r>
          <w:rPr>
            <w:color w:val="067D17"/>
          </w:rPr>
          <w:t>"</w:t>
        </w:r>
        <w:proofErr w:type="spellStart"/>
        <w:r>
          <w:rPr>
            <w:color w:val="067D17"/>
          </w:rPr>
          <w:t>asc</w:t>
        </w:r>
        <w:proofErr w:type="spellEnd"/>
        <w:r>
          <w:rPr>
            <w:color w:val="067D17"/>
          </w:rPr>
          <w:t xml:space="preserve">" </w:t>
        </w:r>
        <w:r>
          <w:rPr>
            <w:b/>
            <w:bCs/>
            <w:color w:val="080808"/>
          </w:rPr>
          <w:t>}</w:t>
        </w:r>
        <w:r>
          <w:rPr>
            <w:b/>
            <w:bCs/>
            <w:color w:val="080808"/>
          </w:rPr>
          <w:br/>
        </w:r>
        <w:r>
          <w:rPr>
            <w:b/>
            <w:bCs/>
            <w:color w:val="080808"/>
          </w:rPr>
          <w:br/>
          <w:t xml:space="preserve">            </w:t>
        </w:r>
        <w:proofErr w:type="spellStart"/>
        <w:r>
          <w:rPr>
            <w:color w:val="0033B3"/>
          </w:rPr>
          <w:t>val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order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= </w:t>
        </w:r>
        <w:proofErr w:type="spellStart"/>
        <w:r>
          <w:rPr>
            <w:color w:val="0033B3"/>
          </w:rPr>
          <w:t>when</w:t>
        </w:r>
        <w:proofErr w:type="spellEnd"/>
        <w:r>
          <w:rPr>
            <w:color w:val="0033B3"/>
          </w:rPr>
          <w:t xml:space="preserve"> </w:t>
        </w:r>
        <w:r>
          <w:rPr>
            <w:color w:val="080808"/>
          </w:rPr>
          <w:t>(</w:t>
        </w:r>
        <w:proofErr w:type="spellStart"/>
        <w:r>
          <w:rPr>
            <w:color w:val="000000"/>
          </w:rPr>
          <w:t>sortOrder</w:t>
        </w:r>
        <w:proofErr w:type="spellEnd"/>
        <w:r>
          <w:rPr>
            <w:color w:val="080808"/>
          </w:rPr>
          <w:t>) {</w:t>
        </w:r>
        <w:r>
          <w:rPr>
            <w:color w:val="080808"/>
          </w:rPr>
          <w:br/>
          <w:t xml:space="preserve">                </w:t>
        </w:r>
        <w:r>
          <w:rPr>
            <w:color w:val="067D17"/>
          </w:rPr>
          <w:t>"</w:t>
        </w:r>
        <w:proofErr w:type="spellStart"/>
        <w:r>
          <w:rPr>
            <w:color w:val="067D17"/>
          </w:rPr>
          <w:t>asc</w:t>
        </w:r>
        <w:proofErr w:type="spellEnd"/>
        <w:r>
          <w:rPr>
            <w:color w:val="067D17"/>
          </w:rPr>
          <w:t xml:space="preserve">" </w:t>
        </w:r>
        <w:r>
          <w:rPr>
            <w:color w:val="080808"/>
          </w:rPr>
          <w:t xml:space="preserve">-&gt; </w:t>
        </w:r>
        <w:proofErr w:type="spellStart"/>
        <w:r>
          <w:rPr>
            <w:color w:val="000000"/>
          </w:rPr>
          <w:t>Sort</w:t>
        </w:r>
        <w:r>
          <w:rPr>
            <w:color w:val="080808"/>
          </w:rPr>
          <w:t>.</w:t>
        </w:r>
        <w:r>
          <w:rPr>
            <w:color w:val="000000"/>
          </w:rPr>
          <w:t>Order</w:t>
        </w:r>
        <w:r>
          <w:rPr>
            <w:color w:val="080808"/>
          </w:rPr>
          <w:t>.asc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000000"/>
          </w:rPr>
          <w:t>field</w:t>
        </w:r>
        <w:proofErr w:type="spellEnd"/>
        <w:r>
          <w:rPr>
            <w:color w:val="080808"/>
          </w:rPr>
          <w:t>)</w:t>
        </w:r>
        <w:r>
          <w:rPr>
            <w:color w:val="080808"/>
          </w:rPr>
          <w:br/>
          <w:t xml:space="preserve">                </w:t>
        </w:r>
        <w:proofErr w:type="spellStart"/>
        <w:r>
          <w:rPr>
            <w:color w:val="0033B3"/>
          </w:rPr>
          <w:t>else</w:t>
        </w:r>
        <w:proofErr w:type="spellEnd"/>
        <w:r>
          <w:rPr>
            <w:color w:val="0033B3"/>
          </w:rPr>
          <w:t xml:space="preserve"> </w:t>
        </w:r>
        <w:r>
          <w:rPr>
            <w:color w:val="080808"/>
          </w:rPr>
          <w:t xml:space="preserve">-&gt; </w:t>
        </w:r>
        <w:proofErr w:type="spellStart"/>
        <w:r>
          <w:rPr>
            <w:color w:val="000000"/>
          </w:rPr>
          <w:t>Sort</w:t>
        </w:r>
        <w:r>
          <w:rPr>
            <w:color w:val="080808"/>
          </w:rPr>
          <w:t>.</w:t>
        </w:r>
        <w:r>
          <w:rPr>
            <w:color w:val="000000"/>
          </w:rPr>
          <w:t>Order</w:t>
        </w:r>
        <w:r>
          <w:rPr>
            <w:color w:val="080808"/>
          </w:rPr>
          <w:t>.desc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000000"/>
          </w:rPr>
          <w:t>field</w:t>
        </w:r>
        <w:proofErr w:type="spellEnd"/>
        <w:r>
          <w:rPr>
            <w:color w:val="080808"/>
          </w:rPr>
          <w:t>)</w:t>
        </w:r>
        <w:r>
          <w:rPr>
            <w:color w:val="080808"/>
          </w:rPr>
          <w:br/>
          <w:t xml:space="preserve">            }</w:t>
        </w:r>
        <w:r>
          <w:rPr>
            <w:color w:val="080808"/>
          </w:rPr>
          <w:br/>
        </w:r>
        <w:r>
          <w:rPr>
            <w:color w:val="080808"/>
          </w:rPr>
          <w:br/>
          <w:t xml:space="preserve">            </w:t>
        </w:r>
        <w:proofErr w:type="spellStart"/>
        <w:r>
          <w:rPr>
            <w:color w:val="000000"/>
          </w:rPr>
          <w:t>orders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+= </w:t>
        </w:r>
        <w:proofErr w:type="spellStart"/>
        <w:r>
          <w:rPr>
            <w:color w:val="000000"/>
          </w:rPr>
          <w:t>order</w:t>
        </w:r>
        <w:proofErr w:type="spellEnd"/>
        <w:r>
          <w:rPr>
            <w:color w:val="000000"/>
          </w:rPr>
          <w:br/>
          <w:t xml:space="preserve">        </w:t>
        </w:r>
        <w:r>
          <w:rPr>
            <w:color w:val="080808"/>
          </w:rPr>
          <w:t>}</w:t>
        </w:r>
        <w:r>
          <w:rPr>
            <w:color w:val="080808"/>
          </w:rPr>
          <w:br/>
        </w:r>
        <w:r>
          <w:rPr>
            <w:color w:val="080808"/>
          </w:rPr>
          <w:br/>
          <w:t xml:space="preserve">        </w:t>
        </w:r>
        <w:proofErr w:type="spellStart"/>
        <w:r>
          <w:rPr>
            <w:color w:val="0033B3"/>
          </w:rPr>
          <w:t>return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PageRequest</w:t>
        </w:r>
        <w:r>
          <w:rPr>
            <w:color w:val="080808"/>
          </w:rPr>
          <w:t>.of</w:t>
        </w:r>
        <w:proofErr w:type="spellEnd"/>
        <w:r>
          <w:rPr>
            <w:color w:val="080808"/>
          </w:rPr>
          <w:t>(</w:t>
        </w:r>
        <w:proofErr w:type="spellStart"/>
        <w:r>
          <w:rPr>
            <w:color w:val="000000"/>
          </w:rPr>
          <w:t>page</w:t>
        </w:r>
        <w:proofErr w:type="spellEnd"/>
        <w:r>
          <w:rPr>
            <w:color w:val="080808"/>
          </w:rPr>
          <w:t xml:space="preserve">, </w:t>
        </w:r>
        <w:proofErr w:type="spellStart"/>
        <w:r>
          <w:rPr>
            <w:color w:val="000000"/>
          </w:rPr>
          <w:t>size</w:t>
        </w:r>
        <w:proofErr w:type="spellEnd"/>
        <w:r>
          <w:rPr>
            <w:color w:val="080808"/>
          </w:rPr>
          <w:t xml:space="preserve">, </w:t>
        </w:r>
        <w:r>
          <w:rPr>
            <w:color w:val="000000"/>
          </w:rPr>
          <w:t>Sort</w:t>
        </w:r>
        <w:r>
          <w:rPr>
            <w:color w:val="080808"/>
          </w:rPr>
          <w:t>.by(</w:t>
        </w:r>
        <w:proofErr w:type="spellStart"/>
        <w:r>
          <w:rPr>
            <w:color w:val="000000"/>
          </w:rPr>
          <w:t>orders</w:t>
        </w:r>
        <w:proofErr w:type="spellEnd"/>
        <w:r>
          <w:rPr>
            <w:color w:val="080808"/>
          </w:rPr>
          <w:t>))</w:t>
        </w:r>
        <w:r>
          <w:rPr>
            <w:color w:val="080808"/>
          </w:rPr>
          <w:br/>
          <w:t xml:space="preserve">    }</w:t>
        </w:r>
        <w:r>
          <w:rPr>
            <w:color w:val="080808"/>
          </w:rPr>
          <w:br/>
          <w:t>}</w:t>
        </w:r>
      </w:ins>
    </w:p>
    <w:p w14:paraId="50763A1D" w14:textId="6C3E0FE0" w:rsidR="00B51A03" w:rsidRDefault="00B51A03" w:rsidP="001C6F4B">
      <w:pPr>
        <w:pStyle w:val="default1"/>
        <w:rPr>
          <w:ins w:id="10722" w:author="Maxim Bystrov" w:date="2026-05-24T13:31:00Z"/>
        </w:rPr>
      </w:pPr>
    </w:p>
    <w:p w14:paraId="23F3F72B" w14:textId="650FA092" w:rsidR="00B51A03" w:rsidRDefault="00B51A03" w:rsidP="00B51A03">
      <w:pPr>
        <w:pStyle w:val="default1"/>
        <w:numPr>
          <w:ilvl w:val="0"/>
          <w:numId w:val="38"/>
        </w:numPr>
        <w:rPr>
          <w:ins w:id="10723" w:author="Maxim Bystrov" w:date="2026-05-24T13:32:00Z"/>
        </w:rPr>
      </w:pPr>
      <w:ins w:id="10724" w:author="Maxim Bystrov" w:date="2026-05-24T13:32:00Z">
        <w:r>
          <w:t xml:space="preserve">Доступ к данным устройств </w:t>
        </w:r>
        <w:proofErr w:type="spellStart"/>
        <w:r>
          <w:rPr>
            <w:color w:val="000000"/>
          </w:rPr>
          <w:t>DeviceRepository</w:t>
        </w:r>
        <w:proofErr w:type="spellEnd"/>
        <w:r w:rsidRPr="00B51A03">
          <w:rPr>
            <w:color w:val="000000"/>
            <w:rPrChange w:id="10725" w:author="Maxim Bystrov" w:date="2026-05-24T13:32:00Z">
              <w:rPr>
                <w:color w:val="000000"/>
                <w:lang w:val="en-US"/>
              </w:rPr>
            </w:rPrChange>
          </w:rPr>
          <w:t>.</w:t>
        </w:r>
        <w:r>
          <w:rPr>
            <w:color w:val="000000"/>
            <w:lang w:val="en-US"/>
          </w:rPr>
          <w:t>kt</w:t>
        </w:r>
      </w:ins>
    </w:p>
    <w:p w14:paraId="76485120" w14:textId="4F5D3647" w:rsidR="00B51A03" w:rsidRDefault="00B51A03" w:rsidP="00B51A03">
      <w:pPr>
        <w:pStyle w:val="default1"/>
        <w:rPr>
          <w:ins w:id="10726" w:author="Maxim Bystrov" w:date="2026-05-24T13:32:00Z"/>
        </w:rPr>
      </w:pPr>
    </w:p>
    <w:p w14:paraId="7236B0C3" w14:textId="77777777" w:rsidR="00B51A03" w:rsidRPr="00B51A03" w:rsidRDefault="00B51A03" w:rsidP="00B51A03">
      <w:pPr>
        <w:pStyle w:val="HTML0"/>
        <w:shd w:val="clear" w:color="auto" w:fill="FFFFFF"/>
        <w:rPr>
          <w:ins w:id="10727" w:author="Maxim Bystrov" w:date="2026-05-24T13:32:00Z"/>
          <w:color w:val="080808"/>
          <w:lang w:val="en-US"/>
          <w:rPrChange w:id="10728" w:author="Maxim Bystrov" w:date="2026-05-24T13:32:00Z">
            <w:rPr>
              <w:ins w:id="10729" w:author="Maxim Bystrov" w:date="2026-05-24T13:32:00Z"/>
              <w:color w:val="080808"/>
            </w:rPr>
          </w:rPrChange>
        </w:rPr>
      </w:pPr>
      <w:proofErr w:type="spellStart"/>
      <w:ins w:id="10730" w:author="Maxim Bystrov" w:date="2026-05-24T13:32:00Z">
        <w:r>
          <w:rPr>
            <w:color w:val="0033B3"/>
          </w:rPr>
          <w:t>package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80808"/>
          </w:rPr>
          <w:t>com.lynceus.spatio_temporal.geozones.repository</w:t>
        </w:r>
        <w:proofErr w:type="spellEnd"/>
        <w:r>
          <w:rPr>
            <w:color w:val="080808"/>
          </w:rPr>
          <w:br/>
        </w:r>
        <w:r>
          <w:rPr>
            <w:color w:val="080808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80808"/>
          </w:rPr>
          <w:t>com.lynceus.spatio_temporal.geozones.entity.</w:t>
        </w:r>
        <w:r>
          <w:rPr>
            <w:color w:val="000000"/>
          </w:rPr>
          <w:t>Device</w:t>
        </w:r>
        <w:proofErr w:type="spellEnd"/>
        <w:r>
          <w:rPr>
            <w:color w:val="000000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80808"/>
          </w:rPr>
          <w:t>org.springframework.data.domain.</w:t>
        </w:r>
        <w:r>
          <w:rPr>
            <w:color w:val="000000"/>
          </w:rPr>
          <w:t>Pageable</w:t>
        </w:r>
        <w:proofErr w:type="spellEnd"/>
        <w:r>
          <w:rPr>
            <w:color w:val="000000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80808"/>
          </w:rPr>
          <w:t>org.springframework.data.jpa.repository.</w:t>
        </w:r>
        <w:r>
          <w:rPr>
            <w:color w:val="000000"/>
          </w:rPr>
          <w:t>JpaRepository</w:t>
        </w:r>
        <w:proofErr w:type="spellEnd"/>
        <w:r>
          <w:rPr>
            <w:color w:val="000000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80808"/>
          </w:rPr>
          <w:t>org.springframework.data.jpa.repository.</w:t>
        </w:r>
        <w:r>
          <w:rPr>
            <w:color w:val="9E880D"/>
          </w:rPr>
          <w:t>Query</w:t>
        </w:r>
        <w:proofErr w:type="spellEnd"/>
        <w:r>
          <w:rPr>
            <w:color w:val="9E880D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80808"/>
          </w:rPr>
          <w:t>org.springframework.data.repository.query.</w:t>
        </w:r>
        <w:r>
          <w:rPr>
            <w:color w:val="9E880D"/>
          </w:rPr>
          <w:t>Param</w:t>
        </w:r>
        <w:proofErr w:type="spellEnd"/>
        <w:r>
          <w:rPr>
            <w:color w:val="9E880D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80808"/>
          </w:rPr>
          <w:t>org.springframework.stereotype.</w:t>
        </w:r>
        <w:r>
          <w:rPr>
            <w:color w:val="9E880D"/>
          </w:rPr>
          <w:t>Repository</w:t>
        </w:r>
        <w:proofErr w:type="spellEnd"/>
        <w:r>
          <w:rPr>
            <w:color w:val="9E880D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80808"/>
          </w:rPr>
          <w:t>jakarta.persistence.</w:t>
        </w:r>
        <w:r>
          <w:rPr>
            <w:color w:val="000000"/>
          </w:rPr>
          <w:t>EntityManager</w:t>
        </w:r>
        <w:proofErr w:type="spellEnd"/>
        <w:r>
          <w:rPr>
            <w:color w:val="000000"/>
          </w:rPr>
          <w:br/>
        </w:r>
        <w:proofErr w:type="spellStart"/>
        <w:r>
          <w:rPr>
            <w:color w:val="0033B3"/>
          </w:rPr>
          <w:t>import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80808"/>
          </w:rPr>
          <w:t>jakarta.persistence.</w:t>
        </w:r>
        <w:r>
          <w:rPr>
            <w:color w:val="9E880D"/>
          </w:rPr>
          <w:t>PersistenceContext</w:t>
        </w:r>
        <w:proofErr w:type="spellEnd"/>
        <w:r>
          <w:rPr>
            <w:color w:val="9E880D"/>
          </w:rPr>
          <w:br/>
        </w:r>
        <w:r>
          <w:rPr>
            <w:color w:val="9E880D"/>
          </w:rPr>
          <w:br/>
          <w:t>@Repository</w:t>
        </w:r>
        <w:r>
          <w:rPr>
            <w:color w:val="9E880D"/>
          </w:rPr>
          <w:br/>
        </w:r>
        <w:proofErr w:type="spellStart"/>
        <w:r>
          <w:rPr>
            <w:color w:val="0033B3"/>
          </w:rPr>
          <w:t>interface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DeviceRepository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 xml:space="preserve">: </w:t>
        </w:r>
        <w:proofErr w:type="spellStart"/>
        <w:r>
          <w:rPr>
            <w:color w:val="000000"/>
          </w:rPr>
          <w:t>JpaRepository</w:t>
        </w:r>
        <w:proofErr w:type="spellEnd"/>
        <w:r>
          <w:rPr>
            <w:color w:val="080808"/>
          </w:rPr>
          <w:t>&lt;</w:t>
        </w:r>
        <w:r>
          <w:rPr>
            <w:color w:val="000000"/>
          </w:rPr>
          <w:t>Device</w:t>
        </w:r>
        <w:r>
          <w:rPr>
            <w:color w:val="080808"/>
          </w:rPr>
          <w:t xml:space="preserve">, </w:t>
        </w:r>
        <w:r>
          <w:rPr>
            <w:color w:val="000000"/>
          </w:rPr>
          <w:t>Long</w:t>
        </w:r>
        <w:r>
          <w:rPr>
            <w:color w:val="080808"/>
          </w:rPr>
          <w:t xml:space="preserve">&gt;, </w:t>
        </w:r>
        <w:proofErr w:type="spellStart"/>
        <w:r>
          <w:rPr>
            <w:color w:val="000000"/>
          </w:rPr>
          <w:t>DeviceRepositoryCustom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>{</w:t>
        </w:r>
        <w:r>
          <w:rPr>
            <w:color w:val="080808"/>
          </w:rPr>
          <w:br/>
        </w:r>
        <w:r>
          <w:rPr>
            <w:color w:val="080808"/>
          </w:rPr>
          <w:br/>
          <w:t xml:space="preserve">    </w:t>
        </w:r>
        <w:r>
          <w:rPr>
            <w:i/>
            <w:iCs/>
            <w:color w:val="8C8C8C"/>
          </w:rPr>
          <w:t>/**</w:t>
        </w:r>
        <w:r>
          <w:rPr>
            <w:i/>
            <w:iCs/>
            <w:color w:val="8C8C8C"/>
          </w:rPr>
          <w:br/>
          <w:t xml:space="preserve">     * Найти устройство по ID</w:t>
        </w:r>
        <w:r>
          <w:rPr>
            <w:i/>
            <w:iCs/>
            <w:color w:val="8C8C8C"/>
          </w:rPr>
          <w:br/>
          <w:t xml:space="preserve">     */</w:t>
        </w:r>
        <w:r>
          <w:rPr>
            <w:i/>
            <w:iCs/>
            <w:color w:val="8C8C8C"/>
          </w:rPr>
          <w:br/>
          <w:t xml:space="preserve">    </w:t>
        </w:r>
        <w:r>
          <w:rPr>
            <w:color w:val="9E880D"/>
          </w:rPr>
          <w:t>@Query</w:t>
        </w:r>
        <w:r>
          <w:rPr>
            <w:color w:val="080808"/>
          </w:rPr>
          <w:t>(</w:t>
        </w:r>
        <w:r>
          <w:rPr>
            <w:color w:val="067D17"/>
          </w:rPr>
          <w:t>"</w:t>
        </w:r>
        <w:r>
          <w:rPr>
            <w:color w:val="067D17"/>
            <w:shd w:val="clear" w:color="auto" w:fill="EDFCED"/>
          </w:rPr>
          <w:t>SELECT d FROM Device d WHERE d.id = :</w:t>
        </w:r>
        <w:proofErr w:type="spellStart"/>
        <w:r>
          <w:rPr>
            <w:color w:val="067D17"/>
            <w:shd w:val="clear" w:color="auto" w:fill="EDFCED"/>
          </w:rPr>
          <w:t>id</w:t>
        </w:r>
        <w:proofErr w:type="spellEnd"/>
        <w:r>
          <w:rPr>
            <w:color w:val="067D17"/>
          </w:rPr>
          <w:t>"</w:t>
        </w:r>
        <w:r>
          <w:rPr>
            <w:color w:val="080808"/>
          </w:rPr>
          <w:t>)</w:t>
        </w:r>
        <w:r>
          <w:rPr>
            <w:color w:val="080808"/>
          </w:rPr>
          <w:br/>
          <w:t xml:space="preserve">    </w:t>
        </w:r>
        <w:proofErr w:type="spellStart"/>
        <w:r>
          <w:rPr>
            <w:color w:val="0033B3"/>
          </w:rPr>
          <w:t>fun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627A"/>
          </w:rPr>
          <w:t>findByIdOrNull</w:t>
        </w:r>
        <w:proofErr w:type="spellEnd"/>
        <w:r>
          <w:rPr>
            <w:color w:val="080808"/>
          </w:rPr>
          <w:t>(</w:t>
        </w:r>
        <w:r>
          <w:rPr>
            <w:color w:val="9E880D"/>
          </w:rPr>
          <w:t>@Param</w:t>
        </w:r>
        <w:r>
          <w:rPr>
            <w:color w:val="080808"/>
          </w:rPr>
          <w:t>(</w:t>
        </w:r>
        <w:r>
          <w:rPr>
            <w:color w:val="067D17"/>
          </w:rPr>
          <w:t>"id"</w:t>
        </w:r>
        <w:r>
          <w:rPr>
            <w:color w:val="080808"/>
          </w:rPr>
          <w:t xml:space="preserve">) </w:t>
        </w:r>
        <w:proofErr w:type="spellStart"/>
        <w:r>
          <w:rPr>
            <w:color w:val="000000"/>
          </w:rPr>
          <w:t>id</w:t>
        </w:r>
        <w:proofErr w:type="spellEnd"/>
        <w:r>
          <w:rPr>
            <w:color w:val="080808"/>
          </w:rPr>
          <w:t xml:space="preserve">: </w:t>
        </w:r>
        <w:r>
          <w:rPr>
            <w:color w:val="000000"/>
          </w:rPr>
          <w:t>Long</w:t>
        </w:r>
        <w:r>
          <w:rPr>
            <w:color w:val="080808"/>
          </w:rPr>
          <w:t xml:space="preserve">): </w:t>
        </w:r>
        <w:r>
          <w:rPr>
            <w:color w:val="000000"/>
          </w:rPr>
          <w:t>Device</w:t>
        </w:r>
        <w:r>
          <w:rPr>
            <w:color w:val="080808"/>
          </w:rPr>
          <w:t>?</w:t>
        </w:r>
        <w:r>
          <w:rPr>
            <w:color w:val="080808"/>
          </w:rPr>
          <w:br/>
        </w:r>
        <w:r>
          <w:rPr>
            <w:color w:val="080808"/>
          </w:rPr>
          <w:br/>
          <w:t xml:space="preserve">    </w:t>
        </w:r>
        <w:r w:rsidRPr="00B51A03">
          <w:rPr>
            <w:i/>
            <w:iCs/>
            <w:color w:val="8C8C8C"/>
            <w:lang w:val="en-US"/>
            <w:rPrChange w:id="10731" w:author="Maxim Bystrov" w:date="2026-05-24T13:32:00Z">
              <w:rPr>
                <w:i/>
                <w:iCs/>
                <w:color w:val="8C8C8C"/>
              </w:rPr>
            </w:rPrChange>
          </w:rPr>
          <w:t>/**</w:t>
        </w:r>
        <w:r w:rsidRPr="00B51A03">
          <w:rPr>
            <w:i/>
            <w:iCs/>
            <w:color w:val="8C8C8C"/>
            <w:lang w:val="en-US"/>
            <w:rPrChange w:id="10732" w:author="Maxim Bystrov" w:date="2026-05-24T13:32:00Z">
              <w:rPr>
                <w:i/>
                <w:iCs/>
                <w:color w:val="8C8C8C"/>
              </w:rPr>
            </w:rPrChange>
          </w:rPr>
          <w:br/>
          <w:t xml:space="preserve">     * </w:t>
        </w:r>
        <w:r>
          <w:rPr>
            <w:i/>
            <w:iCs/>
            <w:color w:val="8C8C8C"/>
          </w:rPr>
          <w:t>Найти</w:t>
        </w:r>
        <w:r w:rsidRPr="00B51A03">
          <w:rPr>
            <w:i/>
            <w:iCs/>
            <w:color w:val="8C8C8C"/>
            <w:lang w:val="en-US"/>
            <w:rPrChange w:id="10733" w:author="Maxim Bystrov" w:date="2026-05-24T13:32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устройство</w:t>
        </w:r>
        <w:r w:rsidRPr="00B51A03">
          <w:rPr>
            <w:i/>
            <w:iCs/>
            <w:color w:val="8C8C8C"/>
            <w:lang w:val="en-US"/>
            <w:rPrChange w:id="10734" w:author="Maxim Bystrov" w:date="2026-05-24T13:32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по</w:t>
        </w:r>
        <w:r w:rsidRPr="00B51A03">
          <w:rPr>
            <w:i/>
            <w:iCs/>
            <w:color w:val="8C8C8C"/>
            <w:lang w:val="en-US"/>
            <w:rPrChange w:id="10735" w:author="Maxim Bystrov" w:date="2026-05-24T13:32:00Z">
              <w:rPr>
                <w:i/>
                <w:iCs/>
                <w:color w:val="8C8C8C"/>
              </w:rPr>
            </w:rPrChange>
          </w:rPr>
          <w:t xml:space="preserve"> </w:t>
        </w:r>
        <w:proofErr w:type="spellStart"/>
        <w:r w:rsidRPr="00B51A03">
          <w:rPr>
            <w:i/>
            <w:iCs/>
            <w:color w:val="8C8C8C"/>
            <w:lang w:val="en-US"/>
            <w:rPrChange w:id="10736" w:author="Maxim Bystrov" w:date="2026-05-24T13:32:00Z">
              <w:rPr>
                <w:i/>
                <w:iCs/>
                <w:color w:val="8C8C8C"/>
              </w:rPr>
            </w:rPrChange>
          </w:rPr>
          <w:t>deviceId</w:t>
        </w:r>
        <w:proofErr w:type="spellEnd"/>
        <w:r w:rsidRPr="00B51A03">
          <w:rPr>
            <w:i/>
            <w:iCs/>
            <w:color w:val="8C8C8C"/>
            <w:lang w:val="en-US"/>
            <w:rPrChange w:id="10737" w:author="Maxim Bystrov" w:date="2026-05-24T13:32:00Z">
              <w:rPr>
                <w:i/>
                <w:iCs/>
                <w:color w:val="8C8C8C"/>
              </w:rPr>
            </w:rPrChange>
          </w:rPr>
          <w:br/>
        </w:r>
        <w:r w:rsidRPr="00B51A03">
          <w:rPr>
            <w:i/>
            <w:iCs/>
            <w:color w:val="8C8C8C"/>
            <w:lang w:val="en-US"/>
            <w:rPrChange w:id="10738" w:author="Maxim Bystrov" w:date="2026-05-24T13:32:00Z">
              <w:rPr>
                <w:i/>
                <w:iCs/>
                <w:color w:val="8C8C8C"/>
              </w:rPr>
            </w:rPrChange>
          </w:rPr>
          <w:lastRenderedPageBreak/>
          <w:t xml:space="preserve">     */</w:t>
        </w:r>
        <w:r w:rsidRPr="00B51A03">
          <w:rPr>
            <w:i/>
            <w:iCs/>
            <w:color w:val="8C8C8C"/>
            <w:lang w:val="en-US"/>
            <w:rPrChange w:id="10739" w:author="Maxim Bystrov" w:date="2026-05-24T13:32:00Z">
              <w:rPr>
                <w:i/>
                <w:iCs/>
                <w:color w:val="8C8C8C"/>
              </w:rPr>
            </w:rPrChange>
          </w:rPr>
          <w:br/>
          <w:t xml:space="preserve">    </w:t>
        </w:r>
        <w:r w:rsidRPr="00B51A03">
          <w:rPr>
            <w:color w:val="9E880D"/>
            <w:lang w:val="en-US"/>
            <w:rPrChange w:id="10740" w:author="Maxim Bystrov" w:date="2026-05-24T13:32:00Z">
              <w:rPr>
                <w:color w:val="9E880D"/>
              </w:rPr>
            </w:rPrChange>
          </w:rPr>
          <w:t>@Query</w:t>
        </w:r>
        <w:r w:rsidRPr="00B51A03">
          <w:rPr>
            <w:color w:val="080808"/>
            <w:lang w:val="en-US"/>
            <w:rPrChange w:id="10741" w:author="Maxim Bystrov" w:date="2026-05-24T13:32:00Z">
              <w:rPr>
                <w:color w:val="080808"/>
              </w:rPr>
            </w:rPrChange>
          </w:rPr>
          <w:t>(</w:t>
        </w:r>
        <w:r w:rsidRPr="00B51A03">
          <w:rPr>
            <w:color w:val="067D17"/>
            <w:lang w:val="en-US"/>
            <w:rPrChange w:id="10742" w:author="Maxim Bystrov" w:date="2026-05-24T13:32:00Z">
              <w:rPr>
                <w:color w:val="067D17"/>
              </w:rPr>
            </w:rPrChange>
          </w:rPr>
          <w:t>"</w:t>
        </w:r>
        <w:r w:rsidRPr="00B51A03">
          <w:rPr>
            <w:color w:val="067D17"/>
            <w:shd w:val="clear" w:color="auto" w:fill="EDFCED"/>
            <w:lang w:val="en-US"/>
            <w:rPrChange w:id="10743" w:author="Maxim Bystrov" w:date="2026-05-24T13:32:00Z">
              <w:rPr>
                <w:color w:val="067D17"/>
                <w:shd w:val="clear" w:color="auto" w:fill="EDFCED"/>
              </w:rPr>
            </w:rPrChange>
          </w:rPr>
          <w:t xml:space="preserve">SELECT d FROM Device d WHERE </w:t>
        </w:r>
        <w:proofErr w:type="spellStart"/>
        <w:r w:rsidRPr="00B51A03">
          <w:rPr>
            <w:color w:val="067D17"/>
            <w:shd w:val="clear" w:color="auto" w:fill="EDFCED"/>
            <w:lang w:val="en-US"/>
            <w:rPrChange w:id="10744" w:author="Maxim Bystrov" w:date="2026-05-24T13:32:00Z">
              <w:rPr>
                <w:color w:val="067D17"/>
                <w:shd w:val="clear" w:color="auto" w:fill="EDFCED"/>
              </w:rPr>
            </w:rPrChange>
          </w:rPr>
          <w:t>d.deviceId</w:t>
        </w:r>
        <w:proofErr w:type="spellEnd"/>
        <w:r w:rsidRPr="00B51A03">
          <w:rPr>
            <w:color w:val="067D17"/>
            <w:shd w:val="clear" w:color="auto" w:fill="EDFCED"/>
            <w:lang w:val="en-US"/>
            <w:rPrChange w:id="10745" w:author="Maxim Bystrov" w:date="2026-05-24T13:32:00Z">
              <w:rPr>
                <w:color w:val="067D17"/>
                <w:shd w:val="clear" w:color="auto" w:fill="EDFCED"/>
              </w:rPr>
            </w:rPrChange>
          </w:rPr>
          <w:t xml:space="preserve"> = :</w:t>
        </w:r>
        <w:proofErr w:type="spellStart"/>
        <w:r w:rsidRPr="00B51A03">
          <w:rPr>
            <w:color w:val="067D17"/>
            <w:shd w:val="clear" w:color="auto" w:fill="EDFCED"/>
            <w:lang w:val="en-US"/>
            <w:rPrChange w:id="10746" w:author="Maxim Bystrov" w:date="2026-05-24T13:32:00Z">
              <w:rPr>
                <w:color w:val="067D17"/>
                <w:shd w:val="clear" w:color="auto" w:fill="EDFCED"/>
              </w:rPr>
            </w:rPrChange>
          </w:rPr>
          <w:t>deviceId</w:t>
        </w:r>
        <w:proofErr w:type="spellEnd"/>
        <w:r w:rsidRPr="00B51A03">
          <w:rPr>
            <w:color w:val="067D17"/>
            <w:lang w:val="en-US"/>
            <w:rPrChange w:id="10747" w:author="Maxim Bystrov" w:date="2026-05-24T13:32:00Z">
              <w:rPr>
                <w:color w:val="067D17"/>
              </w:rPr>
            </w:rPrChange>
          </w:rPr>
          <w:t>"</w:t>
        </w:r>
        <w:r w:rsidRPr="00B51A03">
          <w:rPr>
            <w:color w:val="080808"/>
            <w:lang w:val="en-US"/>
            <w:rPrChange w:id="10748" w:author="Maxim Bystrov" w:date="2026-05-24T13:32:00Z">
              <w:rPr>
                <w:color w:val="080808"/>
              </w:rPr>
            </w:rPrChange>
          </w:rPr>
          <w:t>)</w:t>
        </w:r>
        <w:r w:rsidRPr="00B51A03">
          <w:rPr>
            <w:color w:val="080808"/>
            <w:lang w:val="en-US"/>
            <w:rPrChange w:id="10749" w:author="Maxim Bystrov" w:date="2026-05-24T13:32:00Z">
              <w:rPr>
                <w:color w:val="080808"/>
              </w:rPr>
            </w:rPrChange>
          </w:rPr>
          <w:br/>
          <w:t xml:space="preserve">    </w:t>
        </w:r>
        <w:r w:rsidRPr="00B51A03">
          <w:rPr>
            <w:color w:val="0033B3"/>
            <w:lang w:val="en-US"/>
            <w:rPrChange w:id="10750" w:author="Maxim Bystrov" w:date="2026-05-24T13:32:00Z">
              <w:rPr>
                <w:color w:val="0033B3"/>
              </w:rPr>
            </w:rPrChange>
          </w:rPr>
          <w:t xml:space="preserve">fun </w:t>
        </w:r>
        <w:proofErr w:type="spellStart"/>
        <w:r w:rsidRPr="00B51A03">
          <w:rPr>
            <w:color w:val="00627A"/>
            <w:lang w:val="en-US"/>
            <w:rPrChange w:id="10751" w:author="Maxim Bystrov" w:date="2026-05-24T13:32:00Z">
              <w:rPr>
                <w:color w:val="00627A"/>
              </w:rPr>
            </w:rPrChange>
          </w:rPr>
          <w:t>findByDeviceIdOrNull</w:t>
        </w:r>
        <w:proofErr w:type="spellEnd"/>
        <w:r w:rsidRPr="00B51A03">
          <w:rPr>
            <w:color w:val="080808"/>
            <w:lang w:val="en-US"/>
            <w:rPrChange w:id="10752" w:author="Maxim Bystrov" w:date="2026-05-24T13:32:00Z">
              <w:rPr>
                <w:color w:val="080808"/>
              </w:rPr>
            </w:rPrChange>
          </w:rPr>
          <w:t>(</w:t>
        </w:r>
        <w:r w:rsidRPr="00B51A03">
          <w:rPr>
            <w:color w:val="9E880D"/>
            <w:lang w:val="en-US"/>
            <w:rPrChange w:id="10753" w:author="Maxim Bystrov" w:date="2026-05-24T13:32:00Z">
              <w:rPr>
                <w:color w:val="9E880D"/>
              </w:rPr>
            </w:rPrChange>
          </w:rPr>
          <w:t>@Param</w:t>
        </w:r>
        <w:r w:rsidRPr="00B51A03">
          <w:rPr>
            <w:color w:val="080808"/>
            <w:lang w:val="en-US"/>
            <w:rPrChange w:id="10754" w:author="Maxim Bystrov" w:date="2026-05-24T13:32:00Z">
              <w:rPr>
                <w:color w:val="080808"/>
              </w:rPr>
            </w:rPrChange>
          </w:rPr>
          <w:t>(</w:t>
        </w:r>
        <w:r w:rsidRPr="00B51A03">
          <w:rPr>
            <w:color w:val="067D17"/>
            <w:lang w:val="en-US"/>
            <w:rPrChange w:id="10755" w:author="Maxim Bystrov" w:date="2026-05-24T13:32:00Z">
              <w:rPr>
                <w:color w:val="067D17"/>
              </w:rPr>
            </w:rPrChange>
          </w:rPr>
          <w:t>"deviceId"</w:t>
        </w:r>
        <w:r w:rsidRPr="00B51A03">
          <w:rPr>
            <w:color w:val="080808"/>
            <w:lang w:val="en-US"/>
            <w:rPrChange w:id="10756" w:author="Maxim Bystrov" w:date="2026-05-24T13:32:00Z">
              <w:rPr>
                <w:color w:val="080808"/>
              </w:rPr>
            </w:rPrChange>
          </w:rPr>
          <w:t xml:space="preserve">) </w:t>
        </w:r>
        <w:proofErr w:type="spellStart"/>
        <w:r w:rsidRPr="00B51A03">
          <w:rPr>
            <w:color w:val="000000"/>
            <w:lang w:val="en-US"/>
            <w:rPrChange w:id="10757" w:author="Maxim Bystrov" w:date="2026-05-24T13:32:00Z">
              <w:rPr>
                <w:color w:val="000000"/>
              </w:rPr>
            </w:rPrChange>
          </w:rPr>
          <w:t>deviceId</w:t>
        </w:r>
        <w:proofErr w:type="spellEnd"/>
        <w:r w:rsidRPr="00B51A03">
          <w:rPr>
            <w:color w:val="080808"/>
            <w:lang w:val="en-US"/>
            <w:rPrChange w:id="10758" w:author="Maxim Bystrov" w:date="2026-05-24T13:32:00Z">
              <w:rPr>
                <w:color w:val="080808"/>
              </w:rPr>
            </w:rPrChange>
          </w:rPr>
          <w:t xml:space="preserve">: </w:t>
        </w:r>
        <w:r w:rsidRPr="00B51A03">
          <w:rPr>
            <w:color w:val="000000"/>
            <w:lang w:val="en-US"/>
            <w:rPrChange w:id="10759" w:author="Maxim Bystrov" w:date="2026-05-24T13:32:00Z">
              <w:rPr>
                <w:color w:val="000000"/>
              </w:rPr>
            </w:rPrChange>
          </w:rPr>
          <w:t>String</w:t>
        </w:r>
        <w:r w:rsidRPr="00B51A03">
          <w:rPr>
            <w:color w:val="080808"/>
            <w:lang w:val="en-US"/>
            <w:rPrChange w:id="10760" w:author="Maxim Bystrov" w:date="2026-05-24T13:32:00Z">
              <w:rPr>
                <w:color w:val="080808"/>
              </w:rPr>
            </w:rPrChange>
          </w:rPr>
          <w:t xml:space="preserve">): </w:t>
        </w:r>
        <w:r w:rsidRPr="00B51A03">
          <w:rPr>
            <w:color w:val="000000"/>
            <w:lang w:val="en-US"/>
            <w:rPrChange w:id="10761" w:author="Maxim Bystrov" w:date="2026-05-24T13:32:00Z">
              <w:rPr>
                <w:color w:val="000000"/>
              </w:rPr>
            </w:rPrChange>
          </w:rPr>
          <w:t>Device</w:t>
        </w:r>
        <w:r w:rsidRPr="00B51A03">
          <w:rPr>
            <w:color w:val="080808"/>
            <w:lang w:val="en-US"/>
            <w:rPrChange w:id="10762" w:author="Maxim Bystrov" w:date="2026-05-24T13:32:00Z">
              <w:rPr>
                <w:color w:val="080808"/>
              </w:rPr>
            </w:rPrChange>
          </w:rPr>
          <w:t>?</w:t>
        </w:r>
        <w:r w:rsidRPr="00B51A03">
          <w:rPr>
            <w:color w:val="080808"/>
            <w:lang w:val="en-US"/>
            <w:rPrChange w:id="10763" w:author="Maxim Bystrov" w:date="2026-05-24T13:32:00Z">
              <w:rPr>
                <w:color w:val="080808"/>
              </w:rPr>
            </w:rPrChange>
          </w:rPr>
          <w:br/>
          <w:t>}</w:t>
        </w:r>
        <w:r w:rsidRPr="00B51A03">
          <w:rPr>
            <w:color w:val="080808"/>
            <w:lang w:val="en-US"/>
            <w:rPrChange w:id="10764" w:author="Maxim Bystrov" w:date="2026-05-24T13:32:00Z">
              <w:rPr>
                <w:color w:val="080808"/>
              </w:rPr>
            </w:rPrChange>
          </w:rPr>
          <w:br/>
        </w:r>
        <w:r w:rsidRPr="00B51A03">
          <w:rPr>
            <w:color w:val="080808"/>
            <w:lang w:val="en-US"/>
            <w:rPrChange w:id="10765" w:author="Maxim Bystrov" w:date="2026-05-24T13:32:00Z">
              <w:rPr>
                <w:color w:val="080808"/>
              </w:rPr>
            </w:rPrChange>
          </w:rPr>
          <w:br/>
        </w:r>
        <w:proofErr w:type="spellStart"/>
        <w:r>
          <w:rPr>
            <w:color w:val="0033B3"/>
          </w:rPr>
          <w:t>interface</w:t>
        </w:r>
        <w:proofErr w:type="spellEnd"/>
        <w:r>
          <w:rPr>
            <w:color w:val="0033B3"/>
          </w:rPr>
          <w:t xml:space="preserve"> </w:t>
        </w:r>
        <w:proofErr w:type="spellStart"/>
        <w:r>
          <w:rPr>
            <w:color w:val="000000"/>
          </w:rPr>
          <w:t>DeviceRepositoryCustom</w:t>
        </w:r>
        <w:proofErr w:type="spellEnd"/>
        <w:r>
          <w:rPr>
            <w:color w:val="000000"/>
          </w:rPr>
          <w:t xml:space="preserve"> </w:t>
        </w:r>
        <w:r>
          <w:rPr>
            <w:color w:val="080808"/>
          </w:rPr>
          <w:t>{</w:t>
        </w:r>
        <w:r>
          <w:rPr>
            <w:color w:val="080808"/>
          </w:rPr>
          <w:br/>
          <w:t xml:space="preserve">    </w:t>
        </w:r>
        <w:r>
          <w:rPr>
            <w:i/>
            <w:iCs/>
            <w:color w:val="8C8C8C"/>
          </w:rPr>
          <w:t>/**</w:t>
        </w:r>
        <w:r>
          <w:rPr>
            <w:i/>
            <w:iCs/>
            <w:color w:val="8C8C8C"/>
          </w:rPr>
          <w:br/>
          <w:t xml:space="preserve">     * Получить страницу устройств с фильтрацией</w:t>
        </w:r>
        <w:r>
          <w:rPr>
            <w:i/>
            <w:iCs/>
            <w:color w:val="8C8C8C"/>
          </w:rPr>
          <w:br/>
          <w:t xml:space="preserve">     *</w:t>
        </w:r>
        <w:r>
          <w:rPr>
            <w:i/>
            <w:iCs/>
            <w:color w:val="8C8C8C"/>
          </w:rPr>
          <w:br/>
          <w:t xml:space="preserve">     * @param </w:t>
        </w:r>
        <w:proofErr w:type="spellStart"/>
        <w:r>
          <w:rPr>
            <w:i/>
            <w:iCs/>
            <w:color w:val="3D3D3D"/>
          </w:rPr>
          <w:t>nameFilter</w:t>
        </w:r>
        <w:proofErr w:type="spellEnd"/>
        <w:r>
          <w:rPr>
            <w:i/>
            <w:iCs/>
            <w:color w:val="3D3D3D"/>
          </w:rPr>
          <w:t xml:space="preserve"> </w:t>
        </w:r>
        <w:r>
          <w:rPr>
            <w:i/>
            <w:iCs/>
            <w:color w:val="8C8C8C"/>
          </w:rPr>
          <w:t xml:space="preserve">Фильтр по названию </w:t>
        </w:r>
        <w:r w:rsidRPr="00B51A03">
          <w:rPr>
            <w:i/>
            <w:iCs/>
            <w:color w:val="8C8C8C"/>
            <w:lang w:val="en-US"/>
            <w:rPrChange w:id="10766" w:author="Maxim Bystrov" w:date="2026-05-24T13:32:00Z">
              <w:rPr>
                <w:i/>
                <w:iCs/>
                <w:color w:val="8C8C8C"/>
              </w:rPr>
            </w:rPrChange>
          </w:rPr>
          <w:t>(</w:t>
        </w:r>
        <w:r>
          <w:rPr>
            <w:i/>
            <w:iCs/>
            <w:color w:val="8C8C8C"/>
          </w:rPr>
          <w:t>частичное</w:t>
        </w:r>
        <w:r w:rsidRPr="00B51A03">
          <w:rPr>
            <w:i/>
            <w:iCs/>
            <w:color w:val="8C8C8C"/>
            <w:lang w:val="en-US"/>
            <w:rPrChange w:id="10767" w:author="Maxim Bystrov" w:date="2026-05-24T13:32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совпадение</w:t>
        </w:r>
        <w:r w:rsidRPr="00B51A03">
          <w:rPr>
            <w:i/>
            <w:iCs/>
            <w:color w:val="8C8C8C"/>
            <w:lang w:val="en-US"/>
            <w:rPrChange w:id="10768" w:author="Maxim Bystrov" w:date="2026-05-24T13:32:00Z">
              <w:rPr>
                <w:i/>
                <w:iCs/>
                <w:color w:val="8C8C8C"/>
              </w:rPr>
            </w:rPrChange>
          </w:rPr>
          <w:t>)</w:t>
        </w:r>
        <w:r w:rsidRPr="00B51A03">
          <w:rPr>
            <w:i/>
            <w:iCs/>
            <w:color w:val="8C8C8C"/>
            <w:lang w:val="en-US"/>
            <w:rPrChange w:id="10769" w:author="Maxim Bystrov" w:date="2026-05-24T13:32:00Z">
              <w:rPr>
                <w:i/>
                <w:iCs/>
                <w:color w:val="8C8C8C"/>
              </w:rPr>
            </w:rPrChange>
          </w:rPr>
          <w:br/>
          <w:t xml:space="preserve">     * @param </w:t>
        </w:r>
        <w:proofErr w:type="spellStart"/>
        <w:r w:rsidRPr="00B51A03">
          <w:rPr>
            <w:i/>
            <w:iCs/>
            <w:color w:val="3D3D3D"/>
            <w:lang w:val="en-US"/>
            <w:rPrChange w:id="10770" w:author="Maxim Bystrov" w:date="2026-05-24T13:32:00Z">
              <w:rPr>
                <w:i/>
                <w:iCs/>
                <w:color w:val="3D3D3D"/>
              </w:rPr>
            </w:rPrChange>
          </w:rPr>
          <w:t>registrationNumberFilter</w:t>
        </w:r>
        <w:proofErr w:type="spellEnd"/>
        <w:r w:rsidRPr="00B51A03">
          <w:rPr>
            <w:i/>
            <w:iCs/>
            <w:color w:val="3D3D3D"/>
            <w:lang w:val="en-US"/>
            <w:rPrChange w:id="10771" w:author="Maxim Bystrov" w:date="2026-05-24T13:32:00Z">
              <w:rPr>
                <w:i/>
                <w:iCs/>
                <w:color w:val="3D3D3D"/>
              </w:rPr>
            </w:rPrChange>
          </w:rPr>
          <w:t xml:space="preserve"> </w:t>
        </w:r>
        <w:r>
          <w:rPr>
            <w:i/>
            <w:iCs/>
            <w:color w:val="8C8C8C"/>
          </w:rPr>
          <w:t>Фильтр</w:t>
        </w:r>
        <w:r w:rsidRPr="00B51A03">
          <w:rPr>
            <w:i/>
            <w:iCs/>
            <w:color w:val="8C8C8C"/>
            <w:lang w:val="en-US"/>
            <w:rPrChange w:id="10772" w:author="Maxim Bystrov" w:date="2026-05-24T13:32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по</w:t>
        </w:r>
        <w:r w:rsidRPr="00B51A03">
          <w:rPr>
            <w:i/>
            <w:iCs/>
            <w:color w:val="8C8C8C"/>
            <w:lang w:val="en-US"/>
            <w:rPrChange w:id="10773" w:author="Maxim Bystrov" w:date="2026-05-24T13:32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регистрационному</w:t>
        </w:r>
        <w:r w:rsidRPr="00B51A03">
          <w:rPr>
            <w:i/>
            <w:iCs/>
            <w:color w:val="8C8C8C"/>
            <w:lang w:val="en-US"/>
            <w:rPrChange w:id="10774" w:author="Maxim Bystrov" w:date="2026-05-24T13:32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номеру</w:t>
        </w:r>
        <w:r w:rsidRPr="00B51A03">
          <w:rPr>
            <w:i/>
            <w:iCs/>
            <w:color w:val="8C8C8C"/>
            <w:lang w:val="en-US"/>
            <w:rPrChange w:id="10775" w:author="Maxim Bystrov" w:date="2026-05-24T13:32:00Z">
              <w:rPr>
                <w:i/>
                <w:iCs/>
                <w:color w:val="8C8C8C"/>
              </w:rPr>
            </w:rPrChange>
          </w:rPr>
          <w:br/>
          <w:t xml:space="preserve">     * @param </w:t>
        </w:r>
        <w:proofErr w:type="spellStart"/>
        <w:r w:rsidRPr="00B51A03">
          <w:rPr>
            <w:i/>
            <w:iCs/>
            <w:color w:val="3D3D3D"/>
            <w:lang w:val="en-US"/>
            <w:rPrChange w:id="10776" w:author="Maxim Bystrov" w:date="2026-05-24T13:32:00Z">
              <w:rPr>
                <w:i/>
                <w:iCs/>
                <w:color w:val="3D3D3D"/>
              </w:rPr>
            </w:rPrChange>
          </w:rPr>
          <w:t>typeIdFilter</w:t>
        </w:r>
        <w:proofErr w:type="spellEnd"/>
        <w:r w:rsidRPr="00B51A03">
          <w:rPr>
            <w:i/>
            <w:iCs/>
            <w:color w:val="3D3D3D"/>
            <w:lang w:val="en-US"/>
            <w:rPrChange w:id="10777" w:author="Maxim Bystrov" w:date="2026-05-24T13:32:00Z">
              <w:rPr>
                <w:i/>
                <w:iCs/>
                <w:color w:val="3D3D3D"/>
              </w:rPr>
            </w:rPrChange>
          </w:rPr>
          <w:t xml:space="preserve"> </w:t>
        </w:r>
        <w:r>
          <w:rPr>
            <w:i/>
            <w:iCs/>
            <w:color w:val="8C8C8C"/>
          </w:rPr>
          <w:t>Фильтр</w:t>
        </w:r>
        <w:r w:rsidRPr="00B51A03">
          <w:rPr>
            <w:i/>
            <w:iCs/>
            <w:color w:val="8C8C8C"/>
            <w:lang w:val="en-US"/>
            <w:rPrChange w:id="10778" w:author="Maxim Bystrov" w:date="2026-05-24T13:32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по</w:t>
        </w:r>
        <w:r w:rsidRPr="00B51A03">
          <w:rPr>
            <w:i/>
            <w:iCs/>
            <w:color w:val="8C8C8C"/>
            <w:lang w:val="en-US"/>
            <w:rPrChange w:id="10779" w:author="Maxim Bystrov" w:date="2026-05-24T13:32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типу</w:t>
        </w:r>
        <w:r w:rsidRPr="00B51A03">
          <w:rPr>
            <w:i/>
            <w:iCs/>
            <w:color w:val="8C8C8C"/>
            <w:lang w:val="en-US"/>
            <w:rPrChange w:id="10780" w:author="Maxim Bystrov" w:date="2026-05-24T13:32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устройства</w:t>
        </w:r>
        <w:r w:rsidRPr="00B51A03">
          <w:rPr>
            <w:i/>
            <w:iCs/>
            <w:color w:val="8C8C8C"/>
            <w:lang w:val="en-US"/>
            <w:rPrChange w:id="10781" w:author="Maxim Bystrov" w:date="2026-05-24T13:32:00Z">
              <w:rPr>
                <w:i/>
                <w:iCs/>
                <w:color w:val="8C8C8C"/>
              </w:rPr>
            </w:rPrChange>
          </w:rPr>
          <w:br/>
          <w:t xml:space="preserve">     * @param </w:t>
        </w:r>
        <w:proofErr w:type="spellStart"/>
        <w:r w:rsidRPr="00B51A03">
          <w:rPr>
            <w:i/>
            <w:iCs/>
            <w:color w:val="3D3D3D"/>
            <w:lang w:val="en-US"/>
            <w:rPrChange w:id="10782" w:author="Maxim Bystrov" w:date="2026-05-24T13:32:00Z">
              <w:rPr>
                <w:i/>
                <w:iCs/>
                <w:color w:val="3D3D3D"/>
              </w:rPr>
            </w:rPrChange>
          </w:rPr>
          <w:t>departmentIdFilter</w:t>
        </w:r>
        <w:proofErr w:type="spellEnd"/>
        <w:r w:rsidRPr="00B51A03">
          <w:rPr>
            <w:i/>
            <w:iCs/>
            <w:color w:val="3D3D3D"/>
            <w:lang w:val="en-US"/>
            <w:rPrChange w:id="10783" w:author="Maxim Bystrov" w:date="2026-05-24T13:32:00Z">
              <w:rPr>
                <w:i/>
                <w:iCs/>
                <w:color w:val="3D3D3D"/>
              </w:rPr>
            </w:rPrChange>
          </w:rPr>
          <w:t xml:space="preserve"> </w:t>
        </w:r>
        <w:r>
          <w:rPr>
            <w:i/>
            <w:iCs/>
            <w:color w:val="8C8C8C"/>
          </w:rPr>
          <w:t>Фильтр</w:t>
        </w:r>
        <w:r w:rsidRPr="00B51A03">
          <w:rPr>
            <w:i/>
            <w:iCs/>
            <w:color w:val="8C8C8C"/>
            <w:lang w:val="en-US"/>
            <w:rPrChange w:id="10784" w:author="Maxim Bystrov" w:date="2026-05-24T13:32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по</w:t>
        </w:r>
        <w:r w:rsidRPr="00B51A03">
          <w:rPr>
            <w:i/>
            <w:iCs/>
            <w:color w:val="8C8C8C"/>
            <w:lang w:val="en-US"/>
            <w:rPrChange w:id="10785" w:author="Maxim Bystrov" w:date="2026-05-24T13:32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отделу</w:t>
        </w:r>
        <w:r w:rsidRPr="00B51A03">
          <w:rPr>
            <w:i/>
            <w:iCs/>
            <w:color w:val="8C8C8C"/>
            <w:lang w:val="en-US"/>
            <w:rPrChange w:id="10786" w:author="Maxim Bystrov" w:date="2026-05-24T13:32:00Z">
              <w:rPr>
                <w:i/>
                <w:iCs/>
                <w:color w:val="8C8C8C"/>
              </w:rPr>
            </w:rPrChange>
          </w:rPr>
          <w:br/>
          <w:t xml:space="preserve">     * @param </w:t>
        </w:r>
        <w:r w:rsidRPr="00B51A03">
          <w:rPr>
            <w:i/>
            <w:iCs/>
            <w:color w:val="3D3D3D"/>
            <w:lang w:val="en-US"/>
            <w:rPrChange w:id="10787" w:author="Maxim Bystrov" w:date="2026-05-24T13:32:00Z">
              <w:rPr>
                <w:i/>
                <w:iCs/>
                <w:color w:val="3D3D3D"/>
              </w:rPr>
            </w:rPrChange>
          </w:rPr>
          <w:t xml:space="preserve">pageable </w:t>
        </w:r>
        <w:r>
          <w:rPr>
            <w:i/>
            <w:iCs/>
            <w:color w:val="8C8C8C"/>
          </w:rPr>
          <w:t>Пагинация</w:t>
        </w:r>
        <w:r w:rsidRPr="00B51A03">
          <w:rPr>
            <w:i/>
            <w:iCs/>
            <w:color w:val="8C8C8C"/>
            <w:lang w:val="en-US"/>
            <w:rPrChange w:id="10788" w:author="Maxim Bystrov" w:date="2026-05-24T13:32:00Z">
              <w:rPr>
                <w:i/>
                <w:iCs/>
                <w:color w:val="8C8C8C"/>
              </w:rPr>
            </w:rPrChange>
          </w:rPr>
          <w:br/>
          <w:t xml:space="preserve">     * @return </w:t>
        </w:r>
        <w:r>
          <w:rPr>
            <w:i/>
            <w:iCs/>
            <w:color w:val="8C8C8C"/>
          </w:rPr>
          <w:t>Страница</w:t>
        </w:r>
        <w:r w:rsidRPr="00B51A03">
          <w:rPr>
            <w:i/>
            <w:iCs/>
            <w:color w:val="8C8C8C"/>
            <w:lang w:val="en-US"/>
            <w:rPrChange w:id="10789" w:author="Maxim Bystrov" w:date="2026-05-24T13:32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с</w:t>
        </w:r>
        <w:r w:rsidRPr="00B51A03">
          <w:rPr>
            <w:i/>
            <w:iCs/>
            <w:color w:val="8C8C8C"/>
            <w:lang w:val="en-US"/>
            <w:rPrChange w:id="10790" w:author="Maxim Bystrov" w:date="2026-05-24T13:32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устройствами</w:t>
        </w:r>
        <w:r w:rsidRPr="00B51A03">
          <w:rPr>
            <w:i/>
            <w:iCs/>
            <w:color w:val="8C8C8C"/>
            <w:lang w:val="en-US"/>
            <w:rPrChange w:id="10791" w:author="Maxim Bystrov" w:date="2026-05-24T13:32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и</w:t>
        </w:r>
        <w:r w:rsidRPr="00B51A03">
          <w:rPr>
            <w:i/>
            <w:iCs/>
            <w:color w:val="8C8C8C"/>
            <w:lang w:val="en-US"/>
            <w:rPrChange w:id="10792" w:author="Maxim Bystrov" w:date="2026-05-24T13:32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общей</w:t>
        </w:r>
        <w:r w:rsidRPr="00B51A03">
          <w:rPr>
            <w:i/>
            <w:iCs/>
            <w:color w:val="8C8C8C"/>
            <w:lang w:val="en-US"/>
            <w:rPrChange w:id="10793" w:author="Maxim Bystrov" w:date="2026-05-24T13:32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информацией</w:t>
        </w:r>
        <w:r w:rsidRPr="00B51A03">
          <w:rPr>
            <w:i/>
            <w:iCs/>
            <w:color w:val="8C8C8C"/>
            <w:lang w:val="en-US"/>
            <w:rPrChange w:id="10794" w:author="Maxim Bystrov" w:date="2026-05-24T13:32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о</w:t>
        </w:r>
        <w:r w:rsidRPr="00B51A03">
          <w:rPr>
            <w:i/>
            <w:iCs/>
            <w:color w:val="8C8C8C"/>
            <w:lang w:val="en-US"/>
            <w:rPrChange w:id="10795" w:author="Maxim Bystrov" w:date="2026-05-24T13:32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пагинации</w:t>
        </w:r>
        <w:r w:rsidRPr="00B51A03">
          <w:rPr>
            <w:i/>
            <w:iCs/>
            <w:color w:val="8C8C8C"/>
            <w:lang w:val="en-US"/>
            <w:rPrChange w:id="10796" w:author="Maxim Bystrov" w:date="2026-05-24T13:32:00Z">
              <w:rPr>
                <w:i/>
                <w:iCs/>
                <w:color w:val="8C8C8C"/>
              </w:rPr>
            </w:rPrChange>
          </w:rPr>
          <w:br/>
          <w:t xml:space="preserve">     */</w:t>
        </w:r>
        <w:r w:rsidRPr="00B51A03">
          <w:rPr>
            <w:i/>
            <w:iCs/>
            <w:color w:val="8C8C8C"/>
            <w:lang w:val="en-US"/>
            <w:rPrChange w:id="10797" w:author="Maxim Bystrov" w:date="2026-05-24T13:32:00Z">
              <w:rPr>
                <w:i/>
                <w:iCs/>
                <w:color w:val="8C8C8C"/>
              </w:rPr>
            </w:rPrChange>
          </w:rPr>
          <w:br/>
          <w:t xml:space="preserve">    </w:t>
        </w:r>
        <w:r w:rsidRPr="00B51A03">
          <w:rPr>
            <w:color w:val="0033B3"/>
            <w:lang w:val="en-US"/>
            <w:rPrChange w:id="10798" w:author="Maxim Bystrov" w:date="2026-05-24T13:32:00Z">
              <w:rPr>
                <w:color w:val="0033B3"/>
              </w:rPr>
            </w:rPrChange>
          </w:rPr>
          <w:t xml:space="preserve">fun </w:t>
        </w:r>
        <w:proofErr w:type="spellStart"/>
        <w:r w:rsidRPr="00B51A03">
          <w:rPr>
            <w:color w:val="00627A"/>
            <w:lang w:val="en-US"/>
            <w:rPrChange w:id="10799" w:author="Maxim Bystrov" w:date="2026-05-24T13:32:00Z">
              <w:rPr>
                <w:color w:val="00627A"/>
              </w:rPr>
            </w:rPrChange>
          </w:rPr>
          <w:t>findWithFilters</w:t>
        </w:r>
        <w:proofErr w:type="spellEnd"/>
        <w:r w:rsidRPr="00B51A03">
          <w:rPr>
            <w:color w:val="080808"/>
            <w:lang w:val="en-US"/>
            <w:rPrChange w:id="10800" w:author="Maxim Bystrov" w:date="2026-05-24T13:32:00Z">
              <w:rPr>
                <w:color w:val="080808"/>
              </w:rPr>
            </w:rPrChange>
          </w:rPr>
          <w:t>(</w:t>
        </w:r>
        <w:r w:rsidRPr="00B51A03">
          <w:rPr>
            <w:color w:val="080808"/>
            <w:lang w:val="en-US"/>
            <w:rPrChange w:id="10801" w:author="Maxim Bystrov" w:date="2026-05-24T13:32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B51A03">
          <w:rPr>
            <w:color w:val="000000"/>
            <w:lang w:val="en-US"/>
            <w:rPrChange w:id="10802" w:author="Maxim Bystrov" w:date="2026-05-24T13:32:00Z">
              <w:rPr>
                <w:color w:val="000000"/>
              </w:rPr>
            </w:rPrChange>
          </w:rPr>
          <w:t>nameFilter</w:t>
        </w:r>
        <w:proofErr w:type="spellEnd"/>
        <w:r w:rsidRPr="00B51A03">
          <w:rPr>
            <w:color w:val="080808"/>
            <w:lang w:val="en-US"/>
            <w:rPrChange w:id="10803" w:author="Maxim Bystrov" w:date="2026-05-24T13:32:00Z">
              <w:rPr>
                <w:color w:val="080808"/>
              </w:rPr>
            </w:rPrChange>
          </w:rPr>
          <w:t xml:space="preserve">: </w:t>
        </w:r>
        <w:r w:rsidRPr="00B51A03">
          <w:rPr>
            <w:color w:val="000000"/>
            <w:lang w:val="en-US"/>
            <w:rPrChange w:id="10804" w:author="Maxim Bystrov" w:date="2026-05-24T13:32:00Z">
              <w:rPr>
                <w:color w:val="000000"/>
              </w:rPr>
            </w:rPrChange>
          </w:rPr>
          <w:t>String</w:t>
        </w:r>
        <w:r w:rsidRPr="00B51A03">
          <w:rPr>
            <w:color w:val="080808"/>
            <w:lang w:val="en-US"/>
            <w:rPrChange w:id="10805" w:author="Maxim Bystrov" w:date="2026-05-24T13:32:00Z">
              <w:rPr>
                <w:color w:val="080808"/>
              </w:rPr>
            </w:rPrChange>
          </w:rPr>
          <w:t>?,</w:t>
        </w:r>
        <w:r w:rsidRPr="00B51A03">
          <w:rPr>
            <w:color w:val="080808"/>
            <w:lang w:val="en-US"/>
            <w:rPrChange w:id="10806" w:author="Maxim Bystrov" w:date="2026-05-24T13:32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B51A03">
          <w:rPr>
            <w:color w:val="000000"/>
            <w:lang w:val="en-US"/>
            <w:rPrChange w:id="10807" w:author="Maxim Bystrov" w:date="2026-05-24T13:32:00Z">
              <w:rPr>
                <w:color w:val="000000"/>
              </w:rPr>
            </w:rPrChange>
          </w:rPr>
          <w:t>registrationNumberFilter</w:t>
        </w:r>
        <w:proofErr w:type="spellEnd"/>
        <w:r w:rsidRPr="00B51A03">
          <w:rPr>
            <w:color w:val="080808"/>
            <w:lang w:val="en-US"/>
            <w:rPrChange w:id="10808" w:author="Maxim Bystrov" w:date="2026-05-24T13:32:00Z">
              <w:rPr>
                <w:color w:val="080808"/>
              </w:rPr>
            </w:rPrChange>
          </w:rPr>
          <w:t xml:space="preserve">: </w:t>
        </w:r>
        <w:r w:rsidRPr="00B51A03">
          <w:rPr>
            <w:color w:val="000000"/>
            <w:lang w:val="en-US"/>
            <w:rPrChange w:id="10809" w:author="Maxim Bystrov" w:date="2026-05-24T13:32:00Z">
              <w:rPr>
                <w:color w:val="000000"/>
              </w:rPr>
            </w:rPrChange>
          </w:rPr>
          <w:t>String</w:t>
        </w:r>
        <w:r w:rsidRPr="00B51A03">
          <w:rPr>
            <w:color w:val="080808"/>
            <w:lang w:val="en-US"/>
            <w:rPrChange w:id="10810" w:author="Maxim Bystrov" w:date="2026-05-24T13:32:00Z">
              <w:rPr>
                <w:color w:val="080808"/>
              </w:rPr>
            </w:rPrChange>
          </w:rPr>
          <w:t>?,</w:t>
        </w:r>
        <w:r w:rsidRPr="00B51A03">
          <w:rPr>
            <w:color w:val="080808"/>
            <w:lang w:val="en-US"/>
            <w:rPrChange w:id="10811" w:author="Maxim Bystrov" w:date="2026-05-24T13:32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B51A03">
          <w:rPr>
            <w:color w:val="000000"/>
            <w:lang w:val="en-US"/>
            <w:rPrChange w:id="10812" w:author="Maxim Bystrov" w:date="2026-05-24T13:32:00Z">
              <w:rPr>
                <w:color w:val="000000"/>
              </w:rPr>
            </w:rPrChange>
          </w:rPr>
          <w:t>typeIdFilter</w:t>
        </w:r>
        <w:proofErr w:type="spellEnd"/>
        <w:r w:rsidRPr="00B51A03">
          <w:rPr>
            <w:color w:val="080808"/>
            <w:lang w:val="en-US"/>
            <w:rPrChange w:id="10813" w:author="Maxim Bystrov" w:date="2026-05-24T13:32:00Z">
              <w:rPr>
                <w:color w:val="080808"/>
              </w:rPr>
            </w:rPrChange>
          </w:rPr>
          <w:t xml:space="preserve">: </w:t>
        </w:r>
        <w:r w:rsidRPr="00B51A03">
          <w:rPr>
            <w:color w:val="000000"/>
            <w:lang w:val="en-US"/>
            <w:rPrChange w:id="10814" w:author="Maxim Bystrov" w:date="2026-05-24T13:32:00Z">
              <w:rPr>
                <w:color w:val="000000"/>
              </w:rPr>
            </w:rPrChange>
          </w:rPr>
          <w:t>Int</w:t>
        </w:r>
        <w:r w:rsidRPr="00B51A03">
          <w:rPr>
            <w:color w:val="080808"/>
            <w:lang w:val="en-US"/>
            <w:rPrChange w:id="10815" w:author="Maxim Bystrov" w:date="2026-05-24T13:32:00Z">
              <w:rPr>
                <w:color w:val="080808"/>
              </w:rPr>
            </w:rPrChange>
          </w:rPr>
          <w:t>?,</w:t>
        </w:r>
        <w:r w:rsidRPr="00B51A03">
          <w:rPr>
            <w:color w:val="080808"/>
            <w:lang w:val="en-US"/>
            <w:rPrChange w:id="10816" w:author="Maxim Bystrov" w:date="2026-05-24T13:32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B51A03">
          <w:rPr>
            <w:color w:val="000000"/>
            <w:lang w:val="en-US"/>
            <w:rPrChange w:id="10817" w:author="Maxim Bystrov" w:date="2026-05-24T13:32:00Z">
              <w:rPr>
                <w:color w:val="000000"/>
              </w:rPr>
            </w:rPrChange>
          </w:rPr>
          <w:t>departmentIdFilter</w:t>
        </w:r>
        <w:proofErr w:type="spellEnd"/>
        <w:r w:rsidRPr="00B51A03">
          <w:rPr>
            <w:color w:val="080808"/>
            <w:lang w:val="en-US"/>
            <w:rPrChange w:id="10818" w:author="Maxim Bystrov" w:date="2026-05-24T13:32:00Z">
              <w:rPr>
                <w:color w:val="080808"/>
              </w:rPr>
            </w:rPrChange>
          </w:rPr>
          <w:t xml:space="preserve">: </w:t>
        </w:r>
        <w:r w:rsidRPr="00B51A03">
          <w:rPr>
            <w:color w:val="000000"/>
            <w:lang w:val="en-US"/>
            <w:rPrChange w:id="10819" w:author="Maxim Bystrov" w:date="2026-05-24T13:32:00Z">
              <w:rPr>
                <w:color w:val="000000"/>
              </w:rPr>
            </w:rPrChange>
          </w:rPr>
          <w:t>Int</w:t>
        </w:r>
        <w:r w:rsidRPr="00B51A03">
          <w:rPr>
            <w:color w:val="080808"/>
            <w:lang w:val="en-US"/>
            <w:rPrChange w:id="10820" w:author="Maxim Bystrov" w:date="2026-05-24T13:32:00Z">
              <w:rPr>
                <w:color w:val="080808"/>
              </w:rPr>
            </w:rPrChange>
          </w:rPr>
          <w:t>?,</w:t>
        </w:r>
        <w:r w:rsidRPr="00B51A03">
          <w:rPr>
            <w:color w:val="080808"/>
            <w:lang w:val="en-US"/>
            <w:rPrChange w:id="10821" w:author="Maxim Bystrov" w:date="2026-05-24T13:32:00Z">
              <w:rPr>
                <w:color w:val="080808"/>
              </w:rPr>
            </w:rPrChange>
          </w:rPr>
          <w:br/>
          <w:t xml:space="preserve">        </w:t>
        </w:r>
        <w:r w:rsidRPr="00B51A03">
          <w:rPr>
            <w:color w:val="000000"/>
            <w:lang w:val="en-US"/>
            <w:rPrChange w:id="10822" w:author="Maxim Bystrov" w:date="2026-05-24T13:32:00Z">
              <w:rPr>
                <w:color w:val="000000"/>
              </w:rPr>
            </w:rPrChange>
          </w:rPr>
          <w:t>pageable</w:t>
        </w:r>
        <w:r w:rsidRPr="00B51A03">
          <w:rPr>
            <w:color w:val="080808"/>
            <w:lang w:val="en-US"/>
            <w:rPrChange w:id="10823" w:author="Maxim Bystrov" w:date="2026-05-24T13:32:00Z">
              <w:rPr>
                <w:color w:val="080808"/>
              </w:rPr>
            </w:rPrChange>
          </w:rPr>
          <w:t xml:space="preserve">: </w:t>
        </w:r>
        <w:r w:rsidRPr="00B51A03">
          <w:rPr>
            <w:color w:val="000000"/>
            <w:lang w:val="en-US"/>
            <w:rPrChange w:id="10824" w:author="Maxim Bystrov" w:date="2026-05-24T13:32:00Z">
              <w:rPr>
                <w:color w:val="000000"/>
              </w:rPr>
            </w:rPrChange>
          </w:rPr>
          <w:t>Pageable</w:t>
        </w:r>
        <w:r w:rsidRPr="00B51A03">
          <w:rPr>
            <w:color w:val="000000"/>
            <w:lang w:val="en-US"/>
            <w:rPrChange w:id="10825" w:author="Maxim Bystrov" w:date="2026-05-24T13:32:00Z">
              <w:rPr>
                <w:color w:val="000000"/>
              </w:rPr>
            </w:rPrChange>
          </w:rPr>
          <w:br/>
          <w:t xml:space="preserve">    </w:t>
        </w:r>
        <w:r w:rsidRPr="00B51A03">
          <w:rPr>
            <w:color w:val="080808"/>
            <w:lang w:val="en-US"/>
            <w:rPrChange w:id="10826" w:author="Maxim Bystrov" w:date="2026-05-24T13:32:00Z">
              <w:rPr>
                <w:color w:val="080808"/>
              </w:rPr>
            </w:rPrChange>
          </w:rPr>
          <w:t xml:space="preserve">): </w:t>
        </w:r>
        <w:r w:rsidRPr="00B51A03">
          <w:rPr>
            <w:color w:val="000000"/>
            <w:lang w:val="en-US"/>
            <w:rPrChange w:id="10827" w:author="Maxim Bystrov" w:date="2026-05-24T13:32:00Z">
              <w:rPr>
                <w:color w:val="000000"/>
              </w:rPr>
            </w:rPrChange>
          </w:rPr>
          <w:t>List</w:t>
        </w:r>
        <w:r w:rsidRPr="00B51A03">
          <w:rPr>
            <w:color w:val="080808"/>
            <w:lang w:val="en-US"/>
            <w:rPrChange w:id="10828" w:author="Maxim Bystrov" w:date="2026-05-24T13:32:00Z">
              <w:rPr>
                <w:color w:val="080808"/>
              </w:rPr>
            </w:rPrChange>
          </w:rPr>
          <w:t>&lt;</w:t>
        </w:r>
        <w:r w:rsidRPr="00B51A03">
          <w:rPr>
            <w:color w:val="000000"/>
            <w:lang w:val="en-US"/>
            <w:rPrChange w:id="10829" w:author="Maxim Bystrov" w:date="2026-05-24T13:32:00Z">
              <w:rPr>
                <w:color w:val="000000"/>
              </w:rPr>
            </w:rPrChange>
          </w:rPr>
          <w:t>Device</w:t>
        </w:r>
        <w:r w:rsidRPr="00B51A03">
          <w:rPr>
            <w:color w:val="080808"/>
            <w:lang w:val="en-US"/>
            <w:rPrChange w:id="10830" w:author="Maxim Bystrov" w:date="2026-05-24T13:32:00Z">
              <w:rPr>
                <w:color w:val="080808"/>
              </w:rPr>
            </w:rPrChange>
          </w:rPr>
          <w:t>&gt;</w:t>
        </w:r>
        <w:r w:rsidRPr="00B51A03">
          <w:rPr>
            <w:color w:val="080808"/>
            <w:lang w:val="en-US"/>
            <w:rPrChange w:id="10831" w:author="Maxim Bystrov" w:date="2026-05-24T13:32:00Z">
              <w:rPr>
                <w:color w:val="080808"/>
              </w:rPr>
            </w:rPrChange>
          </w:rPr>
          <w:br/>
          <w:t>}</w:t>
        </w:r>
        <w:r w:rsidRPr="00B51A03">
          <w:rPr>
            <w:color w:val="080808"/>
            <w:lang w:val="en-US"/>
            <w:rPrChange w:id="10832" w:author="Maxim Bystrov" w:date="2026-05-24T13:32:00Z">
              <w:rPr>
                <w:color w:val="080808"/>
              </w:rPr>
            </w:rPrChange>
          </w:rPr>
          <w:br/>
        </w:r>
        <w:r w:rsidRPr="00B51A03">
          <w:rPr>
            <w:color w:val="080808"/>
            <w:lang w:val="en-US"/>
            <w:rPrChange w:id="10833" w:author="Maxim Bystrov" w:date="2026-05-24T13:32:00Z">
              <w:rPr>
                <w:color w:val="080808"/>
              </w:rPr>
            </w:rPrChange>
          </w:rPr>
          <w:br/>
        </w:r>
        <w:r w:rsidRPr="00B51A03">
          <w:rPr>
            <w:color w:val="0033B3"/>
            <w:lang w:val="en-US"/>
            <w:rPrChange w:id="10834" w:author="Maxim Bystrov" w:date="2026-05-24T13:32:00Z">
              <w:rPr>
                <w:color w:val="0033B3"/>
              </w:rPr>
            </w:rPrChange>
          </w:rPr>
          <w:t xml:space="preserve">class </w:t>
        </w:r>
        <w:proofErr w:type="spellStart"/>
        <w:r w:rsidRPr="00B51A03">
          <w:rPr>
            <w:color w:val="000000"/>
            <w:lang w:val="en-US"/>
            <w:rPrChange w:id="10835" w:author="Maxim Bystrov" w:date="2026-05-24T13:32:00Z">
              <w:rPr>
                <w:color w:val="000000"/>
              </w:rPr>
            </w:rPrChange>
          </w:rPr>
          <w:t>DeviceRepositoryImpl</w:t>
        </w:r>
        <w:proofErr w:type="spellEnd"/>
        <w:r w:rsidRPr="00B51A03">
          <w:rPr>
            <w:color w:val="000000"/>
            <w:lang w:val="en-US"/>
            <w:rPrChange w:id="10836" w:author="Maxim Bystrov" w:date="2026-05-24T13:32:00Z">
              <w:rPr>
                <w:color w:val="000000"/>
              </w:rPr>
            </w:rPrChange>
          </w:rPr>
          <w:t xml:space="preserve"> </w:t>
        </w:r>
        <w:r w:rsidRPr="00B51A03">
          <w:rPr>
            <w:color w:val="080808"/>
            <w:lang w:val="en-US"/>
            <w:rPrChange w:id="10837" w:author="Maxim Bystrov" w:date="2026-05-24T13:32:00Z">
              <w:rPr>
                <w:color w:val="080808"/>
              </w:rPr>
            </w:rPrChange>
          </w:rPr>
          <w:t xml:space="preserve">: </w:t>
        </w:r>
        <w:proofErr w:type="spellStart"/>
        <w:r w:rsidRPr="00B51A03">
          <w:rPr>
            <w:color w:val="000000"/>
            <w:lang w:val="en-US"/>
            <w:rPrChange w:id="10838" w:author="Maxim Bystrov" w:date="2026-05-24T13:32:00Z">
              <w:rPr>
                <w:color w:val="000000"/>
              </w:rPr>
            </w:rPrChange>
          </w:rPr>
          <w:t>DeviceRepositoryCustom</w:t>
        </w:r>
        <w:proofErr w:type="spellEnd"/>
        <w:r w:rsidRPr="00B51A03">
          <w:rPr>
            <w:color w:val="000000"/>
            <w:lang w:val="en-US"/>
            <w:rPrChange w:id="10839" w:author="Maxim Bystrov" w:date="2026-05-24T13:32:00Z">
              <w:rPr>
                <w:color w:val="000000"/>
              </w:rPr>
            </w:rPrChange>
          </w:rPr>
          <w:t xml:space="preserve"> </w:t>
        </w:r>
        <w:r w:rsidRPr="00B51A03">
          <w:rPr>
            <w:color w:val="080808"/>
            <w:lang w:val="en-US"/>
            <w:rPrChange w:id="10840" w:author="Maxim Bystrov" w:date="2026-05-24T13:32:00Z">
              <w:rPr>
                <w:color w:val="080808"/>
              </w:rPr>
            </w:rPrChange>
          </w:rPr>
          <w:t>{</w:t>
        </w:r>
        <w:r w:rsidRPr="00B51A03">
          <w:rPr>
            <w:color w:val="080808"/>
            <w:lang w:val="en-US"/>
            <w:rPrChange w:id="10841" w:author="Maxim Bystrov" w:date="2026-05-24T13:32:00Z">
              <w:rPr>
                <w:color w:val="080808"/>
              </w:rPr>
            </w:rPrChange>
          </w:rPr>
          <w:br/>
        </w:r>
        <w:r w:rsidRPr="00B51A03">
          <w:rPr>
            <w:color w:val="080808"/>
            <w:lang w:val="en-US"/>
            <w:rPrChange w:id="10842" w:author="Maxim Bystrov" w:date="2026-05-24T13:32:00Z">
              <w:rPr>
                <w:color w:val="080808"/>
              </w:rPr>
            </w:rPrChange>
          </w:rPr>
          <w:br/>
          <w:t xml:space="preserve">    </w:t>
        </w:r>
        <w:r w:rsidRPr="00B51A03">
          <w:rPr>
            <w:color w:val="9E880D"/>
            <w:lang w:val="en-US"/>
            <w:rPrChange w:id="10843" w:author="Maxim Bystrov" w:date="2026-05-24T13:32:00Z">
              <w:rPr>
                <w:color w:val="9E880D"/>
              </w:rPr>
            </w:rPrChange>
          </w:rPr>
          <w:t>@PersistenceContext</w:t>
        </w:r>
        <w:r w:rsidRPr="00B51A03">
          <w:rPr>
            <w:color w:val="9E880D"/>
            <w:lang w:val="en-US"/>
            <w:rPrChange w:id="10844" w:author="Maxim Bystrov" w:date="2026-05-24T13:32:00Z">
              <w:rPr>
                <w:color w:val="9E880D"/>
              </w:rPr>
            </w:rPrChange>
          </w:rPr>
          <w:br/>
          <w:t xml:space="preserve">    </w:t>
        </w:r>
        <w:r w:rsidRPr="00B51A03">
          <w:rPr>
            <w:color w:val="0033B3"/>
            <w:lang w:val="en-US"/>
            <w:rPrChange w:id="10845" w:author="Maxim Bystrov" w:date="2026-05-24T13:32:00Z">
              <w:rPr>
                <w:color w:val="0033B3"/>
              </w:rPr>
            </w:rPrChange>
          </w:rPr>
          <w:t xml:space="preserve">private </w:t>
        </w:r>
        <w:proofErr w:type="spellStart"/>
        <w:r w:rsidRPr="00B51A03">
          <w:rPr>
            <w:color w:val="0033B3"/>
            <w:lang w:val="en-US"/>
            <w:rPrChange w:id="10846" w:author="Maxim Bystrov" w:date="2026-05-24T13:32:00Z">
              <w:rPr>
                <w:color w:val="0033B3"/>
              </w:rPr>
            </w:rPrChange>
          </w:rPr>
          <w:t>lateinit</w:t>
        </w:r>
        <w:proofErr w:type="spellEnd"/>
        <w:r w:rsidRPr="00B51A03">
          <w:rPr>
            <w:color w:val="0033B3"/>
            <w:lang w:val="en-US"/>
            <w:rPrChange w:id="10847" w:author="Maxim Bystrov" w:date="2026-05-24T13:32:00Z">
              <w:rPr>
                <w:color w:val="0033B3"/>
              </w:rPr>
            </w:rPrChange>
          </w:rPr>
          <w:t xml:space="preserve"> var </w:t>
        </w:r>
        <w:proofErr w:type="spellStart"/>
        <w:r w:rsidRPr="00B51A03">
          <w:rPr>
            <w:color w:val="871094"/>
            <w:lang w:val="en-US"/>
            <w:rPrChange w:id="10848" w:author="Maxim Bystrov" w:date="2026-05-24T13:32:00Z">
              <w:rPr>
                <w:color w:val="871094"/>
              </w:rPr>
            </w:rPrChange>
          </w:rPr>
          <w:t>entityManager</w:t>
        </w:r>
        <w:proofErr w:type="spellEnd"/>
        <w:r w:rsidRPr="00B51A03">
          <w:rPr>
            <w:color w:val="080808"/>
            <w:lang w:val="en-US"/>
            <w:rPrChange w:id="10849" w:author="Maxim Bystrov" w:date="2026-05-24T13:32:00Z">
              <w:rPr>
                <w:color w:val="080808"/>
              </w:rPr>
            </w:rPrChange>
          </w:rPr>
          <w:t xml:space="preserve">: </w:t>
        </w:r>
        <w:proofErr w:type="spellStart"/>
        <w:r w:rsidRPr="00B51A03">
          <w:rPr>
            <w:color w:val="000000"/>
            <w:lang w:val="en-US"/>
            <w:rPrChange w:id="10850" w:author="Maxim Bystrov" w:date="2026-05-24T13:32:00Z">
              <w:rPr>
                <w:color w:val="000000"/>
              </w:rPr>
            </w:rPrChange>
          </w:rPr>
          <w:t>EntityManager</w:t>
        </w:r>
        <w:proofErr w:type="spellEnd"/>
        <w:r w:rsidRPr="00B51A03">
          <w:rPr>
            <w:color w:val="000000"/>
            <w:lang w:val="en-US"/>
            <w:rPrChange w:id="10851" w:author="Maxim Bystrov" w:date="2026-05-24T13:32:00Z">
              <w:rPr>
                <w:color w:val="000000"/>
              </w:rPr>
            </w:rPrChange>
          </w:rPr>
          <w:br/>
        </w:r>
        <w:r w:rsidRPr="00B51A03">
          <w:rPr>
            <w:color w:val="000000"/>
            <w:lang w:val="en-US"/>
            <w:rPrChange w:id="10852" w:author="Maxim Bystrov" w:date="2026-05-24T13:32:00Z">
              <w:rPr>
                <w:color w:val="000000"/>
              </w:rPr>
            </w:rPrChange>
          </w:rPr>
          <w:br/>
          <w:t xml:space="preserve">    </w:t>
        </w:r>
        <w:r w:rsidRPr="00B51A03">
          <w:rPr>
            <w:color w:val="0033B3"/>
            <w:lang w:val="en-US"/>
            <w:rPrChange w:id="10853" w:author="Maxim Bystrov" w:date="2026-05-24T13:32:00Z">
              <w:rPr>
                <w:color w:val="0033B3"/>
              </w:rPr>
            </w:rPrChange>
          </w:rPr>
          <w:t xml:space="preserve">override fun </w:t>
        </w:r>
        <w:proofErr w:type="spellStart"/>
        <w:r w:rsidRPr="00B51A03">
          <w:rPr>
            <w:color w:val="00627A"/>
            <w:lang w:val="en-US"/>
            <w:rPrChange w:id="10854" w:author="Maxim Bystrov" w:date="2026-05-24T13:32:00Z">
              <w:rPr>
                <w:color w:val="00627A"/>
              </w:rPr>
            </w:rPrChange>
          </w:rPr>
          <w:t>findWithFilters</w:t>
        </w:r>
        <w:proofErr w:type="spellEnd"/>
        <w:r w:rsidRPr="00B51A03">
          <w:rPr>
            <w:color w:val="080808"/>
            <w:lang w:val="en-US"/>
            <w:rPrChange w:id="10855" w:author="Maxim Bystrov" w:date="2026-05-24T13:32:00Z">
              <w:rPr>
                <w:color w:val="080808"/>
              </w:rPr>
            </w:rPrChange>
          </w:rPr>
          <w:t>(</w:t>
        </w:r>
        <w:r w:rsidRPr="00B51A03">
          <w:rPr>
            <w:color w:val="080808"/>
            <w:lang w:val="en-US"/>
            <w:rPrChange w:id="10856" w:author="Maxim Bystrov" w:date="2026-05-24T13:32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B51A03">
          <w:rPr>
            <w:color w:val="000000"/>
            <w:lang w:val="en-US"/>
            <w:rPrChange w:id="10857" w:author="Maxim Bystrov" w:date="2026-05-24T13:32:00Z">
              <w:rPr>
                <w:color w:val="000000"/>
              </w:rPr>
            </w:rPrChange>
          </w:rPr>
          <w:t>nameFilter</w:t>
        </w:r>
        <w:proofErr w:type="spellEnd"/>
        <w:r w:rsidRPr="00B51A03">
          <w:rPr>
            <w:color w:val="080808"/>
            <w:lang w:val="en-US"/>
            <w:rPrChange w:id="10858" w:author="Maxim Bystrov" w:date="2026-05-24T13:32:00Z">
              <w:rPr>
                <w:color w:val="080808"/>
              </w:rPr>
            </w:rPrChange>
          </w:rPr>
          <w:t xml:space="preserve">: </w:t>
        </w:r>
        <w:r w:rsidRPr="00B51A03">
          <w:rPr>
            <w:color w:val="000000"/>
            <w:lang w:val="en-US"/>
            <w:rPrChange w:id="10859" w:author="Maxim Bystrov" w:date="2026-05-24T13:32:00Z">
              <w:rPr>
                <w:color w:val="000000"/>
              </w:rPr>
            </w:rPrChange>
          </w:rPr>
          <w:t>String</w:t>
        </w:r>
        <w:r w:rsidRPr="00B51A03">
          <w:rPr>
            <w:color w:val="080808"/>
            <w:lang w:val="en-US"/>
            <w:rPrChange w:id="10860" w:author="Maxim Bystrov" w:date="2026-05-24T13:32:00Z">
              <w:rPr>
                <w:color w:val="080808"/>
              </w:rPr>
            </w:rPrChange>
          </w:rPr>
          <w:t>?,</w:t>
        </w:r>
        <w:r w:rsidRPr="00B51A03">
          <w:rPr>
            <w:color w:val="080808"/>
            <w:lang w:val="en-US"/>
            <w:rPrChange w:id="10861" w:author="Maxim Bystrov" w:date="2026-05-24T13:32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B51A03">
          <w:rPr>
            <w:color w:val="000000"/>
            <w:lang w:val="en-US"/>
            <w:rPrChange w:id="10862" w:author="Maxim Bystrov" w:date="2026-05-24T13:32:00Z">
              <w:rPr>
                <w:color w:val="000000"/>
              </w:rPr>
            </w:rPrChange>
          </w:rPr>
          <w:t>registrationNumberFilter</w:t>
        </w:r>
        <w:proofErr w:type="spellEnd"/>
        <w:r w:rsidRPr="00B51A03">
          <w:rPr>
            <w:color w:val="080808"/>
            <w:lang w:val="en-US"/>
            <w:rPrChange w:id="10863" w:author="Maxim Bystrov" w:date="2026-05-24T13:32:00Z">
              <w:rPr>
                <w:color w:val="080808"/>
              </w:rPr>
            </w:rPrChange>
          </w:rPr>
          <w:t xml:space="preserve">: </w:t>
        </w:r>
        <w:r w:rsidRPr="00B51A03">
          <w:rPr>
            <w:color w:val="000000"/>
            <w:lang w:val="en-US"/>
            <w:rPrChange w:id="10864" w:author="Maxim Bystrov" w:date="2026-05-24T13:32:00Z">
              <w:rPr>
                <w:color w:val="000000"/>
              </w:rPr>
            </w:rPrChange>
          </w:rPr>
          <w:t>String</w:t>
        </w:r>
        <w:r w:rsidRPr="00B51A03">
          <w:rPr>
            <w:color w:val="080808"/>
            <w:lang w:val="en-US"/>
            <w:rPrChange w:id="10865" w:author="Maxim Bystrov" w:date="2026-05-24T13:32:00Z">
              <w:rPr>
                <w:color w:val="080808"/>
              </w:rPr>
            </w:rPrChange>
          </w:rPr>
          <w:t>?,</w:t>
        </w:r>
        <w:r w:rsidRPr="00B51A03">
          <w:rPr>
            <w:color w:val="080808"/>
            <w:lang w:val="en-US"/>
            <w:rPrChange w:id="10866" w:author="Maxim Bystrov" w:date="2026-05-24T13:32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B51A03">
          <w:rPr>
            <w:color w:val="000000"/>
            <w:lang w:val="en-US"/>
            <w:rPrChange w:id="10867" w:author="Maxim Bystrov" w:date="2026-05-24T13:32:00Z">
              <w:rPr>
                <w:color w:val="000000"/>
              </w:rPr>
            </w:rPrChange>
          </w:rPr>
          <w:t>typeIdFilter</w:t>
        </w:r>
        <w:proofErr w:type="spellEnd"/>
        <w:r w:rsidRPr="00B51A03">
          <w:rPr>
            <w:color w:val="080808"/>
            <w:lang w:val="en-US"/>
            <w:rPrChange w:id="10868" w:author="Maxim Bystrov" w:date="2026-05-24T13:32:00Z">
              <w:rPr>
                <w:color w:val="080808"/>
              </w:rPr>
            </w:rPrChange>
          </w:rPr>
          <w:t xml:space="preserve">: </w:t>
        </w:r>
        <w:r w:rsidRPr="00B51A03">
          <w:rPr>
            <w:color w:val="000000"/>
            <w:lang w:val="en-US"/>
            <w:rPrChange w:id="10869" w:author="Maxim Bystrov" w:date="2026-05-24T13:32:00Z">
              <w:rPr>
                <w:color w:val="000000"/>
              </w:rPr>
            </w:rPrChange>
          </w:rPr>
          <w:t>Int</w:t>
        </w:r>
        <w:r w:rsidRPr="00B51A03">
          <w:rPr>
            <w:color w:val="080808"/>
            <w:lang w:val="en-US"/>
            <w:rPrChange w:id="10870" w:author="Maxim Bystrov" w:date="2026-05-24T13:32:00Z">
              <w:rPr>
                <w:color w:val="080808"/>
              </w:rPr>
            </w:rPrChange>
          </w:rPr>
          <w:t>?,</w:t>
        </w:r>
        <w:r w:rsidRPr="00B51A03">
          <w:rPr>
            <w:color w:val="080808"/>
            <w:lang w:val="en-US"/>
            <w:rPrChange w:id="10871" w:author="Maxim Bystrov" w:date="2026-05-24T13:32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B51A03">
          <w:rPr>
            <w:color w:val="000000"/>
            <w:lang w:val="en-US"/>
            <w:rPrChange w:id="10872" w:author="Maxim Bystrov" w:date="2026-05-24T13:32:00Z">
              <w:rPr>
                <w:color w:val="000000"/>
              </w:rPr>
            </w:rPrChange>
          </w:rPr>
          <w:t>departmentIdFilter</w:t>
        </w:r>
        <w:proofErr w:type="spellEnd"/>
        <w:r w:rsidRPr="00B51A03">
          <w:rPr>
            <w:color w:val="080808"/>
            <w:lang w:val="en-US"/>
            <w:rPrChange w:id="10873" w:author="Maxim Bystrov" w:date="2026-05-24T13:32:00Z">
              <w:rPr>
                <w:color w:val="080808"/>
              </w:rPr>
            </w:rPrChange>
          </w:rPr>
          <w:t xml:space="preserve">: </w:t>
        </w:r>
        <w:r w:rsidRPr="00B51A03">
          <w:rPr>
            <w:color w:val="000000"/>
            <w:lang w:val="en-US"/>
            <w:rPrChange w:id="10874" w:author="Maxim Bystrov" w:date="2026-05-24T13:32:00Z">
              <w:rPr>
                <w:color w:val="000000"/>
              </w:rPr>
            </w:rPrChange>
          </w:rPr>
          <w:t>Int</w:t>
        </w:r>
        <w:r w:rsidRPr="00B51A03">
          <w:rPr>
            <w:color w:val="080808"/>
            <w:lang w:val="en-US"/>
            <w:rPrChange w:id="10875" w:author="Maxim Bystrov" w:date="2026-05-24T13:32:00Z">
              <w:rPr>
                <w:color w:val="080808"/>
              </w:rPr>
            </w:rPrChange>
          </w:rPr>
          <w:t>?,</w:t>
        </w:r>
        <w:r w:rsidRPr="00B51A03">
          <w:rPr>
            <w:color w:val="080808"/>
            <w:lang w:val="en-US"/>
            <w:rPrChange w:id="10876" w:author="Maxim Bystrov" w:date="2026-05-24T13:32:00Z">
              <w:rPr>
                <w:color w:val="080808"/>
              </w:rPr>
            </w:rPrChange>
          </w:rPr>
          <w:br/>
          <w:t xml:space="preserve">        </w:t>
        </w:r>
        <w:r w:rsidRPr="00B51A03">
          <w:rPr>
            <w:color w:val="000000"/>
            <w:lang w:val="en-US"/>
            <w:rPrChange w:id="10877" w:author="Maxim Bystrov" w:date="2026-05-24T13:32:00Z">
              <w:rPr>
                <w:color w:val="000000"/>
              </w:rPr>
            </w:rPrChange>
          </w:rPr>
          <w:t>pageable</w:t>
        </w:r>
        <w:r w:rsidRPr="00B51A03">
          <w:rPr>
            <w:color w:val="080808"/>
            <w:lang w:val="en-US"/>
            <w:rPrChange w:id="10878" w:author="Maxim Bystrov" w:date="2026-05-24T13:32:00Z">
              <w:rPr>
                <w:color w:val="080808"/>
              </w:rPr>
            </w:rPrChange>
          </w:rPr>
          <w:t xml:space="preserve">: </w:t>
        </w:r>
        <w:r w:rsidRPr="00B51A03">
          <w:rPr>
            <w:color w:val="000000"/>
            <w:lang w:val="en-US"/>
            <w:rPrChange w:id="10879" w:author="Maxim Bystrov" w:date="2026-05-24T13:32:00Z">
              <w:rPr>
                <w:color w:val="000000"/>
              </w:rPr>
            </w:rPrChange>
          </w:rPr>
          <w:t>Pageable</w:t>
        </w:r>
        <w:r w:rsidRPr="00B51A03">
          <w:rPr>
            <w:color w:val="000000"/>
            <w:lang w:val="en-US"/>
            <w:rPrChange w:id="10880" w:author="Maxim Bystrov" w:date="2026-05-24T13:32:00Z">
              <w:rPr>
                <w:color w:val="000000"/>
              </w:rPr>
            </w:rPrChange>
          </w:rPr>
          <w:br/>
          <w:t xml:space="preserve">    </w:t>
        </w:r>
        <w:r w:rsidRPr="00B51A03">
          <w:rPr>
            <w:color w:val="080808"/>
            <w:lang w:val="en-US"/>
            <w:rPrChange w:id="10881" w:author="Maxim Bystrov" w:date="2026-05-24T13:32:00Z">
              <w:rPr>
                <w:color w:val="080808"/>
              </w:rPr>
            </w:rPrChange>
          </w:rPr>
          <w:t xml:space="preserve">) = </w:t>
        </w:r>
        <w:proofErr w:type="spellStart"/>
        <w:r w:rsidRPr="00B51A03">
          <w:rPr>
            <w:color w:val="080808"/>
            <w:lang w:val="en-US"/>
            <w:rPrChange w:id="10882" w:author="Maxim Bystrov" w:date="2026-05-24T13:32:00Z">
              <w:rPr>
                <w:color w:val="080808"/>
              </w:rPr>
            </w:rPrChange>
          </w:rPr>
          <w:t>buildQuery</w:t>
        </w:r>
        <w:proofErr w:type="spellEnd"/>
        <w:r w:rsidRPr="00B51A03">
          <w:rPr>
            <w:color w:val="080808"/>
            <w:lang w:val="en-US"/>
            <w:rPrChange w:id="10883" w:author="Maxim Bystrov" w:date="2026-05-24T13:32:00Z">
              <w:rPr>
                <w:color w:val="080808"/>
              </w:rPr>
            </w:rPrChange>
          </w:rPr>
          <w:t>(</w:t>
        </w:r>
        <w:proofErr w:type="spellStart"/>
        <w:r w:rsidRPr="00B51A03">
          <w:rPr>
            <w:color w:val="000000"/>
            <w:lang w:val="en-US"/>
            <w:rPrChange w:id="10884" w:author="Maxim Bystrov" w:date="2026-05-24T13:32:00Z">
              <w:rPr>
                <w:color w:val="000000"/>
              </w:rPr>
            </w:rPrChange>
          </w:rPr>
          <w:t>nameFilter</w:t>
        </w:r>
        <w:proofErr w:type="spellEnd"/>
        <w:r w:rsidRPr="00B51A03">
          <w:rPr>
            <w:color w:val="080808"/>
            <w:lang w:val="en-US"/>
            <w:rPrChange w:id="10885" w:author="Maxim Bystrov" w:date="2026-05-24T13:32:00Z">
              <w:rPr>
                <w:color w:val="080808"/>
              </w:rPr>
            </w:rPrChange>
          </w:rPr>
          <w:t xml:space="preserve">, </w:t>
        </w:r>
        <w:proofErr w:type="spellStart"/>
        <w:r w:rsidRPr="00B51A03">
          <w:rPr>
            <w:color w:val="000000"/>
            <w:lang w:val="en-US"/>
            <w:rPrChange w:id="10886" w:author="Maxim Bystrov" w:date="2026-05-24T13:32:00Z">
              <w:rPr>
                <w:color w:val="000000"/>
              </w:rPr>
            </w:rPrChange>
          </w:rPr>
          <w:t>registrationNumberFilter</w:t>
        </w:r>
        <w:proofErr w:type="spellEnd"/>
        <w:r w:rsidRPr="00B51A03">
          <w:rPr>
            <w:color w:val="080808"/>
            <w:lang w:val="en-US"/>
            <w:rPrChange w:id="10887" w:author="Maxim Bystrov" w:date="2026-05-24T13:32:00Z">
              <w:rPr>
                <w:color w:val="080808"/>
              </w:rPr>
            </w:rPrChange>
          </w:rPr>
          <w:t xml:space="preserve">, </w:t>
        </w:r>
        <w:proofErr w:type="spellStart"/>
        <w:r w:rsidRPr="00B51A03">
          <w:rPr>
            <w:color w:val="000000"/>
            <w:lang w:val="en-US"/>
            <w:rPrChange w:id="10888" w:author="Maxim Bystrov" w:date="2026-05-24T13:32:00Z">
              <w:rPr>
                <w:color w:val="000000"/>
              </w:rPr>
            </w:rPrChange>
          </w:rPr>
          <w:t>typeIdFilter</w:t>
        </w:r>
        <w:proofErr w:type="spellEnd"/>
        <w:r w:rsidRPr="00B51A03">
          <w:rPr>
            <w:color w:val="080808"/>
            <w:lang w:val="en-US"/>
            <w:rPrChange w:id="10889" w:author="Maxim Bystrov" w:date="2026-05-24T13:32:00Z">
              <w:rPr>
                <w:color w:val="080808"/>
              </w:rPr>
            </w:rPrChange>
          </w:rPr>
          <w:t xml:space="preserve">, </w:t>
        </w:r>
        <w:proofErr w:type="spellStart"/>
        <w:r w:rsidRPr="00B51A03">
          <w:rPr>
            <w:color w:val="000000"/>
            <w:lang w:val="en-US"/>
            <w:rPrChange w:id="10890" w:author="Maxim Bystrov" w:date="2026-05-24T13:32:00Z">
              <w:rPr>
                <w:color w:val="000000"/>
              </w:rPr>
            </w:rPrChange>
          </w:rPr>
          <w:t>departmentIdFilter</w:t>
        </w:r>
        <w:proofErr w:type="spellEnd"/>
        <w:r w:rsidRPr="00B51A03">
          <w:rPr>
            <w:color w:val="080808"/>
            <w:lang w:val="en-US"/>
            <w:rPrChange w:id="10891" w:author="Maxim Bystrov" w:date="2026-05-24T13:32:00Z">
              <w:rPr>
                <w:color w:val="080808"/>
              </w:rPr>
            </w:rPrChange>
          </w:rPr>
          <w:t xml:space="preserve">, </w:t>
        </w:r>
        <w:r w:rsidRPr="00B51A03">
          <w:rPr>
            <w:color w:val="000000"/>
            <w:lang w:val="en-US"/>
            <w:rPrChange w:id="10892" w:author="Maxim Bystrov" w:date="2026-05-24T13:32:00Z">
              <w:rPr>
                <w:color w:val="000000"/>
              </w:rPr>
            </w:rPrChange>
          </w:rPr>
          <w:t>pageable</w:t>
        </w:r>
        <w:r w:rsidRPr="00B51A03">
          <w:rPr>
            <w:color w:val="080808"/>
            <w:lang w:val="en-US"/>
            <w:rPrChange w:id="10893" w:author="Maxim Bystrov" w:date="2026-05-24T13:32:00Z">
              <w:rPr>
                <w:color w:val="080808"/>
              </w:rPr>
            </w:rPrChange>
          </w:rPr>
          <w:t xml:space="preserve">) </w:t>
        </w:r>
        <w:r w:rsidRPr="00B51A03">
          <w:rPr>
            <w:b/>
            <w:bCs/>
            <w:color w:val="080808"/>
            <w:lang w:val="en-US"/>
            <w:rPrChange w:id="10894" w:author="Maxim Bystrov" w:date="2026-05-24T13:32:00Z">
              <w:rPr>
                <w:b/>
                <w:bCs/>
                <w:color w:val="080808"/>
              </w:rPr>
            </w:rPrChange>
          </w:rPr>
          <w:t>{</w:t>
        </w:r>
        <w:r w:rsidRPr="00B51A03">
          <w:rPr>
            <w:b/>
            <w:bCs/>
            <w:color w:val="080808"/>
            <w:lang w:val="en-US"/>
            <w:rPrChange w:id="10895" w:author="Maxim Bystrov" w:date="2026-05-24T13:32:00Z">
              <w:rPr>
                <w:b/>
                <w:bCs/>
                <w:color w:val="080808"/>
              </w:rPr>
            </w:rPrChange>
          </w:rPr>
          <w:br/>
          <w:t xml:space="preserve">        </w:t>
        </w:r>
        <w:proofErr w:type="spellStart"/>
        <w:r w:rsidRPr="00B51A03">
          <w:rPr>
            <w:b/>
            <w:bCs/>
            <w:color w:val="080808"/>
            <w:lang w:val="en-US"/>
            <w:rPrChange w:id="10896" w:author="Maxim Bystrov" w:date="2026-05-24T13:32:00Z">
              <w:rPr>
                <w:b/>
                <w:bCs/>
                <w:color w:val="080808"/>
              </w:rPr>
            </w:rPrChange>
          </w:rPr>
          <w:t>it</w:t>
        </w:r>
        <w:r w:rsidRPr="00B51A03">
          <w:rPr>
            <w:color w:val="080808"/>
            <w:lang w:val="en-US"/>
            <w:rPrChange w:id="10897" w:author="Maxim Bystrov" w:date="2026-05-24T13:32:00Z">
              <w:rPr>
                <w:color w:val="080808"/>
              </w:rPr>
            </w:rPrChange>
          </w:rPr>
          <w:t>.setFirstResult</w:t>
        </w:r>
        <w:proofErr w:type="spellEnd"/>
        <w:r w:rsidRPr="00B51A03">
          <w:rPr>
            <w:color w:val="080808"/>
            <w:lang w:val="en-US"/>
            <w:rPrChange w:id="10898" w:author="Maxim Bystrov" w:date="2026-05-24T13:32:00Z">
              <w:rPr>
                <w:color w:val="080808"/>
              </w:rPr>
            </w:rPrChange>
          </w:rPr>
          <w:t>(</w:t>
        </w:r>
        <w:proofErr w:type="spellStart"/>
        <w:r w:rsidRPr="00B51A03">
          <w:rPr>
            <w:color w:val="000000"/>
            <w:lang w:val="en-US"/>
            <w:rPrChange w:id="10899" w:author="Maxim Bystrov" w:date="2026-05-24T13:32:00Z">
              <w:rPr>
                <w:color w:val="000000"/>
              </w:rPr>
            </w:rPrChange>
          </w:rPr>
          <w:t>pageable</w:t>
        </w:r>
        <w:r w:rsidRPr="00B51A03">
          <w:rPr>
            <w:color w:val="080808"/>
            <w:lang w:val="en-US"/>
            <w:rPrChange w:id="10900" w:author="Maxim Bystrov" w:date="2026-05-24T13:32:00Z">
              <w:rPr>
                <w:color w:val="080808"/>
              </w:rPr>
            </w:rPrChange>
          </w:rPr>
          <w:t>.</w:t>
        </w:r>
        <w:r w:rsidRPr="00B51A03">
          <w:rPr>
            <w:i/>
            <w:iCs/>
            <w:color w:val="871094"/>
            <w:lang w:val="en-US"/>
            <w:rPrChange w:id="10901" w:author="Maxim Bystrov" w:date="2026-05-24T13:32:00Z">
              <w:rPr>
                <w:i/>
                <w:iCs/>
                <w:color w:val="871094"/>
              </w:rPr>
            </w:rPrChange>
          </w:rPr>
          <w:t>offset</w:t>
        </w:r>
        <w:r w:rsidRPr="00B51A03">
          <w:rPr>
            <w:color w:val="080808"/>
            <w:lang w:val="en-US"/>
            <w:rPrChange w:id="10902" w:author="Maxim Bystrov" w:date="2026-05-24T13:32:00Z">
              <w:rPr>
                <w:color w:val="080808"/>
              </w:rPr>
            </w:rPrChange>
          </w:rPr>
          <w:t>.toInt</w:t>
        </w:r>
        <w:proofErr w:type="spellEnd"/>
        <w:r w:rsidRPr="00B51A03">
          <w:rPr>
            <w:color w:val="080808"/>
            <w:lang w:val="en-US"/>
            <w:rPrChange w:id="10903" w:author="Maxim Bystrov" w:date="2026-05-24T13:32:00Z">
              <w:rPr>
                <w:color w:val="080808"/>
              </w:rPr>
            </w:rPrChange>
          </w:rPr>
          <w:t>())</w:t>
        </w:r>
        <w:r w:rsidRPr="00B51A03">
          <w:rPr>
            <w:color w:val="080808"/>
            <w:lang w:val="en-US"/>
            <w:rPrChange w:id="10904" w:author="Maxim Bystrov" w:date="2026-05-24T13:32:00Z">
              <w:rPr>
                <w:color w:val="080808"/>
              </w:rPr>
            </w:rPrChange>
          </w:rPr>
          <w:br/>
          <w:t xml:space="preserve">            .</w:t>
        </w:r>
        <w:proofErr w:type="spellStart"/>
        <w:r w:rsidRPr="00B51A03">
          <w:rPr>
            <w:color w:val="080808"/>
            <w:lang w:val="en-US"/>
            <w:rPrChange w:id="10905" w:author="Maxim Bystrov" w:date="2026-05-24T13:32:00Z">
              <w:rPr>
                <w:color w:val="080808"/>
              </w:rPr>
            </w:rPrChange>
          </w:rPr>
          <w:t>setMaxResults</w:t>
        </w:r>
        <w:proofErr w:type="spellEnd"/>
        <w:r w:rsidRPr="00B51A03">
          <w:rPr>
            <w:color w:val="080808"/>
            <w:lang w:val="en-US"/>
            <w:rPrChange w:id="10906" w:author="Maxim Bystrov" w:date="2026-05-24T13:32:00Z">
              <w:rPr>
                <w:color w:val="080808"/>
              </w:rPr>
            </w:rPrChange>
          </w:rPr>
          <w:t>(</w:t>
        </w:r>
        <w:proofErr w:type="spellStart"/>
        <w:r w:rsidRPr="00B51A03">
          <w:rPr>
            <w:color w:val="000000"/>
            <w:lang w:val="en-US"/>
            <w:rPrChange w:id="10907" w:author="Maxim Bystrov" w:date="2026-05-24T13:32:00Z">
              <w:rPr>
                <w:color w:val="000000"/>
              </w:rPr>
            </w:rPrChange>
          </w:rPr>
          <w:t>pageable</w:t>
        </w:r>
        <w:r w:rsidRPr="00B51A03">
          <w:rPr>
            <w:color w:val="080808"/>
            <w:lang w:val="en-US"/>
            <w:rPrChange w:id="10908" w:author="Maxim Bystrov" w:date="2026-05-24T13:32:00Z">
              <w:rPr>
                <w:color w:val="080808"/>
              </w:rPr>
            </w:rPrChange>
          </w:rPr>
          <w:t>.</w:t>
        </w:r>
        <w:r w:rsidRPr="00B51A03">
          <w:rPr>
            <w:i/>
            <w:iCs/>
            <w:color w:val="871094"/>
            <w:lang w:val="en-US"/>
            <w:rPrChange w:id="10909" w:author="Maxim Bystrov" w:date="2026-05-24T13:32:00Z">
              <w:rPr>
                <w:i/>
                <w:iCs/>
                <w:color w:val="871094"/>
              </w:rPr>
            </w:rPrChange>
          </w:rPr>
          <w:t>pageSize</w:t>
        </w:r>
        <w:proofErr w:type="spellEnd"/>
        <w:r w:rsidRPr="00B51A03">
          <w:rPr>
            <w:color w:val="080808"/>
            <w:lang w:val="en-US"/>
            <w:rPrChange w:id="10910" w:author="Maxim Bystrov" w:date="2026-05-24T13:32:00Z">
              <w:rPr>
                <w:color w:val="080808"/>
              </w:rPr>
            </w:rPrChange>
          </w:rPr>
          <w:t>)</w:t>
        </w:r>
        <w:r w:rsidRPr="00B51A03">
          <w:rPr>
            <w:color w:val="080808"/>
            <w:lang w:val="en-US"/>
            <w:rPrChange w:id="10911" w:author="Maxim Bystrov" w:date="2026-05-24T13:32:00Z">
              <w:rPr>
                <w:color w:val="080808"/>
              </w:rPr>
            </w:rPrChange>
          </w:rPr>
          <w:br/>
          <w:t xml:space="preserve">    </w:t>
        </w:r>
        <w:r w:rsidRPr="00B51A03">
          <w:rPr>
            <w:b/>
            <w:bCs/>
            <w:color w:val="080808"/>
            <w:lang w:val="en-US"/>
            <w:rPrChange w:id="10912" w:author="Maxim Bystrov" w:date="2026-05-24T13:32:00Z">
              <w:rPr>
                <w:b/>
                <w:bCs/>
                <w:color w:val="080808"/>
              </w:rPr>
            </w:rPrChange>
          </w:rPr>
          <w:t>}</w:t>
        </w:r>
        <w:r w:rsidRPr="00B51A03">
          <w:rPr>
            <w:b/>
            <w:bCs/>
            <w:color w:val="080808"/>
            <w:lang w:val="en-US"/>
            <w:rPrChange w:id="10913" w:author="Maxim Bystrov" w:date="2026-05-24T13:32:00Z">
              <w:rPr>
                <w:b/>
                <w:bCs/>
                <w:color w:val="080808"/>
              </w:rPr>
            </w:rPrChange>
          </w:rPr>
          <w:br/>
        </w:r>
        <w:r w:rsidRPr="00B51A03">
          <w:rPr>
            <w:b/>
            <w:bCs/>
            <w:color w:val="080808"/>
            <w:lang w:val="en-US"/>
            <w:rPrChange w:id="10914" w:author="Maxim Bystrov" w:date="2026-05-24T13:32:00Z">
              <w:rPr>
                <w:b/>
                <w:bCs/>
                <w:color w:val="080808"/>
              </w:rPr>
            </w:rPrChange>
          </w:rPr>
          <w:br/>
          <w:t xml:space="preserve">    </w:t>
        </w:r>
        <w:r w:rsidRPr="00B51A03">
          <w:rPr>
            <w:color w:val="0033B3"/>
            <w:lang w:val="en-US"/>
            <w:rPrChange w:id="10915" w:author="Maxim Bystrov" w:date="2026-05-24T13:32:00Z">
              <w:rPr>
                <w:color w:val="0033B3"/>
              </w:rPr>
            </w:rPrChange>
          </w:rPr>
          <w:t xml:space="preserve">private fun </w:t>
        </w:r>
        <w:proofErr w:type="spellStart"/>
        <w:r w:rsidRPr="00B51A03">
          <w:rPr>
            <w:color w:val="00627A"/>
            <w:lang w:val="en-US"/>
            <w:rPrChange w:id="10916" w:author="Maxim Bystrov" w:date="2026-05-24T13:32:00Z">
              <w:rPr>
                <w:color w:val="00627A"/>
              </w:rPr>
            </w:rPrChange>
          </w:rPr>
          <w:t>buildQuery</w:t>
        </w:r>
        <w:proofErr w:type="spellEnd"/>
        <w:r w:rsidRPr="00B51A03">
          <w:rPr>
            <w:color w:val="080808"/>
            <w:lang w:val="en-US"/>
            <w:rPrChange w:id="10917" w:author="Maxim Bystrov" w:date="2026-05-24T13:32:00Z">
              <w:rPr>
                <w:color w:val="080808"/>
              </w:rPr>
            </w:rPrChange>
          </w:rPr>
          <w:t>(</w:t>
        </w:r>
        <w:r w:rsidRPr="00B51A03">
          <w:rPr>
            <w:color w:val="080808"/>
            <w:lang w:val="en-US"/>
            <w:rPrChange w:id="10918" w:author="Maxim Bystrov" w:date="2026-05-24T13:32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B51A03">
          <w:rPr>
            <w:color w:val="000000"/>
            <w:lang w:val="en-US"/>
            <w:rPrChange w:id="10919" w:author="Maxim Bystrov" w:date="2026-05-24T13:32:00Z">
              <w:rPr>
                <w:color w:val="000000"/>
              </w:rPr>
            </w:rPrChange>
          </w:rPr>
          <w:t>nameFilter</w:t>
        </w:r>
        <w:proofErr w:type="spellEnd"/>
        <w:r w:rsidRPr="00B51A03">
          <w:rPr>
            <w:color w:val="080808"/>
            <w:lang w:val="en-US"/>
            <w:rPrChange w:id="10920" w:author="Maxim Bystrov" w:date="2026-05-24T13:32:00Z">
              <w:rPr>
                <w:color w:val="080808"/>
              </w:rPr>
            </w:rPrChange>
          </w:rPr>
          <w:t xml:space="preserve">: </w:t>
        </w:r>
        <w:r w:rsidRPr="00B51A03">
          <w:rPr>
            <w:color w:val="000000"/>
            <w:lang w:val="en-US"/>
            <w:rPrChange w:id="10921" w:author="Maxim Bystrov" w:date="2026-05-24T13:32:00Z">
              <w:rPr>
                <w:color w:val="000000"/>
              </w:rPr>
            </w:rPrChange>
          </w:rPr>
          <w:t>String</w:t>
        </w:r>
        <w:r w:rsidRPr="00B51A03">
          <w:rPr>
            <w:color w:val="080808"/>
            <w:lang w:val="en-US"/>
            <w:rPrChange w:id="10922" w:author="Maxim Bystrov" w:date="2026-05-24T13:32:00Z">
              <w:rPr>
                <w:color w:val="080808"/>
              </w:rPr>
            </w:rPrChange>
          </w:rPr>
          <w:t>?,</w:t>
        </w:r>
        <w:r w:rsidRPr="00B51A03">
          <w:rPr>
            <w:color w:val="080808"/>
            <w:lang w:val="en-US"/>
            <w:rPrChange w:id="10923" w:author="Maxim Bystrov" w:date="2026-05-24T13:32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B51A03">
          <w:rPr>
            <w:color w:val="000000"/>
            <w:lang w:val="en-US"/>
            <w:rPrChange w:id="10924" w:author="Maxim Bystrov" w:date="2026-05-24T13:32:00Z">
              <w:rPr>
                <w:color w:val="000000"/>
              </w:rPr>
            </w:rPrChange>
          </w:rPr>
          <w:t>registrationNumberFilter</w:t>
        </w:r>
        <w:proofErr w:type="spellEnd"/>
        <w:r w:rsidRPr="00B51A03">
          <w:rPr>
            <w:color w:val="080808"/>
            <w:lang w:val="en-US"/>
            <w:rPrChange w:id="10925" w:author="Maxim Bystrov" w:date="2026-05-24T13:32:00Z">
              <w:rPr>
                <w:color w:val="080808"/>
              </w:rPr>
            </w:rPrChange>
          </w:rPr>
          <w:t xml:space="preserve">: </w:t>
        </w:r>
        <w:r w:rsidRPr="00B51A03">
          <w:rPr>
            <w:color w:val="000000"/>
            <w:lang w:val="en-US"/>
            <w:rPrChange w:id="10926" w:author="Maxim Bystrov" w:date="2026-05-24T13:32:00Z">
              <w:rPr>
                <w:color w:val="000000"/>
              </w:rPr>
            </w:rPrChange>
          </w:rPr>
          <w:t>String</w:t>
        </w:r>
        <w:r w:rsidRPr="00B51A03">
          <w:rPr>
            <w:color w:val="080808"/>
            <w:lang w:val="en-US"/>
            <w:rPrChange w:id="10927" w:author="Maxim Bystrov" w:date="2026-05-24T13:32:00Z">
              <w:rPr>
                <w:color w:val="080808"/>
              </w:rPr>
            </w:rPrChange>
          </w:rPr>
          <w:t>?,</w:t>
        </w:r>
        <w:r w:rsidRPr="00B51A03">
          <w:rPr>
            <w:color w:val="080808"/>
            <w:lang w:val="en-US"/>
            <w:rPrChange w:id="10928" w:author="Maxim Bystrov" w:date="2026-05-24T13:32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B51A03">
          <w:rPr>
            <w:color w:val="000000"/>
            <w:lang w:val="en-US"/>
            <w:rPrChange w:id="10929" w:author="Maxim Bystrov" w:date="2026-05-24T13:32:00Z">
              <w:rPr>
                <w:color w:val="000000"/>
              </w:rPr>
            </w:rPrChange>
          </w:rPr>
          <w:t>typeIdFilter</w:t>
        </w:r>
        <w:proofErr w:type="spellEnd"/>
        <w:r w:rsidRPr="00B51A03">
          <w:rPr>
            <w:color w:val="080808"/>
            <w:lang w:val="en-US"/>
            <w:rPrChange w:id="10930" w:author="Maxim Bystrov" w:date="2026-05-24T13:32:00Z">
              <w:rPr>
                <w:color w:val="080808"/>
              </w:rPr>
            </w:rPrChange>
          </w:rPr>
          <w:t xml:space="preserve">: </w:t>
        </w:r>
        <w:r w:rsidRPr="00B51A03">
          <w:rPr>
            <w:color w:val="000000"/>
            <w:lang w:val="en-US"/>
            <w:rPrChange w:id="10931" w:author="Maxim Bystrov" w:date="2026-05-24T13:32:00Z">
              <w:rPr>
                <w:color w:val="000000"/>
              </w:rPr>
            </w:rPrChange>
          </w:rPr>
          <w:t>Int</w:t>
        </w:r>
        <w:r w:rsidRPr="00B51A03">
          <w:rPr>
            <w:color w:val="080808"/>
            <w:lang w:val="en-US"/>
            <w:rPrChange w:id="10932" w:author="Maxim Bystrov" w:date="2026-05-24T13:32:00Z">
              <w:rPr>
                <w:color w:val="080808"/>
              </w:rPr>
            </w:rPrChange>
          </w:rPr>
          <w:t>?,</w:t>
        </w:r>
        <w:r w:rsidRPr="00B51A03">
          <w:rPr>
            <w:color w:val="080808"/>
            <w:lang w:val="en-US"/>
            <w:rPrChange w:id="10933" w:author="Maxim Bystrov" w:date="2026-05-24T13:32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B51A03">
          <w:rPr>
            <w:color w:val="000000"/>
            <w:lang w:val="en-US"/>
            <w:rPrChange w:id="10934" w:author="Maxim Bystrov" w:date="2026-05-24T13:32:00Z">
              <w:rPr>
                <w:color w:val="000000"/>
              </w:rPr>
            </w:rPrChange>
          </w:rPr>
          <w:t>departmentIdFilter</w:t>
        </w:r>
        <w:proofErr w:type="spellEnd"/>
        <w:r w:rsidRPr="00B51A03">
          <w:rPr>
            <w:color w:val="080808"/>
            <w:lang w:val="en-US"/>
            <w:rPrChange w:id="10935" w:author="Maxim Bystrov" w:date="2026-05-24T13:32:00Z">
              <w:rPr>
                <w:color w:val="080808"/>
              </w:rPr>
            </w:rPrChange>
          </w:rPr>
          <w:t xml:space="preserve">: </w:t>
        </w:r>
        <w:r w:rsidRPr="00B51A03">
          <w:rPr>
            <w:color w:val="000000"/>
            <w:lang w:val="en-US"/>
            <w:rPrChange w:id="10936" w:author="Maxim Bystrov" w:date="2026-05-24T13:32:00Z">
              <w:rPr>
                <w:color w:val="000000"/>
              </w:rPr>
            </w:rPrChange>
          </w:rPr>
          <w:t>Int</w:t>
        </w:r>
        <w:r w:rsidRPr="00B51A03">
          <w:rPr>
            <w:color w:val="080808"/>
            <w:lang w:val="en-US"/>
            <w:rPrChange w:id="10937" w:author="Maxim Bystrov" w:date="2026-05-24T13:32:00Z">
              <w:rPr>
                <w:color w:val="080808"/>
              </w:rPr>
            </w:rPrChange>
          </w:rPr>
          <w:t>?,</w:t>
        </w:r>
        <w:r w:rsidRPr="00B51A03">
          <w:rPr>
            <w:color w:val="080808"/>
            <w:lang w:val="en-US"/>
            <w:rPrChange w:id="10938" w:author="Maxim Bystrov" w:date="2026-05-24T13:32:00Z">
              <w:rPr>
                <w:color w:val="080808"/>
              </w:rPr>
            </w:rPrChange>
          </w:rPr>
          <w:br/>
          <w:t xml:space="preserve">        </w:t>
        </w:r>
        <w:r w:rsidRPr="00B51A03">
          <w:rPr>
            <w:color w:val="000000"/>
            <w:lang w:val="en-US"/>
            <w:rPrChange w:id="10939" w:author="Maxim Bystrov" w:date="2026-05-24T13:32:00Z">
              <w:rPr>
                <w:color w:val="000000"/>
              </w:rPr>
            </w:rPrChange>
          </w:rPr>
          <w:t>pageable</w:t>
        </w:r>
        <w:r w:rsidRPr="00B51A03">
          <w:rPr>
            <w:color w:val="080808"/>
            <w:lang w:val="en-US"/>
            <w:rPrChange w:id="10940" w:author="Maxim Bystrov" w:date="2026-05-24T13:32:00Z">
              <w:rPr>
                <w:color w:val="080808"/>
              </w:rPr>
            </w:rPrChange>
          </w:rPr>
          <w:t xml:space="preserve">: </w:t>
        </w:r>
        <w:r w:rsidRPr="00B51A03">
          <w:rPr>
            <w:color w:val="000000"/>
            <w:lang w:val="en-US"/>
            <w:rPrChange w:id="10941" w:author="Maxim Bystrov" w:date="2026-05-24T13:32:00Z">
              <w:rPr>
                <w:color w:val="000000"/>
              </w:rPr>
            </w:rPrChange>
          </w:rPr>
          <w:t>Pageable</w:t>
        </w:r>
        <w:r w:rsidRPr="00B51A03">
          <w:rPr>
            <w:color w:val="080808"/>
            <w:lang w:val="en-US"/>
            <w:rPrChange w:id="10942" w:author="Maxim Bystrov" w:date="2026-05-24T13:32:00Z">
              <w:rPr>
                <w:color w:val="080808"/>
              </w:rPr>
            </w:rPrChange>
          </w:rPr>
          <w:t>,</w:t>
        </w:r>
        <w:r w:rsidRPr="00B51A03">
          <w:rPr>
            <w:color w:val="080808"/>
            <w:lang w:val="en-US"/>
            <w:rPrChange w:id="10943" w:author="Maxim Bystrov" w:date="2026-05-24T13:32:00Z">
              <w:rPr>
                <w:color w:val="080808"/>
              </w:rPr>
            </w:rPrChange>
          </w:rPr>
          <w:br/>
          <w:t xml:space="preserve">        </w:t>
        </w:r>
        <w:r w:rsidRPr="00B51A03">
          <w:rPr>
            <w:color w:val="000000"/>
            <w:lang w:val="en-US"/>
            <w:rPrChange w:id="10944" w:author="Maxim Bystrov" w:date="2026-05-24T13:32:00Z">
              <w:rPr>
                <w:color w:val="000000"/>
              </w:rPr>
            </w:rPrChange>
          </w:rPr>
          <w:t>pagination</w:t>
        </w:r>
        <w:r w:rsidRPr="00B51A03">
          <w:rPr>
            <w:color w:val="080808"/>
            <w:lang w:val="en-US"/>
            <w:rPrChange w:id="10945" w:author="Maxim Bystrov" w:date="2026-05-24T13:32:00Z">
              <w:rPr>
                <w:color w:val="080808"/>
              </w:rPr>
            </w:rPrChange>
          </w:rPr>
          <w:t>: (</w:t>
        </w:r>
        <w:proofErr w:type="spellStart"/>
        <w:r w:rsidRPr="00B51A03">
          <w:rPr>
            <w:color w:val="080808"/>
            <w:lang w:val="en-US"/>
            <w:rPrChange w:id="10946" w:author="Maxim Bystrov" w:date="2026-05-24T13:32:00Z">
              <w:rPr>
                <w:color w:val="080808"/>
              </w:rPr>
            </w:rPrChange>
          </w:rPr>
          <w:t>jakarta.persistence.</w:t>
        </w:r>
        <w:r w:rsidRPr="00B51A03">
          <w:rPr>
            <w:color w:val="000000"/>
            <w:lang w:val="en-US"/>
            <w:rPrChange w:id="10947" w:author="Maxim Bystrov" w:date="2026-05-24T13:32:00Z">
              <w:rPr>
                <w:color w:val="000000"/>
              </w:rPr>
            </w:rPrChange>
          </w:rPr>
          <w:t>Query</w:t>
        </w:r>
        <w:proofErr w:type="spellEnd"/>
        <w:r w:rsidRPr="00B51A03">
          <w:rPr>
            <w:color w:val="080808"/>
            <w:lang w:val="en-US"/>
            <w:rPrChange w:id="10948" w:author="Maxim Bystrov" w:date="2026-05-24T13:32:00Z">
              <w:rPr>
                <w:color w:val="080808"/>
              </w:rPr>
            </w:rPrChange>
          </w:rPr>
          <w:t xml:space="preserve">) -&gt; </w:t>
        </w:r>
        <w:proofErr w:type="spellStart"/>
        <w:r w:rsidRPr="00B51A03">
          <w:rPr>
            <w:color w:val="080808"/>
            <w:lang w:val="en-US"/>
            <w:rPrChange w:id="10949" w:author="Maxim Bystrov" w:date="2026-05-24T13:32:00Z">
              <w:rPr>
                <w:color w:val="080808"/>
              </w:rPr>
            </w:rPrChange>
          </w:rPr>
          <w:t>jakarta.persistence.</w:t>
        </w:r>
        <w:r w:rsidRPr="00B51A03">
          <w:rPr>
            <w:color w:val="000000"/>
            <w:lang w:val="en-US"/>
            <w:rPrChange w:id="10950" w:author="Maxim Bystrov" w:date="2026-05-24T13:32:00Z">
              <w:rPr>
                <w:color w:val="000000"/>
              </w:rPr>
            </w:rPrChange>
          </w:rPr>
          <w:t>Query</w:t>
        </w:r>
        <w:proofErr w:type="spellEnd"/>
        <w:r w:rsidRPr="00B51A03">
          <w:rPr>
            <w:color w:val="000000"/>
            <w:lang w:val="en-US"/>
            <w:rPrChange w:id="10951" w:author="Maxim Bystrov" w:date="2026-05-24T13:32:00Z">
              <w:rPr>
                <w:color w:val="000000"/>
              </w:rPr>
            </w:rPrChange>
          </w:rPr>
          <w:br/>
          <w:t xml:space="preserve">    </w:t>
        </w:r>
        <w:r w:rsidRPr="00B51A03">
          <w:rPr>
            <w:color w:val="080808"/>
            <w:lang w:val="en-US"/>
            <w:rPrChange w:id="10952" w:author="Maxim Bystrov" w:date="2026-05-24T13:32:00Z">
              <w:rPr>
                <w:color w:val="080808"/>
              </w:rPr>
            </w:rPrChange>
          </w:rPr>
          <w:t xml:space="preserve">): </w:t>
        </w:r>
        <w:r w:rsidRPr="00B51A03">
          <w:rPr>
            <w:color w:val="000000"/>
            <w:lang w:val="en-US"/>
            <w:rPrChange w:id="10953" w:author="Maxim Bystrov" w:date="2026-05-24T13:32:00Z">
              <w:rPr>
                <w:color w:val="000000"/>
              </w:rPr>
            </w:rPrChange>
          </w:rPr>
          <w:t>List</w:t>
        </w:r>
        <w:r w:rsidRPr="00B51A03">
          <w:rPr>
            <w:color w:val="080808"/>
            <w:lang w:val="en-US"/>
            <w:rPrChange w:id="10954" w:author="Maxim Bystrov" w:date="2026-05-24T13:32:00Z">
              <w:rPr>
                <w:color w:val="080808"/>
              </w:rPr>
            </w:rPrChange>
          </w:rPr>
          <w:t>&lt;</w:t>
        </w:r>
        <w:r w:rsidRPr="00B51A03">
          <w:rPr>
            <w:color w:val="000000"/>
            <w:lang w:val="en-US"/>
            <w:rPrChange w:id="10955" w:author="Maxim Bystrov" w:date="2026-05-24T13:32:00Z">
              <w:rPr>
                <w:color w:val="000000"/>
              </w:rPr>
            </w:rPrChange>
          </w:rPr>
          <w:t>Device</w:t>
        </w:r>
        <w:r w:rsidRPr="00B51A03">
          <w:rPr>
            <w:color w:val="080808"/>
            <w:lang w:val="en-US"/>
            <w:rPrChange w:id="10956" w:author="Maxim Bystrov" w:date="2026-05-24T13:32:00Z">
              <w:rPr>
                <w:color w:val="080808"/>
              </w:rPr>
            </w:rPrChange>
          </w:rPr>
          <w:t>&gt; {</w:t>
        </w:r>
        <w:r w:rsidRPr="00B51A03">
          <w:rPr>
            <w:color w:val="080808"/>
            <w:lang w:val="en-US"/>
            <w:rPrChange w:id="10957" w:author="Maxim Bystrov" w:date="2026-05-24T13:32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B51A03">
          <w:rPr>
            <w:color w:val="0033B3"/>
            <w:lang w:val="en-US"/>
            <w:rPrChange w:id="10958" w:author="Maxim Bystrov" w:date="2026-05-24T13:32:00Z">
              <w:rPr>
                <w:color w:val="0033B3"/>
              </w:rPr>
            </w:rPrChange>
          </w:rPr>
          <w:t>val</w:t>
        </w:r>
        <w:proofErr w:type="spellEnd"/>
        <w:r w:rsidRPr="00B51A03">
          <w:rPr>
            <w:color w:val="0033B3"/>
            <w:lang w:val="en-US"/>
            <w:rPrChange w:id="10959" w:author="Maxim Bystrov" w:date="2026-05-24T13:32:00Z">
              <w:rPr>
                <w:color w:val="0033B3"/>
              </w:rPr>
            </w:rPrChange>
          </w:rPr>
          <w:t xml:space="preserve"> </w:t>
        </w:r>
        <w:proofErr w:type="spellStart"/>
        <w:r w:rsidRPr="00B51A03">
          <w:rPr>
            <w:color w:val="000000"/>
            <w:lang w:val="en-US"/>
            <w:rPrChange w:id="10960" w:author="Maxim Bystrov" w:date="2026-05-24T13:32:00Z">
              <w:rPr>
                <w:color w:val="000000"/>
              </w:rPr>
            </w:rPrChange>
          </w:rPr>
          <w:t>whereClauses</w:t>
        </w:r>
        <w:proofErr w:type="spellEnd"/>
        <w:r w:rsidRPr="00B51A03">
          <w:rPr>
            <w:color w:val="000000"/>
            <w:lang w:val="en-US"/>
            <w:rPrChange w:id="10961" w:author="Maxim Bystrov" w:date="2026-05-24T13:32:00Z">
              <w:rPr>
                <w:color w:val="000000"/>
              </w:rPr>
            </w:rPrChange>
          </w:rPr>
          <w:t xml:space="preserve"> </w:t>
        </w:r>
        <w:r w:rsidRPr="00B51A03">
          <w:rPr>
            <w:color w:val="080808"/>
            <w:lang w:val="en-US"/>
            <w:rPrChange w:id="10962" w:author="Maxim Bystrov" w:date="2026-05-24T13:32:00Z">
              <w:rPr>
                <w:color w:val="080808"/>
              </w:rPr>
            </w:rPrChange>
          </w:rPr>
          <w:t xml:space="preserve">= </w:t>
        </w:r>
        <w:proofErr w:type="spellStart"/>
        <w:r w:rsidRPr="00B51A03">
          <w:rPr>
            <w:i/>
            <w:iCs/>
            <w:color w:val="00627A"/>
            <w:lang w:val="en-US"/>
            <w:rPrChange w:id="10963" w:author="Maxim Bystrov" w:date="2026-05-24T13:32:00Z">
              <w:rPr>
                <w:i/>
                <w:iCs/>
                <w:color w:val="00627A"/>
              </w:rPr>
            </w:rPrChange>
          </w:rPr>
          <w:t>mutableListOf</w:t>
        </w:r>
        <w:proofErr w:type="spellEnd"/>
        <w:r w:rsidRPr="00B51A03">
          <w:rPr>
            <w:color w:val="080808"/>
            <w:lang w:val="en-US"/>
            <w:rPrChange w:id="10964" w:author="Maxim Bystrov" w:date="2026-05-24T13:32:00Z">
              <w:rPr>
                <w:color w:val="080808"/>
              </w:rPr>
            </w:rPrChange>
          </w:rPr>
          <w:t>&lt;</w:t>
        </w:r>
        <w:r w:rsidRPr="00B51A03">
          <w:rPr>
            <w:color w:val="000000"/>
            <w:lang w:val="en-US"/>
            <w:rPrChange w:id="10965" w:author="Maxim Bystrov" w:date="2026-05-24T13:32:00Z">
              <w:rPr>
                <w:color w:val="000000"/>
              </w:rPr>
            </w:rPrChange>
          </w:rPr>
          <w:t>String</w:t>
        </w:r>
        <w:r w:rsidRPr="00B51A03">
          <w:rPr>
            <w:color w:val="080808"/>
            <w:lang w:val="en-US"/>
            <w:rPrChange w:id="10966" w:author="Maxim Bystrov" w:date="2026-05-24T13:32:00Z">
              <w:rPr>
                <w:color w:val="080808"/>
              </w:rPr>
            </w:rPrChange>
          </w:rPr>
          <w:t>&gt;()</w:t>
        </w:r>
        <w:r w:rsidRPr="00B51A03">
          <w:rPr>
            <w:color w:val="080808"/>
            <w:lang w:val="en-US"/>
            <w:rPrChange w:id="10967" w:author="Maxim Bystrov" w:date="2026-05-24T13:32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B51A03">
          <w:rPr>
            <w:color w:val="0033B3"/>
            <w:lang w:val="en-US"/>
            <w:rPrChange w:id="10968" w:author="Maxim Bystrov" w:date="2026-05-24T13:32:00Z">
              <w:rPr>
                <w:color w:val="0033B3"/>
              </w:rPr>
            </w:rPrChange>
          </w:rPr>
          <w:t>val</w:t>
        </w:r>
        <w:proofErr w:type="spellEnd"/>
        <w:r w:rsidRPr="00B51A03">
          <w:rPr>
            <w:color w:val="0033B3"/>
            <w:lang w:val="en-US"/>
            <w:rPrChange w:id="10969" w:author="Maxim Bystrov" w:date="2026-05-24T13:32:00Z">
              <w:rPr>
                <w:color w:val="0033B3"/>
              </w:rPr>
            </w:rPrChange>
          </w:rPr>
          <w:t xml:space="preserve"> </w:t>
        </w:r>
        <w:r w:rsidRPr="00B51A03">
          <w:rPr>
            <w:color w:val="000000"/>
            <w:lang w:val="en-US"/>
            <w:rPrChange w:id="10970" w:author="Maxim Bystrov" w:date="2026-05-24T13:32:00Z">
              <w:rPr>
                <w:color w:val="000000"/>
              </w:rPr>
            </w:rPrChange>
          </w:rPr>
          <w:t xml:space="preserve">parameters </w:t>
        </w:r>
        <w:r w:rsidRPr="00B51A03">
          <w:rPr>
            <w:color w:val="080808"/>
            <w:lang w:val="en-US"/>
            <w:rPrChange w:id="10971" w:author="Maxim Bystrov" w:date="2026-05-24T13:32:00Z">
              <w:rPr>
                <w:color w:val="080808"/>
              </w:rPr>
            </w:rPrChange>
          </w:rPr>
          <w:t xml:space="preserve">= </w:t>
        </w:r>
        <w:proofErr w:type="spellStart"/>
        <w:r w:rsidRPr="00B51A03">
          <w:rPr>
            <w:i/>
            <w:iCs/>
            <w:color w:val="00627A"/>
            <w:lang w:val="en-US"/>
            <w:rPrChange w:id="10972" w:author="Maxim Bystrov" w:date="2026-05-24T13:32:00Z">
              <w:rPr>
                <w:i/>
                <w:iCs/>
                <w:color w:val="00627A"/>
              </w:rPr>
            </w:rPrChange>
          </w:rPr>
          <w:t>mutableMapOf</w:t>
        </w:r>
        <w:proofErr w:type="spellEnd"/>
        <w:r w:rsidRPr="00B51A03">
          <w:rPr>
            <w:color w:val="080808"/>
            <w:lang w:val="en-US"/>
            <w:rPrChange w:id="10973" w:author="Maxim Bystrov" w:date="2026-05-24T13:32:00Z">
              <w:rPr>
                <w:color w:val="080808"/>
              </w:rPr>
            </w:rPrChange>
          </w:rPr>
          <w:t>&lt;</w:t>
        </w:r>
        <w:r w:rsidRPr="00B51A03">
          <w:rPr>
            <w:color w:val="000000"/>
            <w:lang w:val="en-US"/>
            <w:rPrChange w:id="10974" w:author="Maxim Bystrov" w:date="2026-05-24T13:32:00Z">
              <w:rPr>
                <w:color w:val="000000"/>
              </w:rPr>
            </w:rPrChange>
          </w:rPr>
          <w:t>String</w:t>
        </w:r>
        <w:r w:rsidRPr="00B51A03">
          <w:rPr>
            <w:color w:val="080808"/>
            <w:lang w:val="en-US"/>
            <w:rPrChange w:id="10975" w:author="Maxim Bystrov" w:date="2026-05-24T13:32:00Z">
              <w:rPr>
                <w:color w:val="080808"/>
              </w:rPr>
            </w:rPrChange>
          </w:rPr>
          <w:t xml:space="preserve">, </w:t>
        </w:r>
        <w:r w:rsidRPr="00B51A03">
          <w:rPr>
            <w:color w:val="000000"/>
            <w:lang w:val="en-US"/>
            <w:rPrChange w:id="10976" w:author="Maxim Bystrov" w:date="2026-05-24T13:32:00Z">
              <w:rPr>
                <w:color w:val="000000"/>
              </w:rPr>
            </w:rPrChange>
          </w:rPr>
          <w:t>Any</w:t>
        </w:r>
        <w:r w:rsidRPr="00B51A03">
          <w:rPr>
            <w:color w:val="080808"/>
            <w:lang w:val="en-US"/>
            <w:rPrChange w:id="10977" w:author="Maxim Bystrov" w:date="2026-05-24T13:32:00Z">
              <w:rPr>
                <w:color w:val="080808"/>
              </w:rPr>
            </w:rPrChange>
          </w:rPr>
          <w:t>?&gt;()</w:t>
        </w:r>
        <w:r w:rsidRPr="00B51A03">
          <w:rPr>
            <w:color w:val="080808"/>
            <w:lang w:val="en-US"/>
            <w:rPrChange w:id="10978" w:author="Maxim Bystrov" w:date="2026-05-24T13:32:00Z">
              <w:rPr>
                <w:color w:val="080808"/>
              </w:rPr>
            </w:rPrChange>
          </w:rPr>
          <w:br/>
        </w:r>
        <w:r w:rsidRPr="00B51A03">
          <w:rPr>
            <w:color w:val="080808"/>
            <w:lang w:val="en-US"/>
            <w:rPrChange w:id="10979" w:author="Maxim Bystrov" w:date="2026-05-24T13:32:00Z">
              <w:rPr>
                <w:color w:val="080808"/>
              </w:rPr>
            </w:rPrChange>
          </w:rPr>
          <w:br/>
          <w:t xml:space="preserve">        </w:t>
        </w:r>
        <w:r w:rsidRPr="00B51A03">
          <w:rPr>
            <w:color w:val="0033B3"/>
            <w:lang w:val="en-US"/>
            <w:rPrChange w:id="10980" w:author="Maxim Bystrov" w:date="2026-05-24T13:32:00Z">
              <w:rPr>
                <w:color w:val="0033B3"/>
              </w:rPr>
            </w:rPrChange>
          </w:rPr>
          <w:t xml:space="preserve">if </w:t>
        </w:r>
        <w:r w:rsidRPr="00B51A03">
          <w:rPr>
            <w:color w:val="080808"/>
            <w:lang w:val="en-US"/>
            <w:rPrChange w:id="10981" w:author="Maxim Bystrov" w:date="2026-05-24T13:32:00Z">
              <w:rPr>
                <w:color w:val="080808"/>
              </w:rPr>
            </w:rPrChange>
          </w:rPr>
          <w:t>(!</w:t>
        </w:r>
        <w:proofErr w:type="spellStart"/>
        <w:r w:rsidRPr="00B51A03">
          <w:rPr>
            <w:color w:val="000000"/>
            <w:lang w:val="en-US"/>
            <w:rPrChange w:id="10982" w:author="Maxim Bystrov" w:date="2026-05-24T13:32:00Z">
              <w:rPr>
                <w:color w:val="000000"/>
              </w:rPr>
            </w:rPrChange>
          </w:rPr>
          <w:t>nameFilter</w:t>
        </w:r>
        <w:r w:rsidRPr="00B51A03">
          <w:rPr>
            <w:color w:val="080808"/>
            <w:lang w:val="en-US"/>
            <w:rPrChange w:id="10983" w:author="Maxim Bystrov" w:date="2026-05-24T13:32:00Z">
              <w:rPr>
                <w:color w:val="080808"/>
              </w:rPr>
            </w:rPrChange>
          </w:rPr>
          <w:t>.</w:t>
        </w:r>
        <w:r w:rsidRPr="00B51A03">
          <w:rPr>
            <w:i/>
            <w:iCs/>
            <w:color w:val="00627A"/>
            <w:lang w:val="en-US"/>
            <w:rPrChange w:id="10984" w:author="Maxim Bystrov" w:date="2026-05-24T13:32:00Z">
              <w:rPr>
                <w:i/>
                <w:iCs/>
                <w:color w:val="00627A"/>
              </w:rPr>
            </w:rPrChange>
          </w:rPr>
          <w:t>isNullOrEmpty</w:t>
        </w:r>
        <w:proofErr w:type="spellEnd"/>
        <w:r w:rsidRPr="00B51A03">
          <w:rPr>
            <w:color w:val="080808"/>
            <w:lang w:val="en-US"/>
            <w:rPrChange w:id="10985" w:author="Maxim Bystrov" w:date="2026-05-24T13:32:00Z">
              <w:rPr>
                <w:color w:val="080808"/>
              </w:rPr>
            </w:rPrChange>
          </w:rPr>
          <w:t>()) {</w:t>
        </w:r>
        <w:r w:rsidRPr="00B51A03">
          <w:rPr>
            <w:color w:val="080808"/>
            <w:lang w:val="en-US"/>
            <w:rPrChange w:id="10986" w:author="Maxim Bystrov" w:date="2026-05-24T13:32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B51A03">
          <w:rPr>
            <w:color w:val="000000"/>
            <w:lang w:val="en-US"/>
            <w:rPrChange w:id="10987" w:author="Maxim Bystrov" w:date="2026-05-24T13:32:00Z">
              <w:rPr>
                <w:color w:val="000000"/>
              </w:rPr>
            </w:rPrChange>
          </w:rPr>
          <w:t>whereClauses</w:t>
        </w:r>
        <w:r w:rsidRPr="00B51A03">
          <w:rPr>
            <w:color w:val="080808"/>
            <w:lang w:val="en-US"/>
            <w:rPrChange w:id="10988" w:author="Maxim Bystrov" w:date="2026-05-24T13:32:00Z">
              <w:rPr>
                <w:color w:val="080808"/>
              </w:rPr>
            </w:rPrChange>
          </w:rPr>
          <w:t>.add</w:t>
        </w:r>
        <w:proofErr w:type="spellEnd"/>
        <w:r w:rsidRPr="00B51A03">
          <w:rPr>
            <w:color w:val="080808"/>
            <w:lang w:val="en-US"/>
            <w:rPrChange w:id="10989" w:author="Maxim Bystrov" w:date="2026-05-24T13:32:00Z">
              <w:rPr>
                <w:color w:val="080808"/>
              </w:rPr>
            </w:rPrChange>
          </w:rPr>
          <w:t>(</w:t>
        </w:r>
        <w:r w:rsidRPr="00B51A03">
          <w:rPr>
            <w:color w:val="067D17"/>
            <w:lang w:val="en-US"/>
            <w:rPrChange w:id="10990" w:author="Maxim Bystrov" w:date="2026-05-24T13:32:00Z">
              <w:rPr>
                <w:color w:val="067D17"/>
              </w:rPr>
            </w:rPrChange>
          </w:rPr>
          <w:t>"LOWER(d.name) LIKE LOWER(:name)"</w:t>
        </w:r>
        <w:r w:rsidRPr="00B51A03">
          <w:rPr>
            <w:color w:val="080808"/>
            <w:lang w:val="en-US"/>
            <w:rPrChange w:id="10991" w:author="Maxim Bystrov" w:date="2026-05-24T13:32:00Z">
              <w:rPr>
                <w:color w:val="080808"/>
              </w:rPr>
            </w:rPrChange>
          </w:rPr>
          <w:t>)</w:t>
        </w:r>
        <w:r w:rsidRPr="00B51A03">
          <w:rPr>
            <w:color w:val="080808"/>
            <w:lang w:val="en-US"/>
            <w:rPrChange w:id="10992" w:author="Maxim Bystrov" w:date="2026-05-24T13:32:00Z">
              <w:rPr>
                <w:color w:val="080808"/>
              </w:rPr>
            </w:rPrChange>
          </w:rPr>
          <w:br/>
          <w:t xml:space="preserve">            </w:t>
        </w:r>
        <w:r w:rsidRPr="00B51A03">
          <w:rPr>
            <w:color w:val="000000"/>
            <w:lang w:val="en-US"/>
            <w:rPrChange w:id="10993" w:author="Maxim Bystrov" w:date="2026-05-24T13:32:00Z">
              <w:rPr>
                <w:color w:val="000000"/>
              </w:rPr>
            </w:rPrChange>
          </w:rPr>
          <w:t>parameters</w:t>
        </w:r>
        <w:r w:rsidRPr="00B51A03">
          <w:rPr>
            <w:color w:val="080808"/>
            <w:lang w:val="en-US"/>
            <w:rPrChange w:id="10994" w:author="Maxim Bystrov" w:date="2026-05-24T13:32:00Z">
              <w:rPr>
                <w:color w:val="080808"/>
              </w:rPr>
            </w:rPrChange>
          </w:rPr>
          <w:t>[</w:t>
        </w:r>
        <w:r w:rsidRPr="00B51A03">
          <w:rPr>
            <w:color w:val="067D17"/>
            <w:lang w:val="en-US"/>
            <w:rPrChange w:id="10995" w:author="Maxim Bystrov" w:date="2026-05-24T13:32:00Z">
              <w:rPr>
                <w:color w:val="067D17"/>
              </w:rPr>
            </w:rPrChange>
          </w:rPr>
          <w:t>"name"</w:t>
        </w:r>
        <w:r w:rsidRPr="00B51A03">
          <w:rPr>
            <w:color w:val="080808"/>
            <w:lang w:val="en-US"/>
            <w:rPrChange w:id="10996" w:author="Maxim Bystrov" w:date="2026-05-24T13:32:00Z">
              <w:rPr>
                <w:color w:val="080808"/>
              </w:rPr>
            </w:rPrChange>
          </w:rPr>
          <w:t xml:space="preserve">] = </w:t>
        </w:r>
        <w:r w:rsidRPr="00B51A03">
          <w:rPr>
            <w:color w:val="067D17"/>
            <w:lang w:val="en-US"/>
            <w:rPrChange w:id="10997" w:author="Maxim Bystrov" w:date="2026-05-24T13:32:00Z">
              <w:rPr>
                <w:color w:val="067D17"/>
              </w:rPr>
            </w:rPrChange>
          </w:rPr>
          <w:t>"%</w:t>
        </w:r>
        <w:r w:rsidRPr="00B51A03">
          <w:rPr>
            <w:color w:val="0037A6"/>
            <w:lang w:val="en-US"/>
            <w:rPrChange w:id="10998" w:author="Maxim Bystrov" w:date="2026-05-24T13:32:00Z">
              <w:rPr>
                <w:color w:val="0037A6"/>
              </w:rPr>
            </w:rPrChange>
          </w:rPr>
          <w:t>$</w:t>
        </w:r>
        <w:proofErr w:type="spellStart"/>
        <w:r w:rsidRPr="00B51A03">
          <w:rPr>
            <w:color w:val="000000"/>
            <w:lang w:val="en-US"/>
            <w:rPrChange w:id="10999" w:author="Maxim Bystrov" w:date="2026-05-24T13:32:00Z">
              <w:rPr>
                <w:color w:val="000000"/>
              </w:rPr>
            </w:rPrChange>
          </w:rPr>
          <w:t>nameFilter</w:t>
        </w:r>
        <w:proofErr w:type="spellEnd"/>
        <w:r w:rsidRPr="00B51A03">
          <w:rPr>
            <w:color w:val="067D17"/>
            <w:lang w:val="en-US"/>
            <w:rPrChange w:id="11000" w:author="Maxim Bystrov" w:date="2026-05-24T13:32:00Z">
              <w:rPr>
                <w:color w:val="067D17"/>
              </w:rPr>
            </w:rPrChange>
          </w:rPr>
          <w:t>%"</w:t>
        </w:r>
        <w:r w:rsidRPr="00B51A03">
          <w:rPr>
            <w:color w:val="067D17"/>
            <w:lang w:val="en-US"/>
            <w:rPrChange w:id="11001" w:author="Maxim Bystrov" w:date="2026-05-24T13:32:00Z">
              <w:rPr>
                <w:color w:val="067D17"/>
              </w:rPr>
            </w:rPrChange>
          </w:rPr>
          <w:br/>
          <w:t xml:space="preserve">        </w:t>
        </w:r>
        <w:r w:rsidRPr="00B51A03">
          <w:rPr>
            <w:color w:val="080808"/>
            <w:lang w:val="en-US"/>
            <w:rPrChange w:id="11002" w:author="Maxim Bystrov" w:date="2026-05-24T13:32:00Z">
              <w:rPr>
                <w:color w:val="080808"/>
              </w:rPr>
            </w:rPrChange>
          </w:rPr>
          <w:t>}</w:t>
        </w:r>
        <w:r w:rsidRPr="00B51A03">
          <w:rPr>
            <w:color w:val="080808"/>
            <w:lang w:val="en-US"/>
            <w:rPrChange w:id="11003" w:author="Maxim Bystrov" w:date="2026-05-24T13:32:00Z">
              <w:rPr>
                <w:color w:val="080808"/>
              </w:rPr>
            </w:rPrChange>
          </w:rPr>
          <w:br/>
        </w:r>
        <w:r w:rsidRPr="00B51A03">
          <w:rPr>
            <w:color w:val="080808"/>
            <w:lang w:val="en-US"/>
            <w:rPrChange w:id="11004" w:author="Maxim Bystrov" w:date="2026-05-24T13:32:00Z">
              <w:rPr>
                <w:color w:val="080808"/>
              </w:rPr>
            </w:rPrChange>
          </w:rPr>
          <w:br/>
          <w:t xml:space="preserve">        </w:t>
        </w:r>
        <w:r w:rsidRPr="00B51A03">
          <w:rPr>
            <w:color w:val="0033B3"/>
            <w:lang w:val="en-US"/>
            <w:rPrChange w:id="11005" w:author="Maxim Bystrov" w:date="2026-05-24T13:32:00Z">
              <w:rPr>
                <w:color w:val="0033B3"/>
              </w:rPr>
            </w:rPrChange>
          </w:rPr>
          <w:t xml:space="preserve">if </w:t>
        </w:r>
        <w:r w:rsidRPr="00B51A03">
          <w:rPr>
            <w:color w:val="080808"/>
            <w:lang w:val="en-US"/>
            <w:rPrChange w:id="11006" w:author="Maxim Bystrov" w:date="2026-05-24T13:32:00Z">
              <w:rPr>
                <w:color w:val="080808"/>
              </w:rPr>
            </w:rPrChange>
          </w:rPr>
          <w:t>(!</w:t>
        </w:r>
        <w:proofErr w:type="spellStart"/>
        <w:r w:rsidRPr="00B51A03">
          <w:rPr>
            <w:color w:val="000000"/>
            <w:lang w:val="en-US"/>
            <w:rPrChange w:id="11007" w:author="Maxim Bystrov" w:date="2026-05-24T13:32:00Z">
              <w:rPr>
                <w:color w:val="000000"/>
              </w:rPr>
            </w:rPrChange>
          </w:rPr>
          <w:t>registrationNumberFilter</w:t>
        </w:r>
        <w:r w:rsidRPr="00B51A03">
          <w:rPr>
            <w:color w:val="080808"/>
            <w:lang w:val="en-US"/>
            <w:rPrChange w:id="11008" w:author="Maxim Bystrov" w:date="2026-05-24T13:32:00Z">
              <w:rPr>
                <w:color w:val="080808"/>
              </w:rPr>
            </w:rPrChange>
          </w:rPr>
          <w:t>.</w:t>
        </w:r>
        <w:r w:rsidRPr="00B51A03">
          <w:rPr>
            <w:i/>
            <w:iCs/>
            <w:color w:val="00627A"/>
            <w:lang w:val="en-US"/>
            <w:rPrChange w:id="11009" w:author="Maxim Bystrov" w:date="2026-05-24T13:32:00Z">
              <w:rPr>
                <w:i/>
                <w:iCs/>
                <w:color w:val="00627A"/>
              </w:rPr>
            </w:rPrChange>
          </w:rPr>
          <w:t>isNullOrEmpty</w:t>
        </w:r>
        <w:proofErr w:type="spellEnd"/>
        <w:r w:rsidRPr="00B51A03">
          <w:rPr>
            <w:color w:val="080808"/>
            <w:lang w:val="en-US"/>
            <w:rPrChange w:id="11010" w:author="Maxim Bystrov" w:date="2026-05-24T13:32:00Z">
              <w:rPr>
                <w:color w:val="080808"/>
              </w:rPr>
            </w:rPrChange>
          </w:rPr>
          <w:t>()) {</w:t>
        </w:r>
        <w:r w:rsidRPr="00B51A03">
          <w:rPr>
            <w:color w:val="080808"/>
            <w:lang w:val="en-US"/>
            <w:rPrChange w:id="11011" w:author="Maxim Bystrov" w:date="2026-05-24T13:32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B51A03">
          <w:rPr>
            <w:color w:val="000000"/>
            <w:lang w:val="en-US"/>
            <w:rPrChange w:id="11012" w:author="Maxim Bystrov" w:date="2026-05-24T13:32:00Z">
              <w:rPr>
                <w:color w:val="000000"/>
              </w:rPr>
            </w:rPrChange>
          </w:rPr>
          <w:t>whereClauses</w:t>
        </w:r>
        <w:r w:rsidRPr="00B51A03">
          <w:rPr>
            <w:color w:val="080808"/>
            <w:lang w:val="en-US"/>
            <w:rPrChange w:id="11013" w:author="Maxim Bystrov" w:date="2026-05-24T13:32:00Z">
              <w:rPr>
                <w:color w:val="080808"/>
              </w:rPr>
            </w:rPrChange>
          </w:rPr>
          <w:t>.add</w:t>
        </w:r>
        <w:proofErr w:type="spellEnd"/>
        <w:r w:rsidRPr="00B51A03">
          <w:rPr>
            <w:color w:val="080808"/>
            <w:lang w:val="en-US"/>
            <w:rPrChange w:id="11014" w:author="Maxim Bystrov" w:date="2026-05-24T13:32:00Z">
              <w:rPr>
                <w:color w:val="080808"/>
              </w:rPr>
            </w:rPrChange>
          </w:rPr>
          <w:t>(</w:t>
        </w:r>
        <w:r w:rsidRPr="00B51A03">
          <w:rPr>
            <w:color w:val="067D17"/>
            <w:lang w:val="en-US"/>
            <w:rPrChange w:id="11015" w:author="Maxim Bystrov" w:date="2026-05-24T13:32:00Z">
              <w:rPr>
                <w:color w:val="067D17"/>
              </w:rPr>
            </w:rPrChange>
          </w:rPr>
          <w:t>"LOWER(</w:t>
        </w:r>
        <w:proofErr w:type="spellStart"/>
        <w:r w:rsidRPr="00B51A03">
          <w:rPr>
            <w:color w:val="067D17"/>
            <w:lang w:val="en-US"/>
            <w:rPrChange w:id="11016" w:author="Maxim Bystrov" w:date="2026-05-24T13:32:00Z">
              <w:rPr>
                <w:color w:val="067D17"/>
              </w:rPr>
            </w:rPrChange>
          </w:rPr>
          <w:t>d.registrationNumber</w:t>
        </w:r>
        <w:proofErr w:type="spellEnd"/>
        <w:r w:rsidRPr="00B51A03">
          <w:rPr>
            <w:color w:val="067D17"/>
            <w:lang w:val="en-US"/>
            <w:rPrChange w:id="11017" w:author="Maxim Bystrov" w:date="2026-05-24T13:32:00Z">
              <w:rPr>
                <w:color w:val="067D17"/>
              </w:rPr>
            </w:rPrChange>
          </w:rPr>
          <w:t>) LIKE LOWER(:</w:t>
        </w:r>
        <w:proofErr w:type="spellStart"/>
        <w:r w:rsidRPr="00B51A03">
          <w:rPr>
            <w:color w:val="067D17"/>
            <w:lang w:val="en-US"/>
            <w:rPrChange w:id="11018" w:author="Maxim Bystrov" w:date="2026-05-24T13:32:00Z">
              <w:rPr>
                <w:color w:val="067D17"/>
              </w:rPr>
            </w:rPrChange>
          </w:rPr>
          <w:t>registrationNumber</w:t>
        </w:r>
        <w:proofErr w:type="spellEnd"/>
        <w:r w:rsidRPr="00B51A03">
          <w:rPr>
            <w:color w:val="067D17"/>
            <w:lang w:val="en-US"/>
            <w:rPrChange w:id="11019" w:author="Maxim Bystrov" w:date="2026-05-24T13:32:00Z">
              <w:rPr>
                <w:color w:val="067D17"/>
              </w:rPr>
            </w:rPrChange>
          </w:rPr>
          <w:t>)"</w:t>
        </w:r>
        <w:r w:rsidRPr="00B51A03">
          <w:rPr>
            <w:color w:val="080808"/>
            <w:lang w:val="en-US"/>
            <w:rPrChange w:id="11020" w:author="Maxim Bystrov" w:date="2026-05-24T13:32:00Z">
              <w:rPr>
                <w:color w:val="080808"/>
              </w:rPr>
            </w:rPrChange>
          </w:rPr>
          <w:t>)</w:t>
        </w:r>
        <w:r w:rsidRPr="00B51A03">
          <w:rPr>
            <w:color w:val="080808"/>
            <w:lang w:val="en-US"/>
            <w:rPrChange w:id="11021" w:author="Maxim Bystrov" w:date="2026-05-24T13:32:00Z">
              <w:rPr>
                <w:color w:val="080808"/>
              </w:rPr>
            </w:rPrChange>
          </w:rPr>
          <w:br/>
        </w:r>
        <w:r w:rsidRPr="00B51A03">
          <w:rPr>
            <w:color w:val="080808"/>
            <w:lang w:val="en-US"/>
            <w:rPrChange w:id="11022" w:author="Maxim Bystrov" w:date="2026-05-24T13:32:00Z">
              <w:rPr>
                <w:color w:val="080808"/>
              </w:rPr>
            </w:rPrChange>
          </w:rPr>
          <w:lastRenderedPageBreak/>
          <w:t xml:space="preserve">            </w:t>
        </w:r>
        <w:r w:rsidRPr="00B51A03">
          <w:rPr>
            <w:color w:val="000000"/>
            <w:lang w:val="en-US"/>
            <w:rPrChange w:id="11023" w:author="Maxim Bystrov" w:date="2026-05-24T13:32:00Z">
              <w:rPr>
                <w:color w:val="000000"/>
              </w:rPr>
            </w:rPrChange>
          </w:rPr>
          <w:t>parameters</w:t>
        </w:r>
        <w:r w:rsidRPr="00B51A03">
          <w:rPr>
            <w:color w:val="080808"/>
            <w:lang w:val="en-US"/>
            <w:rPrChange w:id="11024" w:author="Maxim Bystrov" w:date="2026-05-24T13:32:00Z">
              <w:rPr>
                <w:color w:val="080808"/>
              </w:rPr>
            </w:rPrChange>
          </w:rPr>
          <w:t>[</w:t>
        </w:r>
        <w:r w:rsidRPr="00B51A03">
          <w:rPr>
            <w:color w:val="067D17"/>
            <w:lang w:val="en-US"/>
            <w:rPrChange w:id="11025" w:author="Maxim Bystrov" w:date="2026-05-24T13:32:00Z">
              <w:rPr>
                <w:color w:val="067D17"/>
              </w:rPr>
            </w:rPrChange>
          </w:rPr>
          <w:t>"</w:t>
        </w:r>
        <w:proofErr w:type="spellStart"/>
        <w:r w:rsidRPr="00B51A03">
          <w:rPr>
            <w:color w:val="067D17"/>
            <w:lang w:val="en-US"/>
            <w:rPrChange w:id="11026" w:author="Maxim Bystrov" w:date="2026-05-24T13:32:00Z">
              <w:rPr>
                <w:color w:val="067D17"/>
              </w:rPr>
            </w:rPrChange>
          </w:rPr>
          <w:t>registrationNumber</w:t>
        </w:r>
        <w:proofErr w:type="spellEnd"/>
        <w:r w:rsidRPr="00B51A03">
          <w:rPr>
            <w:color w:val="067D17"/>
            <w:lang w:val="en-US"/>
            <w:rPrChange w:id="11027" w:author="Maxim Bystrov" w:date="2026-05-24T13:32:00Z">
              <w:rPr>
                <w:color w:val="067D17"/>
              </w:rPr>
            </w:rPrChange>
          </w:rPr>
          <w:t>"</w:t>
        </w:r>
        <w:r w:rsidRPr="00B51A03">
          <w:rPr>
            <w:color w:val="080808"/>
            <w:lang w:val="en-US"/>
            <w:rPrChange w:id="11028" w:author="Maxim Bystrov" w:date="2026-05-24T13:32:00Z">
              <w:rPr>
                <w:color w:val="080808"/>
              </w:rPr>
            </w:rPrChange>
          </w:rPr>
          <w:t xml:space="preserve">] = </w:t>
        </w:r>
        <w:r w:rsidRPr="00B51A03">
          <w:rPr>
            <w:color w:val="067D17"/>
            <w:lang w:val="en-US"/>
            <w:rPrChange w:id="11029" w:author="Maxim Bystrov" w:date="2026-05-24T13:32:00Z">
              <w:rPr>
                <w:color w:val="067D17"/>
              </w:rPr>
            </w:rPrChange>
          </w:rPr>
          <w:t>"%</w:t>
        </w:r>
        <w:r w:rsidRPr="00B51A03">
          <w:rPr>
            <w:color w:val="0037A6"/>
            <w:lang w:val="en-US"/>
            <w:rPrChange w:id="11030" w:author="Maxim Bystrov" w:date="2026-05-24T13:32:00Z">
              <w:rPr>
                <w:color w:val="0037A6"/>
              </w:rPr>
            </w:rPrChange>
          </w:rPr>
          <w:t>$</w:t>
        </w:r>
        <w:proofErr w:type="spellStart"/>
        <w:r w:rsidRPr="00B51A03">
          <w:rPr>
            <w:color w:val="000000"/>
            <w:lang w:val="en-US"/>
            <w:rPrChange w:id="11031" w:author="Maxim Bystrov" w:date="2026-05-24T13:32:00Z">
              <w:rPr>
                <w:color w:val="000000"/>
              </w:rPr>
            </w:rPrChange>
          </w:rPr>
          <w:t>registrationNumberFilter</w:t>
        </w:r>
        <w:proofErr w:type="spellEnd"/>
        <w:r w:rsidRPr="00B51A03">
          <w:rPr>
            <w:color w:val="067D17"/>
            <w:lang w:val="en-US"/>
            <w:rPrChange w:id="11032" w:author="Maxim Bystrov" w:date="2026-05-24T13:32:00Z">
              <w:rPr>
                <w:color w:val="067D17"/>
              </w:rPr>
            </w:rPrChange>
          </w:rPr>
          <w:t>%"</w:t>
        </w:r>
        <w:r w:rsidRPr="00B51A03">
          <w:rPr>
            <w:color w:val="067D17"/>
            <w:lang w:val="en-US"/>
            <w:rPrChange w:id="11033" w:author="Maxim Bystrov" w:date="2026-05-24T13:32:00Z">
              <w:rPr>
                <w:color w:val="067D17"/>
              </w:rPr>
            </w:rPrChange>
          </w:rPr>
          <w:br/>
          <w:t xml:space="preserve">        </w:t>
        </w:r>
        <w:r w:rsidRPr="00B51A03">
          <w:rPr>
            <w:color w:val="080808"/>
            <w:lang w:val="en-US"/>
            <w:rPrChange w:id="11034" w:author="Maxim Bystrov" w:date="2026-05-24T13:32:00Z">
              <w:rPr>
                <w:color w:val="080808"/>
              </w:rPr>
            </w:rPrChange>
          </w:rPr>
          <w:t>}</w:t>
        </w:r>
        <w:r w:rsidRPr="00B51A03">
          <w:rPr>
            <w:color w:val="080808"/>
            <w:lang w:val="en-US"/>
            <w:rPrChange w:id="11035" w:author="Maxim Bystrov" w:date="2026-05-24T13:32:00Z">
              <w:rPr>
                <w:color w:val="080808"/>
              </w:rPr>
            </w:rPrChange>
          </w:rPr>
          <w:br/>
        </w:r>
        <w:r w:rsidRPr="00B51A03">
          <w:rPr>
            <w:color w:val="080808"/>
            <w:lang w:val="en-US"/>
            <w:rPrChange w:id="11036" w:author="Maxim Bystrov" w:date="2026-05-24T13:32:00Z">
              <w:rPr>
                <w:color w:val="080808"/>
              </w:rPr>
            </w:rPrChange>
          </w:rPr>
          <w:br/>
          <w:t xml:space="preserve">        </w:t>
        </w:r>
        <w:r w:rsidRPr="00B51A03">
          <w:rPr>
            <w:color w:val="0033B3"/>
            <w:lang w:val="en-US"/>
            <w:rPrChange w:id="11037" w:author="Maxim Bystrov" w:date="2026-05-24T13:32:00Z">
              <w:rPr>
                <w:color w:val="0033B3"/>
              </w:rPr>
            </w:rPrChange>
          </w:rPr>
          <w:t xml:space="preserve">if </w:t>
        </w:r>
        <w:r w:rsidRPr="00B51A03">
          <w:rPr>
            <w:color w:val="080808"/>
            <w:lang w:val="en-US"/>
            <w:rPrChange w:id="11038" w:author="Maxim Bystrov" w:date="2026-05-24T13:32:00Z">
              <w:rPr>
                <w:color w:val="080808"/>
              </w:rPr>
            </w:rPrChange>
          </w:rPr>
          <w:t>(</w:t>
        </w:r>
        <w:proofErr w:type="spellStart"/>
        <w:r w:rsidRPr="00B51A03">
          <w:rPr>
            <w:color w:val="000000"/>
            <w:lang w:val="en-US"/>
            <w:rPrChange w:id="11039" w:author="Maxim Bystrov" w:date="2026-05-24T13:32:00Z">
              <w:rPr>
                <w:color w:val="000000"/>
              </w:rPr>
            </w:rPrChange>
          </w:rPr>
          <w:t>typeIdFilter</w:t>
        </w:r>
        <w:proofErr w:type="spellEnd"/>
        <w:r w:rsidRPr="00B51A03">
          <w:rPr>
            <w:color w:val="000000"/>
            <w:lang w:val="en-US"/>
            <w:rPrChange w:id="11040" w:author="Maxim Bystrov" w:date="2026-05-24T13:32:00Z">
              <w:rPr>
                <w:color w:val="000000"/>
              </w:rPr>
            </w:rPrChange>
          </w:rPr>
          <w:t xml:space="preserve"> </w:t>
        </w:r>
        <w:r w:rsidRPr="00B51A03">
          <w:rPr>
            <w:color w:val="080808"/>
            <w:lang w:val="en-US"/>
            <w:rPrChange w:id="11041" w:author="Maxim Bystrov" w:date="2026-05-24T13:32:00Z">
              <w:rPr>
                <w:color w:val="080808"/>
              </w:rPr>
            </w:rPrChange>
          </w:rPr>
          <w:t xml:space="preserve">!= </w:t>
        </w:r>
        <w:r w:rsidRPr="00B51A03">
          <w:rPr>
            <w:color w:val="0033B3"/>
            <w:lang w:val="en-US"/>
            <w:rPrChange w:id="11042" w:author="Maxim Bystrov" w:date="2026-05-24T13:32:00Z">
              <w:rPr>
                <w:color w:val="0033B3"/>
              </w:rPr>
            </w:rPrChange>
          </w:rPr>
          <w:t xml:space="preserve">null </w:t>
        </w:r>
        <w:r w:rsidRPr="00B51A03">
          <w:rPr>
            <w:color w:val="080808"/>
            <w:lang w:val="en-US"/>
            <w:rPrChange w:id="11043" w:author="Maxim Bystrov" w:date="2026-05-24T13:32:00Z">
              <w:rPr>
                <w:color w:val="080808"/>
              </w:rPr>
            </w:rPrChange>
          </w:rPr>
          <w:t xml:space="preserve">&amp;&amp; </w:t>
        </w:r>
        <w:proofErr w:type="spellStart"/>
        <w:r w:rsidRPr="00B51A03">
          <w:rPr>
            <w:color w:val="000000"/>
            <w:lang w:val="en-US"/>
            <w:rPrChange w:id="11044" w:author="Maxim Bystrov" w:date="2026-05-24T13:32:00Z">
              <w:rPr>
                <w:color w:val="000000"/>
              </w:rPr>
            </w:rPrChange>
          </w:rPr>
          <w:t>typeIdFilter</w:t>
        </w:r>
        <w:proofErr w:type="spellEnd"/>
        <w:r w:rsidRPr="00B51A03">
          <w:rPr>
            <w:color w:val="000000"/>
            <w:lang w:val="en-US"/>
            <w:rPrChange w:id="11045" w:author="Maxim Bystrov" w:date="2026-05-24T13:32:00Z">
              <w:rPr>
                <w:color w:val="000000"/>
              </w:rPr>
            </w:rPrChange>
          </w:rPr>
          <w:t xml:space="preserve"> </w:t>
        </w:r>
        <w:r w:rsidRPr="00B51A03">
          <w:rPr>
            <w:color w:val="080808"/>
            <w:lang w:val="en-US"/>
            <w:rPrChange w:id="11046" w:author="Maxim Bystrov" w:date="2026-05-24T13:32:00Z">
              <w:rPr>
                <w:color w:val="080808"/>
              </w:rPr>
            </w:rPrChange>
          </w:rPr>
          <w:t xml:space="preserve">&gt; </w:t>
        </w:r>
        <w:r w:rsidRPr="00B51A03">
          <w:rPr>
            <w:color w:val="1750EB"/>
            <w:lang w:val="en-US"/>
            <w:rPrChange w:id="11047" w:author="Maxim Bystrov" w:date="2026-05-24T13:32:00Z">
              <w:rPr>
                <w:color w:val="1750EB"/>
              </w:rPr>
            </w:rPrChange>
          </w:rPr>
          <w:t>0</w:t>
        </w:r>
        <w:r w:rsidRPr="00B51A03">
          <w:rPr>
            <w:color w:val="080808"/>
            <w:lang w:val="en-US"/>
            <w:rPrChange w:id="11048" w:author="Maxim Bystrov" w:date="2026-05-24T13:32:00Z">
              <w:rPr>
                <w:color w:val="080808"/>
              </w:rPr>
            </w:rPrChange>
          </w:rPr>
          <w:t>) {</w:t>
        </w:r>
        <w:r w:rsidRPr="00B51A03">
          <w:rPr>
            <w:color w:val="080808"/>
            <w:lang w:val="en-US"/>
            <w:rPrChange w:id="11049" w:author="Maxim Bystrov" w:date="2026-05-24T13:32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B51A03">
          <w:rPr>
            <w:color w:val="000000"/>
            <w:lang w:val="en-US"/>
            <w:rPrChange w:id="11050" w:author="Maxim Bystrov" w:date="2026-05-24T13:32:00Z">
              <w:rPr>
                <w:color w:val="000000"/>
              </w:rPr>
            </w:rPrChange>
          </w:rPr>
          <w:t>whereClauses</w:t>
        </w:r>
        <w:r w:rsidRPr="00B51A03">
          <w:rPr>
            <w:color w:val="080808"/>
            <w:lang w:val="en-US"/>
            <w:rPrChange w:id="11051" w:author="Maxim Bystrov" w:date="2026-05-24T13:32:00Z">
              <w:rPr>
                <w:color w:val="080808"/>
              </w:rPr>
            </w:rPrChange>
          </w:rPr>
          <w:t>.add</w:t>
        </w:r>
        <w:proofErr w:type="spellEnd"/>
        <w:r w:rsidRPr="00B51A03">
          <w:rPr>
            <w:color w:val="080808"/>
            <w:lang w:val="en-US"/>
            <w:rPrChange w:id="11052" w:author="Maxim Bystrov" w:date="2026-05-24T13:32:00Z">
              <w:rPr>
                <w:color w:val="080808"/>
              </w:rPr>
            </w:rPrChange>
          </w:rPr>
          <w:t>(</w:t>
        </w:r>
        <w:r w:rsidRPr="00B51A03">
          <w:rPr>
            <w:color w:val="067D17"/>
            <w:lang w:val="en-US"/>
            <w:rPrChange w:id="11053" w:author="Maxim Bystrov" w:date="2026-05-24T13:32:00Z">
              <w:rPr>
                <w:color w:val="067D17"/>
              </w:rPr>
            </w:rPrChange>
          </w:rPr>
          <w:t>"</w:t>
        </w:r>
        <w:proofErr w:type="spellStart"/>
        <w:r w:rsidRPr="00B51A03">
          <w:rPr>
            <w:color w:val="067D17"/>
            <w:lang w:val="en-US"/>
            <w:rPrChange w:id="11054" w:author="Maxim Bystrov" w:date="2026-05-24T13:32:00Z">
              <w:rPr>
                <w:color w:val="067D17"/>
              </w:rPr>
            </w:rPrChange>
          </w:rPr>
          <w:t>d.typeId</w:t>
        </w:r>
        <w:proofErr w:type="spellEnd"/>
        <w:r w:rsidRPr="00B51A03">
          <w:rPr>
            <w:color w:val="067D17"/>
            <w:lang w:val="en-US"/>
            <w:rPrChange w:id="11055" w:author="Maxim Bystrov" w:date="2026-05-24T13:32:00Z">
              <w:rPr>
                <w:color w:val="067D17"/>
              </w:rPr>
            </w:rPrChange>
          </w:rPr>
          <w:t xml:space="preserve"> = :</w:t>
        </w:r>
        <w:proofErr w:type="spellStart"/>
        <w:r w:rsidRPr="00B51A03">
          <w:rPr>
            <w:color w:val="067D17"/>
            <w:lang w:val="en-US"/>
            <w:rPrChange w:id="11056" w:author="Maxim Bystrov" w:date="2026-05-24T13:32:00Z">
              <w:rPr>
                <w:color w:val="067D17"/>
              </w:rPr>
            </w:rPrChange>
          </w:rPr>
          <w:t>typeId</w:t>
        </w:r>
        <w:proofErr w:type="spellEnd"/>
        <w:r w:rsidRPr="00B51A03">
          <w:rPr>
            <w:color w:val="067D17"/>
            <w:lang w:val="en-US"/>
            <w:rPrChange w:id="11057" w:author="Maxim Bystrov" w:date="2026-05-24T13:32:00Z">
              <w:rPr>
                <w:color w:val="067D17"/>
              </w:rPr>
            </w:rPrChange>
          </w:rPr>
          <w:t>"</w:t>
        </w:r>
        <w:r w:rsidRPr="00B51A03">
          <w:rPr>
            <w:color w:val="080808"/>
            <w:lang w:val="en-US"/>
            <w:rPrChange w:id="11058" w:author="Maxim Bystrov" w:date="2026-05-24T13:32:00Z">
              <w:rPr>
                <w:color w:val="080808"/>
              </w:rPr>
            </w:rPrChange>
          </w:rPr>
          <w:t>)</w:t>
        </w:r>
        <w:r w:rsidRPr="00B51A03">
          <w:rPr>
            <w:color w:val="080808"/>
            <w:lang w:val="en-US"/>
            <w:rPrChange w:id="11059" w:author="Maxim Bystrov" w:date="2026-05-24T13:32:00Z">
              <w:rPr>
                <w:color w:val="080808"/>
              </w:rPr>
            </w:rPrChange>
          </w:rPr>
          <w:br/>
          <w:t xml:space="preserve">            </w:t>
        </w:r>
        <w:r w:rsidRPr="00B51A03">
          <w:rPr>
            <w:color w:val="000000"/>
            <w:lang w:val="en-US"/>
            <w:rPrChange w:id="11060" w:author="Maxim Bystrov" w:date="2026-05-24T13:32:00Z">
              <w:rPr>
                <w:color w:val="000000"/>
              </w:rPr>
            </w:rPrChange>
          </w:rPr>
          <w:t>parameters</w:t>
        </w:r>
        <w:r w:rsidRPr="00B51A03">
          <w:rPr>
            <w:color w:val="080808"/>
            <w:lang w:val="en-US"/>
            <w:rPrChange w:id="11061" w:author="Maxim Bystrov" w:date="2026-05-24T13:32:00Z">
              <w:rPr>
                <w:color w:val="080808"/>
              </w:rPr>
            </w:rPrChange>
          </w:rPr>
          <w:t>[</w:t>
        </w:r>
        <w:r w:rsidRPr="00B51A03">
          <w:rPr>
            <w:color w:val="067D17"/>
            <w:lang w:val="en-US"/>
            <w:rPrChange w:id="11062" w:author="Maxim Bystrov" w:date="2026-05-24T13:32:00Z">
              <w:rPr>
                <w:color w:val="067D17"/>
              </w:rPr>
            </w:rPrChange>
          </w:rPr>
          <w:t>"</w:t>
        </w:r>
        <w:proofErr w:type="spellStart"/>
        <w:r w:rsidRPr="00B51A03">
          <w:rPr>
            <w:color w:val="067D17"/>
            <w:lang w:val="en-US"/>
            <w:rPrChange w:id="11063" w:author="Maxim Bystrov" w:date="2026-05-24T13:32:00Z">
              <w:rPr>
                <w:color w:val="067D17"/>
              </w:rPr>
            </w:rPrChange>
          </w:rPr>
          <w:t>typeId</w:t>
        </w:r>
        <w:proofErr w:type="spellEnd"/>
        <w:r w:rsidRPr="00B51A03">
          <w:rPr>
            <w:color w:val="067D17"/>
            <w:lang w:val="en-US"/>
            <w:rPrChange w:id="11064" w:author="Maxim Bystrov" w:date="2026-05-24T13:32:00Z">
              <w:rPr>
                <w:color w:val="067D17"/>
              </w:rPr>
            </w:rPrChange>
          </w:rPr>
          <w:t>"</w:t>
        </w:r>
        <w:r w:rsidRPr="00B51A03">
          <w:rPr>
            <w:color w:val="080808"/>
            <w:lang w:val="en-US"/>
            <w:rPrChange w:id="11065" w:author="Maxim Bystrov" w:date="2026-05-24T13:32:00Z">
              <w:rPr>
                <w:color w:val="080808"/>
              </w:rPr>
            </w:rPrChange>
          </w:rPr>
          <w:t xml:space="preserve">] = </w:t>
        </w:r>
        <w:proofErr w:type="spellStart"/>
        <w:r w:rsidRPr="00B51A03">
          <w:rPr>
            <w:color w:val="000000"/>
            <w:lang w:val="en-US"/>
            <w:rPrChange w:id="11066" w:author="Maxim Bystrov" w:date="2026-05-24T13:32:00Z">
              <w:rPr>
                <w:color w:val="000000"/>
              </w:rPr>
            </w:rPrChange>
          </w:rPr>
          <w:t>typeIdFilter</w:t>
        </w:r>
        <w:proofErr w:type="spellEnd"/>
        <w:r w:rsidRPr="00B51A03">
          <w:rPr>
            <w:color w:val="000000"/>
            <w:lang w:val="en-US"/>
            <w:rPrChange w:id="11067" w:author="Maxim Bystrov" w:date="2026-05-24T13:32:00Z">
              <w:rPr>
                <w:color w:val="000000"/>
              </w:rPr>
            </w:rPrChange>
          </w:rPr>
          <w:br/>
          <w:t xml:space="preserve">        </w:t>
        </w:r>
        <w:r w:rsidRPr="00B51A03">
          <w:rPr>
            <w:color w:val="080808"/>
            <w:lang w:val="en-US"/>
            <w:rPrChange w:id="11068" w:author="Maxim Bystrov" w:date="2026-05-24T13:32:00Z">
              <w:rPr>
                <w:color w:val="080808"/>
              </w:rPr>
            </w:rPrChange>
          </w:rPr>
          <w:t>}</w:t>
        </w:r>
        <w:r w:rsidRPr="00B51A03">
          <w:rPr>
            <w:color w:val="080808"/>
            <w:lang w:val="en-US"/>
            <w:rPrChange w:id="11069" w:author="Maxim Bystrov" w:date="2026-05-24T13:32:00Z">
              <w:rPr>
                <w:color w:val="080808"/>
              </w:rPr>
            </w:rPrChange>
          </w:rPr>
          <w:br/>
        </w:r>
        <w:r w:rsidRPr="00B51A03">
          <w:rPr>
            <w:color w:val="080808"/>
            <w:lang w:val="en-US"/>
            <w:rPrChange w:id="11070" w:author="Maxim Bystrov" w:date="2026-05-24T13:32:00Z">
              <w:rPr>
                <w:color w:val="080808"/>
              </w:rPr>
            </w:rPrChange>
          </w:rPr>
          <w:br/>
          <w:t xml:space="preserve">        </w:t>
        </w:r>
        <w:r w:rsidRPr="00B51A03">
          <w:rPr>
            <w:color w:val="0033B3"/>
            <w:lang w:val="en-US"/>
            <w:rPrChange w:id="11071" w:author="Maxim Bystrov" w:date="2026-05-24T13:32:00Z">
              <w:rPr>
                <w:color w:val="0033B3"/>
              </w:rPr>
            </w:rPrChange>
          </w:rPr>
          <w:t xml:space="preserve">if </w:t>
        </w:r>
        <w:r w:rsidRPr="00B51A03">
          <w:rPr>
            <w:color w:val="080808"/>
            <w:lang w:val="en-US"/>
            <w:rPrChange w:id="11072" w:author="Maxim Bystrov" w:date="2026-05-24T13:32:00Z">
              <w:rPr>
                <w:color w:val="080808"/>
              </w:rPr>
            </w:rPrChange>
          </w:rPr>
          <w:t>(</w:t>
        </w:r>
        <w:proofErr w:type="spellStart"/>
        <w:r w:rsidRPr="00B51A03">
          <w:rPr>
            <w:color w:val="000000"/>
            <w:lang w:val="en-US"/>
            <w:rPrChange w:id="11073" w:author="Maxim Bystrov" w:date="2026-05-24T13:32:00Z">
              <w:rPr>
                <w:color w:val="000000"/>
              </w:rPr>
            </w:rPrChange>
          </w:rPr>
          <w:t>departmentIdFilter</w:t>
        </w:r>
        <w:proofErr w:type="spellEnd"/>
        <w:r w:rsidRPr="00B51A03">
          <w:rPr>
            <w:color w:val="000000"/>
            <w:lang w:val="en-US"/>
            <w:rPrChange w:id="11074" w:author="Maxim Bystrov" w:date="2026-05-24T13:32:00Z">
              <w:rPr>
                <w:color w:val="000000"/>
              </w:rPr>
            </w:rPrChange>
          </w:rPr>
          <w:t xml:space="preserve"> </w:t>
        </w:r>
        <w:r w:rsidRPr="00B51A03">
          <w:rPr>
            <w:color w:val="080808"/>
            <w:lang w:val="en-US"/>
            <w:rPrChange w:id="11075" w:author="Maxim Bystrov" w:date="2026-05-24T13:32:00Z">
              <w:rPr>
                <w:color w:val="080808"/>
              </w:rPr>
            </w:rPrChange>
          </w:rPr>
          <w:t xml:space="preserve">!= </w:t>
        </w:r>
        <w:r w:rsidRPr="00B51A03">
          <w:rPr>
            <w:color w:val="0033B3"/>
            <w:lang w:val="en-US"/>
            <w:rPrChange w:id="11076" w:author="Maxim Bystrov" w:date="2026-05-24T13:32:00Z">
              <w:rPr>
                <w:color w:val="0033B3"/>
              </w:rPr>
            </w:rPrChange>
          </w:rPr>
          <w:t xml:space="preserve">null </w:t>
        </w:r>
        <w:r w:rsidRPr="00B51A03">
          <w:rPr>
            <w:color w:val="080808"/>
            <w:lang w:val="en-US"/>
            <w:rPrChange w:id="11077" w:author="Maxim Bystrov" w:date="2026-05-24T13:32:00Z">
              <w:rPr>
                <w:color w:val="080808"/>
              </w:rPr>
            </w:rPrChange>
          </w:rPr>
          <w:t xml:space="preserve">&amp;&amp; </w:t>
        </w:r>
        <w:proofErr w:type="spellStart"/>
        <w:r w:rsidRPr="00B51A03">
          <w:rPr>
            <w:color w:val="000000"/>
            <w:lang w:val="en-US"/>
            <w:rPrChange w:id="11078" w:author="Maxim Bystrov" w:date="2026-05-24T13:32:00Z">
              <w:rPr>
                <w:color w:val="000000"/>
              </w:rPr>
            </w:rPrChange>
          </w:rPr>
          <w:t>departmentIdFilter</w:t>
        </w:r>
        <w:proofErr w:type="spellEnd"/>
        <w:r w:rsidRPr="00B51A03">
          <w:rPr>
            <w:color w:val="000000"/>
            <w:lang w:val="en-US"/>
            <w:rPrChange w:id="11079" w:author="Maxim Bystrov" w:date="2026-05-24T13:32:00Z">
              <w:rPr>
                <w:color w:val="000000"/>
              </w:rPr>
            </w:rPrChange>
          </w:rPr>
          <w:t xml:space="preserve"> </w:t>
        </w:r>
        <w:r w:rsidRPr="00B51A03">
          <w:rPr>
            <w:color w:val="080808"/>
            <w:lang w:val="en-US"/>
            <w:rPrChange w:id="11080" w:author="Maxim Bystrov" w:date="2026-05-24T13:32:00Z">
              <w:rPr>
                <w:color w:val="080808"/>
              </w:rPr>
            </w:rPrChange>
          </w:rPr>
          <w:t xml:space="preserve">&gt; </w:t>
        </w:r>
        <w:r w:rsidRPr="00B51A03">
          <w:rPr>
            <w:color w:val="1750EB"/>
            <w:lang w:val="en-US"/>
            <w:rPrChange w:id="11081" w:author="Maxim Bystrov" w:date="2026-05-24T13:32:00Z">
              <w:rPr>
                <w:color w:val="1750EB"/>
              </w:rPr>
            </w:rPrChange>
          </w:rPr>
          <w:t>0</w:t>
        </w:r>
        <w:r w:rsidRPr="00B51A03">
          <w:rPr>
            <w:color w:val="080808"/>
            <w:lang w:val="en-US"/>
            <w:rPrChange w:id="11082" w:author="Maxim Bystrov" w:date="2026-05-24T13:32:00Z">
              <w:rPr>
                <w:color w:val="080808"/>
              </w:rPr>
            </w:rPrChange>
          </w:rPr>
          <w:t>) {</w:t>
        </w:r>
        <w:r w:rsidRPr="00B51A03">
          <w:rPr>
            <w:color w:val="080808"/>
            <w:lang w:val="en-US"/>
            <w:rPrChange w:id="11083" w:author="Maxim Bystrov" w:date="2026-05-24T13:32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B51A03">
          <w:rPr>
            <w:color w:val="000000"/>
            <w:lang w:val="en-US"/>
            <w:rPrChange w:id="11084" w:author="Maxim Bystrov" w:date="2026-05-24T13:32:00Z">
              <w:rPr>
                <w:color w:val="000000"/>
              </w:rPr>
            </w:rPrChange>
          </w:rPr>
          <w:t>whereClauses</w:t>
        </w:r>
        <w:r w:rsidRPr="00B51A03">
          <w:rPr>
            <w:color w:val="080808"/>
            <w:lang w:val="en-US"/>
            <w:rPrChange w:id="11085" w:author="Maxim Bystrov" w:date="2026-05-24T13:32:00Z">
              <w:rPr>
                <w:color w:val="080808"/>
              </w:rPr>
            </w:rPrChange>
          </w:rPr>
          <w:t>.add</w:t>
        </w:r>
        <w:proofErr w:type="spellEnd"/>
        <w:r w:rsidRPr="00B51A03">
          <w:rPr>
            <w:color w:val="080808"/>
            <w:lang w:val="en-US"/>
            <w:rPrChange w:id="11086" w:author="Maxim Bystrov" w:date="2026-05-24T13:32:00Z">
              <w:rPr>
                <w:color w:val="080808"/>
              </w:rPr>
            </w:rPrChange>
          </w:rPr>
          <w:t>(</w:t>
        </w:r>
        <w:r w:rsidRPr="00B51A03">
          <w:rPr>
            <w:color w:val="067D17"/>
            <w:lang w:val="en-US"/>
            <w:rPrChange w:id="11087" w:author="Maxim Bystrov" w:date="2026-05-24T13:32:00Z">
              <w:rPr>
                <w:color w:val="067D17"/>
              </w:rPr>
            </w:rPrChange>
          </w:rPr>
          <w:t>"</w:t>
        </w:r>
        <w:proofErr w:type="spellStart"/>
        <w:r w:rsidRPr="00B51A03">
          <w:rPr>
            <w:color w:val="067D17"/>
            <w:lang w:val="en-US"/>
            <w:rPrChange w:id="11088" w:author="Maxim Bystrov" w:date="2026-05-24T13:32:00Z">
              <w:rPr>
                <w:color w:val="067D17"/>
              </w:rPr>
            </w:rPrChange>
          </w:rPr>
          <w:t>d.departmentId</w:t>
        </w:r>
        <w:proofErr w:type="spellEnd"/>
        <w:r w:rsidRPr="00B51A03">
          <w:rPr>
            <w:color w:val="067D17"/>
            <w:lang w:val="en-US"/>
            <w:rPrChange w:id="11089" w:author="Maxim Bystrov" w:date="2026-05-24T13:32:00Z">
              <w:rPr>
                <w:color w:val="067D17"/>
              </w:rPr>
            </w:rPrChange>
          </w:rPr>
          <w:t xml:space="preserve"> = :</w:t>
        </w:r>
        <w:proofErr w:type="spellStart"/>
        <w:r w:rsidRPr="00B51A03">
          <w:rPr>
            <w:color w:val="067D17"/>
            <w:lang w:val="en-US"/>
            <w:rPrChange w:id="11090" w:author="Maxim Bystrov" w:date="2026-05-24T13:32:00Z">
              <w:rPr>
                <w:color w:val="067D17"/>
              </w:rPr>
            </w:rPrChange>
          </w:rPr>
          <w:t>departmentId</w:t>
        </w:r>
        <w:proofErr w:type="spellEnd"/>
        <w:r w:rsidRPr="00B51A03">
          <w:rPr>
            <w:color w:val="067D17"/>
            <w:lang w:val="en-US"/>
            <w:rPrChange w:id="11091" w:author="Maxim Bystrov" w:date="2026-05-24T13:32:00Z">
              <w:rPr>
                <w:color w:val="067D17"/>
              </w:rPr>
            </w:rPrChange>
          </w:rPr>
          <w:t>"</w:t>
        </w:r>
        <w:r w:rsidRPr="00B51A03">
          <w:rPr>
            <w:color w:val="080808"/>
            <w:lang w:val="en-US"/>
            <w:rPrChange w:id="11092" w:author="Maxim Bystrov" w:date="2026-05-24T13:32:00Z">
              <w:rPr>
                <w:color w:val="080808"/>
              </w:rPr>
            </w:rPrChange>
          </w:rPr>
          <w:t>)</w:t>
        </w:r>
        <w:r w:rsidRPr="00B51A03">
          <w:rPr>
            <w:color w:val="080808"/>
            <w:lang w:val="en-US"/>
            <w:rPrChange w:id="11093" w:author="Maxim Bystrov" w:date="2026-05-24T13:32:00Z">
              <w:rPr>
                <w:color w:val="080808"/>
              </w:rPr>
            </w:rPrChange>
          </w:rPr>
          <w:br/>
          <w:t xml:space="preserve">            </w:t>
        </w:r>
        <w:r w:rsidRPr="00B51A03">
          <w:rPr>
            <w:color w:val="000000"/>
            <w:lang w:val="en-US"/>
            <w:rPrChange w:id="11094" w:author="Maxim Bystrov" w:date="2026-05-24T13:32:00Z">
              <w:rPr>
                <w:color w:val="000000"/>
              </w:rPr>
            </w:rPrChange>
          </w:rPr>
          <w:t>parameters</w:t>
        </w:r>
        <w:r w:rsidRPr="00B51A03">
          <w:rPr>
            <w:color w:val="080808"/>
            <w:lang w:val="en-US"/>
            <w:rPrChange w:id="11095" w:author="Maxim Bystrov" w:date="2026-05-24T13:32:00Z">
              <w:rPr>
                <w:color w:val="080808"/>
              </w:rPr>
            </w:rPrChange>
          </w:rPr>
          <w:t>[</w:t>
        </w:r>
        <w:r w:rsidRPr="00B51A03">
          <w:rPr>
            <w:color w:val="067D17"/>
            <w:lang w:val="en-US"/>
            <w:rPrChange w:id="11096" w:author="Maxim Bystrov" w:date="2026-05-24T13:32:00Z">
              <w:rPr>
                <w:color w:val="067D17"/>
              </w:rPr>
            </w:rPrChange>
          </w:rPr>
          <w:t>"</w:t>
        </w:r>
        <w:proofErr w:type="spellStart"/>
        <w:r w:rsidRPr="00B51A03">
          <w:rPr>
            <w:color w:val="067D17"/>
            <w:lang w:val="en-US"/>
            <w:rPrChange w:id="11097" w:author="Maxim Bystrov" w:date="2026-05-24T13:32:00Z">
              <w:rPr>
                <w:color w:val="067D17"/>
              </w:rPr>
            </w:rPrChange>
          </w:rPr>
          <w:t>departmentId</w:t>
        </w:r>
        <w:proofErr w:type="spellEnd"/>
        <w:r w:rsidRPr="00B51A03">
          <w:rPr>
            <w:color w:val="067D17"/>
            <w:lang w:val="en-US"/>
            <w:rPrChange w:id="11098" w:author="Maxim Bystrov" w:date="2026-05-24T13:32:00Z">
              <w:rPr>
                <w:color w:val="067D17"/>
              </w:rPr>
            </w:rPrChange>
          </w:rPr>
          <w:t>"</w:t>
        </w:r>
        <w:r w:rsidRPr="00B51A03">
          <w:rPr>
            <w:color w:val="080808"/>
            <w:lang w:val="en-US"/>
            <w:rPrChange w:id="11099" w:author="Maxim Bystrov" w:date="2026-05-24T13:32:00Z">
              <w:rPr>
                <w:color w:val="080808"/>
              </w:rPr>
            </w:rPrChange>
          </w:rPr>
          <w:t xml:space="preserve">] = </w:t>
        </w:r>
        <w:proofErr w:type="spellStart"/>
        <w:r w:rsidRPr="00B51A03">
          <w:rPr>
            <w:color w:val="000000"/>
            <w:lang w:val="en-US"/>
            <w:rPrChange w:id="11100" w:author="Maxim Bystrov" w:date="2026-05-24T13:32:00Z">
              <w:rPr>
                <w:color w:val="000000"/>
              </w:rPr>
            </w:rPrChange>
          </w:rPr>
          <w:t>departmentIdFilter</w:t>
        </w:r>
        <w:proofErr w:type="spellEnd"/>
        <w:r w:rsidRPr="00B51A03">
          <w:rPr>
            <w:color w:val="000000"/>
            <w:lang w:val="en-US"/>
            <w:rPrChange w:id="11101" w:author="Maxim Bystrov" w:date="2026-05-24T13:32:00Z">
              <w:rPr>
                <w:color w:val="000000"/>
              </w:rPr>
            </w:rPrChange>
          </w:rPr>
          <w:br/>
          <w:t xml:space="preserve">        </w:t>
        </w:r>
        <w:r w:rsidRPr="00B51A03">
          <w:rPr>
            <w:color w:val="080808"/>
            <w:lang w:val="en-US"/>
            <w:rPrChange w:id="11102" w:author="Maxim Bystrov" w:date="2026-05-24T13:32:00Z">
              <w:rPr>
                <w:color w:val="080808"/>
              </w:rPr>
            </w:rPrChange>
          </w:rPr>
          <w:t>}</w:t>
        </w:r>
        <w:r w:rsidRPr="00B51A03">
          <w:rPr>
            <w:color w:val="080808"/>
            <w:lang w:val="en-US"/>
            <w:rPrChange w:id="11103" w:author="Maxim Bystrov" w:date="2026-05-24T13:32:00Z">
              <w:rPr>
                <w:color w:val="080808"/>
              </w:rPr>
            </w:rPrChange>
          </w:rPr>
          <w:br/>
        </w:r>
        <w:r w:rsidRPr="00B51A03">
          <w:rPr>
            <w:color w:val="080808"/>
            <w:lang w:val="en-US"/>
            <w:rPrChange w:id="11104" w:author="Maxim Bystrov" w:date="2026-05-24T13:32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B51A03">
          <w:rPr>
            <w:color w:val="0033B3"/>
            <w:lang w:val="en-US"/>
            <w:rPrChange w:id="11105" w:author="Maxim Bystrov" w:date="2026-05-24T13:32:00Z">
              <w:rPr>
                <w:color w:val="0033B3"/>
              </w:rPr>
            </w:rPrChange>
          </w:rPr>
          <w:t>val</w:t>
        </w:r>
        <w:proofErr w:type="spellEnd"/>
        <w:r w:rsidRPr="00B51A03">
          <w:rPr>
            <w:color w:val="0033B3"/>
            <w:lang w:val="en-US"/>
            <w:rPrChange w:id="11106" w:author="Maxim Bystrov" w:date="2026-05-24T13:32:00Z">
              <w:rPr>
                <w:color w:val="0033B3"/>
              </w:rPr>
            </w:rPrChange>
          </w:rPr>
          <w:t xml:space="preserve"> </w:t>
        </w:r>
        <w:proofErr w:type="spellStart"/>
        <w:r w:rsidRPr="00B51A03">
          <w:rPr>
            <w:color w:val="000000"/>
            <w:lang w:val="en-US"/>
            <w:rPrChange w:id="11107" w:author="Maxim Bystrov" w:date="2026-05-24T13:32:00Z">
              <w:rPr>
                <w:color w:val="000000"/>
              </w:rPr>
            </w:rPrChange>
          </w:rPr>
          <w:t>baseQuery</w:t>
        </w:r>
        <w:proofErr w:type="spellEnd"/>
        <w:r w:rsidRPr="00B51A03">
          <w:rPr>
            <w:color w:val="000000"/>
            <w:lang w:val="en-US"/>
            <w:rPrChange w:id="11108" w:author="Maxim Bystrov" w:date="2026-05-24T13:32:00Z">
              <w:rPr>
                <w:color w:val="000000"/>
              </w:rPr>
            </w:rPrChange>
          </w:rPr>
          <w:t xml:space="preserve"> </w:t>
        </w:r>
        <w:r w:rsidRPr="00B51A03">
          <w:rPr>
            <w:color w:val="080808"/>
            <w:lang w:val="en-US"/>
            <w:rPrChange w:id="11109" w:author="Maxim Bystrov" w:date="2026-05-24T13:32:00Z">
              <w:rPr>
                <w:color w:val="080808"/>
              </w:rPr>
            </w:rPrChange>
          </w:rPr>
          <w:t>= StringBuilder(</w:t>
        </w:r>
        <w:r w:rsidRPr="00B51A03">
          <w:rPr>
            <w:color w:val="067D17"/>
            <w:lang w:val="en-US"/>
            <w:rPrChange w:id="11110" w:author="Maxim Bystrov" w:date="2026-05-24T13:32:00Z">
              <w:rPr>
                <w:color w:val="067D17"/>
              </w:rPr>
            </w:rPrChange>
          </w:rPr>
          <w:t>"SELECT DISTINCT d FROM Device d"</w:t>
        </w:r>
        <w:r w:rsidRPr="00B51A03">
          <w:rPr>
            <w:color w:val="080808"/>
            <w:lang w:val="en-US"/>
            <w:rPrChange w:id="11111" w:author="Maxim Bystrov" w:date="2026-05-24T13:32:00Z">
              <w:rPr>
                <w:color w:val="080808"/>
              </w:rPr>
            </w:rPrChange>
          </w:rPr>
          <w:t>)</w:t>
        </w:r>
        <w:r w:rsidRPr="00B51A03">
          <w:rPr>
            <w:color w:val="080808"/>
            <w:lang w:val="en-US"/>
            <w:rPrChange w:id="11112" w:author="Maxim Bystrov" w:date="2026-05-24T13:32:00Z">
              <w:rPr>
                <w:color w:val="080808"/>
              </w:rPr>
            </w:rPrChange>
          </w:rPr>
          <w:br/>
          <w:t xml:space="preserve">        </w:t>
        </w:r>
        <w:r w:rsidRPr="00B51A03">
          <w:rPr>
            <w:color w:val="080808"/>
            <w:lang w:val="en-US"/>
            <w:rPrChange w:id="11113" w:author="Maxim Bystrov" w:date="2026-05-24T13:32:00Z">
              <w:rPr>
                <w:color w:val="080808"/>
              </w:rPr>
            </w:rPrChange>
          </w:rPr>
          <w:br/>
          <w:t xml:space="preserve">        </w:t>
        </w:r>
        <w:r w:rsidRPr="00B51A03">
          <w:rPr>
            <w:color w:val="0033B3"/>
            <w:lang w:val="en-US"/>
            <w:rPrChange w:id="11114" w:author="Maxim Bystrov" w:date="2026-05-24T13:32:00Z">
              <w:rPr>
                <w:color w:val="0033B3"/>
              </w:rPr>
            </w:rPrChange>
          </w:rPr>
          <w:t xml:space="preserve">if </w:t>
        </w:r>
        <w:r w:rsidRPr="00B51A03">
          <w:rPr>
            <w:color w:val="080808"/>
            <w:lang w:val="en-US"/>
            <w:rPrChange w:id="11115" w:author="Maxim Bystrov" w:date="2026-05-24T13:32:00Z">
              <w:rPr>
                <w:color w:val="080808"/>
              </w:rPr>
            </w:rPrChange>
          </w:rPr>
          <w:t>(</w:t>
        </w:r>
        <w:proofErr w:type="spellStart"/>
        <w:r w:rsidRPr="00B51A03">
          <w:rPr>
            <w:color w:val="000000"/>
            <w:lang w:val="en-US"/>
            <w:rPrChange w:id="11116" w:author="Maxim Bystrov" w:date="2026-05-24T13:32:00Z">
              <w:rPr>
                <w:color w:val="000000"/>
              </w:rPr>
            </w:rPrChange>
          </w:rPr>
          <w:t>whereClauses</w:t>
        </w:r>
        <w:r w:rsidRPr="00B51A03">
          <w:rPr>
            <w:color w:val="080808"/>
            <w:lang w:val="en-US"/>
            <w:rPrChange w:id="11117" w:author="Maxim Bystrov" w:date="2026-05-24T13:32:00Z">
              <w:rPr>
                <w:color w:val="080808"/>
              </w:rPr>
            </w:rPrChange>
          </w:rPr>
          <w:t>.</w:t>
        </w:r>
        <w:r w:rsidRPr="00B51A03">
          <w:rPr>
            <w:i/>
            <w:iCs/>
            <w:color w:val="00627A"/>
            <w:lang w:val="en-US"/>
            <w:rPrChange w:id="11118" w:author="Maxim Bystrov" w:date="2026-05-24T13:32:00Z">
              <w:rPr>
                <w:i/>
                <w:iCs/>
                <w:color w:val="00627A"/>
              </w:rPr>
            </w:rPrChange>
          </w:rPr>
          <w:t>isNotEmpty</w:t>
        </w:r>
        <w:proofErr w:type="spellEnd"/>
        <w:r w:rsidRPr="00B51A03">
          <w:rPr>
            <w:color w:val="080808"/>
            <w:lang w:val="en-US"/>
            <w:rPrChange w:id="11119" w:author="Maxim Bystrov" w:date="2026-05-24T13:32:00Z">
              <w:rPr>
                <w:color w:val="080808"/>
              </w:rPr>
            </w:rPrChange>
          </w:rPr>
          <w:t>()) {</w:t>
        </w:r>
        <w:r w:rsidRPr="00B51A03">
          <w:rPr>
            <w:color w:val="080808"/>
            <w:lang w:val="en-US"/>
            <w:rPrChange w:id="11120" w:author="Maxim Bystrov" w:date="2026-05-24T13:32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B51A03">
          <w:rPr>
            <w:color w:val="000000"/>
            <w:lang w:val="en-US"/>
            <w:rPrChange w:id="11121" w:author="Maxim Bystrov" w:date="2026-05-24T13:32:00Z">
              <w:rPr>
                <w:color w:val="000000"/>
              </w:rPr>
            </w:rPrChange>
          </w:rPr>
          <w:t>baseQuery</w:t>
        </w:r>
        <w:r w:rsidRPr="00B51A03">
          <w:rPr>
            <w:color w:val="080808"/>
            <w:lang w:val="en-US"/>
            <w:rPrChange w:id="11122" w:author="Maxim Bystrov" w:date="2026-05-24T13:32:00Z">
              <w:rPr>
                <w:color w:val="080808"/>
              </w:rPr>
            </w:rPrChange>
          </w:rPr>
          <w:t>.append</w:t>
        </w:r>
        <w:proofErr w:type="spellEnd"/>
        <w:r w:rsidRPr="00B51A03">
          <w:rPr>
            <w:color w:val="080808"/>
            <w:lang w:val="en-US"/>
            <w:rPrChange w:id="11123" w:author="Maxim Bystrov" w:date="2026-05-24T13:32:00Z">
              <w:rPr>
                <w:color w:val="080808"/>
              </w:rPr>
            </w:rPrChange>
          </w:rPr>
          <w:t>(</w:t>
        </w:r>
        <w:r w:rsidRPr="00B51A03">
          <w:rPr>
            <w:color w:val="067D17"/>
            <w:lang w:val="en-US"/>
            <w:rPrChange w:id="11124" w:author="Maxim Bystrov" w:date="2026-05-24T13:32:00Z">
              <w:rPr>
                <w:color w:val="067D17"/>
              </w:rPr>
            </w:rPrChange>
          </w:rPr>
          <w:t>" WHERE "</w:t>
        </w:r>
        <w:r w:rsidRPr="00B51A03">
          <w:rPr>
            <w:color w:val="080808"/>
            <w:lang w:val="en-US"/>
            <w:rPrChange w:id="11125" w:author="Maxim Bystrov" w:date="2026-05-24T13:32:00Z">
              <w:rPr>
                <w:color w:val="080808"/>
              </w:rPr>
            </w:rPrChange>
          </w:rPr>
          <w:t>).append(</w:t>
        </w:r>
        <w:proofErr w:type="spellStart"/>
        <w:r w:rsidRPr="00B51A03">
          <w:rPr>
            <w:color w:val="000000"/>
            <w:lang w:val="en-US"/>
            <w:rPrChange w:id="11126" w:author="Maxim Bystrov" w:date="2026-05-24T13:32:00Z">
              <w:rPr>
                <w:color w:val="000000"/>
              </w:rPr>
            </w:rPrChange>
          </w:rPr>
          <w:t>whereClauses</w:t>
        </w:r>
        <w:r w:rsidRPr="00B51A03">
          <w:rPr>
            <w:color w:val="080808"/>
            <w:lang w:val="en-US"/>
            <w:rPrChange w:id="11127" w:author="Maxim Bystrov" w:date="2026-05-24T13:32:00Z">
              <w:rPr>
                <w:color w:val="080808"/>
              </w:rPr>
            </w:rPrChange>
          </w:rPr>
          <w:t>.</w:t>
        </w:r>
        <w:r w:rsidRPr="00B51A03">
          <w:rPr>
            <w:i/>
            <w:iCs/>
            <w:color w:val="00627A"/>
            <w:lang w:val="en-US"/>
            <w:rPrChange w:id="11128" w:author="Maxim Bystrov" w:date="2026-05-24T13:32:00Z">
              <w:rPr>
                <w:i/>
                <w:iCs/>
                <w:color w:val="00627A"/>
              </w:rPr>
            </w:rPrChange>
          </w:rPr>
          <w:t>joinToString</w:t>
        </w:r>
        <w:proofErr w:type="spellEnd"/>
        <w:r w:rsidRPr="00B51A03">
          <w:rPr>
            <w:color w:val="080808"/>
            <w:lang w:val="en-US"/>
            <w:rPrChange w:id="11129" w:author="Maxim Bystrov" w:date="2026-05-24T13:32:00Z">
              <w:rPr>
                <w:color w:val="080808"/>
              </w:rPr>
            </w:rPrChange>
          </w:rPr>
          <w:t>(</w:t>
        </w:r>
        <w:r w:rsidRPr="00B51A03">
          <w:rPr>
            <w:color w:val="067D17"/>
            <w:lang w:val="en-US"/>
            <w:rPrChange w:id="11130" w:author="Maxim Bystrov" w:date="2026-05-24T13:32:00Z">
              <w:rPr>
                <w:color w:val="067D17"/>
              </w:rPr>
            </w:rPrChange>
          </w:rPr>
          <w:t>" AND "</w:t>
        </w:r>
        <w:r w:rsidRPr="00B51A03">
          <w:rPr>
            <w:color w:val="080808"/>
            <w:lang w:val="en-US"/>
            <w:rPrChange w:id="11131" w:author="Maxim Bystrov" w:date="2026-05-24T13:32:00Z">
              <w:rPr>
                <w:color w:val="080808"/>
              </w:rPr>
            </w:rPrChange>
          </w:rPr>
          <w:t>))</w:t>
        </w:r>
        <w:r w:rsidRPr="00B51A03">
          <w:rPr>
            <w:color w:val="080808"/>
            <w:lang w:val="en-US"/>
            <w:rPrChange w:id="11132" w:author="Maxim Bystrov" w:date="2026-05-24T13:32:00Z">
              <w:rPr>
                <w:color w:val="080808"/>
              </w:rPr>
            </w:rPrChange>
          </w:rPr>
          <w:br/>
          <w:t xml:space="preserve">        }</w:t>
        </w:r>
        <w:r w:rsidRPr="00B51A03">
          <w:rPr>
            <w:color w:val="080808"/>
            <w:lang w:val="en-US"/>
            <w:rPrChange w:id="11133" w:author="Maxim Bystrov" w:date="2026-05-24T13:32:00Z">
              <w:rPr>
                <w:color w:val="080808"/>
              </w:rPr>
            </w:rPrChange>
          </w:rPr>
          <w:br/>
          <w:t xml:space="preserve">        </w:t>
        </w:r>
        <w:r w:rsidRPr="00B51A03">
          <w:rPr>
            <w:color w:val="080808"/>
            <w:lang w:val="en-US"/>
            <w:rPrChange w:id="11134" w:author="Maxim Bystrov" w:date="2026-05-24T13:32:00Z">
              <w:rPr>
                <w:color w:val="080808"/>
              </w:rPr>
            </w:rPrChange>
          </w:rPr>
          <w:br/>
          <w:t xml:space="preserve">        </w:t>
        </w:r>
        <w:r w:rsidRPr="00B51A03">
          <w:rPr>
            <w:i/>
            <w:iCs/>
            <w:color w:val="8C8C8C"/>
            <w:lang w:val="en-US"/>
            <w:rPrChange w:id="11135" w:author="Maxim Bystrov" w:date="2026-05-24T13:32:00Z">
              <w:rPr>
                <w:i/>
                <w:iCs/>
                <w:color w:val="8C8C8C"/>
              </w:rPr>
            </w:rPrChange>
          </w:rPr>
          <w:t xml:space="preserve">// </w:t>
        </w:r>
        <w:r>
          <w:rPr>
            <w:i/>
            <w:iCs/>
            <w:color w:val="8C8C8C"/>
          </w:rPr>
          <w:t>Добавляем</w:t>
        </w:r>
        <w:r w:rsidRPr="00B51A03">
          <w:rPr>
            <w:i/>
            <w:iCs/>
            <w:color w:val="8C8C8C"/>
            <w:lang w:val="en-US"/>
            <w:rPrChange w:id="11136" w:author="Maxim Bystrov" w:date="2026-05-24T13:32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сортировку</w:t>
        </w:r>
        <w:r w:rsidRPr="00B51A03">
          <w:rPr>
            <w:i/>
            <w:iCs/>
            <w:color w:val="8C8C8C"/>
            <w:lang w:val="en-US"/>
            <w:rPrChange w:id="11137" w:author="Maxim Bystrov" w:date="2026-05-24T13:32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из</w:t>
        </w:r>
        <w:r w:rsidRPr="00B51A03">
          <w:rPr>
            <w:i/>
            <w:iCs/>
            <w:color w:val="8C8C8C"/>
            <w:lang w:val="en-US"/>
            <w:rPrChange w:id="11138" w:author="Maxim Bystrov" w:date="2026-05-24T13:32:00Z">
              <w:rPr>
                <w:i/>
                <w:iCs/>
                <w:color w:val="8C8C8C"/>
              </w:rPr>
            </w:rPrChange>
          </w:rPr>
          <w:t xml:space="preserve"> pageable</w:t>
        </w:r>
        <w:r w:rsidRPr="00B51A03">
          <w:rPr>
            <w:i/>
            <w:iCs/>
            <w:color w:val="8C8C8C"/>
            <w:lang w:val="en-US"/>
            <w:rPrChange w:id="11139" w:author="Maxim Bystrov" w:date="2026-05-24T13:32:00Z">
              <w:rPr>
                <w:i/>
                <w:iCs/>
                <w:color w:val="8C8C8C"/>
              </w:rPr>
            </w:rPrChange>
          </w:rPr>
          <w:br/>
          <w:t xml:space="preserve">        </w:t>
        </w:r>
        <w:r w:rsidRPr="00B51A03">
          <w:rPr>
            <w:color w:val="0033B3"/>
            <w:lang w:val="en-US"/>
            <w:rPrChange w:id="11140" w:author="Maxim Bystrov" w:date="2026-05-24T13:32:00Z">
              <w:rPr>
                <w:color w:val="0033B3"/>
              </w:rPr>
            </w:rPrChange>
          </w:rPr>
          <w:t xml:space="preserve">if </w:t>
        </w:r>
        <w:r w:rsidRPr="00B51A03">
          <w:rPr>
            <w:color w:val="080808"/>
            <w:lang w:val="en-US"/>
            <w:rPrChange w:id="11141" w:author="Maxim Bystrov" w:date="2026-05-24T13:32:00Z">
              <w:rPr>
                <w:color w:val="080808"/>
              </w:rPr>
            </w:rPrChange>
          </w:rPr>
          <w:t>(</w:t>
        </w:r>
        <w:proofErr w:type="spellStart"/>
        <w:r w:rsidRPr="00B51A03">
          <w:rPr>
            <w:color w:val="000000"/>
            <w:lang w:val="en-US"/>
            <w:rPrChange w:id="11142" w:author="Maxim Bystrov" w:date="2026-05-24T13:32:00Z">
              <w:rPr>
                <w:color w:val="000000"/>
              </w:rPr>
            </w:rPrChange>
          </w:rPr>
          <w:t>pageable</w:t>
        </w:r>
        <w:r w:rsidRPr="00B51A03">
          <w:rPr>
            <w:color w:val="080808"/>
            <w:lang w:val="en-US"/>
            <w:rPrChange w:id="11143" w:author="Maxim Bystrov" w:date="2026-05-24T13:32:00Z">
              <w:rPr>
                <w:color w:val="080808"/>
              </w:rPr>
            </w:rPrChange>
          </w:rPr>
          <w:t>.</w:t>
        </w:r>
        <w:r w:rsidRPr="00B51A03">
          <w:rPr>
            <w:i/>
            <w:iCs/>
            <w:color w:val="871094"/>
            <w:lang w:val="en-US"/>
            <w:rPrChange w:id="11144" w:author="Maxim Bystrov" w:date="2026-05-24T13:32:00Z">
              <w:rPr>
                <w:i/>
                <w:iCs/>
                <w:color w:val="871094"/>
              </w:rPr>
            </w:rPrChange>
          </w:rPr>
          <w:t>sort</w:t>
        </w:r>
        <w:r w:rsidRPr="00B51A03">
          <w:rPr>
            <w:color w:val="080808"/>
            <w:lang w:val="en-US"/>
            <w:rPrChange w:id="11145" w:author="Maxim Bystrov" w:date="2026-05-24T13:32:00Z">
              <w:rPr>
                <w:color w:val="080808"/>
              </w:rPr>
            </w:rPrChange>
          </w:rPr>
          <w:t>.</w:t>
        </w:r>
        <w:r w:rsidRPr="00B51A03">
          <w:rPr>
            <w:i/>
            <w:iCs/>
            <w:color w:val="871094"/>
            <w:lang w:val="en-US"/>
            <w:rPrChange w:id="11146" w:author="Maxim Bystrov" w:date="2026-05-24T13:32:00Z">
              <w:rPr>
                <w:i/>
                <w:iCs/>
                <w:color w:val="871094"/>
              </w:rPr>
            </w:rPrChange>
          </w:rPr>
          <w:t>isSorted</w:t>
        </w:r>
        <w:proofErr w:type="spellEnd"/>
        <w:r w:rsidRPr="00B51A03">
          <w:rPr>
            <w:color w:val="080808"/>
            <w:lang w:val="en-US"/>
            <w:rPrChange w:id="11147" w:author="Maxim Bystrov" w:date="2026-05-24T13:32:00Z">
              <w:rPr>
                <w:color w:val="080808"/>
              </w:rPr>
            </w:rPrChange>
          </w:rPr>
          <w:t>) {</w:t>
        </w:r>
        <w:r w:rsidRPr="00B51A03">
          <w:rPr>
            <w:color w:val="080808"/>
            <w:lang w:val="en-US"/>
            <w:rPrChange w:id="11148" w:author="Maxim Bystrov" w:date="2026-05-24T13:32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B51A03">
          <w:rPr>
            <w:color w:val="000000"/>
            <w:lang w:val="en-US"/>
            <w:rPrChange w:id="11149" w:author="Maxim Bystrov" w:date="2026-05-24T13:32:00Z">
              <w:rPr>
                <w:color w:val="000000"/>
              </w:rPr>
            </w:rPrChange>
          </w:rPr>
          <w:t>baseQuery</w:t>
        </w:r>
        <w:r w:rsidRPr="00B51A03">
          <w:rPr>
            <w:color w:val="080808"/>
            <w:lang w:val="en-US"/>
            <w:rPrChange w:id="11150" w:author="Maxim Bystrov" w:date="2026-05-24T13:32:00Z">
              <w:rPr>
                <w:color w:val="080808"/>
              </w:rPr>
            </w:rPrChange>
          </w:rPr>
          <w:t>.append</w:t>
        </w:r>
        <w:proofErr w:type="spellEnd"/>
        <w:r w:rsidRPr="00B51A03">
          <w:rPr>
            <w:color w:val="080808"/>
            <w:lang w:val="en-US"/>
            <w:rPrChange w:id="11151" w:author="Maxim Bystrov" w:date="2026-05-24T13:32:00Z">
              <w:rPr>
                <w:color w:val="080808"/>
              </w:rPr>
            </w:rPrChange>
          </w:rPr>
          <w:t>(</w:t>
        </w:r>
        <w:r w:rsidRPr="00B51A03">
          <w:rPr>
            <w:color w:val="067D17"/>
            <w:lang w:val="en-US"/>
            <w:rPrChange w:id="11152" w:author="Maxim Bystrov" w:date="2026-05-24T13:32:00Z">
              <w:rPr>
                <w:color w:val="067D17"/>
              </w:rPr>
            </w:rPrChange>
          </w:rPr>
          <w:t>" ORDER BY "</w:t>
        </w:r>
        <w:r w:rsidRPr="00B51A03">
          <w:rPr>
            <w:color w:val="080808"/>
            <w:lang w:val="en-US"/>
            <w:rPrChange w:id="11153" w:author="Maxim Bystrov" w:date="2026-05-24T13:32:00Z">
              <w:rPr>
                <w:color w:val="080808"/>
              </w:rPr>
            </w:rPrChange>
          </w:rPr>
          <w:t>)</w:t>
        </w:r>
        <w:r w:rsidRPr="00B51A03">
          <w:rPr>
            <w:color w:val="080808"/>
            <w:lang w:val="en-US"/>
            <w:rPrChange w:id="11154" w:author="Maxim Bystrov" w:date="2026-05-24T13:32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B51A03">
          <w:rPr>
            <w:color w:val="0033B3"/>
            <w:lang w:val="en-US"/>
            <w:rPrChange w:id="11155" w:author="Maxim Bystrov" w:date="2026-05-24T13:32:00Z">
              <w:rPr>
                <w:color w:val="0033B3"/>
              </w:rPr>
            </w:rPrChange>
          </w:rPr>
          <w:t>val</w:t>
        </w:r>
        <w:proofErr w:type="spellEnd"/>
        <w:r w:rsidRPr="00B51A03">
          <w:rPr>
            <w:color w:val="0033B3"/>
            <w:lang w:val="en-US"/>
            <w:rPrChange w:id="11156" w:author="Maxim Bystrov" w:date="2026-05-24T13:32:00Z">
              <w:rPr>
                <w:color w:val="0033B3"/>
              </w:rPr>
            </w:rPrChange>
          </w:rPr>
          <w:t xml:space="preserve"> </w:t>
        </w:r>
        <w:r w:rsidRPr="00B51A03">
          <w:rPr>
            <w:color w:val="000000"/>
            <w:lang w:val="en-US"/>
            <w:rPrChange w:id="11157" w:author="Maxim Bystrov" w:date="2026-05-24T13:32:00Z">
              <w:rPr>
                <w:color w:val="000000"/>
              </w:rPr>
            </w:rPrChange>
          </w:rPr>
          <w:t xml:space="preserve">orders </w:t>
        </w:r>
        <w:r w:rsidRPr="00B51A03">
          <w:rPr>
            <w:color w:val="080808"/>
            <w:lang w:val="en-US"/>
            <w:rPrChange w:id="11158" w:author="Maxim Bystrov" w:date="2026-05-24T13:32:00Z">
              <w:rPr>
                <w:color w:val="080808"/>
              </w:rPr>
            </w:rPrChange>
          </w:rPr>
          <w:t xml:space="preserve">= </w:t>
        </w:r>
        <w:proofErr w:type="spellStart"/>
        <w:r w:rsidRPr="00B51A03">
          <w:rPr>
            <w:color w:val="000000"/>
            <w:lang w:val="en-US"/>
            <w:rPrChange w:id="11159" w:author="Maxim Bystrov" w:date="2026-05-24T13:32:00Z">
              <w:rPr>
                <w:color w:val="000000"/>
              </w:rPr>
            </w:rPrChange>
          </w:rPr>
          <w:t>pageable</w:t>
        </w:r>
        <w:r w:rsidRPr="00B51A03">
          <w:rPr>
            <w:color w:val="080808"/>
            <w:lang w:val="en-US"/>
            <w:rPrChange w:id="11160" w:author="Maxim Bystrov" w:date="2026-05-24T13:32:00Z">
              <w:rPr>
                <w:color w:val="080808"/>
              </w:rPr>
            </w:rPrChange>
          </w:rPr>
          <w:t>.</w:t>
        </w:r>
        <w:r w:rsidRPr="00B51A03">
          <w:rPr>
            <w:i/>
            <w:iCs/>
            <w:color w:val="871094"/>
            <w:lang w:val="en-US"/>
            <w:rPrChange w:id="11161" w:author="Maxim Bystrov" w:date="2026-05-24T13:32:00Z">
              <w:rPr>
                <w:i/>
                <w:iCs/>
                <w:color w:val="871094"/>
              </w:rPr>
            </w:rPrChange>
          </w:rPr>
          <w:t>sort</w:t>
        </w:r>
        <w:r w:rsidRPr="00B51A03">
          <w:rPr>
            <w:color w:val="080808"/>
            <w:lang w:val="en-US"/>
            <w:rPrChange w:id="11162" w:author="Maxim Bystrov" w:date="2026-05-24T13:32:00Z">
              <w:rPr>
                <w:color w:val="080808"/>
              </w:rPr>
            </w:rPrChange>
          </w:rPr>
          <w:t>.map</w:t>
        </w:r>
        <w:proofErr w:type="spellEnd"/>
        <w:r w:rsidRPr="00B51A03">
          <w:rPr>
            <w:color w:val="080808"/>
            <w:lang w:val="en-US"/>
            <w:rPrChange w:id="11163" w:author="Maxim Bystrov" w:date="2026-05-24T13:32:00Z">
              <w:rPr>
                <w:color w:val="080808"/>
              </w:rPr>
            </w:rPrChange>
          </w:rPr>
          <w:t xml:space="preserve"> </w:t>
        </w:r>
        <w:r w:rsidRPr="00B51A03">
          <w:rPr>
            <w:b/>
            <w:bCs/>
            <w:color w:val="080808"/>
            <w:lang w:val="en-US"/>
            <w:rPrChange w:id="11164" w:author="Maxim Bystrov" w:date="2026-05-24T13:32:00Z">
              <w:rPr>
                <w:b/>
                <w:bCs/>
                <w:color w:val="080808"/>
              </w:rPr>
            </w:rPrChange>
          </w:rPr>
          <w:t xml:space="preserve">{ </w:t>
        </w:r>
        <w:r w:rsidRPr="00B51A03">
          <w:rPr>
            <w:color w:val="000000"/>
            <w:lang w:val="en-US"/>
            <w:rPrChange w:id="11165" w:author="Maxim Bystrov" w:date="2026-05-24T13:32:00Z">
              <w:rPr>
                <w:color w:val="000000"/>
              </w:rPr>
            </w:rPrChange>
          </w:rPr>
          <w:t xml:space="preserve">order </w:t>
        </w:r>
        <w:r w:rsidRPr="00B51A03">
          <w:rPr>
            <w:b/>
            <w:bCs/>
            <w:color w:val="080808"/>
            <w:lang w:val="en-US"/>
            <w:rPrChange w:id="11166" w:author="Maxim Bystrov" w:date="2026-05-24T13:32:00Z">
              <w:rPr>
                <w:b/>
                <w:bCs/>
                <w:color w:val="080808"/>
              </w:rPr>
            </w:rPrChange>
          </w:rPr>
          <w:t>-&gt;</w:t>
        </w:r>
        <w:r w:rsidRPr="00B51A03">
          <w:rPr>
            <w:b/>
            <w:bCs/>
            <w:color w:val="080808"/>
            <w:lang w:val="en-US"/>
            <w:rPrChange w:id="11167" w:author="Maxim Bystrov" w:date="2026-05-24T13:32:00Z">
              <w:rPr>
                <w:b/>
                <w:bCs/>
                <w:color w:val="080808"/>
              </w:rPr>
            </w:rPrChange>
          </w:rPr>
          <w:br/>
          <w:t xml:space="preserve">                </w:t>
        </w:r>
        <w:proofErr w:type="spellStart"/>
        <w:r w:rsidRPr="00B51A03">
          <w:rPr>
            <w:color w:val="0033B3"/>
            <w:lang w:val="en-US"/>
            <w:rPrChange w:id="11168" w:author="Maxim Bystrov" w:date="2026-05-24T13:32:00Z">
              <w:rPr>
                <w:color w:val="0033B3"/>
              </w:rPr>
            </w:rPrChange>
          </w:rPr>
          <w:t>val</w:t>
        </w:r>
        <w:proofErr w:type="spellEnd"/>
        <w:r w:rsidRPr="00B51A03">
          <w:rPr>
            <w:color w:val="0033B3"/>
            <w:lang w:val="en-US"/>
            <w:rPrChange w:id="11169" w:author="Maxim Bystrov" w:date="2026-05-24T13:32:00Z">
              <w:rPr>
                <w:color w:val="0033B3"/>
              </w:rPr>
            </w:rPrChange>
          </w:rPr>
          <w:t xml:space="preserve"> </w:t>
        </w:r>
        <w:r w:rsidRPr="00B51A03">
          <w:rPr>
            <w:color w:val="000000"/>
            <w:lang w:val="en-US"/>
            <w:rPrChange w:id="11170" w:author="Maxim Bystrov" w:date="2026-05-24T13:32:00Z">
              <w:rPr>
                <w:color w:val="000000"/>
              </w:rPr>
            </w:rPrChange>
          </w:rPr>
          <w:t xml:space="preserve">property </w:t>
        </w:r>
        <w:r w:rsidRPr="00B51A03">
          <w:rPr>
            <w:color w:val="080808"/>
            <w:lang w:val="en-US"/>
            <w:rPrChange w:id="11171" w:author="Maxim Bystrov" w:date="2026-05-24T13:32:00Z">
              <w:rPr>
                <w:color w:val="080808"/>
              </w:rPr>
            </w:rPrChange>
          </w:rPr>
          <w:t xml:space="preserve">= </w:t>
        </w:r>
        <w:proofErr w:type="spellStart"/>
        <w:r w:rsidRPr="00B51A03">
          <w:rPr>
            <w:color w:val="000000"/>
            <w:lang w:val="en-US"/>
            <w:rPrChange w:id="11172" w:author="Maxim Bystrov" w:date="2026-05-24T13:32:00Z">
              <w:rPr>
                <w:color w:val="000000"/>
              </w:rPr>
            </w:rPrChange>
          </w:rPr>
          <w:t>order</w:t>
        </w:r>
        <w:r w:rsidRPr="00B51A03">
          <w:rPr>
            <w:color w:val="080808"/>
            <w:lang w:val="en-US"/>
            <w:rPrChange w:id="11173" w:author="Maxim Bystrov" w:date="2026-05-24T13:32:00Z">
              <w:rPr>
                <w:color w:val="080808"/>
              </w:rPr>
            </w:rPrChange>
          </w:rPr>
          <w:t>.</w:t>
        </w:r>
        <w:r w:rsidRPr="00B51A03">
          <w:rPr>
            <w:i/>
            <w:iCs/>
            <w:color w:val="871094"/>
            <w:lang w:val="en-US"/>
            <w:rPrChange w:id="11174" w:author="Maxim Bystrov" w:date="2026-05-24T13:32:00Z">
              <w:rPr>
                <w:i/>
                <w:iCs/>
                <w:color w:val="871094"/>
              </w:rPr>
            </w:rPrChange>
          </w:rPr>
          <w:t>property</w:t>
        </w:r>
        <w:proofErr w:type="spellEnd"/>
        <w:r w:rsidRPr="00B51A03">
          <w:rPr>
            <w:i/>
            <w:iCs/>
            <w:color w:val="871094"/>
            <w:lang w:val="en-US"/>
            <w:rPrChange w:id="11175" w:author="Maxim Bystrov" w:date="2026-05-24T13:32:00Z">
              <w:rPr>
                <w:i/>
                <w:iCs/>
                <w:color w:val="871094"/>
              </w:rPr>
            </w:rPrChange>
          </w:rPr>
          <w:br/>
          <w:t xml:space="preserve">                </w:t>
        </w:r>
        <w:r w:rsidRPr="00B51A03">
          <w:rPr>
            <w:i/>
            <w:iCs/>
            <w:color w:val="8C8C8C"/>
            <w:lang w:val="en-US"/>
            <w:rPrChange w:id="11176" w:author="Maxim Bystrov" w:date="2026-05-24T13:32:00Z">
              <w:rPr>
                <w:i/>
                <w:iCs/>
                <w:color w:val="8C8C8C"/>
              </w:rPr>
            </w:rPrChange>
          </w:rPr>
          <w:t>// Map property names if needed</w:t>
        </w:r>
        <w:r w:rsidRPr="00B51A03">
          <w:rPr>
            <w:i/>
            <w:iCs/>
            <w:color w:val="8C8C8C"/>
            <w:lang w:val="en-US"/>
            <w:rPrChange w:id="11177" w:author="Maxim Bystrov" w:date="2026-05-24T13:32:00Z">
              <w:rPr>
                <w:i/>
                <w:iCs/>
                <w:color w:val="8C8C8C"/>
              </w:rPr>
            </w:rPrChange>
          </w:rPr>
          <w:br/>
          <w:t xml:space="preserve">                </w:t>
        </w:r>
        <w:proofErr w:type="spellStart"/>
        <w:r w:rsidRPr="00B51A03">
          <w:rPr>
            <w:color w:val="0033B3"/>
            <w:lang w:val="en-US"/>
            <w:rPrChange w:id="11178" w:author="Maxim Bystrov" w:date="2026-05-24T13:32:00Z">
              <w:rPr>
                <w:color w:val="0033B3"/>
              </w:rPr>
            </w:rPrChange>
          </w:rPr>
          <w:t>val</w:t>
        </w:r>
        <w:proofErr w:type="spellEnd"/>
        <w:r w:rsidRPr="00B51A03">
          <w:rPr>
            <w:color w:val="0033B3"/>
            <w:lang w:val="en-US"/>
            <w:rPrChange w:id="11179" w:author="Maxim Bystrov" w:date="2026-05-24T13:32:00Z">
              <w:rPr>
                <w:color w:val="0033B3"/>
              </w:rPr>
            </w:rPrChange>
          </w:rPr>
          <w:t xml:space="preserve"> </w:t>
        </w:r>
        <w:proofErr w:type="spellStart"/>
        <w:r w:rsidRPr="00B51A03">
          <w:rPr>
            <w:color w:val="000000"/>
            <w:lang w:val="en-US"/>
            <w:rPrChange w:id="11180" w:author="Maxim Bystrov" w:date="2026-05-24T13:32:00Z">
              <w:rPr>
                <w:color w:val="000000"/>
              </w:rPr>
            </w:rPrChange>
          </w:rPr>
          <w:t>mappedProperty</w:t>
        </w:r>
        <w:proofErr w:type="spellEnd"/>
        <w:r w:rsidRPr="00B51A03">
          <w:rPr>
            <w:color w:val="000000"/>
            <w:lang w:val="en-US"/>
            <w:rPrChange w:id="11181" w:author="Maxim Bystrov" w:date="2026-05-24T13:32:00Z">
              <w:rPr>
                <w:color w:val="000000"/>
              </w:rPr>
            </w:rPrChange>
          </w:rPr>
          <w:t xml:space="preserve"> </w:t>
        </w:r>
        <w:r w:rsidRPr="00B51A03">
          <w:rPr>
            <w:color w:val="080808"/>
            <w:lang w:val="en-US"/>
            <w:rPrChange w:id="11182" w:author="Maxim Bystrov" w:date="2026-05-24T13:32:00Z">
              <w:rPr>
                <w:color w:val="080808"/>
              </w:rPr>
            </w:rPrChange>
          </w:rPr>
          <w:t xml:space="preserve">= </w:t>
        </w:r>
        <w:r w:rsidRPr="00B51A03">
          <w:rPr>
            <w:color w:val="0033B3"/>
            <w:lang w:val="en-US"/>
            <w:rPrChange w:id="11183" w:author="Maxim Bystrov" w:date="2026-05-24T13:32:00Z">
              <w:rPr>
                <w:color w:val="0033B3"/>
              </w:rPr>
            </w:rPrChange>
          </w:rPr>
          <w:t xml:space="preserve">when </w:t>
        </w:r>
        <w:r w:rsidRPr="00B51A03">
          <w:rPr>
            <w:color w:val="080808"/>
            <w:lang w:val="en-US"/>
            <w:rPrChange w:id="11184" w:author="Maxim Bystrov" w:date="2026-05-24T13:32:00Z">
              <w:rPr>
                <w:color w:val="080808"/>
              </w:rPr>
            </w:rPrChange>
          </w:rPr>
          <w:t>(</w:t>
        </w:r>
        <w:r w:rsidRPr="00B51A03">
          <w:rPr>
            <w:color w:val="000000"/>
            <w:lang w:val="en-US"/>
            <w:rPrChange w:id="11185" w:author="Maxim Bystrov" w:date="2026-05-24T13:32:00Z">
              <w:rPr>
                <w:color w:val="000000"/>
              </w:rPr>
            </w:rPrChange>
          </w:rPr>
          <w:t>property</w:t>
        </w:r>
        <w:r w:rsidRPr="00B51A03">
          <w:rPr>
            <w:color w:val="080808"/>
            <w:lang w:val="en-US"/>
            <w:rPrChange w:id="11186" w:author="Maxim Bystrov" w:date="2026-05-24T13:32:00Z">
              <w:rPr>
                <w:color w:val="080808"/>
              </w:rPr>
            </w:rPrChange>
          </w:rPr>
          <w:t>) {</w:t>
        </w:r>
        <w:r w:rsidRPr="00B51A03">
          <w:rPr>
            <w:color w:val="080808"/>
            <w:lang w:val="en-US"/>
            <w:rPrChange w:id="11187" w:author="Maxim Bystrov" w:date="2026-05-24T13:32:00Z">
              <w:rPr>
                <w:color w:val="080808"/>
              </w:rPr>
            </w:rPrChange>
          </w:rPr>
          <w:br/>
          <w:t xml:space="preserve">                    </w:t>
        </w:r>
        <w:r w:rsidRPr="00B51A03">
          <w:rPr>
            <w:color w:val="067D17"/>
            <w:lang w:val="en-US"/>
            <w:rPrChange w:id="11188" w:author="Maxim Bystrov" w:date="2026-05-24T13:32:00Z">
              <w:rPr>
                <w:color w:val="067D17"/>
              </w:rPr>
            </w:rPrChange>
          </w:rPr>
          <w:t>"</w:t>
        </w:r>
        <w:proofErr w:type="spellStart"/>
        <w:r w:rsidRPr="00B51A03">
          <w:rPr>
            <w:color w:val="067D17"/>
            <w:lang w:val="en-US"/>
            <w:rPrChange w:id="11189" w:author="Maxim Bystrov" w:date="2026-05-24T13:32:00Z">
              <w:rPr>
                <w:color w:val="067D17"/>
              </w:rPr>
            </w:rPrChange>
          </w:rPr>
          <w:t>registrationNumber</w:t>
        </w:r>
        <w:proofErr w:type="spellEnd"/>
        <w:r w:rsidRPr="00B51A03">
          <w:rPr>
            <w:color w:val="067D17"/>
            <w:lang w:val="en-US"/>
            <w:rPrChange w:id="11190" w:author="Maxim Bystrov" w:date="2026-05-24T13:32:00Z">
              <w:rPr>
                <w:color w:val="067D17"/>
              </w:rPr>
            </w:rPrChange>
          </w:rPr>
          <w:t xml:space="preserve">" </w:t>
        </w:r>
        <w:r w:rsidRPr="00B51A03">
          <w:rPr>
            <w:color w:val="080808"/>
            <w:lang w:val="en-US"/>
            <w:rPrChange w:id="11191" w:author="Maxim Bystrov" w:date="2026-05-24T13:32:00Z">
              <w:rPr>
                <w:color w:val="080808"/>
              </w:rPr>
            </w:rPrChange>
          </w:rPr>
          <w:t xml:space="preserve">-&gt; </w:t>
        </w:r>
        <w:r w:rsidRPr="00B51A03">
          <w:rPr>
            <w:color w:val="067D17"/>
            <w:lang w:val="en-US"/>
            <w:rPrChange w:id="11192" w:author="Maxim Bystrov" w:date="2026-05-24T13:32:00Z">
              <w:rPr>
                <w:color w:val="067D17"/>
              </w:rPr>
            </w:rPrChange>
          </w:rPr>
          <w:t>"</w:t>
        </w:r>
        <w:proofErr w:type="spellStart"/>
        <w:r w:rsidRPr="00B51A03">
          <w:rPr>
            <w:color w:val="067D17"/>
            <w:lang w:val="en-US"/>
            <w:rPrChange w:id="11193" w:author="Maxim Bystrov" w:date="2026-05-24T13:32:00Z">
              <w:rPr>
                <w:color w:val="067D17"/>
              </w:rPr>
            </w:rPrChange>
          </w:rPr>
          <w:t>d.registrationNumber</w:t>
        </w:r>
        <w:proofErr w:type="spellEnd"/>
        <w:r w:rsidRPr="00B51A03">
          <w:rPr>
            <w:color w:val="067D17"/>
            <w:lang w:val="en-US"/>
            <w:rPrChange w:id="11194" w:author="Maxim Bystrov" w:date="2026-05-24T13:32:00Z">
              <w:rPr>
                <w:color w:val="067D17"/>
              </w:rPr>
            </w:rPrChange>
          </w:rPr>
          <w:t>"</w:t>
        </w:r>
        <w:r w:rsidRPr="00B51A03">
          <w:rPr>
            <w:color w:val="067D17"/>
            <w:lang w:val="en-US"/>
            <w:rPrChange w:id="11195" w:author="Maxim Bystrov" w:date="2026-05-24T13:32:00Z">
              <w:rPr>
                <w:color w:val="067D17"/>
              </w:rPr>
            </w:rPrChange>
          </w:rPr>
          <w:br/>
          <w:t xml:space="preserve">                    "</w:t>
        </w:r>
        <w:proofErr w:type="spellStart"/>
        <w:r w:rsidRPr="00B51A03">
          <w:rPr>
            <w:color w:val="067D17"/>
            <w:lang w:val="en-US"/>
            <w:rPrChange w:id="11196" w:author="Maxim Bystrov" w:date="2026-05-24T13:32:00Z">
              <w:rPr>
                <w:color w:val="067D17"/>
              </w:rPr>
            </w:rPrChange>
          </w:rPr>
          <w:t>typeId</w:t>
        </w:r>
        <w:proofErr w:type="spellEnd"/>
        <w:r w:rsidRPr="00B51A03">
          <w:rPr>
            <w:color w:val="067D17"/>
            <w:lang w:val="en-US"/>
            <w:rPrChange w:id="11197" w:author="Maxim Bystrov" w:date="2026-05-24T13:32:00Z">
              <w:rPr>
                <w:color w:val="067D17"/>
              </w:rPr>
            </w:rPrChange>
          </w:rPr>
          <w:t xml:space="preserve">" </w:t>
        </w:r>
        <w:r w:rsidRPr="00B51A03">
          <w:rPr>
            <w:color w:val="080808"/>
            <w:lang w:val="en-US"/>
            <w:rPrChange w:id="11198" w:author="Maxim Bystrov" w:date="2026-05-24T13:32:00Z">
              <w:rPr>
                <w:color w:val="080808"/>
              </w:rPr>
            </w:rPrChange>
          </w:rPr>
          <w:t xml:space="preserve">-&gt; </w:t>
        </w:r>
        <w:r w:rsidRPr="00B51A03">
          <w:rPr>
            <w:color w:val="067D17"/>
            <w:lang w:val="en-US"/>
            <w:rPrChange w:id="11199" w:author="Maxim Bystrov" w:date="2026-05-24T13:32:00Z">
              <w:rPr>
                <w:color w:val="067D17"/>
              </w:rPr>
            </w:rPrChange>
          </w:rPr>
          <w:t>"</w:t>
        </w:r>
        <w:proofErr w:type="spellStart"/>
        <w:r w:rsidRPr="00B51A03">
          <w:rPr>
            <w:color w:val="067D17"/>
            <w:lang w:val="en-US"/>
            <w:rPrChange w:id="11200" w:author="Maxim Bystrov" w:date="2026-05-24T13:32:00Z">
              <w:rPr>
                <w:color w:val="067D17"/>
              </w:rPr>
            </w:rPrChange>
          </w:rPr>
          <w:t>d.typeId</w:t>
        </w:r>
        <w:proofErr w:type="spellEnd"/>
        <w:r w:rsidRPr="00B51A03">
          <w:rPr>
            <w:color w:val="067D17"/>
            <w:lang w:val="en-US"/>
            <w:rPrChange w:id="11201" w:author="Maxim Bystrov" w:date="2026-05-24T13:32:00Z">
              <w:rPr>
                <w:color w:val="067D17"/>
              </w:rPr>
            </w:rPrChange>
          </w:rPr>
          <w:t>"</w:t>
        </w:r>
        <w:r w:rsidRPr="00B51A03">
          <w:rPr>
            <w:color w:val="067D17"/>
            <w:lang w:val="en-US"/>
            <w:rPrChange w:id="11202" w:author="Maxim Bystrov" w:date="2026-05-24T13:32:00Z">
              <w:rPr>
                <w:color w:val="067D17"/>
              </w:rPr>
            </w:rPrChange>
          </w:rPr>
          <w:br/>
          <w:t xml:space="preserve">                    "</w:t>
        </w:r>
        <w:proofErr w:type="spellStart"/>
        <w:r w:rsidRPr="00B51A03">
          <w:rPr>
            <w:color w:val="067D17"/>
            <w:lang w:val="en-US"/>
            <w:rPrChange w:id="11203" w:author="Maxim Bystrov" w:date="2026-05-24T13:32:00Z">
              <w:rPr>
                <w:color w:val="067D17"/>
              </w:rPr>
            </w:rPrChange>
          </w:rPr>
          <w:t>departmentId</w:t>
        </w:r>
        <w:proofErr w:type="spellEnd"/>
        <w:r w:rsidRPr="00B51A03">
          <w:rPr>
            <w:color w:val="067D17"/>
            <w:lang w:val="en-US"/>
            <w:rPrChange w:id="11204" w:author="Maxim Bystrov" w:date="2026-05-24T13:32:00Z">
              <w:rPr>
                <w:color w:val="067D17"/>
              </w:rPr>
            </w:rPrChange>
          </w:rPr>
          <w:t xml:space="preserve">" </w:t>
        </w:r>
        <w:r w:rsidRPr="00B51A03">
          <w:rPr>
            <w:color w:val="080808"/>
            <w:lang w:val="en-US"/>
            <w:rPrChange w:id="11205" w:author="Maxim Bystrov" w:date="2026-05-24T13:32:00Z">
              <w:rPr>
                <w:color w:val="080808"/>
              </w:rPr>
            </w:rPrChange>
          </w:rPr>
          <w:t xml:space="preserve">-&gt; </w:t>
        </w:r>
        <w:r w:rsidRPr="00B51A03">
          <w:rPr>
            <w:color w:val="067D17"/>
            <w:lang w:val="en-US"/>
            <w:rPrChange w:id="11206" w:author="Maxim Bystrov" w:date="2026-05-24T13:32:00Z">
              <w:rPr>
                <w:color w:val="067D17"/>
              </w:rPr>
            </w:rPrChange>
          </w:rPr>
          <w:t>"</w:t>
        </w:r>
        <w:proofErr w:type="spellStart"/>
        <w:r w:rsidRPr="00B51A03">
          <w:rPr>
            <w:color w:val="067D17"/>
            <w:lang w:val="en-US"/>
            <w:rPrChange w:id="11207" w:author="Maxim Bystrov" w:date="2026-05-24T13:32:00Z">
              <w:rPr>
                <w:color w:val="067D17"/>
              </w:rPr>
            </w:rPrChange>
          </w:rPr>
          <w:t>d.departmentId</w:t>
        </w:r>
        <w:proofErr w:type="spellEnd"/>
        <w:r w:rsidRPr="00B51A03">
          <w:rPr>
            <w:color w:val="067D17"/>
            <w:lang w:val="en-US"/>
            <w:rPrChange w:id="11208" w:author="Maxim Bystrov" w:date="2026-05-24T13:32:00Z">
              <w:rPr>
                <w:color w:val="067D17"/>
              </w:rPr>
            </w:rPrChange>
          </w:rPr>
          <w:t>"</w:t>
        </w:r>
        <w:r w:rsidRPr="00B51A03">
          <w:rPr>
            <w:color w:val="067D17"/>
            <w:lang w:val="en-US"/>
            <w:rPrChange w:id="11209" w:author="Maxim Bystrov" w:date="2026-05-24T13:32:00Z">
              <w:rPr>
                <w:color w:val="067D17"/>
              </w:rPr>
            </w:rPrChange>
          </w:rPr>
          <w:br/>
          <w:t xml:space="preserve">                    "</w:t>
        </w:r>
        <w:proofErr w:type="spellStart"/>
        <w:r w:rsidRPr="00B51A03">
          <w:rPr>
            <w:color w:val="067D17"/>
            <w:lang w:val="en-US"/>
            <w:rPrChange w:id="11210" w:author="Maxim Bystrov" w:date="2026-05-24T13:32:00Z">
              <w:rPr>
                <w:color w:val="067D17"/>
              </w:rPr>
            </w:rPrChange>
          </w:rPr>
          <w:t>createdAt</w:t>
        </w:r>
        <w:proofErr w:type="spellEnd"/>
        <w:r w:rsidRPr="00B51A03">
          <w:rPr>
            <w:color w:val="067D17"/>
            <w:lang w:val="en-US"/>
            <w:rPrChange w:id="11211" w:author="Maxim Bystrov" w:date="2026-05-24T13:32:00Z">
              <w:rPr>
                <w:color w:val="067D17"/>
              </w:rPr>
            </w:rPrChange>
          </w:rPr>
          <w:t xml:space="preserve">" </w:t>
        </w:r>
        <w:r w:rsidRPr="00B51A03">
          <w:rPr>
            <w:color w:val="080808"/>
            <w:lang w:val="en-US"/>
            <w:rPrChange w:id="11212" w:author="Maxim Bystrov" w:date="2026-05-24T13:32:00Z">
              <w:rPr>
                <w:color w:val="080808"/>
              </w:rPr>
            </w:rPrChange>
          </w:rPr>
          <w:t xml:space="preserve">-&gt; </w:t>
        </w:r>
        <w:r w:rsidRPr="00B51A03">
          <w:rPr>
            <w:color w:val="067D17"/>
            <w:lang w:val="en-US"/>
            <w:rPrChange w:id="11213" w:author="Maxim Bystrov" w:date="2026-05-24T13:32:00Z">
              <w:rPr>
                <w:color w:val="067D17"/>
              </w:rPr>
            </w:rPrChange>
          </w:rPr>
          <w:t>"</w:t>
        </w:r>
        <w:proofErr w:type="spellStart"/>
        <w:r w:rsidRPr="00B51A03">
          <w:rPr>
            <w:color w:val="067D17"/>
            <w:lang w:val="en-US"/>
            <w:rPrChange w:id="11214" w:author="Maxim Bystrov" w:date="2026-05-24T13:32:00Z">
              <w:rPr>
                <w:color w:val="067D17"/>
              </w:rPr>
            </w:rPrChange>
          </w:rPr>
          <w:t>d.createdAt</w:t>
        </w:r>
        <w:proofErr w:type="spellEnd"/>
        <w:r w:rsidRPr="00B51A03">
          <w:rPr>
            <w:color w:val="067D17"/>
            <w:lang w:val="en-US"/>
            <w:rPrChange w:id="11215" w:author="Maxim Bystrov" w:date="2026-05-24T13:32:00Z">
              <w:rPr>
                <w:color w:val="067D17"/>
              </w:rPr>
            </w:rPrChange>
          </w:rPr>
          <w:t>"</w:t>
        </w:r>
        <w:r w:rsidRPr="00B51A03">
          <w:rPr>
            <w:color w:val="067D17"/>
            <w:lang w:val="en-US"/>
            <w:rPrChange w:id="11216" w:author="Maxim Bystrov" w:date="2026-05-24T13:32:00Z">
              <w:rPr>
                <w:color w:val="067D17"/>
              </w:rPr>
            </w:rPrChange>
          </w:rPr>
          <w:br/>
          <w:t xml:space="preserve">                    </w:t>
        </w:r>
        <w:r w:rsidRPr="00B51A03">
          <w:rPr>
            <w:color w:val="0033B3"/>
            <w:lang w:val="en-US"/>
            <w:rPrChange w:id="11217" w:author="Maxim Bystrov" w:date="2026-05-24T13:32:00Z">
              <w:rPr>
                <w:color w:val="0033B3"/>
              </w:rPr>
            </w:rPrChange>
          </w:rPr>
          <w:t xml:space="preserve">else </w:t>
        </w:r>
        <w:r w:rsidRPr="00B51A03">
          <w:rPr>
            <w:color w:val="080808"/>
            <w:lang w:val="en-US"/>
            <w:rPrChange w:id="11218" w:author="Maxim Bystrov" w:date="2026-05-24T13:32:00Z">
              <w:rPr>
                <w:color w:val="080808"/>
              </w:rPr>
            </w:rPrChange>
          </w:rPr>
          <w:t xml:space="preserve">-&gt; </w:t>
        </w:r>
        <w:r w:rsidRPr="00B51A03">
          <w:rPr>
            <w:color w:val="067D17"/>
            <w:lang w:val="en-US"/>
            <w:rPrChange w:id="11219" w:author="Maxim Bystrov" w:date="2026-05-24T13:32:00Z">
              <w:rPr>
                <w:color w:val="067D17"/>
              </w:rPr>
            </w:rPrChange>
          </w:rPr>
          <w:t>"</w:t>
        </w:r>
        <w:proofErr w:type="spellStart"/>
        <w:r w:rsidRPr="00B51A03">
          <w:rPr>
            <w:color w:val="067D17"/>
            <w:lang w:val="en-US"/>
            <w:rPrChange w:id="11220" w:author="Maxim Bystrov" w:date="2026-05-24T13:32:00Z">
              <w:rPr>
                <w:color w:val="067D17"/>
              </w:rPr>
            </w:rPrChange>
          </w:rPr>
          <w:t>d.</w:t>
        </w:r>
        <w:r w:rsidRPr="00B51A03">
          <w:rPr>
            <w:color w:val="0037A6"/>
            <w:lang w:val="en-US"/>
            <w:rPrChange w:id="11221" w:author="Maxim Bystrov" w:date="2026-05-24T13:32:00Z">
              <w:rPr>
                <w:color w:val="0037A6"/>
              </w:rPr>
            </w:rPrChange>
          </w:rPr>
          <w:t>$</w:t>
        </w:r>
        <w:r w:rsidRPr="00B51A03">
          <w:rPr>
            <w:color w:val="000000"/>
            <w:lang w:val="en-US"/>
            <w:rPrChange w:id="11222" w:author="Maxim Bystrov" w:date="2026-05-24T13:32:00Z">
              <w:rPr>
                <w:color w:val="000000"/>
              </w:rPr>
            </w:rPrChange>
          </w:rPr>
          <w:t>property</w:t>
        </w:r>
        <w:proofErr w:type="spellEnd"/>
        <w:r w:rsidRPr="00B51A03">
          <w:rPr>
            <w:color w:val="067D17"/>
            <w:lang w:val="en-US"/>
            <w:rPrChange w:id="11223" w:author="Maxim Bystrov" w:date="2026-05-24T13:32:00Z">
              <w:rPr>
                <w:color w:val="067D17"/>
              </w:rPr>
            </w:rPrChange>
          </w:rPr>
          <w:t>"</w:t>
        </w:r>
        <w:r w:rsidRPr="00B51A03">
          <w:rPr>
            <w:color w:val="067D17"/>
            <w:lang w:val="en-US"/>
            <w:rPrChange w:id="11224" w:author="Maxim Bystrov" w:date="2026-05-24T13:32:00Z">
              <w:rPr>
                <w:color w:val="067D17"/>
              </w:rPr>
            </w:rPrChange>
          </w:rPr>
          <w:br/>
          <w:t xml:space="preserve">                </w:t>
        </w:r>
        <w:r w:rsidRPr="00B51A03">
          <w:rPr>
            <w:color w:val="080808"/>
            <w:lang w:val="en-US"/>
            <w:rPrChange w:id="11225" w:author="Maxim Bystrov" w:date="2026-05-24T13:32:00Z">
              <w:rPr>
                <w:color w:val="080808"/>
              </w:rPr>
            </w:rPrChange>
          </w:rPr>
          <w:t>}</w:t>
        </w:r>
        <w:r w:rsidRPr="00B51A03">
          <w:rPr>
            <w:color w:val="080808"/>
            <w:lang w:val="en-US"/>
            <w:rPrChange w:id="11226" w:author="Maxim Bystrov" w:date="2026-05-24T13:32:00Z">
              <w:rPr>
                <w:color w:val="080808"/>
              </w:rPr>
            </w:rPrChange>
          </w:rPr>
          <w:br/>
          <w:t xml:space="preserve">                </w:t>
        </w:r>
        <w:r w:rsidRPr="00B51A03">
          <w:rPr>
            <w:color w:val="067D17"/>
            <w:lang w:val="en-US"/>
            <w:rPrChange w:id="11227" w:author="Maxim Bystrov" w:date="2026-05-24T13:32:00Z">
              <w:rPr>
                <w:color w:val="067D17"/>
              </w:rPr>
            </w:rPrChange>
          </w:rPr>
          <w:t>"</w:t>
        </w:r>
        <w:r w:rsidRPr="00B51A03">
          <w:rPr>
            <w:color w:val="0037A6"/>
            <w:lang w:val="en-US"/>
            <w:rPrChange w:id="11228" w:author="Maxim Bystrov" w:date="2026-05-24T13:32:00Z">
              <w:rPr>
                <w:color w:val="0037A6"/>
              </w:rPr>
            </w:rPrChange>
          </w:rPr>
          <w:t>$</w:t>
        </w:r>
        <w:proofErr w:type="spellStart"/>
        <w:r w:rsidRPr="00B51A03">
          <w:rPr>
            <w:color w:val="000000"/>
            <w:lang w:val="en-US"/>
            <w:rPrChange w:id="11229" w:author="Maxim Bystrov" w:date="2026-05-24T13:32:00Z">
              <w:rPr>
                <w:color w:val="000000"/>
              </w:rPr>
            </w:rPrChange>
          </w:rPr>
          <w:t>mappedProperty</w:t>
        </w:r>
        <w:proofErr w:type="spellEnd"/>
        <w:r w:rsidRPr="00B51A03">
          <w:rPr>
            <w:color w:val="000000"/>
            <w:lang w:val="en-US"/>
            <w:rPrChange w:id="11230" w:author="Maxim Bystrov" w:date="2026-05-24T13:32:00Z">
              <w:rPr>
                <w:color w:val="000000"/>
              </w:rPr>
            </w:rPrChange>
          </w:rPr>
          <w:t xml:space="preserve"> </w:t>
        </w:r>
        <w:r w:rsidRPr="00B51A03">
          <w:rPr>
            <w:color w:val="0037A6"/>
            <w:lang w:val="en-US"/>
            <w:rPrChange w:id="11231" w:author="Maxim Bystrov" w:date="2026-05-24T13:32:00Z">
              <w:rPr>
                <w:color w:val="0037A6"/>
              </w:rPr>
            </w:rPrChange>
          </w:rPr>
          <w:t>${</w:t>
        </w:r>
        <w:r w:rsidRPr="00B51A03">
          <w:rPr>
            <w:color w:val="000000"/>
            <w:lang w:val="en-US"/>
            <w:rPrChange w:id="11232" w:author="Maxim Bystrov" w:date="2026-05-24T13:32:00Z">
              <w:rPr>
                <w:color w:val="000000"/>
              </w:rPr>
            </w:rPrChange>
          </w:rPr>
          <w:t>order</w:t>
        </w:r>
        <w:r w:rsidRPr="00B51A03">
          <w:rPr>
            <w:color w:val="080808"/>
            <w:lang w:val="en-US"/>
            <w:rPrChange w:id="11233" w:author="Maxim Bystrov" w:date="2026-05-24T13:32:00Z">
              <w:rPr>
                <w:color w:val="080808"/>
              </w:rPr>
            </w:rPrChange>
          </w:rPr>
          <w:t>.</w:t>
        </w:r>
        <w:r w:rsidRPr="00B51A03">
          <w:rPr>
            <w:i/>
            <w:iCs/>
            <w:color w:val="871094"/>
            <w:lang w:val="en-US"/>
            <w:rPrChange w:id="11234" w:author="Maxim Bystrov" w:date="2026-05-24T13:32:00Z">
              <w:rPr>
                <w:i/>
                <w:iCs/>
                <w:color w:val="871094"/>
              </w:rPr>
            </w:rPrChange>
          </w:rPr>
          <w:t>direction</w:t>
        </w:r>
        <w:r w:rsidRPr="00B51A03">
          <w:rPr>
            <w:color w:val="080808"/>
            <w:lang w:val="en-US"/>
            <w:rPrChange w:id="11235" w:author="Maxim Bystrov" w:date="2026-05-24T13:32:00Z">
              <w:rPr>
                <w:color w:val="080808"/>
              </w:rPr>
            </w:rPrChange>
          </w:rPr>
          <w:t>.</w:t>
        </w:r>
        <w:r w:rsidRPr="00B51A03">
          <w:rPr>
            <w:color w:val="871094"/>
            <w:lang w:val="en-US"/>
            <w:rPrChange w:id="11236" w:author="Maxim Bystrov" w:date="2026-05-24T13:32:00Z">
              <w:rPr>
                <w:color w:val="871094"/>
              </w:rPr>
            </w:rPrChange>
          </w:rPr>
          <w:t>name</w:t>
        </w:r>
        <w:r w:rsidRPr="00B51A03">
          <w:rPr>
            <w:color w:val="0037A6"/>
            <w:lang w:val="en-US"/>
            <w:rPrChange w:id="11237" w:author="Maxim Bystrov" w:date="2026-05-24T13:32:00Z">
              <w:rPr>
                <w:color w:val="0037A6"/>
              </w:rPr>
            </w:rPrChange>
          </w:rPr>
          <w:t>}</w:t>
        </w:r>
        <w:r w:rsidRPr="00B51A03">
          <w:rPr>
            <w:color w:val="067D17"/>
            <w:lang w:val="en-US"/>
            <w:rPrChange w:id="11238" w:author="Maxim Bystrov" w:date="2026-05-24T13:32:00Z">
              <w:rPr>
                <w:color w:val="067D17"/>
              </w:rPr>
            </w:rPrChange>
          </w:rPr>
          <w:t>"</w:t>
        </w:r>
        <w:r w:rsidRPr="00B51A03">
          <w:rPr>
            <w:color w:val="067D17"/>
            <w:lang w:val="en-US"/>
            <w:rPrChange w:id="11239" w:author="Maxim Bystrov" w:date="2026-05-24T13:32:00Z">
              <w:rPr>
                <w:color w:val="067D17"/>
              </w:rPr>
            </w:rPrChange>
          </w:rPr>
          <w:br/>
          <w:t xml:space="preserve">            </w:t>
        </w:r>
        <w:r w:rsidRPr="00B51A03">
          <w:rPr>
            <w:b/>
            <w:bCs/>
            <w:color w:val="080808"/>
            <w:lang w:val="en-US"/>
            <w:rPrChange w:id="11240" w:author="Maxim Bystrov" w:date="2026-05-24T13:32:00Z">
              <w:rPr>
                <w:b/>
                <w:bCs/>
                <w:color w:val="080808"/>
              </w:rPr>
            </w:rPrChange>
          </w:rPr>
          <w:t>}</w:t>
        </w:r>
        <w:r w:rsidRPr="00B51A03">
          <w:rPr>
            <w:b/>
            <w:bCs/>
            <w:color w:val="080808"/>
            <w:lang w:val="en-US"/>
            <w:rPrChange w:id="11241" w:author="Maxim Bystrov" w:date="2026-05-24T13:32:00Z">
              <w:rPr>
                <w:b/>
                <w:bCs/>
                <w:color w:val="080808"/>
              </w:rPr>
            </w:rPrChange>
          </w:rPr>
          <w:br/>
          <w:t xml:space="preserve">            </w:t>
        </w:r>
        <w:proofErr w:type="spellStart"/>
        <w:r w:rsidRPr="00B51A03">
          <w:rPr>
            <w:color w:val="000000"/>
            <w:lang w:val="en-US"/>
            <w:rPrChange w:id="11242" w:author="Maxim Bystrov" w:date="2026-05-24T13:32:00Z">
              <w:rPr>
                <w:color w:val="000000"/>
              </w:rPr>
            </w:rPrChange>
          </w:rPr>
          <w:t>baseQuery</w:t>
        </w:r>
        <w:r w:rsidRPr="00B51A03">
          <w:rPr>
            <w:color w:val="080808"/>
            <w:lang w:val="en-US"/>
            <w:rPrChange w:id="11243" w:author="Maxim Bystrov" w:date="2026-05-24T13:32:00Z">
              <w:rPr>
                <w:color w:val="080808"/>
              </w:rPr>
            </w:rPrChange>
          </w:rPr>
          <w:t>.append</w:t>
        </w:r>
        <w:proofErr w:type="spellEnd"/>
        <w:r w:rsidRPr="00B51A03">
          <w:rPr>
            <w:color w:val="080808"/>
            <w:lang w:val="en-US"/>
            <w:rPrChange w:id="11244" w:author="Maxim Bystrov" w:date="2026-05-24T13:32:00Z">
              <w:rPr>
                <w:color w:val="080808"/>
              </w:rPr>
            </w:rPrChange>
          </w:rPr>
          <w:t>(</w:t>
        </w:r>
        <w:proofErr w:type="spellStart"/>
        <w:r w:rsidRPr="00B51A03">
          <w:rPr>
            <w:color w:val="000000"/>
            <w:lang w:val="en-US"/>
            <w:rPrChange w:id="11245" w:author="Maxim Bystrov" w:date="2026-05-24T13:32:00Z">
              <w:rPr>
                <w:color w:val="000000"/>
              </w:rPr>
            </w:rPrChange>
          </w:rPr>
          <w:t>orders</w:t>
        </w:r>
        <w:r w:rsidRPr="00B51A03">
          <w:rPr>
            <w:color w:val="080808"/>
            <w:lang w:val="en-US"/>
            <w:rPrChange w:id="11246" w:author="Maxim Bystrov" w:date="2026-05-24T13:32:00Z">
              <w:rPr>
                <w:color w:val="080808"/>
              </w:rPr>
            </w:rPrChange>
          </w:rPr>
          <w:t>.</w:t>
        </w:r>
        <w:r w:rsidRPr="00B51A03">
          <w:rPr>
            <w:i/>
            <w:iCs/>
            <w:color w:val="00627A"/>
            <w:lang w:val="en-US"/>
            <w:rPrChange w:id="11247" w:author="Maxim Bystrov" w:date="2026-05-24T13:32:00Z">
              <w:rPr>
                <w:i/>
                <w:iCs/>
                <w:color w:val="00627A"/>
              </w:rPr>
            </w:rPrChange>
          </w:rPr>
          <w:t>joinToString</w:t>
        </w:r>
        <w:proofErr w:type="spellEnd"/>
        <w:r w:rsidRPr="00B51A03">
          <w:rPr>
            <w:color w:val="080808"/>
            <w:lang w:val="en-US"/>
            <w:rPrChange w:id="11248" w:author="Maxim Bystrov" w:date="2026-05-24T13:32:00Z">
              <w:rPr>
                <w:color w:val="080808"/>
              </w:rPr>
            </w:rPrChange>
          </w:rPr>
          <w:t>(</w:t>
        </w:r>
        <w:r w:rsidRPr="00B51A03">
          <w:rPr>
            <w:color w:val="067D17"/>
            <w:lang w:val="en-US"/>
            <w:rPrChange w:id="11249" w:author="Maxim Bystrov" w:date="2026-05-24T13:32:00Z">
              <w:rPr>
                <w:color w:val="067D17"/>
              </w:rPr>
            </w:rPrChange>
          </w:rPr>
          <w:t>", "</w:t>
        </w:r>
        <w:r w:rsidRPr="00B51A03">
          <w:rPr>
            <w:color w:val="080808"/>
            <w:lang w:val="en-US"/>
            <w:rPrChange w:id="11250" w:author="Maxim Bystrov" w:date="2026-05-24T13:32:00Z">
              <w:rPr>
                <w:color w:val="080808"/>
              </w:rPr>
            </w:rPrChange>
          </w:rPr>
          <w:t>))</w:t>
        </w:r>
        <w:r w:rsidRPr="00B51A03">
          <w:rPr>
            <w:color w:val="080808"/>
            <w:lang w:val="en-US"/>
            <w:rPrChange w:id="11251" w:author="Maxim Bystrov" w:date="2026-05-24T13:32:00Z">
              <w:rPr>
                <w:color w:val="080808"/>
              </w:rPr>
            </w:rPrChange>
          </w:rPr>
          <w:br/>
          <w:t xml:space="preserve">        } </w:t>
        </w:r>
        <w:r w:rsidRPr="00B51A03">
          <w:rPr>
            <w:color w:val="0033B3"/>
            <w:lang w:val="en-US"/>
            <w:rPrChange w:id="11252" w:author="Maxim Bystrov" w:date="2026-05-24T13:32:00Z">
              <w:rPr>
                <w:color w:val="0033B3"/>
              </w:rPr>
            </w:rPrChange>
          </w:rPr>
          <w:t xml:space="preserve">else </w:t>
        </w:r>
        <w:r w:rsidRPr="00B51A03">
          <w:rPr>
            <w:color w:val="080808"/>
            <w:lang w:val="en-US"/>
            <w:rPrChange w:id="11253" w:author="Maxim Bystrov" w:date="2026-05-24T13:32:00Z">
              <w:rPr>
                <w:color w:val="080808"/>
              </w:rPr>
            </w:rPrChange>
          </w:rPr>
          <w:t>{</w:t>
        </w:r>
        <w:r w:rsidRPr="00B51A03">
          <w:rPr>
            <w:color w:val="080808"/>
            <w:lang w:val="en-US"/>
            <w:rPrChange w:id="11254" w:author="Maxim Bystrov" w:date="2026-05-24T13:32:00Z">
              <w:rPr>
                <w:color w:val="080808"/>
              </w:rPr>
            </w:rPrChange>
          </w:rPr>
          <w:br/>
          <w:t xml:space="preserve">            </w:t>
        </w:r>
        <w:r w:rsidRPr="00B51A03">
          <w:rPr>
            <w:i/>
            <w:iCs/>
            <w:color w:val="8C8C8C"/>
            <w:lang w:val="en-US"/>
            <w:rPrChange w:id="11255" w:author="Maxim Bystrov" w:date="2026-05-24T13:32:00Z">
              <w:rPr>
                <w:i/>
                <w:iCs/>
                <w:color w:val="8C8C8C"/>
              </w:rPr>
            </w:rPrChange>
          </w:rPr>
          <w:t xml:space="preserve">// </w:t>
        </w:r>
        <w:r>
          <w:rPr>
            <w:i/>
            <w:iCs/>
            <w:color w:val="8C8C8C"/>
          </w:rPr>
          <w:t>Сортировка</w:t>
        </w:r>
        <w:r w:rsidRPr="00B51A03">
          <w:rPr>
            <w:i/>
            <w:iCs/>
            <w:color w:val="8C8C8C"/>
            <w:lang w:val="en-US"/>
            <w:rPrChange w:id="11256" w:author="Maxim Bystrov" w:date="2026-05-24T13:32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по</w:t>
        </w:r>
        <w:r w:rsidRPr="00B51A03">
          <w:rPr>
            <w:i/>
            <w:iCs/>
            <w:color w:val="8C8C8C"/>
            <w:lang w:val="en-US"/>
            <w:rPrChange w:id="11257" w:author="Maxim Bystrov" w:date="2026-05-24T13:32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умолчанию</w:t>
        </w:r>
        <w:r w:rsidRPr="00B51A03">
          <w:rPr>
            <w:i/>
            <w:iCs/>
            <w:color w:val="8C8C8C"/>
            <w:lang w:val="en-US"/>
            <w:rPrChange w:id="11258" w:author="Maxim Bystrov" w:date="2026-05-24T13:32:00Z">
              <w:rPr>
                <w:i/>
                <w:iCs/>
                <w:color w:val="8C8C8C"/>
              </w:rPr>
            </w:rPrChange>
          </w:rPr>
          <w:t xml:space="preserve"> (</w:t>
        </w:r>
        <w:r>
          <w:rPr>
            <w:i/>
            <w:iCs/>
            <w:color w:val="8C8C8C"/>
          </w:rPr>
          <w:t>по</w:t>
        </w:r>
        <w:r w:rsidRPr="00B51A03">
          <w:rPr>
            <w:i/>
            <w:iCs/>
            <w:color w:val="8C8C8C"/>
            <w:lang w:val="en-US"/>
            <w:rPrChange w:id="11259" w:author="Maxim Bystrov" w:date="2026-05-24T13:32:00Z">
              <w:rPr>
                <w:i/>
                <w:iCs/>
                <w:color w:val="8C8C8C"/>
              </w:rPr>
            </w:rPrChange>
          </w:rPr>
          <w:t xml:space="preserve"> </w:t>
        </w:r>
        <w:proofErr w:type="spellStart"/>
        <w:r w:rsidRPr="00B51A03">
          <w:rPr>
            <w:i/>
            <w:iCs/>
            <w:color w:val="8C8C8C"/>
            <w:lang w:val="en-US"/>
            <w:rPrChange w:id="11260" w:author="Maxim Bystrov" w:date="2026-05-24T13:32:00Z">
              <w:rPr>
                <w:i/>
                <w:iCs/>
                <w:color w:val="8C8C8C"/>
              </w:rPr>
            </w:rPrChange>
          </w:rPr>
          <w:t>createdAt</w:t>
        </w:r>
        <w:proofErr w:type="spellEnd"/>
        <w:r w:rsidRPr="00B51A03">
          <w:rPr>
            <w:i/>
            <w:iCs/>
            <w:color w:val="8C8C8C"/>
            <w:lang w:val="en-US"/>
            <w:rPrChange w:id="11261" w:author="Maxim Bystrov" w:date="2026-05-24T13:32:00Z">
              <w:rPr>
                <w:i/>
                <w:iCs/>
                <w:color w:val="8C8C8C"/>
              </w:rPr>
            </w:rPrChange>
          </w:rPr>
          <w:t xml:space="preserve"> descending, </w:t>
        </w:r>
        <w:r>
          <w:rPr>
            <w:i/>
            <w:iCs/>
            <w:color w:val="8C8C8C"/>
          </w:rPr>
          <w:t>затем</w:t>
        </w:r>
        <w:r w:rsidRPr="00B51A03">
          <w:rPr>
            <w:i/>
            <w:iCs/>
            <w:color w:val="8C8C8C"/>
            <w:lang w:val="en-US"/>
            <w:rPrChange w:id="11262" w:author="Maxim Bystrov" w:date="2026-05-24T13:32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по</w:t>
        </w:r>
        <w:r w:rsidRPr="00B51A03">
          <w:rPr>
            <w:i/>
            <w:iCs/>
            <w:color w:val="8C8C8C"/>
            <w:lang w:val="en-US"/>
            <w:rPrChange w:id="11263" w:author="Maxim Bystrov" w:date="2026-05-24T13:32:00Z">
              <w:rPr>
                <w:i/>
                <w:iCs/>
                <w:color w:val="8C8C8C"/>
              </w:rPr>
            </w:rPrChange>
          </w:rPr>
          <w:t xml:space="preserve"> id)</w:t>
        </w:r>
        <w:r w:rsidRPr="00B51A03">
          <w:rPr>
            <w:i/>
            <w:iCs/>
            <w:color w:val="8C8C8C"/>
            <w:lang w:val="en-US"/>
            <w:rPrChange w:id="11264" w:author="Maxim Bystrov" w:date="2026-05-24T13:32:00Z">
              <w:rPr>
                <w:i/>
                <w:iCs/>
                <w:color w:val="8C8C8C"/>
              </w:rPr>
            </w:rPrChange>
          </w:rPr>
          <w:br/>
          <w:t xml:space="preserve">            </w:t>
        </w:r>
        <w:proofErr w:type="spellStart"/>
        <w:r w:rsidRPr="00B51A03">
          <w:rPr>
            <w:color w:val="000000"/>
            <w:lang w:val="en-US"/>
            <w:rPrChange w:id="11265" w:author="Maxim Bystrov" w:date="2026-05-24T13:32:00Z">
              <w:rPr>
                <w:color w:val="000000"/>
              </w:rPr>
            </w:rPrChange>
          </w:rPr>
          <w:t>baseQuery</w:t>
        </w:r>
        <w:r w:rsidRPr="00B51A03">
          <w:rPr>
            <w:color w:val="080808"/>
            <w:lang w:val="en-US"/>
            <w:rPrChange w:id="11266" w:author="Maxim Bystrov" w:date="2026-05-24T13:32:00Z">
              <w:rPr>
                <w:color w:val="080808"/>
              </w:rPr>
            </w:rPrChange>
          </w:rPr>
          <w:t>.append</w:t>
        </w:r>
        <w:proofErr w:type="spellEnd"/>
        <w:r w:rsidRPr="00B51A03">
          <w:rPr>
            <w:color w:val="080808"/>
            <w:lang w:val="en-US"/>
            <w:rPrChange w:id="11267" w:author="Maxim Bystrov" w:date="2026-05-24T13:32:00Z">
              <w:rPr>
                <w:color w:val="080808"/>
              </w:rPr>
            </w:rPrChange>
          </w:rPr>
          <w:t>(</w:t>
        </w:r>
        <w:r w:rsidRPr="00B51A03">
          <w:rPr>
            <w:color w:val="067D17"/>
            <w:lang w:val="en-US"/>
            <w:rPrChange w:id="11268" w:author="Maxim Bystrov" w:date="2026-05-24T13:32:00Z">
              <w:rPr>
                <w:color w:val="067D17"/>
              </w:rPr>
            </w:rPrChange>
          </w:rPr>
          <w:t xml:space="preserve">" ORDER BY </w:t>
        </w:r>
        <w:proofErr w:type="spellStart"/>
        <w:r w:rsidRPr="00B51A03">
          <w:rPr>
            <w:color w:val="067D17"/>
            <w:lang w:val="en-US"/>
            <w:rPrChange w:id="11269" w:author="Maxim Bystrov" w:date="2026-05-24T13:32:00Z">
              <w:rPr>
                <w:color w:val="067D17"/>
              </w:rPr>
            </w:rPrChange>
          </w:rPr>
          <w:t>d.createdAt</w:t>
        </w:r>
        <w:proofErr w:type="spellEnd"/>
        <w:r w:rsidRPr="00B51A03">
          <w:rPr>
            <w:color w:val="067D17"/>
            <w:lang w:val="en-US"/>
            <w:rPrChange w:id="11270" w:author="Maxim Bystrov" w:date="2026-05-24T13:32:00Z">
              <w:rPr>
                <w:color w:val="067D17"/>
              </w:rPr>
            </w:rPrChange>
          </w:rPr>
          <w:t xml:space="preserve"> DESC, d.id DESC"</w:t>
        </w:r>
        <w:r w:rsidRPr="00B51A03">
          <w:rPr>
            <w:color w:val="080808"/>
            <w:lang w:val="en-US"/>
            <w:rPrChange w:id="11271" w:author="Maxim Bystrov" w:date="2026-05-24T13:32:00Z">
              <w:rPr>
                <w:color w:val="080808"/>
              </w:rPr>
            </w:rPrChange>
          </w:rPr>
          <w:t>)</w:t>
        </w:r>
        <w:r w:rsidRPr="00B51A03">
          <w:rPr>
            <w:color w:val="080808"/>
            <w:lang w:val="en-US"/>
            <w:rPrChange w:id="11272" w:author="Maxim Bystrov" w:date="2026-05-24T13:32:00Z">
              <w:rPr>
                <w:color w:val="080808"/>
              </w:rPr>
            </w:rPrChange>
          </w:rPr>
          <w:br/>
          <w:t xml:space="preserve">        }</w:t>
        </w:r>
        <w:r w:rsidRPr="00B51A03">
          <w:rPr>
            <w:color w:val="080808"/>
            <w:lang w:val="en-US"/>
            <w:rPrChange w:id="11273" w:author="Maxim Bystrov" w:date="2026-05-24T13:32:00Z">
              <w:rPr>
                <w:color w:val="080808"/>
              </w:rPr>
            </w:rPrChange>
          </w:rPr>
          <w:br/>
          <w:t xml:space="preserve">        </w:t>
        </w:r>
        <w:r w:rsidRPr="00B51A03">
          <w:rPr>
            <w:color w:val="080808"/>
            <w:lang w:val="en-US"/>
            <w:rPrChange w:id="11274" w:author="Maxim Bystrov" w:date="2026-05-24T13:32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B51A03">
          <w:rPr>
            <w:color w:val="0033B3"/>
            <w:lang w:val="en-US"/>
            <w:rPrChange w:id="11275" w:author="Maxim Bystrov" w:date="2026-05-24T13:32:00Z">
              <w:rPr>
                <w:color w:val="0033B3"/>
              </w:rPr>
            </w:rPrChange>
          </w:rPr>
          <w:t>val</w:t>
        </w:r>
        <w:proofErr w:type="spellEnd"/>
        <w:r w:rsidRPr="00B51A03">
          <w:rPr>
            <w:color w:val="0033B3"/>
            <w:lang w:val="en-US"/>
            <w:rPrChange w:id="11276" w:author="Maxim Bystrov" w:date="2026-05-24T13:32:00Z">
              <w:rPr>
                <w:color w:val="0033B3"/>
              </w:rPr>
            </w:rPrChange>
          </w:rPr>
          <w:t xml:space="preserve"> </w:t>
        </w:r>
        <w:r w:rsidRPr="00B51A03">
          <w:rPr>
            <w:color w:val="000000"/>
            <w:lang w:val="en-US"/>
            <w:rPrChange w:id="11277" w:author="Maxim Bystrov" w:date="2026-05-24T13:32:00Z">
              <w:rPr>
                <w:color w:val="000000"/>
              </w:rPr>
            </w:rPrChange>
          </w:rPr>
          <w:t xml:space="preserve">q </w:t>
        </w:r>
        <w:r w:rsidRPr="00B51A03">
          <w:rPr>
            <w:color w:val="080808"/>
            <w:lang w:val="en-US"/>
            <w:rPrChange w:id="11278" w:author="Maxim Bystrov" w:date="2026-05-24T13:32:00Z">
              <w:rPr>
                <w:color w:val="080808"/>
              </w:rPr>
            </w:rPrChange>
          </w:rPr>
          <w:t xml:space="preserve">= </w:t>
        </w:r>
        <w:proofErr w:type="spellStart"/>
        <w:r w:rsidRPr="00B51A03">
          <w:rPr>
            <w:color w:val="000000"/>
            <w:lang w:val="en-US"/>
            <w:rPrChange w:id="11279" w:author="Maxim Bystrov" w:date="2026-05-24T13:32:00Z">
              <w:rPr>
                <w:color w:val="000000"/>
              </w:rPr>
            </w:rPrChange>
          </w:rPr>
          <w:t>baseQuery</w:t>
        </w:r>
        <w:r w:rsidRPr="00B51A03">
          <w:rPr>
            <w:color w:val="080808"/>
            <w:lang w:val="en-US"/>
            <w:rPrChange w:id="11280" w:author="Maxim Bystrov" w:date="2026-05-24T13:32:00Z">
              <w:rPr>
                <w:color w:val="080808"/>
              </w:rPr>
            </w:rPrChange>
          </w:rPr>
          <w:t>.toString</w:t>
        </w:r>
        <w:proofErr w:type="spellEnd"/>
        <w:r w:rsidRPr="00B51A03">
          <w:rPr>
            <w:color w:val="080808"/>
            <w:lang w:val="en-US"/>
            <w:rPrChange w:id="11281" w:author="Maxim Bystrov" w:date="2026-05-24T13:32:00Z">
              <w:rPr>
                <w:color w:val="080808"/>
              </w:rPr>
            </w:rPrChange>
          </w:rPr>
          <w:t>()</w:t>
        </w:r>
        <w:r w:rsidRPr="00B51A03">
          <w:rPr>
            <w:color w:val="080808"/>
            <w:lang w:val="en-US"/>
            <w:rPrChange w:id="11282" w:author="Maxim Bystrov" w:date="2026-05-24T13:32:00Z">
              <w:rPr>
                <w:color w:val="080808"/>
              </w:rPr>
            </w:rPrChange>
          </w:rPr>
          <w:br/>
        </w:r>
        <w:r w:rsidRPr="00B51A03">
          <w:rPr>
            <w:color w:val="080808"/>
            <w:lang w:val="en-US"/>
            <w:rPrChange w:id="11283" w:author="Maxim Bystrov" w:date="2026-05-24T13:32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B51A03">
          <w:rPr>
            <w:color w:val="0033B3"/>
            <w:lang w:val="en-US"/>
            <w:rPrChange w:id="11284" w:author="Maxim Bystrov" w:date="2026-05-24T13:32:00Z">
              <w:rPr>
                <w:color w:val="0033B3"/>
              </w:rPr>
            </w:rPrChange>
          </w:rPr>
          <w:t>val</w:t>
        </w:r>
        <w:proofErr w:type="spellEnd"/>
        <w:r w:rsidRPr="00B51A03">
          <w:rPr>
            <w:color w:val="0033B3"/>
            <w:lang w:val="en-US"/>
            <w:rPrChange w:id="11285" w:author="Maxim Bystrov" w:date="2026-05-24T13:32:00Z">
              <w:rPr>
                <w:color w:val="0033B3"/>
              </w:rPr>
            </w:rPrChange>
          </w:rPr>
          <w:t xml:space="preserve"> </w:t>
        </w:r>
        <w:r w:rsidRPr="00B51A03">
          <w:rPr>
            <w:color w:val="000000"/>
            <w:lang w:val="en-US"/>
            <w:rPrChange w:id="11286" w:author="Maxim Bystrov" w:date="2026-05-24T13:32:00Z">
              <w:rPr>
                <w:color w:val="000000"/>
              </w:rPr>
            </w:rPrChange>
          </w:rPr>
          <w:t xml:space="preserve">query </w:t>
        </w:r>
        <w:r w:rsidRPr="00B51A03">
          <w:rPr>
            <w:color w:val="080808"/>
            <w:lang w:val="en-US"/>
            <w:rPrChange w:id="11287" w:author="Maxim Bystrov" w:date="2026-05-24T13:32:00Z">
              <w:rPr>
                <w:color w:val="080808"/>
              </w:rPr>
            </w:rPrChange>
          </w:rPr>
          <w:t xml:space="preserve">= </w:t>
        </w:r>
        <w:proofErr w:type="spellStart"/>
        <w:r w:rsidRPr="00B51A03">
          <w:rPr>
            <w:color w:val="871094"/>
            <w:lang w:val="en-US"/>
            <w:rPrChange w:id="11288" w:author="Maxim Bystrov" w:date="2026-05-24T13:32:00Z">
              <w:rPr>
                <w:color w:val="871094"/>
              </w:rPr>
            </w:rPrChange>
          </w:rPr>
          <w:t>entityManager</w:t>
        </w:r>
        <w:r w:rsidRPr="00B51A03">
          <w:rPr>
            <w:color w:val="080808"/>
            <w:lang w:val="en-US"/>
            <w:rPrChange w:id="11289" w:author="Maxim Bystrov" w:date="2026-05-24T13:32:00Z">
              <w:rPr>
                <w:color w:val="080808"/>
              </w:rPr>
            </w:rPrChange>
          </w:rPr>
          <w:t>.createQuery</w:t>
        </w:r>
        <w:proofErr w:type="spellEnd"/>
        <w:r w:rsidRPr="00B51A03">
          <w:rPr>
            <w:color w:val="080808"/>
            <w:lang w:val="en-US"/>
            <w:rPrChange w:id="11290" w:author="Maxim Bystrov" w:date="2026-05-24T13:32:00Z">
              <w:rPr>
                <w:color w:val="080808"/>
              </w:rPr>
            </w:rPrChange>
          </w:rPr>
          <w:t>(</w:t>
        </w:r>
        <w:r w:rsidRPr="00B51A03">
          <w:rPr>
            <w:color w:val="000000"/>
            <w:lang w:val="en-US"/>
            <w:rPrChange w:id="11291" w:author="Maxim Bystrov" w:date="2026-05-24T13:32:00Z">
              <w:rPr>
                <w:color w:val="000000"/>
              </w:rPr>
            </w:rPrChange>
          </w:rPr>
          <w:t>q</w:t>
        </w:r>
        <w:r w:rsidRPr="00B51A03">
          <w:rPr>
            <w:color w:val="080808"/>
            <w:lang w:val="en-US"/>
            <w:rPrChange w:id="11292" w:author="Maxim Bystrov" w:date="2026-05-24T13:32:00Z">
              <w:rPr>
                <w:color w:val="080808"/>
              </w:rPr>
            </w:rPrChange>
          </w:rPr>
          <w:t xml:space="preserve">, </w:t>
        </w:r>
        <w:r w:rsidRPr="00B51A03">
          <w:rPr>
            <w:color w:val="000000"/>
            <w:lang w:val="en-US"/>
            <w:rPrChange w:id="11293" w:author="Maxim Bystrov" w:date="2026-05-24T13:32:00Z">
              <w:rPr>
                <w:color w:val="000000"/>
              </w:rPr>
            </w:rPrChange>
          </w:rPr>
          <w:t>Device</w:t>
        </w:r>
        <w:r w:rsidRPr="00B51A03">
          <w:rPr>
            <w:color w:val="080808"/>
            <w:lang w:val="en-US"/>
            <w:rPrChange w:id="11294" w:author="Maxim Bystrov" w:date="2026-05-24T13:32:00Z">
              <w:rPr>
                <w:color w:val="080808"/>
              </w:rPr>
            </w:rPrChange>
          </w:rPr>
          <w:t>::</w:t>
        </w:r>
        <w:r w:rsidRPr="00B51A03">
          <w:rPr>
            <w:color w:val="0033B3"/>
            <w:lang w:val="en-US"/>
            <w:rPrChange w:id="11295" w:author="Maxim Bystrov" w:date="2026-05-24T13:32:00Z">
              <w:rPr>
                <w:color w:val="0033B3"/>
              </w:rPr>
            </w:rPrChange>
          </w:rPr>
          <w:t>class</w:t>
        </w:r>
        <w:r w:rsidRPr="00B51A03">
          <w:rPr>
            <w:color w:val="080808"/>
            <w:lang w:val="en-US"/>
            <w:rPrChange w:id="11296" w:author="Maxim Bystrov" w:date="2026-05-24T13:32:00Z">
              <w:rPr>
                <w:color w:val="080808"/>
              </w:rPr>
            </w:rPrChange>
          </w:rPr>
          <w:t>.</w:t>
        </w:r>
        <w:r w:rsidRPr="00B51A03">
          <w:rPr>
            <w:i/>
            <w:iCs/>
            <w:color w:val="871094"/>
            <w:lang w:val="en-US"/>
            <w:rPrChange w:id="11297" w:author="Maxim Bystrov" w:date="2026-05-24T13:32:00Z">
              <w:rPr>
                <w:i/>
                <w:iCs/>
                <w:color w:val="871094"/>
              </w:rPr>
            </w:rPrChange>
          </w:rPr>
          <w:t>java</w:t>
        </w:r>
        <w:r w:rsidRPr="00B51A03">
          <w:rPr>
            <w:color w:val="080808"/>
            <w:lang w:val="en-US"/>
            <w:rPrChange w:id="11298" w:author="Maxim Bystrov" w:date="2026-05-24T13:32:00Z">
              <w:rPr>
                <w:color w:val="080808"/>
              </w:rPr>
            </w:rPrChange>
          </w:rPr>
          <w:t>)</w:t>
        </w:r>
        <w:r w:rsidRPr="00B51A03">
          <w:rPr>
            <w:color w:val="080808"/>
            <w:lang w:val="en-US"/>
            <w:rPrChange w:id="11299" w:author="Maxim Bystrov" w:date="2026-05-24T13:32:00Z">
              <w:rPr>
                <w:color w:val="080808"/>
              </w:rPr>
            </w:rPrChange>
          </w:rPr>
          <w:br/>
        </w:r>
        <w:r w:rsidRPr="00B51A03">
          <w:rPr>
            <w:color w:val="080808"/>
            <w:lang w:val="en-US"/>
            <w:rPrChange w:id="11300" w:author="Maxim Bystrov" w:date="2026-05-24T13:32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B51A03">
          <w:rPr>
            <w:color w:val="000000"/>
            <w:lang w:val="en-US"/>
            <w:rPrChange w:id="11301" w:author="Maxim Bystrov" w:date="2026-05-24T13:32:00Z">
              <w:rPr>
                <w:color w:val="000000"/>
              </w:rPr>
            </w:rPrChange>
          </w:rPr>
          <w:t>parameters</w:t>
        </w:r>
        <w:r w:rsidRPr="00B51A03">
          <w:rPr>
            <w:color w:val="080808"/>
            <w:lang w:val="en-US"/>
            <w:rPrChange w:id="11302" w:author="Maxim Bystrov" w:date="2026-05-24T13:32:00Z">
              <w:rPr>
                <w:color w:val="080808"/>
              </w:rPr>
            </w:rPrChange>
          </w:rPr>
          <w:t>.</w:t>
        </w:r>
        <w:r w:rsidRPr="00B51A03">
          <w:rPr>
            <w:i/>
            <w:iCs/>
            <w:color w:val="00627A"/>
            <w:lang w:val="en-US"/>
            <w:rPrChange w:id="11303" w:author="Maxim Bystrov" w:date="2026-05-24T13:32:00Z">
              <w:rPr>
                <w:i/>
                <w:iCs/>
                <w:color w:val="00627A"/>
              </w:rPr>
            </w:rPrChange>
          </w:rPr>
          <w:t>forEach</w:t>
        </w:r>
        <w:proofErr w:type="spellEnd"/>
        <w:r w:rsidRPr="00B51A03">
          <w:rPr>
            <w:i/>
            <w:iCs/>
            <w:color w:val="00627A"/>
            <w:lang w:val="en-US"/>
            <w:rPrChange w:id="11304" w:author="Maxim Bystrov" w:date="2026-05-24T13:32:00Z">
              <w:rPr>
                <w:i/>
                <w:iCs/>
                <w:color w:val="00627A"/>
              </w:rPr>
            </w:rPrChange>
          </w:rPr>
          <w:t xml:space="preserve"> </w:t>
        </w:r>
        <w:r w:rsidRPr="00B51A03">
          <w:rPr>
            <w:b/>
            <w:bCs/>
            <w:color w:val="080808"/>
            <w:lang w:val="en-US"/>
            <w:rPrChange w:id="11305" w:author="Maxim Bystrov" w:date="2026-05-24T13:32:00Z">
              <w:rPr>
                <w:b/>
                <w:bCs/>
                <w:color w:val="080808"/>
              </w:rPr>
            </w:rPrChange>
          </w:rPr>
          <w:t xml:space="preserve">{ </w:t>
        </w:r>
        <w:r w:rsidRPr="00B51A03">
          <w:rPr>
            <w:color w:val="080808"/>
            <w:lang w:val="en-US"/>
            <w:rPrChange w:id="11306" w:author="Maxim Bystrov" w:date="2026-05-24T13:32:00Z">
              <w:rPr>
                <w:color w:val="080808"/>
              </w:rPr>
            </w:rPrChange>
          </w:rPr>
          <w:t>(</w:t>
        </w:r>
        <w:r w:rsidRPr="00B51A03">
          <w:rPr>
            <w:color w:val="000000"/>
            <w:lang w:val="en-US"/>
            <w:rPrChange w:id="11307" w:author="Maxim Bystrov" w:date="2026-05-24T13:32:00Z">
              <w:rPr>
                <w:color w:val="000000"/>
              </w:rPr>
            </w:rPrChange>
          </w:rPr>
          <w:t>key</w:t>
        </w:r>
        <w:r w:rsidRPr="00B51A03">
          <w:rPr>
            <w:color w:val="080808"/>
            <w:lang w:val="en-US"/>
            <w:rPrChange w:id="11308" w:author="Maxim Bystrov" w:date="2026-05-24T13:32:00Z">
              <w:rPr>
                <w:color w:val="080808"/>
              </w:rPr>
            </w:rPrChange>
          </w:rPr>
          <w:t xml:space="preserve">, </w:t>
        </w:r>
        <w:r w:rsidRPr="00B51A03">
          <w:rPr>
            <w:color w:val="000000"/>
            <w:lang w:val="en-US"/>
            <w:rPrChange w:id="11309" w:author="Maxim Bystrov" w:date="2026-05-24T13:32:00Z">
              <w:rPr>
                <w:color w:val="000000"/>
              </w:rPr>
            </w:rPrChange>
          </w:rPr>
          <w:t>value</w:t>
        </w:r>
        <w:r w:rsidRPr="00B51A03">
          <w:rPr>
            <w:color w:val="080808"/>
            <w:lang w:val="en-US"/>
            <w:rPrChange w:id="11310" w:author="Maxim Bystrov" w:date="2026-05-24T13:32:00Z">
              <w:rPr>
                <w:color w:val="080808"/>
              </w:rPr>
            </w:rPrChange>
          </w:rPr>
          <w:t xml:space="preserve">) </w:t>
        </w:r>
        <w:r w:rsidRPr="00B51A03">
          <w:rPr>
            <w:b/>
            <w:bCs/>
            <w:color w:val="080808"/>
            <w:lang w:val="en-US"/>
            <w:rPrChange w:id="11311" w:author="Maxim Bystrov" w:date="2026-05-24T13:32:00Z">
              <w:rPr>
                <w:b/>
                <w:bCs/>
                <w:color w:val="080808"/>
              </w:rPr>
            </w:rPrChange>
          </w:rPr>
          <w:t>-&gt;</w:t>
        </w:r>
        <w:r w:rsidRPr="00B51A03">
          <w:rPr>
            <w:b/>
            <w:bCs/>
            <w:color w:val="080808"/>
            <w:lang w:val="en-US"/>
            <w:rPrChange w:id="11312" w:author="Maxim Bystrov" w:date="2026-05-24T13:32:00Z">
              <w:rPr>
                <w:b/>
                <w:bCs/>
                <w:color w:val="080808"/>
              </w:rPr>
            </w:rPrChange>
          </w:rPr>
          <w:br/>
          <w:t xml:space="preserve">            </w:t>
        </w:r>
        <w:r w:rsidRPr="00B51A03">
          <w:rPr>
            <w:color w:val="0033B3"/>
            <w:lang w:val="en-US"/>
            <w:rPrChange w:id="11313" w:author="Maxim Bystrov" w:date="2026-05-24T13:32:00Z">
              <w:rPr>
                <w:color w:val="0033B3"/>
              </w:rPr>
            </w:rPrChange>
          </w:rPr>
          <w:t xml:space="preserve">if </w:t>
        </w:r>
        <w:r w:rsidRPr="00B51A03">
          <w:rPr>
            <w:color w:val="080808"/>
            <w:lang w:val="en-US"/>
            <w:rPrChange w:id="11314" w:author="Maxim Bystrov" w:date="2026-05-24T13:32:00Z">
              <w:rPr>
                <w:color w:val="080808"/>
              </w:rPr>
            </w:rPrChange>
          </w:rPr>
          <w:t>(</w:t>
        </w:r>
        <w:r w:rsidRPr="00B51A03">
          <w:rPr>
            <w:color w:val="000000"/>
            <w:lang w:val="en-US"/>
            <w:rPrChange w:id="11315" w:author="Maxim Bystrov" w:date="2026-05-24T13:32:00Z">
              <w:rPr>
                <w:color w:val="000000"/>
              </w:rPr>
            </w:rPrChange>
          </w:rPr>
          <w:t xml:space="preserve">value </w:t>
        </w:r>
        <w:r w:rsidRPr="00B51A03">
          <w:rPr>
            <w:color w:val="080808"/>
            <w:lang w:val="en-US"/>
            <w:rPrChange w:id="11316" w:author="Maxim Bystrov" w:date="2026-05-24T13:32:00Z">
              <w:rPr>
                <w:color w:val="080808"/>
              </w:rPr>
            </w:rPrChange>
          </w:rPr>
          <w:t xml:space="preserve">!= </w:t>
        </w:r>
        <w:r w:rsidRPr="00B51A03">
          <w:rPr>
            <w:color w:val="0033B3"/>
            <w:lang w:val="en-US"/>
            <w:rPrChange w:id="11317" w:author="Maxim Bystrov" w:date="2026-05-24T13:32:00Z">
              <w:rPr>
                <w:color w:val="0033B3"/>
              </w:rPr>
            </w:rPrChange>
          </w:rPr>
          <w:t>null</w:t>
        </w:r>
        <w:r w:rsidRPr="00B51A03">
          <w:rPr>
            <w:color w:val="080808"/>
            <w:lang w:val="en-US"/>
            <w:rPrChange w:id="11318" w:author="Maxim Bystrov" w:date="2026-05-24T13:32:00Z">
              <w:rPr>
                <w:color w:val="080808"/>
              </w:rPr>
            </w:rPrChange>
          </w:rPr>
          <w:t>) {</w:t>
        </w:r>
        <w:r w:rsidRPr="00B51A03">
          <w:rPr>
            <w:color w:val="080808"/>
            <w:lang w:val="en-US"/>
            <w:rPrChange w:id="11319" w:author="Maxim Bystrov" w:date="2026-05-24T13:32:00Z">
              <w:rPr>
                <w:color w:val="080808"/>
              </w:rPr>
            </w:rPrChange>
          </w:rPr>
          <w:br/>
          <w:t xml:space="preserve">                </w:t>
        </w:r>
        <w:proofErr w:type="spellStart"/>
        <w:r w:rsidRPr="00B51A03">
          <w:rPr>
            <w:color w:val="000000"/>
            <w:lang w:val="en-US"/>
            <w:rPrChange w:id="11320" w:author="Maxim Bystrov" w:date="2026-05-24T13:32:00Z">
              <w:rPr>
                <w:color w:val="000000"/>
              </w:rPr>
            </w:rPrChange>
          </w:rPr>
          <w:t>query</w:t>
        </w:r>
        <w:r w:rsidRPr="00B51A03">
          <w:rPr>
            <w:color w:val="080808"/>
            <w:lang w:val="en-US"/>
            <w:rPrChange w:id="11321" w:author="Maxim Bystrov" w:date="2026-05-24T13:32:00Z">
              <w:rPr>
                <w:color w:val="080808"/>
              </w:rPr>
            </w:rPrChange>
          </w:rPr>
          <w:t>.setParameter</w:t>
        </w:r>
        <w:proofErr w:type="spellEnd"/>
        <w:r w:rsidRPr="00B51A03">
          <w:rPr>
            <w:color w:val="080808"/>
            <w:lang w:val="en-US"/>
            <w:rPrChange w:id="11322" w:author="Maxim Bystrov" w:date="2026-05-24T13:32:00Z">
              <w:rPr>
                <w:color w:val="080808"/>
              </w:rPr>
            </w:rPrChange>
          </w:rPr>
          <w:t>(</w:t>
        </w:r>
        <w:r w:rsidRPr="00B51A03">
          <w:rPr>
            <w:color w:val="000000"/>
            <w:lang w:val="en-US"/>
            <w:rPrChange w:id="11323" w:author="Maxim Bystrov" w:date="2026-05-24T13:32:00Z">
              <w:rPr>
                <w:color w:val="000000"/>
              </w:rPr>
            </w:rPrChange>
          </w:rPr>
          <w:t>key</w:t>
        </w:r>
        <w:r w:rsidRPr="00B51A03">
          <w:rPr>
            <w:color w:val="080808"/>
            <w:lang w:val="en-US"/>
            <w:rPrChange w:id="11324" w:author="Maxim Bystrov" w:date="2026-05-24T13:32:00Z">
              <w:rPr>
                <w:color w:val="080808"/>
              </w:rPr>
            </w:rPrChange>
          </w:rPr>
          <w:t xml:space="preserve">, </w:t>
        </w:r>
        <w:r w:rsidRPr="00B51A03">
          <w:rPr>
            <w:color w:val="000000"/>
            <w:lang w:val="en-US"/>
            <w:rPrChange w:id="11325" w:author="Maxim Bystrov" w:date="2026-05-24T13:32:00Z">
              <w:rPr>
                <w:color w:val="000000"/>
              </w:rPr>
            </w:rPrChange>
          </w:rPr>
          <w:t>value</w:t>
        </w:r>
        <w:r w:rsidRPr="00B51A03">
          <w:rPr>
            <w:color w:val="080808"/>
            <w:lang w:val="en-US"/>
            <w:rPrChange w:id="11326" w:author="Maxim Bystrov" w:date="2026-05-24T13:32:00Z">
              <w:rPr>
                <w:color w:val="080808"/>
              </w:rPr>
            </w:rPrChange>
          </w:rPr>
          <w:t>)</w:t>
        </w:r>
        <w:r w:rsidRPr="00B51A03">
          <w:rPr>
            <w:color w:val="080808"/>
            <w:lang w:val="en-US"/>
            <w:rPrChange w:id="11327" w:author="Maxim Bystrov" w:date="2026-05-24T13:32:00Z">
              <w:rPr>
                <w:color w:val="080808"/>
              </w:rPr>
            </w:rPrChange>
          </w:rPr>
          <w:br/>
          <w:t xml:space="preserve">            }</w:t>
        </w:r>
        <w:r w:rsidRPr="00B51A03">
          <w:rPr>
            <w:color w:val="080808"/>
            <w:lang w:val="en-US"/>
            <w:rPrChange w:id="11328" w:author="Maxim Bystrov" w:date="2026-05-24T13:32:00Z">
              <w:rPr>
                <w:color w:val="080808"/>
              </w:rPr>
            </w:rPrChange>
          </w:rPr>
          <w:br/>
          <w:t xml:space="preserve">        </w:t>
        </w:r>
        <w:r w:rsidRPr="00B51A03">
          <w:rPr>
            <w:b/>
            <w:bCs/>
            <w:color w:val="080808"/>
            <w:lang w:val="en-US"/>
            <w:rPrChange w:id="11329" w:author="Maxim Bystrov" w:date="2026-05-24T13:32:00Z">
              <w:rPr>
                <w:b/>
                <w:bCs/>
                <w:color w:val="080808"/>
              </w:rPr>
            </w:rPrChange>
          </w:rPr>
          <w:t>}</w:t>
        </w:r>
        <w:r w:rsidRPr="00B51A03">
          <w:rPr>
            <w:b/>
            <w:bCs/>
            <w:color w:val="080808"/>
            <w:lang w:val="en-US"/>
            <w:rPrChange w:id="11330" w:author="Maxim Bystrov" w:date="2026-05-24T13:32:00Z">
              <w:rPr>
                <w:b/>
                <w:bCs/>
                <w:color w:val="080808"/>
              </w:rPr>
            </w:rPrChange>
          </w:rPr>
          <w:br/>
        </w:r>
        <w:r w:rsidRPr="00B51A03">
          <w:rPr>
            <w:b/>
            <w:bCs/>
            <w:color w:val="080808"/>
            <w:lang w:val="en-US"/>
            <w:rPrChange w:id="11331" w:author="Maxim Bystrov" w:date="2026-05-24T13:32:00Z">
              <w:rPr>
                <w:b/>
                <w:bCs/>
                <w:color w:val="080808"/>
              </w:rPr>
            </w:rPrChange>
          </w:rPr>
          <w:br/>
          <w:t xml:space="preserve">        </w:t>
        </w:r>
        <w:r w:rsidRPr="00B51A03">
          <w:rPr>
            <w:color w:val="0033B3"/>
            <w:lang w:val="en-US"/>
            <w:rPrChange w:id="11332" w:author="Maxim Bystrov" w:date="2026-05-24T13:32:00Z">
              <w:rPr>
                <w:color w:val="0033B3"/>
              </w:rPr>
            </w:rPrChange>
          </w:rPr>
          <w:t xml:space="preserve">return </w:t>
        </w:r>
        <w:r w:rsidRPr="00B51A03">
          <w:rPr>
            <w:color w:val="000000"/>
            <w:lang w:val="en-US"/>
            <w:rPrChange w:id="11333" w:author="Maxim Bystrov" w:date="2026-05-24T13:32:00Z">
              <w:rPr>
                <w:color w:val="000000"/>
              </w:rPr>
            </w:rPrChange>
          </w:rPr>
          <w:t>pagination</w:t>
        </w:r>
        <w:r w:rsidRPr="00B51A03">
          <w:rPr>
            <w:color w:val="080808"/>
            <w:lang w:val="en-US"/>
            <w:rPrChange w:id="11334" w:author="Maxim Bystrov" w:date="2026-05-24T13:32:00Z">
              <w:rPr>
                <w:color w:val="080808"/>
              </w:rPr>
            </w:rPrChange>
          </w:rPr>
          <w:t>(</w:t>
        </w:r>
        <w:r w:rsidRPr="00B51A03">
          <w:rPr>
            <w:color w:val="000000"/>
            <w:lang w:val="en-US"/>
            <w:rPrChange w:id="11335" w:author="Maxim Bystrov" w:date="2026-05-24T13:32:00Z">
              <w:rPr>
                <w:color w:val="000000"/>
              </w:rPr>
            </w:rPrChange>
          </w:rPr>
          <w:t>query</w:t>
        </w:r>
        <w:r w:rsidRPr="00B51A03">
          <w:rPr>
            <w:color w:val="080808"/>
            <w:lang w:val="en-US"/>
            <w:rPrChange w:id="11336" w:author="Maxim Bystrov" w:date="2026-05-24T13:32:00Z">
              <w:rPr>
                <w:color w:val="080808"/>
              </w:rPr>
            </w:rPrChange>
          </w:rPr>
          <w:t>).</w:t>
        </w:r>
        <w:proofErr w:type="spellStart"/>
        <w:r w:rsidRPr="00B51A03">
          <w:rPr>
            <w:i/>
            <w:iCs/>
            <w:color w:val="871094"/>
            <w:lang w:val="en-US"/>
            <w:rPrChange w:id="11337" w:author="Maxim Bystrov" w:date="2026-05-24T13:32:00Z">
              <w:rPr>
                <w:i/>
                <w:iCs/>
                <w:color w:val="871094"/>
              </w:rPr>
            </w:rPrChange>
          </w:rPr>
          <w:t>resultList</w:t>
        </w:r>
        <w:proofErr w:type="spellEnd"/>
        <w:r w:rsidRPr="00B51A03">
          <w:rPr>
            <w:i/>
            <w:iCs/>
            <w:color w:val="871094"/>
            <w:lang w:val="en-US"/>
            <w:rPrChange w:id="11338" w:author="Maxim Bystrov" w:date="2026-05-24T13:32:00Z">
              <w:rPr>
                <w:i/>
                <w:iCs/>
                <w:color w:val="871094"/>
              </w:rPr>
            </w:rPrChange>
          </w:rPr>
          <w:t xml:space="preserve"> </w:t>
        </w:r>
        <w:r w:rsidRPr="00B51A03">
          <w:rPr>
            <w:color w:val="0033B3"/>
            <w:lang w:val="en-US"/>
            <w:rPrChange w:id="11339" w:author="Maxim Bystrov" w:date="2026-05-24T13:32:00Z">
              <w:rPr>
                <w:color w:val="0033B3"/>
              </w:rPr>
            </w:rPrChange>
          </w:rPr>
          <w:t xml:space="preserve">as </w:t>
        </w:r>
        <w:r w:rsidRPr="00B51A03">
          <w:rPr>
            <w:color w:val="000000"/>
            <w:lang w:val="en-US"/>
            <w:rPrChange w:id="11340" w:author="Maxim Bystrov" w:date="2026-05-24T13:32:00Z">
              <w:rPr>
                <w:color w:val="000000"/>
              </w:rPr>
            </w:rPrChange>
          </w:rPr>
          <w:t>List</w:t>
        </w:r>
        <w:r w:rsidRPr="00B51A03">
          <w:rPr>
            <w:color w:val="080808"/>
            <w:lang w:val="en-US"/>
            <w:rPrChange w:id="11341" w:author="Maxim Bystrov" w:date="2026-05-24T13:32:00Z">
              <w:rPr>
                <w:color w:val="080808"/>
              </w:rPr>
            </w:rPrChange>
          </w:rPr>
          <w:t>&lt;</w:t>
        </w:r>
        <w:r w:rsidRPr="00B51A03">
          <w:rPr>
            <w:color w:val="000000"/>
            <w:lang w:val="en-US"/>
            <w:rPrChange w:id="11342" w:author="Maxim Bystrov" w:date="2026-05-24T13:32:00Z">
              <w:rPr>
                <w:color w:val="000000"/>
              </w:rPr>
            </w:rPrChange>
          </w:rPr>
          <w:t>Device</w:t>
        </w:r>
        <w:r w:rsidRPr="00B51A03">
          <w:rPr>
            <w:color w:val="080808"/>
            <w:lang w:val="en-US"/>
            <w:rPrChange w:id="11343" w:author="Maxim Bystrov" w:date="2026-05-24T13:32:00Z">
              <w:rPr>
                <w:color w:val="080808"/>
              </w:rPr>
            </w:rPrChange>
          </w:rPr>
          <w:t>&gt;</w:t>
        </w:r>
        <w:r w:rsidRPr="00B51A03">
          <w:rPr>
            <w:color w:val="080808"/>
            <w:lang w:val="en-US"/>
            <w:rPrChange w:id="11344" w:author="Maxim Bystrov" w:date="2026-05-24T13:32:00Z">
              <w:rPr>
                <w:color w:val="080808"/>
              </w:rPr>
            </w:rPrChange>
          </w:rPr>
          <w:br/>
          <w:t xml:space="preserve">    }</w:t>
        </w:r>
        <w:r w:rsidRPr="00B51A03">
          <w:rPr>
            <w:color w:val="080808"/>
            <w:lang w:val="en-US"/>
            <w:rPrChange w:id="11345" w:author="Maxim Bystrov" w:date="2026-05-24T13:32:00Z">
              <w:rPr>
                <w:color w:val="080808"/>
              </w:rPr>
            </w:rPrChange>
          </w:rPr>
          <w:br/>
          <w:t>}</w:t>
        </w:r>
      </w:ins>
    </w:p>
    <w:p w14:paraId="45F83329" w14:textId="77777777" w:rsidR="00B51A03" w:rsidRPr="00B51A03" w:rsidRDefault="00B51A03" w:rsidP="00B51A03">
      <w:pPr>
        <w:pStyle w:val="default1"/>
        <w:rPr>
          <w:ins w:id="11346" w:author="Maxim Bystrov" w:date="2026-05-24T13:31:00Z"/>
          <w:lang w:val="en-US"/>
          <w:rPrChange w:id="11347" w:author="Maxim Bystrov" w:date="2026-05-24T13:32:00Z">
            <w:rPr>
              <w:ins w:id="11348" w:author="Maxim Bystrov" w:date="2026-05-24T13:31:00Z"/>
            </w:rPr>
          </w:rPrChange>
        </w:rPr>
        <w:pPrChange w:id="11349" w:author="Maxim Bystrov" w:date="2026-05-24T13:32:00Z">
          <w:pPr>
            <w:pStyle w:val="default1"/>
          </w:pPr>
        </w:pPrChange>
      </w:pPr>
    </w:p>
    <w:p w14:paraId="6AFD5EA5" w14:textId="06765EFB" w:rsidR="00B51A03" w:rsidRPr="00632E07" w:rsidRDefault="00632E07" w:rsidP="00632E07">
      <w:pPr>
        <w:pStyle w:val="default1"/>
        <w:numPr>
          <w:ilvl w:val="0"/>
          <w:numId w:val="38"/>
        </w:numPr>
        <w:rPr>
          <w:ins w:id="11350" w:author="Maxim Bystrov" w:date="2026-05-24T13:43:00Z"/>
          <w:rPrChange w:id="11351" w:author="Maxim Bystrov" w:date="2026-05-24T13:43:00Z">
            <w:rPr>
              <w:ins w:id="11352" w:author="Maxim Bystrov" w:date="2026-05-24T13:43:00Z"/>
              <w:lang w:val="en-US"/>
            </w:rPr>
          </w:rPrChange>
        </w:rPr>
      </w:pPr>
      <w:ins w:id="11353" w:author="Maxim Bystrov" w:date="2026-05-24T13:43:00Z">
        <w:r>
          <w:t xml:space="preserve">Сохранение телеметрических данных в </w:t>
        </w:r>
        <w:r>
          <w:rPr>
            <w:lang w:val="en-US"/>
          </w:rPr>
          <w:t>Redis</w:t>
        </w:r>
        <w:r w:rsidRPr="00632E07">
          <w:rPr>
            <w:rPrChange w:id="11354" w:author="Maxim Bystrov" w:date="2026-05-24T13:43:00Z">
              <w:rPr>
                <w:lang w:val="en-US"/>
              </w:rPr>
            </w:rPrChange>
          </w:rPr>
          <w:t xml:space="preserve"> </w:t>
        </w:r>
        <w:proofErr w:type="spellStart"/>
        <w:r w:rsidRPr="0072084F">
          <w:rPr>
            <w:color w:val="000000"/>
            <w:lang w:val="en-US"/>
          </w:rPr>
          <w:t>RedisTelemetryStorage</w:t>
        </w:r>
        <w:proofErr w:type="spellEnd"/>
        <w:r w:rsidRPr="00632E07">
          <w:rPr>
            <w:color w:val="000000"/>
            <w:rPrChange w:id="11355" w:author="Maxim Bystrov" w:date="2026-05-24T13:43:00Z">
              <w:rPr>
                <w:color w:val="000000"/>
                <w:lang w:val="en-US"/>
              </w:rPr>
            </w:rPrChange>
          </w:rPr>
          <w:t>.</w:t>
        </w:r>
        <w:r>
          <w:rPr>
            <w:color w:val="000000"/>
            <w:lang w:val="en-US"/>
          </w:rPr>
          <w:t>kt</w:t>
        </w:r>
      </w:ins>
    </w:p>
    <w:p w14:paraId="3F86FF7A" w14:textId="3903B700" w:rsidR="00632E07" w:rsidRPr="00632E07" w:rsidRDefault="00632E07" w:rsidP="00632E07">
      <w:pPr>
        <w:pStyle w:val="default1"/>
        <w:rPr>
          <w:ins w:id="11356" w:author="Maxim Bystrov" w:date="2026-05-24T13:43:00Z"/>
          <w:rPrChange w:id="11357" w:author="Maxim Bystrov" w:date="2026-05-24T13:43:00Z">
            <w:rPr>
              <w:ins w:id="11358" w:author="Maxim Bystrov" w:date="2026-05-24T13:43:00Z"/>
              <w:lang w:val="en-US"/>
            </w:rPr>
          </w:rPrChange>
        </w:rPr>
      </w:pPr>
    </w:p>
    <w:p w14:paraId="4142FBFE" w14:textId="77777777" w:rsidR="00632E07" w:rsidRPr="00632E07" w:rsidRDefault="00632E07" w:rsidP="00632E07">
      <w:pPr>
        <w:pStyle w:val="HTML0"/>
        <w:shd w:val="clear" w:color="auto" w:fill="FFFFFF"/>
        <w:rPr>
          <w:ins w:id="11359" w:author="Maxim Bystrov" w:date="2026-05-24T13:43:00Z"/>
          <w:color w:val="080808"/>
          <w:lang w:val="en-US"/>
          <w:rPrChange w:id="11360" w:author="Maxim Bystrov" w:date="2026-05-24T13:43:00Z">
            <w:rPr>
              <w:ins w:id="11361" w:author="Maxim Bystrov" w:date="2026-05-24T13:43:00Z"/>
              <w:color w:val="080808"/>
            </w:rPr>
          </w:rPrChange>
        </w:rPr>
      </w:pPr>
      <w:ins w:id="11362" w:author="Maxim Bystrov" w:date="2026-05-24T13:43:00Z">
        <w:r w:rsidRPr="00632E07">
          <w:rPr>
            <w:color w:val="0033B3"/>
            <w:lang w:val="en-US"/>
            <w:rPrChange w:id="11363" w:author="Maxim Bystrov" w:date="2026-05-24T13:43:00Z">
              <w:rPr>
                <w:color w:val="0033B3"/>
              </w:rPr>
            </w:rPrChange>
          </w:rPr>
          <w:lastRenderedPageBreak/>
          <w:t xml:space="preserve">package </w:t>
        </w:r>
        <w:proofErr w:type="spellStart"/>
        <w:r w:rsidRPr="00632E07">
          <w:rPr>
            <w:color w:val="080808"/>
            <w:lang w:val="en-US"/>
            <w:rPrChange w:id="11364" w:author="Maxim Bystrov" w:date="2026-05-24T13:43:00Z">
              <w:rPr>
                <w:color w:val="080808"/>
              </w:rPr>
            </w:rPrChange>
          </w:rPr>
          <w:t>com.lynceus.telemetry_processor.service</w:t>
        </w:r>
        <w:proofErr w:type="spellEnd"/>
        <w:r w:rsidRPr="00632E07">
          <w:rPr>
            <w:color w:val="080808"/>
            <w:lang w:val="en-US"/>
            <w:rPrChange w:id="11365" w:author="Maxim Bystrov" w:date="2026-05-24T13:43:00Z">
              <w:rPr>
                <w:color w:val="080808"/>
              </w:rPr>
            </w:rPrChange>
          </w:rPr>
          <w:br/>
        </w:r>
        <w:r w:rsidRPr="00632E07">
          <w:rPr>
            <w:color w:val="080808"/>
            <w:lang w:val="en-US"/>
            <w:rPrChange w:id="11366" w:author="Maxim Bystrov" w:date="2026-05-24T13:43:00Z">
              <w:rPr>
                <w:color w:val="080808"/>
              </w:rPr>
            </w:rPrChange>
          </w:rPr>
          <w:br/>
        </w:r>
        <w:r w:rsidRPr="00632E07">
          <w:rPr>
            <w:color w:val="0033B3"/>
            <w:lang w:val="en-US"/>
            <w:rPrChange w:id="11367" w:author="Maxim Bystrov" w:date="2026-05-24T13:43:00Z">
              <w:rPr>
                <w:color w:val="0033B3"/>
              </w:rPr>
            </w:rPrChange>
          </w:rPr>
          <w:t xml:space="preserve">import </w:t>
        </w:r>
        <w:proofErr w:type="spellStart"/>
        <w:r w:rsidRPr="00632E07">
          <w:rPr>
            <w:color w:val="080808"/>
            <w:lang w:val="en-US"/>
            <w:rPrChange w:id="11368" w:author="Maxim Bystrov" w:date="2026-05-24T13:43:00Z">
              <w:rPr>
                <w:color w:val="080808"/>
              </w:rPr>
            </w:rPrChange>
          </w:rPr>
          <w:t>com.lynceus.telemetry_processor.entity.</w:t>
        </w:r>
        <w:r w:rsidRPr="00632E07">
          <w:rPr>
            <w:color w:val="000000"/>
            <w:lang w:val="en-US"/>
            <w:rPrChange w:id="11369" w:author="Maxim Bystrov" w:date="2026-05-24T13:43:00Z">
              <w:rPr>
                <w:color w:val="000000"/>
              </w:rPr>
            </w:rPrChange>
          </w:rPr>
          <w:t>TelemetryPacket</w:t>
        </w:r>
        <w:proofErr w:type="spellEnd"/>
        <w:r w:rsidRPr="00632E07">
          <w:rPr>
            <w:color w:val="000000"/>
            <w:lang w:val="en-US"/>
            <w:rPrChange w:id="11370" w:author="Maxim Bystrov" w:date="2026-05-24T13:43:00Z">
              <w:rPr>
                <w:color w:val="000000"/>
              </w:rPr>
            </w:rPrChange>
          </w:rPr>
          <w:br/>
        </w:r>
        <w:r w:rsidRPr="00632E07">
          <w:rPr>
            <w:color w:val="0033B3"/>
            <w:lang w:val="en-US"/>
            <w:rPrChange w:id="11371" w:author="Maxim Bystrov" w:date="2026-05-24T13:43:00Z">
              <w:rPr>
                <w:color w:val="0033B3"/>
              </w:rPr>
            </w:rPrChange>
          </w:rPr>
          <w:t xml:space="preserve">import </w:t>
        </w:r>
        <w:r w:rsidRPr="00632E07">
          <w:rPr>
            <w:color w:val="080808"/>
            <w:lang w:val="en-US"/>
            <w:rPrChange w:id="11372" w:author="Maxim Bystrov" w:date="2026-05-24T13:43:00Z">
              <w:rPr>
                <w:color w:val="080808"/>
              </w:rPr>
            </w:rPrChange>
          </w:rPr>
          <w:t>org.slf4j.</w:t>
        </w:r>
        <w:r w:rsidRPr="00632E07">
          <w:rPr>
            <w:color w:val="000000"/>
            <w:lang w:val="en-US"/>
            <w:rPrChange w:id="11373" w:author="Maxim Bystrov" w:date="2026-05-24T13:43:00Z">
              <w:rPr>
                <w:color w:val="000000"/>
              </w:rPr>
            </w:rPrChange>
          </w:rPr>
          <w:t>LoggerFactory</w:t>
        </w:r>
        <w:r w:rsidRPr="00632E07">
          <w:rPr>
            <w:color w:val="000000"/>
            <w:lang w:val="en-US"/>
            <w:rPrChange w:id="11374" w:author="Maxim Bystrov" w:date="2026-05-24T13:43:00Z">
              <w:rPr>
                <w:color w:val="000000"/>
              </w:rPr>
            </w:rPrChange>
          </w:rPr>
          <w:br/>
        </w:r>
        <w:r w:rsidRPr="00632E07">
          <w:rPr>
            <w:color w:val="0033B3"/>
            <w:lang w:val="en-US"/>
            <w:rPrChange w:id="11375" w:author="Maxim Bystrov" w:date="2026-05-24T13:43:00Z">
              <w:rPr>
                <w:color w:val="0033B3"/>
              </w:rPr>
            </w:rPrChange>
          </w:rPr>
          <w:t xml:space="preserve">import </w:t>
        </w:r>
        <w:proofErr w:type="spellStart"/>
        <w:r w:rsidRPr="00632E07">
          <w:rPr>
            <w:color w:val="080808"/>
            <w:lang w:val="en-US"/>
            <w:rPrChange w:id="11376" w:author="Maxim Bystrov" w:date="2026-05-24T13:43:00Z">
              <w:rPr>
                <w:color w:val="080808"/>
              </w:rPr>
            </w:rPrChange>
          </w:rPr>
          <w:t>org.springframework.data.redis.core.</w:t>
        </w:r>
        <w:r w:rsidRPr="00632E07">
          <w:rPr>
            <w:color w:val="000000"/>
            <w:lang w:val="en-US"/>
            <w:rPrChange w:id="11377" w:author="Maxim Bystrov" w:date="2026-05-24T13:43:00Z">
              <w:rPr>
                <w:color w:val="000000"/>
              </w:rPr>
            </w:rPrChange>
          </w:rPr>
          <w:t>RedisTemplate</w:t>
        </w:r>
        <w:proofErr w:type="spellEnd"/>
        <w:r w:rsidRPr="00632E07">
          <w:rPr>
            <w:color w:val="000000"/>
            <w:lang w:val="en-US"/>
            <w:rPrChange w:id="11378" w:author="Maxim Bystrov" w:date="2026-05-24T13:43:00Z">
              <w:rPr>
                <w:color w:val="000000"/>
              </w:rPr>
            </w:rPrChange>
          </w:rPr>
          <w:br/>
        </w:r>
        <w:r w:rsidRPr="00632E07">
          <w:rPr>
            <w:color w:val="0033B3"/>
            <w:lang w:val="en-US"/>
            <w:rPrChange w:id="11379" w:author="Maxim Bystrov" w:date="2026-05-24T13:43:00Z">
              <w:rPr>
                <w:color w:val="0033B3"/>
              </w:rPr>
            </w:rPrChange>
          </w:rPr>
          <w:t xml:space="preserve">import </w:t>
        </w:r>
        <w:proofErr w:type="spellStart"/>
        <w:r w:rsidRPr="00632E07">
          <w:rPr>
            <w:color w:val="080808"/>
            <w:lang w:val="en-US"/>
            <w:rPrChange w:id="11380" w:author="Maxim Bystrov" w:date="2026-05-24T13:43:00Z">
              <w:rPr>
                <w:color w:val="080808"/>
              </w:rPr>
            </w:rPrChange>
          </w:rPr>
          <w:t>org.springframework.stereotype.</w:t>
        </w:r>
        <w:r w:rsidRPr="00632E07">
          <w:rPr>
            <w:color w:val="9E880D"/>
            <w:lang w:val="en-US"/>
            <w:rPrChange w:id="11381" w:author="Maxim Bystrov" w:date="2026-05-24T13:43:00Z">
              <w:rPr>
                <w:color w:val="9E880D"/>
              </w:rPr>
            </w:rPrChange>
          </w:rPr>
          <w:t>Component</w:t>
        </w:r>
        <w:proofErr w:type="spellEnd"/>
        <w:r w:rsidRPr="00632E07">
          <w:rPr>
            <w:color w:val="9E880D"/>
            <w:lang w:val="en-US"/>
            <w:rPrChange w:id="11382" w:author="Maxim Bystrov" w:date="2026-05-24T13:43:00Z">
              <w:rPr>
                <w:color w:val="9E880D"/>
              </w:rPr>
            </w:rPrChange>
          </w:rPr>
          <w:br/>
        </w:r>
        <w:r w:rsidRPr="00632E07">
          <w:rPr>
            <w:color w:val="0033B3"/>
            <w:lang w:val="en-US"/>
            <w:rPrChange w:id="11383" w:author="Maxim Bystrov" w:date="2026-05-24T13:43:00Z">
              <w:rPr>
                <w:color w:val="0033B3"/>
              </w:rPr>
            </w:rPrChange>
          </w:rPr>
          <w:t xml:space="preserve">import </w:t>
        </w:r>
        <w:proofErr w:type="spellStart"/>
        <w:r w:rsidRPr="00632E07">
          <w:rPr>
            <w:color w:val="080808"/>
            <w:lang w:val="en-US"/>
            <w:rPrChange w:id="11384" w:author="Maxim Bystrov" w:date="2026-05-24T13:43:00Z">
              <w:rPr>
                <w:color w:val="080808"/>
              </w:rPr>
            </w:rPrChange>
          </w:rPr>
          <w:t>java.time.</w:t>
        </w:r>
        <w:r w:rsidRPr="00632E07">
          <w:rPr>
            <w:color w:val="000000"/>
            <w:lang w:val="en-US"/>
            <w:rPrChange w:id="11385" w:author="Maxim Bystrov" w:date="2026-05-24T13:43:00Z">
              <w:rPr>
                <w:color w:val="000000"/>
              </w:rPr>
            </w:rPrChange>
          </w:rPr>
          <w:t>Duration</w:t>
        </w:r>
        <w:proofErr w:type="spellEnd"/>
        <w:r w:rsidRPr="00632E07">
          <w:rPr>
            <w:color w:val="000000"/>
            <w:lang w:val="en-US"/>
            <w:rPrChange w:id="11386" w:author="Maxim Bystrov" w:date="2026-05-24T13:43:00Z">
              <w:rPr>
                <w:color w:val="000000"/>
              </w:rPr>
            </w:rPrChange>
          </w:rPr>
          <w:br/>
        </w:r>
        <w:r w:rsidRPr="00632E07">
          <w:rPr>
            <w:color w:val="0033B3"/>
            <w:lang w:val="en-US"/>
            <w:rPrChange w:id="11387" w:author="Maxim Bystrov" w:date="2026-05-24T13:43:00Z">
              <w:rPr>
                <w:color w:val="0033B3"/>
              </w:rPr>
            </w:rPrChange>
          </w:rPr>
          <w:t xml:space="preserve">import </w:t>
        </w:r>
        <w:proofErr w:type="spellStart"/>
        <w:r w:rsidRPr="00632E07">
          <w:rPr>
            <w:color w:val="080808"/>
            <w:lang w:val="en-US"/>
            <w:rPrChange w:id="11388" w:author="Maxim Bystrov" w:date="2026-05-24T13:43:00Z">
              <w:rPr>
                <w:color w:val="080808"/>
              </w:rPr>
            </w:rPrChange>
          </w:rPr>
          <w:t>java.time.</w:t>
        </w:r>
        <w:r w:rsidRPr="00632E07">
          <w:rPr>
            <w:color w:val="000000"/>
            <w:lang w:val="en-US"/>
            <w:rPrChange w:id="11389" w:author="Maxim Bystrov" w:date="2026-05-24T13:43:00Z">
              <w:rPr>
                <w:color w:val="000000"/>
              </w:rPr>
            </w:rPrChange>
          </w:rPr>
          <w:t>ZoneId</w:t>
        </w:r>
        <w:proofErr w:type="spellEnd"/>
        <w:r w:rsidRPr="00632E07">
          <w:rPr>
            <w:color w:val="000000"/>
            <w:lang w:val="en-US"/>
            <w:rPrChange w:id="11390" w:author="Maxim Bystrov" w:date="2026-05-24T13:43:00Z">
              <w:rPr>
                <w:color w:val="000000"/>
              </w:rPr>
            </w:rPrChange>
          </w:rPr>
          <w:br/>
        </w:r>
        <w:r w:rsidRPr="00632E07">
          <w:rPr>
            <w:color w:val="000000"/>
            <w:lang w:val="en-US"/>
            <w:rPrChange w:id="11391" w:author="Maxim Bystrov" w:date="2026-05-24T13:43:00Z">
              <w:rPr>
                <w:color w:val="000000"/>
              </w:rPr>
            </w:rPrChange>
          </w:rPr>
          <w:br/>
        </w:r>
        <w:r w:rsidRPr="00632E07">
          <w:rPr>
            <w:color w:val="9E880D"/>
            <w:lang w:val="en-US"/>
            <w:rPrChange w:id="11392" w:author="Maxim Bystrov" w:date="2026-05-24T13:43:00Z">
              <w:rPr>
                <w:color w:val="9E880D"/>
              </w:rPr>
            </w:rPrChange>
          </w:rPr>
          <w:t>@Component</w:t>
        </w:r>
        <w:r w:rsidRPr="00632E07">
          <w:rPr>
            <w:color w:val="9E880D"/>
            <w:lang w:val="en-US"/>
            <w:rPrChange w:id="11393" w:author="Maxim Bystrov" w:date="2026-05-24T13:43:00Z">
              <w:rPr>
                <w:color w:val="9E880D"/>
              </w:rPr>
            </w:rPrChange>
          </w:rPr>
          <w:br/>
        </w:r>
        <w:r w:rsidRPr="00632E07">
          <w:rPr>
            <w:color w:val="0033B3"/>
            <w:lang w:val="en-US"/>
            <w:rPrChange w:id="11394" w:author="Maxim Bystrov" w:date="2026-05-24T13:43:00Z">
              <w:rPr>
                <w:color w:val="0033B3"/>
              </w:rPr>
            </w:rPrChange>
          </w:rPr>
          <w:t xml:space="preserve">class </w:t>
        </w:r>
        <w:proofErr w:type="spellStart"/>
        <w:r w:rsidRPr="00632E07">
          <w:rPr>
            <w:color w:val="000000"/>
            <w:lang w:val="en-US"/>
            <w:rPrChange w:id="11395" w:author="Maxim Bystrov" w:date="2026-05-24T13:43:00Z">
              <w:rPr>
                <w:color w:val="000000"/>
              </w:rPr>
            </w:rPrChange>
          </w:rPr>
          <w:t>RedisTelemetryStorage</w:t>
        </w:r>
        <w:proofErr w:type="spellEnd"/>
        <w:r w:rsidRPr="00632E07">
          <w:rPr>
            <w:color w:val="080808"/>
            <w:lang w:val="en-US"/>
            <w:rPrChange w:id="11396" w:author="Maxim Bystrov" w:date="2026-05-24T13:43:00Z">
              <w:rPr>
                <w:color w:val="080808"/>
              </w:rPr>
            </w:rPrChange>
          </w:rPr>
          <w:t>(</w:t>
        </w:r>
        <w:r w:rsidRPr="00632E07">
          <w:rPr>
            <w:color w:val="080808"/>
            <w:lang w:val="en-US"/>
            <w:rPrChange w:id="11397" w:author="Maxim Bystrov" w:date="2026-05-24T13:43:00Z">
              <w:rPr>
                <w:color w:val="080808"/>
              </w:rPr>
            </w:rPrChange>
          </w:rPr>
          <w:br/>
          <w:t xml:space="preserve">    </w:t>
        </w:r>
        <w:r w:rsidRPr="00632E07">
          <w:rPr>
            <w:color w:val="0033B3"/>
            <w:lang w:val="en-US"/>
            <w:rPrChange w:id="11398" w:author="Maxim Bystrov" w:date="2026-05-24T13:43:00Z">
              <w:rPr>
                <w:color w:val="0033B3"/>
              </w:rPr>
            </w:rPrChange>
          </w:rPr>
          <w:t xml:space="preserve">private </w:t>
        </w:r>
        <w:proofErr w:type="spellStart"/>
        <w:r w:rsidRPr="00632E07">
          <w:rPr>
            <w:color w:val="0033B3"/>
            <w:lang w:val="en-US"/>
            <w:rPrChange w:id="11399" w:author="Maxim Bystrov" w:date="2026-05-24T13:43:00Z">
              <w:rPr>
                <w:color w:val="0033B3"/>
              </w:rPr>
            </w:rPrChange>
          </w:rPr>
          <w:t>val</w:t>
        </w:r>
        <w:proofErr w:type="spellEnd"/>
        <w:r w:rsidRPr="00632E07">
          <w:rPr>
            <w:color w:val="0033B3"/>
            <w:lang w:val="en-US"/>
            <w:rPrChange w:id="11400" w:author="Maxim Bystrov" w:date="2026-05-24T13:43:00Z">
              <w:rPr>
                <w:color w:val="0033B3"/>
              </w:rPr>
            </w:rPrChange>
          </w:rPr>
          <w:t xml:space="preserve"> </w:t>
        </w:r>
        <w:proofErr w:type="spellStart"/>
        <w:r w:rsidRPr="00632E07">
          <w:rPr>
            <w:color w:val="871094"/>
            <w:lang w:val="en-US"/>
            <w:rPrChange w:id="11401" w:author="Maxim Bystrov" w:date="2026-05-24T13:43:00Z">
              <w:rPr>
                <w:color w:val="871094"/>
              </w:rPr>
            </w:rPrChange>
          </w:rPr>
          <w:t>redisTemplate</w:t>
        </w:r>
        <w:proofErr w:type="spellEnd"/>
        <w:r w:rsidRPr="00632E07">
          <w:rPr>
            <w:color w:val="080808"/>
            <w:lang w:val="en-US"/>
            <w:rPrChange w:id="11402" w:author="Maxim Bystrov" w:date="2026-05-24T13:43:00Z">
              <w:rPr>
                <w:color w:val="080808"/>
              </w:rPr>
            </w:rPrChange>
          </w:rPr>
          <w:t xml:space="preserve">: </w:t>
        </w:r>
        <w:proofErr w:type="spellStart"/>
        <w:r w:rsidRPr="00632E07">
          <w:rPr>
            <w:color w:val="000000"/>
            <w:lang w:val="en-US"/>
            <w:rPrChange w:id="11403" w:author="Maxim Bystrov" w:date="2026-05-24T13:43:00Z">
              <w:rPr>
                <w:color w:val="000000"/>
              </w:rPr>
            </w:rPrChange>
          </w:rPr>
          <w:t>RedisTemplate</w:t>
        </w:r>
        <w:proofErr w:type="spellEnd"/>
        <w:r w:rsidRPr="00632E07">
          <w:rPr>
            <w:color w:val="080808"/>
            <w:lang w:val="en-US"/>
            <w:rPrChange w:id="11404" w:author="Maxim Bystrov" w:date="2026-05-24T13:43:00Z">
              <w:rPr>
                <w:color w:val="080808"/>
              </w:rPr>
            </w:rPrChange>
          </w:rPr>
          <w:t>&lt;</w:t>
        </w:r>
        <w:r w:rsidRPr="00632E07">
          <w:rPr>
            <w:color w:val="000000"/>
            <w:lang w:val="en-US"/>
            <w:rPrChange w:id="11405" w:author="Maxim Bystrov" w:date="2026-05-24T13:43:00Z">
              <w:rPr>
                <w:color w:val="000000"/>
              </w:rPr>
            </w:rPrChange>
          </w:rPr>
          <w:t>String</w:t>
        </w:r>
        <w:r w:rsidRPr="00632E07">
          <w:rPr>
            <w:color w:val="080808"/>
            <w:lang w:val="en-US"/>
            <w:rPrChange w:id="11406" w:author="Maxim Bystrov" w:date="2026-05-24T13:43:00Z">
              <w:rPr>
                <w:color w:val="080808"/>
              </w:rPr>
            </w:rPrChange>
          </w:rPr>
          <w:t xml:space="preserve">, </w:t>
        </w:r>
        <w:r w:rsidRPr="00632E07">
          <w:rPr>
            <w:color w:val="000000"/>
            <w:lang w:val="en-US"/>
            <w:rPrChange w:id="11407" w:author="Maxim Bystrov" w:date="2026-05-24T13:43:00Z">
              <w:rPr>
                <w:color w:val="000000"/>
              </w:rPr>
            </w:rPrChange>
          </w:rPr>
          <w:t>Any</w:t>
        </w:r>
        <w:r w:rsidRPr="00632E07">
          <w:rPr>
            <w:color w:val="080808"/>
            <w:lang w:val="en-US"/>
            <w:rPrChange w:id="11408" w:author="Maxim Bystrov" w:date="2026-05-24T13:43:00Z">
              <w:rPr>
                <w:color w:val="080808"/>
              </w:rPr>
            </w:rPrChange>
          </w:rPr>
          <w:t>&gt;</w:t>
        </w:r>
        <w:r w:rsidRPr="00632E07">
          <w:rPr>
            <w:color w:val="080808"/>
            <w:lang w:val="en-US"/>
            <w:rPrChange w:id="11409" w:author="Maxim Bystrov" w:date="2026-05-24T13:43:00Z">
              <w:rPr>
                <w:color w:val="080808"/>
              </w:rPr>
            </w:rPrChange>
          </w:rPr>
          <w:br/>
          <w:t>) {</w:t>
        </w:r>
        <w:r w:rsidRPr="00632E07">
          <w:rPr>
            <w:color w:val="080808"/>
            <w:lang w:val="en-US"/>
            <w:rPrChange w:id="11410" w:author="Maxim Bystrov" w:date="2026-05-24T13:43:00Z">
              <w:rPr>
                <w:color w:val="080808"/>
              </w:rPr>
            </w:rPrChange>
          </w:rPr>
          <w:br/>
          <w:t xml:space="preserve">    </w:t>
        </w:r>
        <w:r w:rsidRPr="00632E07">
          <w:rPr>
            <w:color w:val="0033B3"/>
            <w:lang w:val="en-US"/>
            <w:rPrChange w:id="11411" w:author="Maxim Bystrov" w:date="2026-05-24T13:43:00Z">
              <w:rPr>
                <w:color w:val="0033B3"/>
              </w:rPr>
            </w:rPrChange>
          </w:rPr>
          <w:t xml:space="preserve">private </w:t>
        </w:r>
        <w:proofErr w:type="spellStart"/>
        <w:r w:rsidRPr="00632E07">
          <w:rPr>
            <w:color w:val="0033B3"/>
            <w:lang w:val="en-US"/>
            <w:rPrChange w:id="11412" w:author="Maxim Bystrov" w:date="2026-05-24T13:43:00Z">
              <w:rPr>
                <w:color w:val="0033B3"/>
              </w:rPr>
            </w:rPrChange>
          </w:rPr>
          <w:t>val</w:t>
        </w:r>
        <w:proofErr w:type="spellEnd"/>
        <w:r w:rsidRPr="00632E07">
          <w:rPr>
            <w:color w:val="0033B3"/>
            <w:lang w:val="en-US"/>
            <w:rPrChange w:id="11413" w:author="Maxim Bystrov" w:date="2026-05-24T13:43:00Z">
              <w:rPr>
                <w:color w:val="0033B3"/>
              </w:rPr>
            </w:rPrChange>
          </w:rPr>
          <w:t xml:space="preserve"> </w:t>
        </w:r>
        <w:r w:rsidRPr="00632E07">
          <w:rPr>
            <w:color w:val="871094"/>
            <w:lang w:val="en-US"/>
            <w:rPrChange w:id="11414" w:author="Maxim Bystrov" w:date="2026-05-24T13:43:00Z">
              <w:rPr>
                <w:color w:val="871094"/>
              </w:rPr>
            </w:rPrChange>
          </w:rPr>
          <w:t xml:space="preserve">logger </w:t>
        </w:r>
        <w:r w:rsidRPr="00632E07">
          <w:rPr>
            <w:color w:val="080808"/>
            <w:lang w:val="en-US"/>
            <w:rPrChange w:id="11415" w:author="Maxim Bystrov" w:date="2026-05-24T13:43:00Z">
              <w:rPr>
                <w:color w:val="080808"/>
              </w:rPr>
            </w:rPrChange>
          </w:rPr>
          <w:t xml:space="preserve">= </w:t>
        </w:r>
        <w:proofErr w:type="spellStart"/>
        <w:r w:rsidRPr="00632E07">
          <w:rPr>
            <w:color w:val="000000"/>
            <w:lang w:val="en-US"/>
            <w:rPrChange w:id="11416" w:author="Maxim Bystrov" w:date="2026-05-24T13:43:00Z">
              <w:rPr>
                <w:color w:val="000000"/>
              </w:rPr>
            </w:rPrChange>
          </w:rPr>
          <w:t>LoggerFactory</w:t>
        </w:r>
        <w:r w:rsidRPr="00632E07">
          <w:rPr>
            <w:color w:val="080808"/>
            <w:lang w:val="en-US"/>
            <w:rPrChange w:id="11417" w:author="Maxim Bystrov" w:date="2026-05-24T13:43:00Z">
              <w:rPr>
                <w:color w:val="080808"/>
              </w:rPr>
            </w:rPrChange>
          </w:rPr>
          <w:t>.getLogger</w:t>
        </w:r>
        <w:proofErr w:type="spellEnd"/>
        <w:r w:rsidRPr="00632E07">
          <w:rPr>
            <w:color w:val="080808"/>
            <w:lang w:val="en-US"/>
            <w:rPrChange w:id="11418" w:author="Maxim Bystrov" w:date="2026-05-24T13:43:00Z">
              <w:rPr>
                <w:color w:val="080808"/>
              </w:rPr>
            </w:rPrChange>
          </w:rPr>
          <w:t>(</w:t>
        </w:r>
        <w:proofErr w:type="spellStart"/>
        <w:r w:rsidRPr="00632E07">
          <w:rPr>
            <w:color w:val="000000"/>
            <w:lang w:val="en-US"/>
            <w:rPrChange w:id="11419" w:author="Maxim Bystrov" w:date="2026-05-24T13:43:00Z">
              <w:rPr>
                <w:color w:val="000000"/>
              </w:rPr>
            </w:rPrChange>
          </w:rPr>
          <w:t>RedisTelemetryStorage</w:t>
        </w:r>
        <w:proofErr w:type="spellEnd"/>
        <w:r w:rsidRPr="00632E07">
          <w:rPr>
            <w:color w:val="080808"/>
            <w:lang w:val="en-US"/>
            <w:rPrChange w:id="11420" w:author="Maxim Bystrov" w:date="2026-05-24T13:43:00Z">
              <w:rPr>
                <w:color w:val="080808"/>
              </w:rPr>
            </w:rPrChange>
          </w:rPr>
          <w:t>::</w:t>
        </w:r>
        <w:r w:rsidRPr="00632E07">
          <w:rPr>
            <w:color w:val="0033B3"/>
            <w:lang w:val="en-US"/>
            <w:rPrChange w:id="11421" w:author="Maxim Bystrov" w:date="2026-05-24T13:43:00Z">
              <w:rPr>
                <w:color w:val="0033B3"/>
              </w:rPr>
            </w:rPrChange>
          </w:rPr>
          <w:t>class</w:t>
        </w:r>
        <w:r w:rsidRPr="00632E07">
          <w:rPr>
            <w:color w:val="080808"/>
            <w:lang w:val="en-US"/>
            <w:rPrChange w:id="11422" w:author="Maxim Bystrov" w:date="2026-05-24T13:43:00Z">
              <w:rPr>
                <w:color w:val="080808"/>
              </w:rPr>
            </w:rPrChange>
          </w:rPr>
          <w:t>.</w:t>
        </w:r>
        <w:r w:rsidRPr="00632E07">
          <w:rPr>
            <w:i/>
            <w:iCs/>
            <w:color w:val="871094"/>
            <w:lang w:val="en-US"/>
            <w:rPrChange w:id="11423" w:author="Maxim Bystrov" w:date="2026-05-24T13:43:00Z">
              <w:rPr>
                <w:i/>
                <w:iCs/>
                <w:color w:val="871094"/>
              </w:rPr>
            </w:rPrChange>
          </w:rPr>
          <w:t>java</w:t>
        </w:r>
        <w:r w:rsidRPr="00632E07">
          <w:rPr>
            <w:color w:val="080808"/>
            <w:lang w:val="en-US"/>
            <w:rPrChange w:id="11424" w:author="Maxim Bystrov" w:date="2026-05-24T13:43:00Z">
              <w:rPr>
                <w:color w:val="080808"/>
              </w:rPr>
            </w:rPrChange>
          </w:rPr>
          <w:t>)</w:t>
        </w:r>
        <w:r w:rsidRPr="00632E07">
          <w:rPr>
            <w:color w:val="080808"/>
            <w:lang w:val="en-US"/>
            <w:rPrChange w:id="11425" w:author="Maxim Bystrov" w:date="2026-05-24T13:43:00Z">
              <w:rPr>
                <w:color w:val="080808"/>
              </w:rPr>
            </w:rPrChange>
          </w:rPr>
          <w:br/>
        </w:r>
        <w:r w:rsidRPr="00632E07">
          <w:rPr>
            <w:color w:val="080808"/>
            <w:lang w:val="en-US"/>
            <w:rPrChange w:id="11426" w:author="Maxim Bystrov" w:date="2026-05-24T13:43:00Z">
              <w:rPr>
                <w:color w:val="080808"/>
              </w:rPr>
            </w:rPrChange>
          </w:rPr>
          <w:br/>
          <w:t xml:space="preserve">    </w:t>
        </w:r>
        <w:r w:rsidRPr="00632E07">
          <w:rPr>
            <w:color w:val="0033B3"/>
            <w:lang w:val="en-US"/>
            <w:rPrChange w:id="11427" w:author="Maxim Bystrov" w:date="2026-05-24T13:43:00Z">
              <w:rPr>
                <w:color w:val="0033B3"/>
              </w:rPr>
            </w:rPrChange>
          </w:rPr>
          <w:t xml:space="preserve">companion object </w:t>
        </w:r>
        <w:r w:rsidRPr="00632E07">
          <w:rPr>
            <w:color w:val="080808"/>
            <w:lang w:val="en-US"/>
            <w:rPrChange w:id="11428" w:author="Maxim Bystrov" w:date="2026-05-24T13:43:00Z">
              <w:rPr>
                <w:color w:val="080808"/>
              </w:rPr>
            </w:rPrChange>
          </w:rPr>
          <w:t>{</w:t>
        </w:r>
        <w:r w:rsidRPr="00632E07">
          <w:rPr>
            <w:color w:val="080808"/>
            <w:lang w:val="en-US"/>
            <w:rPrChange w:id="11429" w:author="Maxim Bystrov" w:date="2026-05-24T13:43:00Z">
              <w:rPr>
                <w:color w:val="080808"/>
              </w:rPr>
            </w:rPrChange>
          </w:rPr>
          <w:br/>
          <w:t xml:space="preserve">        </w:t>
        </w:r>
        <w:r w:rsidRPr="00632E07">
          <w:rPr>
            <w:color w:val="0033B3"/>
            <w:lang w:val="en-US"/>
            <w:rPrChange w:id="11430" w:author="Maxim Bystrov" w:date="2026-05-24T13:43:00Z">
              <w:rPr>
                <w:color w:val="0033B3"/>
              </w:rPr>
            </w:rPrChange>
          </w:rPr>
          <w:t xml:space="preserve">private const </w:t>
        </w:r>
        <w:proofErr w:type="spellStart"/>
        <w:r w:rsidRPr="00632E07">
          <w:rPr>
            <w:color w:val="0033B3"/>
            <w:lang w:val="en-US"/>
            <w:rPrChange w:id="11431" w:author="Maxim Bystrov" w:date="2026-05-24T13:43:00Z">
              <w:rPr>
                <w:color w:val="0033B3"/>
              </w:rPr>
            </w:rPrChange>
          </w:rPr>
          <w:t>val</w:t>
        </w:r>
        <w:proofErr w:type="spellEnd"/>
        <w:r w:rsidRPr="00632E07">
          <w:rPr>
            <w:color w:val="0033B3"/>
            <w:lang w:val="en-US"/>
            <w:rPrChange w:id="11432" w:author="Maxim Bystrov" w:date="2026-05-24T13:43:00Z">
              <w:rPr>
                <w:color w:val="0033B3"/>
              </w:rPr>
            </w:rPrChange>
          </w:rPr>
          <w:t xml:space="preserve"> </w:t>
        </w:r>
        <w:r w:rsidRPr="00632E07">
          <w:rPr>
            <w:color w:val="871094"/>
            <w:lang w:val="en-US"/>
            <w:rPrChange w:id="11433" w:author="Maxim Bystrov" w:date="2026-05-24T13:43:00Z">
              <w:rPr>
                <w:color w:val="871094"/>
              </w:rPr>
            </w:rPrChange>
          </w:rPr>
          <w:t xml:space="preserve">KEY_SEPARATOR </w:t>
        </w:r>
        <w:r w:rsidRPr="00632E07">
          <w:rPr>
            <w:color w:val="080808"/>
            <w:lang w:val="en-US"/>
            <w:rPrChange w:id="11434" w:author="Maxim Bystrov" w:date="2026-05-24T13:43:00Z">
              <w:rPr>
                <w:color w:val="080808"/>
              </w:rPr>
            </w:rPrChange>
          </w:rPr>
          <w:t xml:space="preserve">= </w:t>
        </w:r>
        <w:r w:rsidRPr="00632E07">
          <w:rPr>
            <w:color w:val="067D17"/>
            <w:lang w:val="en-US"/>
            <w:rPrChange w:id="11435" w:author="Maxim Bystrov" w:date="2026-05-24T13:43:00Z">
              <w:rPr>
                <w:color w:val="067D17"/>
              </w:rPr>
            </w:rPrChange>
          </w:rPr>
          <w:t>":"</w:t>
        </w:r>
        <w:r w:rsidRPr="00632E07">
          <w:rPr>
            <w:color w:val="067D17"/>
            <w:lang w:val="en-US"/>
            <w:rPrChange w:id="11436" w:author="Maxim Bystrov" w:date="2026-05-24T13:43:00Z">
              <w:rPr>
                <w:color w:val="067D17"/>
              </w:rPr>
            </w:rPrChange>
          </w:rPr>
          <w:br/>
        </w:r>
        <w:r w:rsidRPr="00632E07">
          <w:rPr>
            <w:color w:val="067D17"/>
            <w:lang w:val="en-US"/>
            <w:rPrChange w:id="11437" w:author="Maxim Bystrov" w:date="2026-05-24T13:43:00Z">
              <w:rPr>
                <w:color w:val="067D17"/>
              </w:rPr>
            </w:rPrChange>
          </w:rPr>
          <w:br/>
          <w:t xml:space="preserve">        </w:t>
        </w:r>
        <w:proofErr w:type="spellStart"/>
        <w:r w:rsidRPr="00632E07">
          <w:rPr>
            <w:color w:val="0033B3"/>
            <w:lang w:val="en-US"/>
            <w:rPrChange w:id="11438" w:author="Maxim Bystrov" w:date="2026-05-24T13:43:00Z">
              <w:rPr>
                <w:color w:val="0033B3"/>
              </w:rPr>
            </w:rPrChange>
          </w:rPr>
          <w:t>val</w:t>
        </w:r>
        <w:proofErr w:type="spellEnd"/>
        <w:r w:rsidRPr="00632E07">
          <w:rPr>
            <w:color w:val="0033B3"/>
            <w:lang w:val="en-US"/>
            <w:rPrChange w:id="11439" w:author="Maxim Bystrov" w:date="2026-05-24T13:43:00Z">
              <w:rPr>
                <w:color w:val="0033B3"/>
              </w:rPr>
            </w:rPrChange>
          </w:rPr>
          <w:t xml:space="preserve"> </w:t>
        </w:r>
        <w:r w:rsidRPr="00632E07">
          <w:rPr>
            <w:color w:val="871094"/>
            <w:lang w:val="en-US"/>
            <w:rPrChange w:id="11440" w:author="Maxim Bystrov" w:date="2026-05-24T13:43:00Z">
              <w:rPr>
                <w:color w:val="871094"/>
              </w:rPr>
            </w:rPrChange>
          </w:rPr>
          <w:t xml:space="preserve">expires </w:t>
        </w:r>
        <w:r w:rsidRPr="00632E07">
          <w:rPr>
            <w:color w:val="080808"/>
            <w:lang w:val="en-US"/>
            <w:rPrChange w:id="11441" w:author="Maxim Bystrov" w:date="2026-05-24T13:43:00Z">
              <w:rPr>
                <w:color w:val="080808"/>
              </w:rPr>
            </w:rPrChange>
          </w:rPr>
          <w:t xml:space="preserve">= </w:t>
        </w:r>
        <w:proofErr w:type="spellStart"/>
        <w:r w:rsidRPr="00632E07">
          <w:rPr>
            <w:color w:val="000000"/>
            <w:lang w:val="en-US"/>
            <w:rPrChange w:id="11442" w:author="Maxim Bystrov" w:date="2026-05-24T13:43:00Z">
              <w:rPr>
                <w:color w:val="000000"/>
              </w:rPr>
            </w:rPrChange>
          </w:rPr>
          <w:t>Duration</w:t>
        </w:r>
        <w:r w:rsidRPr="00632E07">
          <w:rPr>
            <w:color w:val="080808"/>
            <w:lang w:val="en-US"/>
            <w:rPrChange w:id="11443" w:author="Maxim Bystrov" w:date="2026-05-24T13:43:00Z">
              <w:rPr>
                <w:color w:val="080808"/>
              </w:rPr>
            </w:rPrChange>
          </w:rPr>
          <w:t>.ofDays</w:t>
        </w:r>
        <w:proofErr w:type="spellEnd"/>
        <w:r w:rsidRPr="00632E07">
          <w:rPr>
            <w:color w:val="080808"/>
            <w:lang w:val="en-US"/>
            <w:rPrChange w:id="11444" w:author="Maxim Bystrov" w:date="2026-05-24T13:43:00Z">
              <w:rPr>
                <w:color w:val="080808"/>
              </w:rPr>
            </w:rPrChange>
          </w:rPr>
          <w:t>(</w:t>
        </w:r>
        <w:r w:rsidRPr="00632E07">
          <w:rPr>
            <w:color w:val="1750EB"/>
            <w:lang w:val="en-US"/>
            <w:rPrChange w:id="11445" w:author="Maxim Bystrov" w:date="2026-05-24T13:43:00Z">
              <w:rPr>
                <w:color w:val="1750EB"/>
              </w:rPr>
            </w:rPrChange>
          </w:rPr>
          <w:t>1</w:t>
        </w:r>
        <w:r w:rsidRPr="00632E07">
          <w:rPr>
            <w:color w:val="080808"/>
            <w:lang w:val="en-US"/>
            <w:rPrChange w:id="11446" w:author="Maxim Bystrov" w:date="2026-05-24T13:43:00Z">
              <w:rPr>
                <w:color w:val="080808"/>
              </w:rPr>
            </w:rPrChange>
          </w:rPr>
          <w:t>)</w:t>
        </w:r>
        <w:r w:rsidRPr="00632E07">
          <w:rPr>
            <w:color w:val="080808"/>
            <w:lang w:val="en-US"/>
            <w:rPrChange w:id="11447" w:author="Maxim Bystrov" w:date="2026-05-24T13:43:00Z">
              <w:rPr>
                <w:color w:val="080808"/>
              </w:rPr>
            </w:rPrChange>
          </w:rPr>
          <w:br/>
          <w:t xml:space="preserve">    }</w:t>
        </w:r>
        <w:r w:rsidRPr="00632E07">
          <w:rPr>
            <w:color w:val="080808"/>
            <w:lang w:val="en-US"/>
            <w:rPrChange w:id="11448" w:author="Maxim Bystrov" w:date="2026-05-24T13:43:00Z">
              <w:rPr>
                <w:color w:val="080808"/>
              </w:rPr>
            </w:rPrChange>
          </w:rPr>
          <w:br/>
        </w:r>
        <w:r w:rsidRPr="00632E07">
          <w:rPr>
            <w:color w:val="080808"/>
            <w:lang w:val="en-US"/>
            <w:rPrChange w:id="11449" w:author="Maxim Bystrov" w:date="2026-05-24T13:43:00Z">
              <w:rPr>
                <w:color w:val="080808"/>
              </w:rPr>
            </w:rPrChange>
          </w:rPr>
          <w:br/>
          <w:t xml:space="preserve">    </w:t>
        </w:r>
        <w:r w:rsidRPr="00632E07">
          <w:rPr>
            <w:i/>
            <w:iCs/>
            <w:color w:val="8C8C8C"/>
            <w:lang w:val="en-US"/>
            <w:rPrChange w:id="11450" w:author="Maxim Bystrov" w:date="2026-05-24T13:43:00Z">
              <w:rPr>
                <w:i/>
                <w:iCs/>
                <w:color w:val="8C8C8C"/>
              </w:rPr>
            </w:rPrChange>
          </w:rPr>
          <w:t>/**</w:t>
        </w:r>
        <w:r w:rsidRPr="00632E07">
          <w:rPr>
            <w:i/>
            <w:iCs/>
            <w:color w:val="8C8C8C"/>
            <w:lang w:val="en-US"/>
            <w:rPrChange w:id="11451" w:author="Maxim Bystrov" w:date="2026-05-24T13:43:00Z">
              <w:rPr>
                <w:i/>
                <w:iCs/>
                <w:color w:val="8C8C8C"/>
              </w:rPr>
            </w:rPrChange>
          </w:rPr>
          <w:br/>
          <w:t xml:space="preserve">     * </w:t>
        </w:r>
        <w:r>
          <w:rPr>
            <w:i/>
            <w:iCs/>
            <w:color w:val="8C8C8C"/>
          </w:rPr>
          <w:t>Сохраняет</w:t>
        </w:r>
        <w:r w:rsidRPr="00632E07">
          <w:rPr>
            <w:i/>
            <w:iCs/>
            <w:color w:val="8C8C8C"/>
            <w:lang w:val="en-US"/>
            <w:rPrChange w:id="11452" w:author="Maxim Bystrov" w:date="2026-05-24T13:43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пакет</w:t>
        </w:r>
        <w:r w:rsidRPr="00632E07">
          <w:rPr>
            <w:i/>
            <w:iCs/>
            <w:color w:val="8C8C8C"/>
            <w:lang w:val="en-US"/>
            <w:rPrChange w:id="11453" w:author="Maxim Bystrov" w:date="2026-05-24T13:43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телеметрии</w:t>
        </w:r>
        <w:r w:rsidRPr="00632E07">
          <w:rPr>
            <w:i/>
            <w:iCs/>
            <w:color w:val="8C8C8C"/>
            <w:lang w:val="en-US"/>
            <w:rPrChange w:id="11454" w:author="Maxim Bystrov" w:date="2026-05-24T13:43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в</w:t>
        </w:r>
        <w:r w:rsidRPr="00632E07">
          <w:rPr>
            <w:i/>
            <w:iCs/>
            <w:color w:val="8C8C8C"/>
            <w:lang w:val="en-US"/>
            <w:rPrChange w:id="11455" w:author="Maxim Bystrov" w:date="2026-05-24T13:43:00Z">
              <w:rPr>
                <w:i/>
                <w:iCs/>
                <w:color w:val="8C8C8C"/>
              </w:rPr>
            </w:rPrChange>
          </w:rPr>
          <w:t xml:space="preserve"> Redis.</w:t>
        </w:r>
        <w:r w:rsidRPr="00632E07">
          <w:rPr>
            <w:i/>
            <w:iCs/>
            <w:color w:val="8C8C8C"/>
            <w:lang w:val="en-US"/>
            <w:rPrChange w:id="11456" w:author="Maxim Bystrov" w:date="2026-05-24T13:43:00Z">
              <w:rPr>
                <w:i/>
                <w:iCs/>
                <w:color w:val="8C8C8C"/>
              </w:rPr>
            </w:rPrChange>
          </w:rPr>
          <w:br/>
          <w:t xml:space="preserve">     * </w:t>
        </w:r>
        <w:r>
          <w:rPr>
            <w:i/>
            <w:iCs/>
            <w:color w:val="8C8C8C"/>
          </w:rPr>
          <w:t>Ключ</w:t>
        </w:r>
        <w:r w:rsidRPr="00632E07">
          <w:rPr>
            <w:i/>
            <w:iCs/>
            <w:color w:val="8C8C8C"/>
            <w:lang w:val="en-US"/>
            <w:rPrChange w:id="11457" w:author="Maxim Bystrov" w:date="2026-05-24T13:43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формируется</w:t>
        </w:r>
        <w:r w:rsidRPr="00632E07">
          <w:rPr>
            <w:i/>
            <w:iCs/>
            <w:color w:val="8C8C8C"/>
            <w:lang w:val="en-US"/>
            <w:rPrChange w:id="11458" w:author="Maxim Bystrov" w:date="2026-05-24T13:43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как</w:t>
        </w:r>
        <w:r w:rsidRPr="00632E07">
          <w:rPr>
            <w:i/>
            <w:iCs/>
            <w:color w:val="8C8C8C"/>
            <w:lang w:val="en-US"/>
            <w:rPrChange w:id="11459" w:author="Maxim Bystrov" w:date="2026-05-24T13:43:00Z">
              <w:rPr>
                <w:i/>
                <w:iCs/>
                <w:color w:val="8C8C8C"/>
              </w:rPr>
            </w:rPrChange>
          </w:rPr>
          <w:t xml:space="preserve"> "s2cell:vehicleId:deviceId:packetTimeUnix"</w:t>
        </w:r>
        <w:r w:rsidRPr="00632E07">
          <w:rPr>
            <w:i/>
            <w:iCs/>
            <w:color w:val="8C8C8C"/>
            <w:lang w:val="en-US"/>
            <w:rPrChange w:id="11460" w:author="Maxim Bystrov" w:date="2026-05-24T13:43:00Z">
              <w:rPr>
                <w:i/>
                <w:iCs/>
                <w:color w:val="8C8C8C"/>
              </w:rPr>
            </w:rPrChange>
          </w:rPr>
          <w:br/>
          <w:t xml:space="preserve">     * </w:t>
        </w:r>
        <w:r>
          <w:rPr>
            <w:i/>
            <w:iCs/>
            <w:color w:val="8C8C8C"/>
          </w:rPr>
          <w:t>Значение</w:t>
        </w:r>
        <w:r w:rsidRPr="00632E07">
          <w:rPr>
            <w:i/>
            <w:iCs/>
            <w:color w:val="8C8C8C"/>
            <w:lang w:val="en-US"/>
            <w:rPrChange w:id="11461" w:author="Maxim Bystrov" w:date="2026-05-24T13:43:00Z">
              <w:rPr>
                <w:i/>
                <w:iCs/>
                <w:color w:val="8C8C8C"/>
              </w:rPr>
            </w:rPrChange>
          </w:rPr>
          <w:t xml:space="preserve"> - </w:t>
        </w:r>
        <w:proofErr w:type="spellStart"/>
        <w:r>
          <w:rPr>
            <w:i/>
            <w:iCs/>
            <w:color w:val="8C8C8C"/>
          </w:rPr>
          <w:t>сериализованный</w:t>
        </w:r>
        <w:proofErr w:type="spellEnd"/>
        <w:r w:rsidRPr="00632E07">
          <w:rPr>
            <w:i/>
            <w:iCs/>
            <w:color w:val="8C8C8C"/>
            <w:lang w:val="en-US"/>
            <w:rPrChange w:id="11462" w:author="Maxim Bystrov" w:date="2026-05-24T13:43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объект</w:t>
        </w:r>
        <w:r w:rsidRPr="00632E07">
          <w:rPr>
            <w:i/>
            <w:iCs/>
            <w:color w:val="8C8C8C"/>
            <w:lang w:val="en-US"/>
            <w:rPrChange w:id="11463" w:author="Maxim Bystrov" w:date="2026-05-24T13:43:00Z">
              <w:rPr>
                <w:i/>
                <w:iCs/>
                <w:color w:val="8C8C8C"/>
              </w:rPr>
            </w:rPrChange>
          </w:rPr>
          <w:t xml:space="preserve"> </w:t>
        </w:r>
        <w:proofErr w:type="spellStart"/>
        <w:r w:rsidRPr="00632E07">
          <w:rPr>
            <w:i/>
            <w:iCs/>
            <w:color w:val="8C8C8C"/>
            <w:lang w:val="en-US"/>
            <w:rPrChange w:id="11464" w:author="Maxim Bystrov" w:date="2026-05-24T13:43:00Z">
              <w:rPr>
                <w:i/>
                <w:iCs/>
                <w:color w:val="8C8C8C"/>
              </w:rPr>
            </w:rPrChange>
          </w:rPr>
          <w:t>TelemetryPacket</w:t>
        </w:r>
        <w:proofErr w:type="spellEnd"/>
        <w:r w:rsidRPr="00632E07">
          <w:rPr>
            <w:i/>
            <w:iCs/>
            <w:color w:val="8C8C8C"/>
            <w:lang w:val="en-US"/>
            <w:rPrChange w:id="11465" w:author="Maxim Bystrov" w:date="2026-05-24T13:43:00Z">
              <w:rPr>
                <w:i/>
                <w:iCs/>
                <w:color w:val="8C8C8C"/>
              </w:rPr>
            </w:rPrChange>
          </w:rPr>
          <w:t>.</w:t>
        </w:r>
        <w:r w:rsidRPr="00632E07">
          <w:rPr>
            <w:i/>
            <w:iCs/>
            <w:color w:val="8C8C8C"/>
            <w:lang w:val="en-US"/>
            <w:rPrChange w:id="11466" w:author="Maxim Bystrov" w:date="2026-05-24T13:43:00Z">
              <w:rPr>
                <w:i/>
                <w:iCs/>
                <w:color w:val="8C8C8C"/>
              </w:rPr>
            </w:rPrChange>
          </w:rPr>
          <w:br/>
          <w:t xml:space="preserve">     */</w:t>
        </w:r>
        <w:r w:rsidRPr="00632E07">
          <w:rPr>
            <w:i/>
            <w:iCs/>
            <w:color w:val="8C8C8C"/>
            <w:lang w:val="en-US"/>
            <w:rPrChange w:id="11467" w:author="Maxim Bystrov" w:date="2026-05-24T13:43:00Z">
              <w:rPr>
                <w:i/>
                <w:iCs/>
                <w:color w:val="8C8C8C"/>
              </w:rPr>
            </w:rPrChange>
          </w:rPr>
          <w:br/>
          <w:t xml:space="preserve">    </w:t>
        </w:r>
        <w:r w:rsidRPr="00632E07">
          <w:rPr>
            <w:color w:val="0033B3"/>
            <w:lang w:val="en-US"/>
            <w:rPrChange w:id="11468" w:author="Maxim Bystrov" w:date="2026-05-24T13:43:00Z">
              <w:rPr>
                <w:color w:val="0033B3"/>
              </w:rPr>
            </w:rPrChange>
          </w:rPr>
          <w:t xml:space="preserve">fun </w:t>
        </w:r>
        <w:r w:rsidRPr="00632E07">
          <w:rPr>
            <w:color w:val="00627A"/>
            <w:lang w:val="en-US"/>
            <w:rPrChange w:id="11469" w:author="Maxim Bystrov" w:date="2026-05-24T13:43:00Z">
              <w:rPr>
                <w:color w:val="00627A"/>
              </w:rPr>
            </w:rPrChange>
          </w:rPr>
          <w:t>save</w:t>
        </w:r>
        <w:r w:rsidRPr="00632E07">
          <w:rPr>
            <w:color w:val="080808"/>
            <w:lang w:val="en-US"/>
            <w:rPrChange w:id="11470" w:author="Maxim Bystrov" w:date="2026-05-24T13:43:00Z">
              <w:rPr>
                <w:color w:val="080808"/>
              </w:rPr>
            </w:rPrChange>
          </w:rPr>
          <w:t>(</w:t>
        </w:r>
        <w:r w:rsidRPr="00632E07">
          <w:rPr>
            <w:color w:val="000000"/>
            <w:lang w:val="en-US"/>
            <w:rPrChange w:id="11471" w:author="Maxim Bystrov" w:date="2026-05-24T13:43:00Z">
              <w:rPr>
                <w:color w:val="000000"/>
              </w:rPr>
            </w:rPrChange>
          </w:rPr>
          <w:t>packet</w:t>
        </w:r>
        <w:r w:rsidRPr="00632E07">
          <w:rPr>
            <w:color w:val="080808"/>
            <w:lang w:val="en-US"/>
            <w:rPrChange w:id="11472" w:author="Maxim Bystrov" w:date="2026-05-24T13:43:00Z">
              <w:rPr>
                <w:color w:val="080808"/>
              </w:rPr>
            </w:rPrChange>
          </w:rPr>
          <w:t xml:space="preserve">: </w:t>
        </w:r>
        <w:proofErr w:type="spellStart"/>
        <w:r w:rsidRPr="00632E07">
          <w:rPr>
            <w:color w:val="000000"/>
            <w:lang w:val="en-US"/>
            <w:rPrChange w:id="11473" w:author="Maxim Bystrov" w:date="2026-05-24T13:43:00Z">
              <w:rPr>
                <w:color w:val="000000"/>
              </w:rPr>
            </w:rPrChange>
          </w:rPr>
          <w:t>TelemetryPacket</w:t>
        </w:r>
        <w:proofErr w:type="spellEnd"/>
        <w:r w:rsidRPr="00632E07">
          <w:rPr>
            <w:color w:val="080808"/>
            <w:lang w:val="en-US"/>
            <w:rPrChange w:id="11474" w:author="Maxim Bystrov" w:date="2026-05-24T13:43:00Z">
              <w:rPr>
                <w:color w:val="080808"/>
              </w:rPr>
            </w:rPrChange>
          </w:rPr>
          <w:t>) {</w:t>
        </w:r>
        <w:r w:rsidRPr="00632E07">
          <w:rPr>
            <w:color w:val="080808"/>
            <w:lang w:val="en-US"/>
            <w:rPrChange w:id="11475" w:author="Maxim Bystrov" w:date="2026-05-24T13:43:00Z">
              <w:rPr>
                <w:color w:val="080808"/>
              </w:rPr>
            </w:rPrChange>
          </w:rPr>
          <w:br/>
          <w:t xml:space="preserve">        </w:t>
        </w:r>
        <w:r w:rsidRPr="00632E07">
          <w:rPr>
            <w:color w:val="0033B3"/>
            <w:lang w:val="en-US"/>
            <w:rPrChange w:id="11476" w:author="Maxim Bystrov" w:date="2026-05-24T13:43:00Z">
              <w:rPr>
                <w:color w:val="0033B3"/>
              </w:rPr>
            </w:rPrChange>
          </w:rPr>
          <w:t xml:space="preserve">try </w:t>
        </w:r>
        <w:r w:rsidRPr="00632E07">
          <w:rPr>
            <w:color w:val="080808"/>
            <w:lang w:val="en-US"/>
            <w:rPrChange w:id="11477" w:author="Maxim Bystrov" w:date="2026-05-24T13:43:00Z">
              <w:rPr>
                <w:color w:val="080808"/>
              </w:rPr>
            </w:rPrChange>
          </w:rPr>
          <w:t>{</w:t>
        </w:r>
        <w:r w:rsidRPr="00632E07">
          <w:rPr>
            <w:color w:val="080808"/>
            <w:lang w:val="en-US"/>
            <w:rPrChange w:id="11478" w:author="Maxim Bystrov" w:date="2026-05-24T13:43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632E07">
          <w:rPr>
            <w:color w:val="0033B3"/>
            <w:lang w:val="en-US"/>
            <w:rPrChange w:id="11479" w:author="Maxim Bystrov" w:date="2026-05-24T13:43:00Z">
              <w:rPr>
                <w:color w:val="0033B3"/>
              </w:rPr>
            </w:rPrChange>
          </w:rPr>
          <w:t>val</w:t>
        </w:r>
        <w:proofErr w:type="spellEnd"/>
        <w:r w:rsidRPr="00632E07">
          <w:rPr>
            <w:color w:val="0033B3"/>
            <w:lang w:val="en-US"/>
            <w:rPrChange w:id="11480" w:author="Maxim Bystrov" w:date="2026-05-24T13:43:00Z">
              <w:rPr>
                <w:color w:val="0033B3"/>
              </w:rPr>
            </w:rPrChange>
          </w:rPr>
          <w:t xml:space="preserve"> </w:t>
        </w:r>
        <w:r w:rsidRPr="00632E07">
          <w:rPr>
            <w:color w:val="000000"/>
            <w:lang w:val="en-US"/>
            <w:rPrChange w:id="11481" w:author="Maxim Bystrov" w:date="2026-05-24T13:43:00Z">
              <w:rPr>
                <w:color w:val="000000"/>
              </w:rPr>
            </w:rPrChange>
          </w:rPr>
          <w:t xml:space="preserve">key </w:t>
        </w:r>
        <w:r w:rsidRPr="00632E07">
          <w:rPr>
            <w:color w:val="080808"/>
            <w:lang w:val="en-US"/>
            <w:rPrChange w:id="11482" w:author="Maxim Bystrov" w:date="2026-05-24T13:43:00Z">
              <w:rPr>
                <w:color w:val="080808"/>
              </w:rPr>
            </w:rPrChange>
          </w:rPr>
          <w:t xml:space="preserve">= </w:t>
        </w:r>
        <w:proofErr w:type="spellStart"/>
        <w:r w:rsidRPr="00632E07">
          <w:rPr>
            <w:color w:val="080808"/>
            <w:lang w:val="en-US"/>
            <w:rPrChange w:id="11483" w:author="Maxim Bystrov" w:date="2026-05-24T13:43:00Z">
              <w:rPr>
                <w:color w:val="080808"/>
              </w:rPr>
            </w:rPrChange>
          </w:rPr>
          <w:t>buildKey</w:t>
        </w:r>
        <w:proofErr w:type="spellEnd"/>
        <w:r w:rsidRPr="00632E07">
          <w:rPr>
            <w:color w:val="080808"/>
            <w:lang w:val="en-US"/>
            <w:rPrChange w:id="11484" w:author="Maxim Bystrov" w:date="2026-05-24T13:43:00Z">
              <w:rPr>
                <w:color w:val="080808"/>
              </w:rPr>
            </w:rPrChange>
          </w:rPr>
          <w:t>(</w:t>
        </w:r>
        <w:r w:rsidRPr="00632E07">
          <w:rPr>
            <w:color w:val="000000"/>
            <w:lang w:val="en-US"/>
            <w:rPrChange w:id="11485" w:author="Maxim Bystrov" w:date="2026-05-24T13:43:00Z">
              <w:rPr>
                <w:color w:val="000000"/>
              </w:rPr>
            </w:rPrChange>
          </w:rPr>
          <w:t>packet</w:t>
        </w:r>
        <w:r w:rsidRPr="00632E07">
          <w:rPr>
            <w:color w:val="080808"/>
            <w:lang w:val="en-US"/>
            <w:rPrChange w:id="11486" w:author="Maxim Bystrov" w:date="2026-05-24T13:43:00Z">
              <w:rPr>
                <w:color w:val="080808"/>
              </w:rPr>
            </w:rPrChange>
          </w:rPr>
          <w:t>)</w:t>
        </w:r>
        <w:r w:rsidRPr="00632E07">
          <w:rPr>
            <w:color w:val="080808"/>
            <w:lang w:val="en-US"/>
            <w:rPrChange w:id="11487" w:author="Maxim Bystrov" w:date="2026-05-24T13:43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632E07">
          <w:rPr>
            <w:color w:val="871094"/>
            <w:lang w:val="en-US"/>
            <w:rPrChange w:id="11488" w:author="Maxim Bystrov" w:date="2026-05-24T13:43:00Z">
              <w:rPr>
                <w:color w:val="871094"/>
              </w:rPr>
            </w:rPrChange>
          </w:rPr>
          <w:t>redisTemplate</w:t>
        </w:r>
        <w:r w:rsidRPr="00632E07">
          <w:rPr>
            <w:color w:val="080808"/>
            <w:lang w:val="en-US"/>
            <w:rPrChange w:id="11489" w:author="Maxim Bystrov" w:date="2026-05-24T13:43:00Z">
              <w:rPr>
                <w:color w:val="080808"/>
              </w:rPr>
            </w:rPrChange>
          </w:rPr>
          <w:t>.opsForValue</w:t>
        </w:r>
        <w:proofErr w:type="spellEnd"/>
        <w:r w:rsidRPr="00632E07">
          <w:rPr>
            <w:color w:val="080808"/>
            <w:lang w:val="en-US"/>
            <w:rPrChange w:id="11490" w:author="Maxim Bystrov" w:date="2026-05-24T13:43:00Z">
              <w:rPr>
                <w:color w:val="080808"/>
              </w:rPr>
            </w:rPrChange>
          </w:rPr>
          <w:t>().set(</w:t>
        </w:r>
        <w:r w:rsidRPr="00632E07">
          <w:rPr>
            <w:color w:val="000000"/>
            <w:lang w:val="en-US"/>
            <w:rPrChange w:id="11491" w:author="Maxim Bystrov" w:date="2026-05-24T13:43:00Z">
              <w:rPr>
                <w:color w:val="000000"/>
              </w:rPr>
            </w:rPrChange>
          </w:rPr>
          <w:t>key</w:t>
        </w:r>
        <w:r w:rsidRPr="00632E07">
          <w:rPr>
            <w:color w:val="080808"/>
            <w:lang w:val="en-US"/>
            <w:rPrChange w:id="11492" w:author="Maxim Bystrov" w:date="2026-05-24T13:43:00Z">
              <w:rPr>
                <w:color w:val="080808"/>
              </w:rPr>
            </w:rPrChange>
          </w:rPr>
          <w:t xml:space="preserve">, </w:t>
        </w:r>
        <w:r w:rsidRPr="00632E07">
          <w:rPr>
            <w:color w:val="000000"/>
            <w:lang w:val="en-US"/>
            <w:rPrChange w:id="11493" w:author="Maxim Bystrov" w:date="2026-05-24T13:43:00Z">
              <w:rPr>
                <w:color w:val="000000"/>
              </w:rPr>
            </w:rPrChange>
          </w:rPr>
          <w:t>packet</w:t>
        </w:r>
        <w:r w:rsidRPr="00632E07">
          <w:rPr>
            <w:color w:val="080808"/>
            <w:lang w:val="en-US"/>
            <w:rPrChange w:id="11494" w:author="Maxim Bystrov" w:date="2026-05-24T13:43:00Z">
              <w:rPr>
                <w:color w:val="080808"/>
              </w:rPr>
            </w:rPrChange>
          </w:rPr>
          <w:t>)</w:t>
        </w:r>
        <w:r w:rsidRPr="00632E07">
          <w:rPr>
            <w:color w:val="080808"/>
            <w:lang w:val="en-US"/>
            <w:rPrChange w:id="11495" w:author="Maxim Bystrov" w:date="2026-05-24T13:43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632E07">
          <w:rPr>
            <w:color w:val="871094"/>
            <w:lang w:val="en-US"/>
            <w:rPrChange w:id="11496" w:author="Maxim Bystrov" w:date="2026-05-24T13:43:00Z">
              <w:rPr>
                <w:color w:val="871094"/>
              </w:rPr>
            </w:rPrChange>
          </w:rPr>
          <w:t>logger</w:t>
        </w:r>
        <w:r w:rsidRPr="00632E07">
          <w:rPr>
            <w:color w:val="080808"/>
            <w:lang w:val="en-US"/>
            <w:rPrChange w:id="11497" w:author="Maxim Bystrov" w:date="2026-05-24T13:43:00Z">
              <w:rPr>
                <w:color w:val="080808"/>
              </w:rPr>
            </w:rPrChange>
          </w:rPr>
          <w:t>.debug</w:t>
        </w:r>
        <w:proofErr w:type="spellEnd"/>
        <w:r w:rsidRPr="00632E07">
          <w:rPr>
            <w:color w:val="080808"/>
            <w:lang w:val="en-US"/>
            <w:rPrChange w:id="11498" w:author="Maxim Bystrov" w:date="2026-05-24T13:43:00Z">
              <w:rPr>
                <w:color w:val="080808"/>
              </w:rPr>
            </w:rPrChange>
          </w:rPr>
          <w:t>(</w:t>
        </w:r>
        <w:r w:rsidRPr="00632E07">
          <w:rPr>
            <w:color w:val="067D17"/>
            <w:lang w:val="en-US"/>
            <w:rPrChange w:id="11499" w:author="Maxim Bystrov" w:date="2026-05-24T13:43:00Z">
              <w:rPr>
                <w:color w:val="067D17"/>
              </w:rPr>
            </w:rPrChange>
          </w:rPr>
          <w:t xml:space="preserve">"Saved telemetry packet to Redis with key: </w:t>
        </w:r>
        <w:r w:rsidRPr="00632E07">
          <w:rPr>
            <w:color w:val="0037A6"/>
            <w:lang w:val="en-US"/>
            <w:rPrChange w:id="11500" w:author="Maxim Bystrov" w:date="2026-05-24T13:43:00Z">
              <w:rPr>
                <w:color w:val="0037A6"/>
              </w:rPr>
            </w:rPrChange>
          </w:rPr>
          <w:t>$</w:t>
        </w:r>
        <w:r w:rsidRPr="00632E07">
          <w:rPr>
            <w:color w:val="000000"/>
            <w:lang w:val="en-US"/>
            <w:rPrChange w:id="11501" w:author="Maxim Bystrov" w:date="2026-05-24T13:43:00Z">
              <w:rPr>
                <w:color w:val="000000"/>
              </w:rPr>
            </w:rPrChange>
          </w:rPr>
          <w:t>key</w:t>
        </w:r>
        <w:r w:rsidRPr="00632E07">
          <w:rPr>
            <w:color w:val="067D17"/>
            <w:lang w:val="en-US"/>
            <w:rPrChange w:id="11502" w:author="Maxim Bystrov" w:date="2026-05-24T13:43:00Z">
              <w:rPr>
                <w:color w:val="067D17"/>
              </w:rPr>
            </w:rPrChange>
          </w:rPr>
          <w:t>"</w:t>
        </w:r>
        <w:r w:rsidRPr="00632E07">
          <w:rPr>
            <w:color w:val="080808"/>
            <w:lang w:val="en-US"/>
            <w:rPrChange w:id="11503" w:author="Maxim Bystrov" w:date="2026-05-24T13:43:00Z">
              <w:rPr>
                <w:color w:val="080808"/>
              </w:rPr>
            </w:rPrChange>
          </w:rPr>
          <w:t>)</w:t>
        </w:r>
        <w:r w:rsidRPr="00632E07">
          <w:rPr>
            <w:color w:val="080808"/>
            <w:lang w:val="en-US"/>
            <w:rPrChange w:id="11504" w:author="Maxim Bystrov" w:date="2026-05-24T13:43:00Z">
              <w:rPr>
                <w:color w:val="080808"/>
              </w:rPr>
            </w:rPrChange>
          </w:rPr>
          <w:br/>
          <w:t xml:space="preserve">        } </w:t>
        </w:r>
        <w:r w:rsidRPr="00632E07">
          <w:rPr>
            <w:color w:val="0033B3"/>
            <w:lang w:val="en-US"/>
            <w:rPrChange w:id="11505" w:author="Maxim Bystrov" w:date="2026-05-24T13:43:00Z">
              <w:rPr>
                <w:color w:val="0033B3"/>
              </w:rPr>
            </w:rPrChange>
          </w:rPr>
          <w:t xml:space="preserve">catch </w:t>
        </w:r>
        <w:r w:rsidRPr="00632E07">
          <w:rPr>
            <w:color w:val="080808"/>
            <w:lang w:val="en-US"/>
            <w:rPrChange w:id="11506" w:author="Maxim Bystrov" w:date="2026-05-24T13:43:00Z">
              <w:rPr>
                <w:color w:val="080808"/>
              </w:rPr>
            </w:rPrChange>
          </w:rPr>
          <w:t>(</w:t>
        </w:r>
        <w:r w:rsidRPr="00632E07">
          <w:rPr>
            <w:color w:val="000000"/>
            <w:lang w:val="en-US"/>
            <w:rPrChange w:id="11507" w:author="Maxim Bystrov" w:date="2026-05-24T13:43:00Z">
              <w:rPr>
                <w:color w:val="000000"/>
              </w:rPr>
            </w:rPrChange>
          </w:rPr>
          <w:t>e</w:t>
        </w:r>
        <w:r w:rsidRPr="00632E07">
          <w:rPr>
            <w:color w:val="080808"/>
            <w:lang w:val="en-US"/>
            <w:rPrChange w:id="11508" w:author="Maxim Bystrov" w:date="2026-05-24T13:43:00Z">
              <w:rPr>
                <w:color w:val="080808"/>
              </w:rPr>
            </w:rPrChange>
          </w:rPr>
          <w:t xml:space="preserve">: </w:t>
        </w:r>
        <w:r w:rsidRPr="00632E07">
          <w:rPr>
            <w:color w:val="000000"/>
            <w:lang w:val="en-US"/>
            <w:rPrChange w:id="11509" w:author="Maxim Bystrov" w:date="2026-05-24T13:43:00Z">
              <w:rPr>
                <w:color w:val="000000"/>
              </w:rPr>
            </w:rPrChange>
          </w:rPr>
          <w:t>Exception</w:t>
        </w:r>
        <w:r w:rsidRPr="00632E07">
          <w:rPr>
            <w:color w:val="080808"/>
            <w:lang w:val="en-US"/>
            <w:rPrChange w:id="11510" w:author="Maxim Bystrov" w:date="2026-05-24T13:43:00Z">
              <w:rPr>
                <w:color w:val="080808"/>
              </w:rPr>
            </w:rPrChange>
          </w:rPr>
          <w:t>) {</w:t>
        </w:r>
        <w:r w:rsidRPr="00632E07">
          <w:rPr>
            <w:color w:val="080808"/>
            <w:lang w:val="en-US"/>
            <w:rPrChange w:id="11511" w:author="Maxim Bystrov" w:date="2026-05-24T13:43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632E07">
          <w:rPr>
            <w:color w:val="871094"/>
            <w:lang w:val="en-US"/>
            <w:rPrChange w:id="11512" w:author="Maxim Bystrov" w:date="2026-05-24T13:43:00Z">
              <w:rPr>
                <w:color w:val="871094"/>
              </w:rPr>
            </w:rPrChange>
          </w:rPr>
          <w:t>logger</w:t>
        </w:r>
        <w:r w:rsidRPr="00632E07">
          <w:rPr>
            <w:color w:val="080808"/>
            <w:lang w:val="en-US"/>
            <w:rPrChange w:id="11513" w:author="Maxim Bystrov" w:date="2026-05-24T13:43:00Z">
              <w:rPr>
                <w:color w:val="080808"/>
              </w:rPr>
            </w:rPrChange>
          </w:rPr>
          <w:t>.error</w:t>
        </w:r>
        <w:proofErr w:type="spellEnd"/>
        <w:r w:rsidRPr="00632E07">
          <w:rPr>
            <w:color w:val="080808"/>
            <w:lang w:val="en-US"/>
            <w:rPrChange w:id="11514" w:author="Maxim Bystrov" w:date="2026-05-24T13:43:00Z">
              <w:rPr>
                <w:color w:val="080808"/>
              </w:rPr>
            </w:rPrChange>
          </w:rPr>
          <w:t>(</w:t>
        </w:r>
        <w:r w:rsidRPr="00632E07">
          <w:rPr>
            <w:color w:val="067D17"/>
            <w:lang w:val="en-US"/>
            <w:rPrChange w:id="11515" w:author="Maxim Bystrov" w:date="2026-05-24T13:43:00Z">
              <w:rPr>
                <w:color w:val="067D17"/>
              </w:rPr>
            </w:rPrChange>
          </w:rPr>
          <w:t xml:space="preserve">"Failed to save telemetry packet to Redis: </w:t>
        </w:r>
        <w:r w:rsidRPr="00632E07">
          <w:rPr>
            <w:color w:val="0037A6"/>
            <w:lang w:val="en-US"/>
            <w:rPrChange w:id="11516" w:author="Maxim Bystrov" w:date="2026-05-24T13:43:00Z">
              <w:rPr>
                <w:color w:val="0037A6"/>
              </w:rPr>
            </w:rPrChange>
          </w:rPr>
          <w:t>${</w:t>
        </w:r>
        <w:proofErr w:type="spellStart"/>
        <w:r w:rsidRPr="00632E07">
          <w:rPr>
            <w:color w:val="000000"/>
            <w:lang w:val="en-US"/>
            <w:rPrChange w:id="11517" w:author="Maxim Bystrov" w:date="2026-05-24T13:43:00Z">
              <w:rPr>
                <w:color w:val="000000"/>
              </w:rPr>
            </w:rPrChange>
          </w:rPr>
          <w:t>e</w:t>
        </w:r>
        <w:r w:rsidRPr="00632E07">
          <w:rPr>
            <w:color w:val="080808"/>
            <w:lang w:val="en-US"/>
            <w:rPrChange w:id="11518" w:author="Maxim Bystrov" w:date="2026-05-24T13:43:00Z">
              <w:rPr>
                <w:color w:val="080808"/>
              </w:rPr>
            </w:rPrChange>
          </w:rPr>
          <w:t>.</w:t>
        </w:r>
        <w:r w:rsidRPr="00632E07">
          <w:rPr>
            <w:color w:val="871094"/>
            <w:lang w:val="en-US"/>
            <w:rPrChange w:id="11519" w:author="Maxim Bystrov" w:date="2026-05-24T13:43:00Z">
              <w:rPr>
                <w:color w:val="871094"/>
              </w:rPr>
            </w:rPrChange>
          </w:rPr>
          <w:t>message</w:t>
        </w:r>
        <w:proofErr w:type="spellEnd"/>
        <w:r w:rsidRPr="00632E07">
          <w:rPr>
            <w:color w:val="0037A6"/>
            <w:lang w:val="en-US"/>
            <w:rPrChange w:id="11520" w:author="Maxim Bystrov" w:date="2026-05-24T13:43:00Z">
              <w:rPr>
                <w:color w:val="0037A6"/>
              </w:rPr>
            </w:rPrChange>
          </w:rPr>
          <w:t>}</w:t>
        </w:r>
        <w:r w:rsidRPr="00632E07">
          <w:rPr>
            <w:color w:val="067D17"/>
            <w:lang w:val="en-US"/>
            <w:rPrChange w:id="11521" w:author="Maxim Bystrov" w:date="2026-05-24T13:43:00Z">
              <w:rPr>
                <w:color w:val="067D17"/>
              </w:rPr>
            </w:rPrChange>
          </w:rPr>
          <w:t>"</w:t>
        </w:r>
        <w:r w:rsidRPr="00632E07">
          <w:rPr>
            <w:color w:val="080808"/>
            <w:lang w:val="en-US"/>
            <w:rPrChange w:id="11522" w:author="Maxim Bystrov" w:date="2026-05-24T13:43:00Z">
              <w:rPr>
                <w:color w:val="080808"/>
              </w:rPr>
            </w:rPrChange>
          </w:rPr>
          <w:t xml:space="preserve">, </w:t>
        </w:r>
        <w:r w:rsidRPr="00632E07">
          <w:rPr>
            <w:color w:val="000000"/>
            <w:lang w:val="en-US"/>
            <w:rPrChange w:id="11523" w:author="Maxim Bystrov" w:date="2026-05-24T13:43:00Z">
              <w:rPr>
                <w:color w:val="000000"/>
              </w:rPr>
            </w:rPrChange>
          </w:rPr>
          <w:t>e</w:t>
        </w:r>
        <w:r w:rsidRPr="00632E07">
          <w:rPr>
            <w:color w:val="080808"/>
            <w:lang w:val="en-US"/>
            <w:rPrChange w:id="11524" w:author="Maxim Bystrov" w:date="2026-05-24T13:43:00Z">
              <w:rPr>
                <w:color w:val="080808"/>
              </w:rPr>
            </w:rPrChange>
          </w:rPr>
          <w:t>)</w:t>
        </w:r>
        <w:r w:rsidRPr="00632E07">
          <w:rPr>
            <w:color w:val="080808"/>
            <w:lang w:val="en-US"/>
            <w:rPrChange w:id="11525" w:author="Maxim Bystrov" w:date="2026-05-24T13:43:00Z">
              <w:rPr>
                <w:color w:val="080808"/>
              </w:rPr>
            </w:rPrChange>
          </w:rPr>
          <w:br/>
          <w:t xml:space="preserve">        }</w:t>
        </w:r>
        <w:r w:rsidRPr="00632E07">
          <w:rPr>
            <w:color w:val="080808"/>
            <w:lang w:val="en-US"/>
            <w:rPrChange w:id="11526" w:author="Maxim Bystrov" w:date="2026-05-24T13:43:00Z">
              <w:rPr>
                <w:color w:val="080808"/>
              </w:rPr>
            </w:rPrChange>
          </w:rPr>
          <w:br/>
          <w:t xml:space="preserve">    }</w:t>
        </w:r>
        <w:r w:rsidRPr="00632E07">
          <w:rPr>
            <w:color w:val="080808"/>
            <w:lang w:val="en-US"/>
            <w:rPrChange w:id="11527" w:author="Maxim Bystrov" w:date="2026-05-24T13:43:00Z">
              <w:rPr>
                <w:color w:val="080808"/>
              </w:rPr>
            </w:rPrChange>
          </w:rPr>
          <w:br/>
        </w:r>
        <w:r w:rsidRPr="00632E07">
          <w:rPr>
            <w:color w:val="080808"/>
            <w:lang w:val="en-US"/>
            <w:rPrChange w:id="11528" w:author="Maxim Bystrov" w:date="2026-05-24T13:43:00Z">
              <w:rPr>
                <w:color w:val="080808"/>
              </w:rPr>
            </w:rPrChange>
          </w:rPr>
          <w:br/>
          <w:t xml:space="preserve">    </w:t>
        </w:r>
        <w:r w:rsidRPr="00632E07">
          <w:rPr>
            <w:i/>
            <w:iCs/>
            <w:color w:val="8C8C8C"/>
            <w:lang w:val="en-US"/>
            <w:rPrChange w:id="11529" w:author="Maxim Bystrov" w:date="2026-05-24T13:43:00Z">
              <w:rPr>
                <w:i/>
                <w:iCs/>
                <w:color w:val="8C8C8C"/>
              </w:rPr>
            </w:rPrChange>
          </w:rPr>
          <w:t>/**</w:t>
        </w:r>
        <w:r w:rsidRPr="00632E07">
          <w:rPr>
            <w:i/>
            <w:iCs/>
            <w:color w:val="8C8C8C"/>
            <w:lang w:val="en-US"/>
            <w:rPrChange w:id="11530" w:author="Maxim Bystrov" w:date="2026-05-24T13:43:00Z">
              <w:rPr>
                <w:i/>
                <w:iCs/>
                <w:color w:val="8C8C8C"/>
              </w:rPr>
            </w:rPrChange>
          </w:rPr>
          <w:br/>
          <w:t xml:space="preserve">     * </w:t>
        </w:r>
        <w:r>
          <w:rPr>
            <w:i/>
            <w:iCs/>
            <w:color w:val="8C8C8C"/>
          </w:rPr>
          <w:t>Сохраняет</w:t>
        </w:r>
        <w:r w:rsidRPr="00632E07">
          <w:rPr>
            <w:i/>
            <w:iCs/>
            <w:color w:val="8C8C8C"/>
            <w:lang w:val="en-US"/>
            <w:rPrChange w:id="11531" w:author="Maxim Bystrov" w:date="2026-05-24T13:43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список</w:t>
        </w:r>
        <w:r w:rsidRPr="00632E07">
          <w:rPr>
            <w:i/>
            <w:iCs/>
            <w:color w:val="8C8C8C"/>
            <w:lang w:val="en-US"/>
            <w:rPrChange w:id="11532" w:author="Maxim Bystrov" w:date="2026-05-24T13:43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пакетов</w:t>
        </w:r>
        <w:r w:rsidRPr="00632E07">
          <w:rPr>
            <w:i/>
            <w:iCs/>
            <w:color w:val="8C8C8C"/>
            <w:lang w:val="en-US"/>
            <w:rPrChange w:id="11533" w:author="Maxim Bystrov" w:date="2026-05-24T13:43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телеметрии</w:t>
        </w:r>
        <w:r w:rsidRPr="00632E07">
          <w:rPr>
            <w:i/>
            <w:iCs/>
            <w:color w:val="8C8C8C"/>
            <w:lang w:val="en-US"/>
            <w:rPrChange w:id="11534" w:author="Maxim Bystrov" w:date="2026-05-24T13:43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в</w:t>
        </w:r>
        <w:r w:rsidRPr="00632E07">
          <w:rPr>
            <w:i/>
            <w:iCs/>
            <w:color w:val="8C8C8C"/>
            <w:lang w:val="en-US"/>
            <w:rPrChange w:id="11535" w:author="Maxim Bystrov" w:date="2026-05-24T13:43:00Z">
              <w:rPr>
                <w:i/>
                <w:iCs/>
                <w:color w:val="8C8C8C"/>
              </w:rPr>
            </w:rPrChange>
          </w:rPr>
          <w:t xml:space="preserve"> Redis.</w:t>
        </w:r>
        <w:r w:rsidRPr="00632E07">
          <w:rPr>
            <w:i/>
            <w:iCs/>
            <w:color w:val="8C8C8C"/>
            <w:lang w:val="en-US"/>
            <w:rPrChange w:id="11536" w:author="Maxim Bystrov" w:date="2026-05-24T13:43:00Z">
              <w:rPr>
                <w:i/>
                <w:iCs/>
                <w:color w:val="8C8C8C"/>
              </w:rPr>
            </w:rPrChange>
          </w:rPr>
          <w:br/>
          <w:t xml:space="preserve">     * </w:t>
        </w:r>
        <w:r>
          <w:rPr>
            <w:i/>
            <w:iCs/>
            <w:color w:val="8C8C8C"/>
          </w:rPr>
          <w:t>Использует</w:t>
        </w:r>
        <w:r w:rsidRPr="00632E07">
          <w:rPr>
            <w:i/>
            <w:iCs/>
            <w:color w:val="8C8C8C"/>
            <w:lang w:val="en-US"/>
            <w:rPrChange w:id="11537" w:author="Maxim Bystrov" w:date="2026-05-24T13:43:00Z">
              <w:rPr>
                <w:i/>
                <w:iCs/>
                <w:color w:val="8C8C8C"/>
              </w:rPr>
            </w:rPrChange>
          </w:rPr>
          <w:t xml:space="preserve"> pipeline </w:t>
        </w:r>
        <w:r>
          <w:rPr>
            <w:i/>
            <w:iCs/>
            <w:color w:val="8C8C8C"/>
          </w:rPr>
          <w:t>для</w:t>
        </w:r>
        <w:r w:rsidRPr="00632E07">
          <w:rPr>
            <w:i/>
            <w:iCs/>
            <w:color w:val="8C8C8C"/>
            <w:lang w:val="en-US"/>
            <w:rPrChange w:id="11538" w:author="Maxim Bystrov" w:date="2026-05-24T13:43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эффективной</w:t>
        </w:r>
        <w:r w:rsidRPr="00632E07">
          <w:rPr>
            <w:i/>
            <w:iCs/>
            <w:color w:val="8C8C8C"/>
            <w:lang w:val="en-US"/>
            <w:rPrChange w:id="11539" w:author="Maxim Bystrov" w:date="2026-05-24T13:43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пакетной</w:t>
        </w:r>
        <w:r w:rsidRPr="00632E07">
          <w:rPr>
            <w:i/>
            <w:iCs/>
            <w:color w:val="8C8C8C"/>
            <w:lang w:val="en-US"/>
            <w:rPrChange w:id="11540" w:author="Maxim Bystrov" w:date="2026-05-24T13:43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записи</w:t>
        </w:r>
        <w:r w:rsidRPr="00632E07">
          <w:rPr>
            <w:i/>
            <w:iCs/>
            <w:color w:val="8C8C8C"/>
            <w:lang w:val="en-US"/>
            <w:rPrChange w:id="11541" w:author="Maxim Bystrov" w:date="2026-05-24T13:43:00Z">
              <w:rPr>
                <w:i/>
                <w:iCs/>
                <w:color w:val="8C8C8C"/>
              </w:rPr>
            </w:rPrChange>
          </w:rPr>
          <w:t>.</w:t>
        </w:r>
        <w:r w:rsidRPr="00632E07">
          <w:rPr>
            <w:i/>
            <w:iCs/>
            <w:color w:val="8C8C8C"/>
            <w:lang w:val="en-US"/>
            <w:rPrChange w:id="11542" w:author="Maxim Bystrov" w:date="2026-05-24T13:43:00Z">
              <w:rPr>
                <w:i/>
                <w:iCs/>
                <w:color w:val="8C8C8C"/>
              </w:rPr>
            </w:rPrChange>
          </w:rPr>
          <w:br/>
          <w:t xml:space="preserve">     */</w:t>
        </w:r>
        <w:r w:rsidRPr="00632E07">
          <w:rPr>
            <w:i/>
            <w:iCs/>
            <w:color w:val="8C8C8C"/>
            <w:lang w:val="en-US"/>
            <w:rPrChange w:id="11543" w:author="Maxim Bystrov" w:date="2026-05-24T13:43:00Z">
              <w:rPr>
                <w:i/>
                <w:iCs/>
                <w:color w:val="8C8C8C"/>
              </w:rPr>
            </w:rPrChange>
          </w:rPr>
          <w:br/>
          <w:t xml:space="preserve">    </w:t>
        </w:r>
        <w:r w:rsidRPr="00632E07">
          <w:rPr>
            <w:color w:val="0033B3"/>
            <w:lang w:val="en-US"/>
            <w:rPrChange w:id="11544" w:author="Maxim Bystrov" w:date="2026-05-24T13:43:00Z">
              <w:rPr>
                <w:color w:val="0033B3"/>
              </w:rPr>
            </w:rPrChange>
          </w:rPr>
          <w:t xml:space="preserve">fun </w:t>
        </w:r>
        <w:proofErr w:type="spellStart"/>
        <w:r w:rsidRPr="00632E07">
          <w:rPr>
            <w:color w:val="00627A"/>
            <w:lang w:val="en-US"/>
            <w:rPrChange w:id="11545" w:author="Maxim Bystrov" w:date="2026-05-24T13:43:00Z">
              <w:rPr>
                <w:color w:val="00627A"/>
              </w:rPr>
            </w:rPrChange>
          </w:rPr>
          <w:t>saveAll</w:t>
        </w:r>
        <w:proofErr w:type="spellEnd"/>
        <w:r w:rsidRPr="00632E07">
          <w:rPr>
            <w:color w:val="080808"/>
            <w:lang w:val="en-US"/>
            <w:rPrChange w:id="11546" w:author="Maxim Bystrov" w:date="2026-05-24T13:43:00Z">
              <w:rPr>
                <w:color w:val="080808"/>
              </w:rPr>
            </w:rPrChange>
          </w:rPr>
          <w:t>(</w:t>
        </w:r>
        <w:r w:rsidRPr="00632E07">
          <w:rPr>
            <w:color w:val="000000"/>
            <w:lang w:val="en-US"/>
            <w:rPrChange w:id="11547" w:author="Maxim Bystrov" w:date="2026-05-24T13:43:00Z">
              <w:rPr>
                <w:color w:val="000000"/>
              </w:rPr>
            </w:rPrChange>
          </w:rPr>
          <w:t>packets</w:t>
        </w:r>
        <w:r w:rsidRPr="00632E07">
          <w:rPr>
            <w:color w:val="080808"/>
            <w:lang w:val="en-US"/>
            <w:rPrChange w:id="11548" w:author="Maxim Bystrov" w:date="2026-05-24T13:43:00Z">
              <w:rPr>
                <w:color w:val="080808"/>
              </w:rPr>
            </w:rPrChange>
          </w:rPr>
          <w:t xml:space="preserve">: </w:t>
        </w:r>
        <w:r w:rsidRPr="00632E07">
          <w:rPr>
            <w:color w:val="000000"/>
            <w:lang w:val="en-US"/>
            <w:rPrChange w:id="11549" w:author="Maxim Bystrov" w:date="2026-05-24T13:43:00Z">
              <w:rPr>
                <w:color w:val="000000"/>
              </w:rPr>
            </w:rPrChange>
          </w:rPr>
          <w:t>List</w:t>
        </w:r>
        <w:r w:rsidRPr="00632E07">
          <w:rPr>
            <w:color w:val="080808"/>
            <w:lang w:val="en-US"/>
            <w:rPrChange w:id="11550" w:author="Maxim Bystrov" w:date="2026-05-24T13:43:00Z">
              <w:rPr>
                <w:color w:val="080808"/>
              </w:rPr>
            </w:rPrChange>
          </w:rPr>
          <w:t>&lt;</w:t>
        </w:r>
        <w:proofErr w:type="spellStart"/>
        <w:r w:rsidRPr="00632E07">
          <w:rPr>
            <w:color w:val="000000"/>
            <w:lang w:val="en-US"/>
            <w:rPrChange w:id="11551" w:author="Maxim Bystrov" w:date="2026-05-24T13:43:00Z">
              <w:rPr>
                <w:color w:val="000000"/>
              </w:rPr>
            </w:rPrChange>
          </w:rPr>
          <w:t>TelemetryPacket</w:t>
        </w:r>
        <w:proofErr w:type="spellEnd"/>
        <w:r w:rsidRPr="00632E07">
          <w:rPr>
            <w:color w:val="080808"/>
            <w:lang w:val="en-US"/>
            <w:rPrChange w:id="11552" w:author="Maxim Bystrov" w:date="2026-05-24T13:43:00Z">
              <w:rPr>
                <w:color w:val="080808"/>
              </w:rPr>
            </w:rPrChange>
          </w:rPr>
          <w:t>&gt;) {</w:t>
        </w:r>
        <w:r w:rsidRPr="00632E07">
          <w:rPr>
            <w:color w:val="080808"/>
            <w:lang w:val="en-US"/>
            <w:rPrChange w:id="11553" w:author="Maxim Bystrov" w:date="2026-05-24T13:43:00Z">
              <w:rPr>
                <w:color w:val="080808"/>
              </w:rPr>
            </w:rPrChange>
          </w:rPr>
          <w:br/>
          <w:t xml:space="preserve">        </w:t>
        </w:r>
        <w:r w:rsidRPr="00632E07">
          <w:rPr>
            <w:color w:val="0033B3"/>
            <w:lang w:val="en-US"/>
            <w:rPrChange w:id="11554" w:author="Maxim Bystrov" w:date="2026-05-24T13:43:00Z">
              <w:rPr>
                <w:color w:val="0033B3"/>
              </w:rPr>
            </w:rPrChange>
          </w:rPr>
          <w:t xml:space="preserve">if </w:t>
        </w:r>
        <w:r w:rsidRPr="00632E07">
          <w:rPr>
            <w:color w:val="080808"/>
            <w:lang w:val="en-US"/>
            <w:rPrChange w:id="11555" w:author="Maxim Bystrov" w:date="2026-05-24T13:43:00Z">
              <w:rPr>
                <w:color w:val="080808"/>
              </w:rPr>
            </w:rPrChange>
          </w:rPr>
          <w:t>(</w:t>
        </w:r>
        <w:proofErr w:type="spellStart"/>
        <w:r w:rsidRPr="00632E07">
          <w:rPr>
            <w:color w:val="000000"/>
            <w:lang w:val="en-US"/>
            <w:rPrChange w:id="11556" w:author="Maxim Bystrov" w:date="2026-05-24T13:43:00Z">
              <w:rPr>
                <w:color w:val="000000"/>
              </w:rPr>
            </w:rPrChange>
          </w:rPr>
          <w:t>packets</w:t>
        </w:r>
        <w:r w:rsidRPr="00632E07">
          <w:rPr>
            <w:color w:val="080808"/>
            <w:lang w:val="en-US"/>
            <w:rPrChange w:id="11557" w:author="Maxim Bystrov" w:date="2026-05-24T13:43:00Z">
              <w:rPr>
                <w:color w:val="080808"/>
              </w:rPr>
            </w:rPrChange>
          </w:rPr>
          <w:t>.isEmpty</w:t>
        </w:r>
        <w:proofErr w:type="spellEnd"/>
        <w:r w:rsidRPr="00632E07">
          <w:rPr>
            <w:color w:val="080808"/>
            <w:lang w:val="en-US"/>
            <w:rPrChange w:id="11558" w:author="Maxim Bystrov" w:date="2026-05-24T13:43:00Z">
              <w:rPr>
                <w:color w:val="080808"/>
              </w:rPr>
            </w:rPrChange>
          </w:rPr>
          <w:t xml:space="preserve">()) </w:t>
        </w:r>
        <w:r w:rsidRPr="00632E07">
          <w:rPr>
            <w:color w:val="0033B3"/>
            <w:lang w:val="en-US"/>
            <w:rPrChange w:id="11559" w:author="Maxim Bystrov" w:date="2026-05-24T13:43:00Z">
              <w:rPr>
                <w:color w:val="0033B3"/>
              </w:rPr>
            </w:rPrChange>
          </w:rPr>
          <w:t>return</w:t>
        </w:r>
        <w:r w:rsidRPr="00632E07">
          <w:rPr>
            <w:color w:val="0033B3"/>
            <w:lang w:val="en-US"/>
            <w:rPrChange w:id="11560" w:author="Maxim Bystrov" w:date="2026-05-24T13:43:00Z">
              <w:rPr>
                <w:color w:val="0033B3"/>
              </w:rPr>
            </w:rPrChange>
          </w:rPr>
          <w:br/>
        </w:r>
        <w:r w:rsidRPr="00632E07">
          <w:rPr>
            <w:color w:val="0033B3"/>
            <w:lang w:val="en-US"/>
            <w:rPrChange w:id="11561" w:author="Maxim Bystrov" w:date="2026-05-24T13:43:00Z">
              <w:rPr>
                <w:color w:val="0033B3"/>
              </w:rPr>
            </w:rPrChange>
          </w:rPr>
          <w:br/>
          <w:t xml:space="preserve">        try </w:t>
        </w:r>
        <w:r w:rsidRPr="00632E07">
          <w:rPr>
            <w:color w:val="080808"/>
            <w:lang w:val="en-US"/>
            <w:rPrChange w:id="11562" w:author="Maxim Bystrov" w:date="2026-05-24T13:43:00Z">
              <w:rPr>
                <w:color w:val="080808"/>
              </w:rPr>
            </w:rPrChange>
          </w:rPr>
          <w:t>{</w:t>
        </w:r>
        <w:r w:rsidRPr="00632E07">
          <w:rPr>
            <w:color w:val="080808"/>
            <w:lang w:val="en-US"/>
            <w:rPrChange w:id="11563" w:author="Maxim Bystrov" w:date="2026-05-24T13:43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632E07">
          <w:rPr>
            <w:color w:val="0033B3"/>
            <w:lang w:val="en-US"/>
            <w:rPrChange w:id="11564" w:author="Maxim Bystrov" w:date="2026-05-24T13:43:00Z">
              <w:rPr>
                <w:color w:val="0033B3"/>
              </w:rPr>
            </w:rPrChange>
          </w:rPr>
          <w:t>val</w:t>
        </w:r>
        <w:proofErr w:type="spellEnd"/>
        <w:r w:rsidRPr="00632E07">
          <w:rPr>
            <w:color w:val="0033B3"/>
            <w:lang w:val="en-US"/>
            <w:rPrChange w:id="11565" w:author="Maxim Bystrov" w:date="2026-05-24T13:43:00Z">
              <w:rPr>
                <w:color w:val="0033B3"/>
              </w:rPr>
            </w:rPrChange>
          </w:rPr>
          <w:t xml:space="preserve"> </w:t>
        </w:r>
        <w:r w:rsidRPr="00632E07">
          <w:rPr>
            <w:color w:val="000000"/>
            <w:lang w:val="en-US"/>
            <w:rPrChange w:id="11566" w:author="Maxim Bystrov" w:date="2026-05-24T13:43:00Z">
              <w:rPr>
                <w:color w:val="000000"/>
              </w:rPr>
            </w:rPrChange>
          </w:rPr>
          <w:t xml:space="preserve">operations </w:t>
        </w:r>
        <w:r w:rsidRPr="00632E07">
          <w:rPr>
            <w:color w:val="080808"/>
            <w:lang w:val="en-US"/>
            <w:rPrChange w:id="11567" w:author="Maxim Bystrov" w:date="2026-05-24T13:43:00Z">
              <w:rPr>
                <w:color w:val="080808"/>
              </w:rPr>
            </w:rPrChange>
          </w:rPr>
          <w:t xml:space="preserve">= </w:t>
        </w:r>
        <w:proofErr w:type="spellStart"/>
        <w:r w:rsidRPr="00632E07">
          <w:rPr>
            <w:color w:val="871094"/>
            <w:lang w:val="en-US"/>
            <w:rPrChange w:id="11568" w:author="Maxim Bystrov" w:date="2026-05-24T13:43:00Z">
              <w:rPr>
                <w:color w:val="871094"/>
              </w:rPr>
            </w:rPrChange>
          </w:rPr>
          <w:t>redisTemplate</w:t>
        </w:r>
        <w:r w:rsidRPr="00632E07">
          <w:rPr>
            <w:color w:val="080808"/>
            <w:lang w:val="en-US"/>
            <w:rPrChange w:id="11569" w:author="Maxim Bystrov" w:date="2026-05-24T13:43:00Z">
              <w:rPr>
                <w:color w:val="080808"/>
              </w:rPr>
            </w:rPrChange>
          </w:rPr>
          <w:t>.opsForValue</w:t>
        </w:r>
        <w:proofErr w:type="spellEnd"/>
        <w:r w:rsidRPr="00632E07">
          <w:rPr>
            <w:color w:val="080808"/>
            <w:lang w:val="en-US"/>
            <w:rPrChange w:id="11570" w:author="Maxim Bystrov" w:date="2026-05-24T13:43:00Z">
              <w:rPr>
                <w:color w:val="080808"/>
              </w:rPr>
            </w:rPrChange>
          </w:rPr>
          <w:t>()</w:t>
        </w:r>
        <w:r w:rsidRPr="00632E07">
          <w:rPr>
            <w:color w:val="080808"/>
            <w:lang w:val="en-US"/>
            <w:rPrChange w:id="11571" w:author="Maxim Bystrov" w:date="2026-05-24T13:43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632E07">
          <w:rPr>
            <w:color w:val="871094"/>
            <w:lang w:val="en-US"/>
            <w:rPrChange w:id="11572" w:author="Maxim Bystrov" w:date="2026-05-24T13:43:00Z">
              <w:rPr>
                <w:color w:val="871094"/>
              </w:rPr>
            </w:rPrChange>
          </w:rPr>
          <w:t>redisTemplate</w:t>
        </w:r>
        <w:r w:rsidRPr="00632E07">
          <w:rPr>
            <w:color w:val="080808"/>
            <w:lang w:val="en-US"/>
            <w:rPrChange w:id="11573" w:author="Maxim Bystrov" w:date="2026-05-24T13:43:00Z">
              <w:rPr>
                <w:color w:val="080808"/>
              </w:rPr>
            </w:rPrChange>
          </w:rPr>
          <w:t>.executePipelined</w:t>
        </w:r>
        <w:proofErr w:type="spellEnd"/>
        <w:r w:rsidRPr="00632E07">
          <w:rPr>
            <w:color w:val="080808"/>
            <w:lang w:val="en-US"/>
            <w:rPrChange w:id="11574" w:author="Maxim Bystrov" w:date="2026-05-24T13:43:00Z">
              <w:rPr>
                <w:color w:val="080808"/>
              </w:rPr>
            </w:rPrChange>
          </w:rPr>
          <w:t xml:space="preserve"> </w:t>
        </w:r>
        <w:r w:rsidRPr="00632E07">
          <w:rPr>
            <w:b/>
            <w:bCs/>
            <w:color w:val="080808"/>
            <w:lang w:val="en-US"/>
            <w:rPrChange w:id="11575" w:author="Maxim Bystrov" w:date="2026-05-24T13:43:00Z">
              <w:rPr>
                <w:b/>
                <w:bCs/>
                <w:color w:val="080808"/>
              </w:rPr>
            </w:rPrChange>
          </w:rPr>
          <w:t xml:space="preserve">{ </w:t>
        </w:r>
        <w:r w:rsidRPr="00632E07">
          <w:rPr>
            <w:color w:val="000000"/>
            <w:lang w:val="en-US"/>
            <w:rPrChange w:id="11576" w:author="Maxim Bystrov" w:date="2026-05-24T13:43:00Z">
              <w:rPr>
                <w:color w:val="000000"/>
              </w:rPr>
            </w:rPrChange>
          </w:rPr>
          <w:t xml:space="preserve">connection </w:t>
        </w:r>
        <w:r w:rsidRPr="00632E07">
          <w:rPr>
            <w:b/>
            <w:bCs/>
            <w:color w:val="080808"/>
            <w:lang w:val="en-US"/>
            <w:rPrChange w:id="11577" w:author="Maxim Bystrov" w:date="2026-05-24T13:43:00Z">
              <w:rPr>
                <w:b/>
                <w:bCs/>
                <w:color w:val="080808"/>
              </w:rPr>
            </w:rPrChange>
          </w:rPr>
          <w:t>-&gt;</w:t>
        </w:r>
        <w:r w:rsidRPr="00632E07">
          <w:rPr>
            <w:b/>
            <w:bCs/>
            <w:color w:val="080808"/>
            <w:lang w:val="en-US"/>
            <w:rPrChange w:id="11578" w:author="Maxim Bystrov" w:date="2026-05-24T13:43:00Z">
              <w:rPr>
                <w:b/>
                <w:bCs/>
                <w:color w:val="080808"/>
              </w:rPr>
            </w:rPrChange>
          </w:rPr>
          <w:br/>
          <w:t xml:space="preserve">                </w:t>
        </w:r>
        <w:proofErr w:type="spellStart"/>
        <w:r w:rsidRPr="00632E07">
          <w:rPr>
            <w:color w:val="000000"/>
            <w:lang w:val="en-US"/>
            <w:rPrChange w:id="11579" w:author="Maxim Bystrov" w:date="2026-05-24T13:43:00Z">
              <w:rPr>
                <w:color w:val="000000"/>
              </w:rPr>
            </w:rPrChange>
          </w:rPr>
          <w:t>packets</w:t>
        </w:r>
        <w:r w:rsidRPr="00632E07">
          <w:rPr>
            <w:color w:val="080808"/>
            <w:lang w:val="en-US"/>
            <w:rPrChange w:id="11580" w:author="Maxim Bystrov" w:date="2026-05-24T13:43:00Z">
              <w:rPr>
                <w:color w:val="080808"/>
              </w:rPr>
            </w:rPrChange>
          </w:rPr>
          <w:t>.</w:t>
        </w:r>
        <w:r w:rsidRPr="00632E07">
          <w:rPr>
            <w:i/>
            <w:iCs/>
            <w:color w:val="00627A"/>
            <w:lang w:val="en-US"/>
            <w:rPrChange w:id="11581" w:author="Maxim Bystrov" w:date="2026-05-24T13:43:00Z">
              <w:rPr>
                <w:i/>
                <w:iCs/>
                <w:color w:val="00627A"/>
              </w:rPr>
            </w:rPrChange>
          </w:rPr>
          <w:t>forEach</w:t>
        </w:r>
        <w:proofErr w:type="spellEnd"/>
        <w:r w:rsidRPr="00632E07">
          <w:rPr>
            <w:i/>
            <w:iCs/>
            <w:color w:val="00627A"/>
            <w:lang w:val="en-US"/>
            <w:rPrChange w:id="11582" w:author="Maxim Bystrov" w:date="2026-05-24T13:43:00Z">
              <w:rPr>
                <w:i/>
                <w:iCs/>
                <w:color w:val="00627A"/>
              </w:rPr>
            </w:rPrChange>
          </w:rPr>
          <w:t xml:space="preserve"> </w:t>
        </w:r>
        <w:r w:rsidRPr="00632E07">
          <w:rPr>
            <w:b/>
            <w:bCs/>
            <w:color w:val="080808"/>
            <w:lang w:val="en-US"/>
            <w:rPrChange w:id="11583" w:author="Maxim Bystrov" w:date="2026-05-24T13:43:00Z">
              <w:rPr>
                <w:b/>
                <w:bCs/>
                <w:color w:val="080808"/>
              </w:rPr>
            </w:rPrChange>
          </w:rPr>
          <w:t xml:space="preserve">{ </w:t>
        </w:r>
        <w:r w:rsidRPr="00632E07">
          <w:rPr>
            <w:color w:val="000000"/>
            <w:lang w:val="en-US"/>
            <w:rPrChange w:id="11584" w:author="Maxim Bystrov" w:date="2026-05-24T13:43:00Z">
              <w:rPr>
                <w:color w:val="000000"/>
              </w:rPr>
            </w:rPrChange>
          </w:rPr>
          <w:t xml:space="preserve">packet </w:t>
        </w:r>
        <w:r w:rsidRPr="00632E07">
          <w:rPr>
            <w:b/>
            <w:bCs/>
            <w:color w:val="080808"/>
            <w:lang w:val="en-US"/>
            <w:rPrChange w:id="11585" w:author="Maxim Bystrov" w:date="2026-05-24T13:43:00Z">
              <w:rPr>
                <w:b/>
                <w:bCs/>
                <w:color w:val="080808"/>
              </w:rPr>
            </w:rPrChange>
          </w:rPr>
          <w:t>-&gt;</w:t>
        </w:r>
        <w:r w:rsidRPr="00632E07">
          <w:rPr>
            <w:b/>
            <w:bCs/>
            <w:color w:val="080808"/>
            <w:lang w:val="en-US"/>
            <w:rPrChange w:id="11586" w:author="Maxim Bystrov" w:date="2026-05-24T13:43:00Z">
              <w:rPr>
                <w:b/>
                <w:bCs/>
                <w:color w:val="080808"/>
              </w:rPr>
            </w:rPrChange>
          </w:rPr>
          <w:br/>
          <w:t xml:space="preserve">                    </w:t>
        </w:r>
        <w:proofErr w:type="spellStart"/>
        <w:r w:rsidRPr="00632E07">
          <w:rPr>
            <w:color w:val="0033B3"/>
            <w:lang w:val="en-US"/>
            <w:rPrChange w:id="11587" w:author="Maxim Bystrov" w:date="2026-05-24T13:43:00Z">
              <w:rPr>
                <w:color w:val="0033B3"/>
              </w:rPr>
            </w:rPrChange>
          </w:rPr>
          <w:t>val</w:t>
        </w:r>
        <w:proofErr w:type="spellEnd"/>
        <w:r w:rsidRPr="00632E07">
          <w:rPr>
            <w:color w:val="0033B3"/>
            <w:lang w:val="en-US"/>
            <w:rPrChange w:id="11588" w:author="Maxim Bystrov" w:date="2026-05-24T13:43:00Z">
              <w:rPr>
                <w:color w:val="0033B3"/>
              </w:rPr>
            </w:rPrChange>
          </w:rPr>
          <w:t xml:space="preserve"> </w:t>
        </w:r>
        <w:r w:rsidRPr="00632E07">
          <w:rPr>
            <w:color w:val="000000"/>
            <w:lang w:val="en-US"/>
            <w:rPrChange w:id="11589" w:author="Maxim Bystrov" w:date="2026-05-24T13:43:00Z">
              <w:rPr>
                <w:color w:val="000000"/>
              </w:rPr>
            </w:rPrChange>
          </w:rPr>
          <w:t xml:space="preserve">key </w:t>
        </w:r>
        <w:r w:rsidRPr="00632E07">
          <w:rPr>
            <w:color w:val="080808"/>
            <w:lang w:val="en-US"/>
            <w:rPrChange w:id="11590" w:author="Maxim Bystrov" w:date="2026-05-24T13:43:00Z">
              <w:rPr>
                <w:color w:val="080808"/>
              </w:rPr>
            </w:rPrChange>
          </w:rPr>
          <w:t xml:space="preserve">= </w:t>
        </w:r>
        <w:proofErr w:type="spellStart"/>
        <w:r w:rsidRPr="00632E07">
          <w:rPr>
            <w:color w:val="080808"/>
            <w:lang w:val="en-US"/>
            <w:rPrChange w:id="11591" w:author="Maxim Bystrov" w:date="2026-05-24T13:43:00Z">
              <w:rPr>
                <w:color w:val="080808"/>
              </w:rPr>
            </w:rPrChange>
          </w:rPr>
          <w:t>buildKey</w:t>
        </w:r>
        <w:proofErr w:type="spellEnd"/>
        <w:r w:rsidRPr="00632E07">
          <w:rPr>
            <w:color w:val="080808"/>
            <w:lang w:val="en-US"/>
            <w:rPrChange w:id="11592" w:author="Maxim Bystrov" w:date="2026-05-24T13:43:00Z">
              <w:rPr>
                <w:color w:val="080808"/>
              </w:rPr>
            </w:rPrChange>
          </w:rPr>
          <w:t>(</w:t>
        </w:r>
        <w:r w:rsidRPr="00632E07">
          <w:rPr>
            <w:color w:val="000000"/>
            <w:lang w:val="en-US"/>
            <w:rPrChange w:id="11593" w:author="Maxim Bystrov" w:date="2026-05-24T13:43:00Z">
              <w:rPr>
                <w:color w:val="000000"/>
              </w:rPr>
            </w:rPrChange>
          </w:rPr>
          <w:t>packet</w:t>
        </w:r>
        <w:r w:rsidRPr="00632E07">
          <w:rPr>
            <w:color w:val="080808"/>
            <w:lang w:val="en-US"/>
            <w:rPrChange w:id="11594" w:author="Maxim Bystrov" w:date="2026-05-24T13:43:00Z">
              <w:rPr>
                <w:color w:val="080808"/>
              </w:rPr>
            </w:rPrChange>
          </w:rPr>
          <w:t>)</w:t>
        </w:r>
        <w:r w:rsidRPr="00632E07">
          <w:rPr>
            <w:color w:val="080808"/>
            <w:lang w:val="en-US"/>
            <w:rPrChange w:id="11595" w:author="Maxim Bystrov" w:date="2026-05-24T13:43:00Z">
              <w:rPr>
                <w:color w:val="080808"/>
              </w:rPr>
            </w:rPrChange>
          </w:rPr>
          <w:br/>
          <w:t xml:space="preserve">                    </w:t>
        </w:r>
        <w:proofErr w:type="spellStart"/>
        <w:r w:rsidRPr="00632E07">
          <w:rPr>
            <w:color w:val="000000"/>
            <w:lang w:val="en-US"/>
            <w:rPrChange w:id="11596" w:author="Maxim Bystrov" w:date="2026-05-24T13:43:00Z">
              <w:rPr>
                <w:color w:val="000000"/>
              </w:rPr>
            </w:rPrChange>
          </w:rPr>
          <w:t>operations</w:t>
        </w:r>
        <w:r w:rsidRPr="00632E07">
          <w:rPr>
            <w:color w:val="080808"/>
            <w:lang w:val="en-US"/>
            <w:rPrChange w:id="11597" w:author="Maxim Bystrov" w:date="2026-05-24T13:43:00Z">
              <w:rPr>
                <w:color w:val="080808"/>
              </w:rPr>
            </w:rPrChange>
          </w:rPr>
          <w:t>.set</w:t>
        </w:r>
        <w:proofErr w:type="spellEnd"/>
        <w:r w:rsidRPr="00632E07">
          <w:rPr>
            <w:color w:val="080808"/>
            <w:lang w:val="en-US"/>
            <w:rPrChange w:id="11598" w:author="Maxim Bystrov" w:date="2026-05-24T13:43:00Z">
              <w:rPr>
                <w:color w:val="080808"/>
              </w:rPr>
            </w:rPrChange>
          </w:rPr>
          <w:t>(</w:t>
        </w:r>
        <w:r w:rsidRPr="00632E07">
          <w:rPr>
            <w:color w:val="000000"/>
            <w:lang w:val="en-US"/>
            <w:rPrChange w:id="11599" w:author="Maxim Bystrov" w:date="2026-05-24T13:43:00Z">
              <w:rPr>
                <w:color w:val="000000"/>
              </w:rPr>
            </w:rPrChange>
          </w:rPr>
          <w:t>key</w:t>
        </w:r>
        <w:r w:rsidRPr="00632E07">
          <w:rPr>
            <w:color w:val="080808"/>
            <w:lang w:val="en-US"/>
            <w:rPrChange w:id="11600" w:author="Maxim Bystrov" w:date="2026-05-24T13:43:00Z">
              <w:rPr>
                <w:color w:val="080808"/>
              </w:rPr>
            </w:rPrChange>
          </w:rPr>
          <w:t xml:space="preserve">, </w:t>
        </w:r>
        <w:r w:rsidRPr="00632E07">
          <w:rPr>
            <w:color w:val="000000"/>
            <w:lang w:val="en-US"/>
            <w:rPrChange w:id="11601" w:author="Maxim Bystrov" w:date="2026-05-24T13:43:00Z">
              <w:rPr>
                <w:color w:val="000000"/>
              </w:rPr>
            </w:rPrChange>
          </w:rPr>
          <w:t>packet</w:t>
        </w:r>
        <w:r w:rsidRPr="00632E07">
          <w:rPr>
            <w:color w:val="080808"/>
            <w:lang w:val="en-US"/>
            <w:rPrChange w:id="11602" w:author="Maxim Bystrov" w:date="2026-05-24T13:43:00Z">
              <w:rPr>
                <w:color w:val="080808"/>
              </w:rPr>
            </w:rPrChange>
          </w:rPr>
          <w:t xml:space="preserve">, </w:t>
        </w:r>
        <w:r w:rsidRPr="00632E07">
          <w:rPr>
            <w:color w:val="871094"/>
            <w:lang w:val="en-US"/>
            <w:rPrChange w:id="11603" w:author="Maxim Bystrov" w:date="2026-05-24T13:43:00Z">
              <w:rPr>
                <w:color w:val="871094"/>
              </w:rPr>
            </w:rPrChange>
          </w:rPr>
          <w:t>expires</w:t>
        </w:r>
        <w:r w:rsidRPr="00632E07">
          <w:rPr>
            <w:color w:val="080808"/>
            <w:lang w:val="en-US"/>
            <w:rPrChange w:id="11604" w:author="Maxim Bystrov" w:date="2026-05-24T13:43:00Z">
              <w:rPr>
                <w:color w:val="080808"/>
              </w:rPr>
            </w:rPrChange>
          </w:rPr>
          <w:t>)</w:t>
        </w:r>
        <w:r w:rsidRPr="00632E07">
          <w:rPr>
            <w:color w:val="080808"/>
            <w:lang w:val="en-US"/>
            <w:rPrChange w:id="11605" w:author="Maxim Bystrov" w:date="2026-05-24T13:43:00Z">
              <w:rPr>
                <w:color w:val="080808"/>
              </w:rPr>
            </w:rPrChange>
          </w:rPr>
          <w:br/>
          <w:t xml:space="preserve">                </w:t>
        </w:r>
        <w:r w:rsidRPr="00632E07">
          <w:rPr>
            <w:b/>
            <w:bCs/>
            <w:color w:val="080808"/>
            <w:lang w:val="en-US"/>
            <w:rPrChange w:id="11606" w:author="Maxim Bystrov" w:date="2026-05-24T13:43:00Z">
              <w:rPr>
                <w:b/>
                <w:bCs/>
                <w:color w:val="080808"/>
              </w:rPr>
            </w:rPrChange>
          </w:rPr>
          <w:t>}</w:t>
        </w:r>
        <w:r w:rsidRPr="00632E07">
          <w:rPr>
            <w:b/>
            <w:bCs/>
            <w:color w:val="080808"/>
            <w:lang w:val="en-US"/>
            <w:rPrChange w:id="11607" w:author="Maxim Bystrov" w:date="2026-05-24T13:43:00Z">
              <w:rPr>
                <w:b/>
                <w:bCs/>
                <w:color w:val="080808"/>
              </w:rPr>
            </w:rPrChange>
          </w:rPr>
          <w:br/>
          <w:t xml:space="preserve">                </w:t>
        </w:r>
        <w:r w:rsidRPr="00632E07">
          <w:rPr>
            <w:color w:val="0033B3"/>
            <w:lang w:val="en-US"/>
            <w:rPrChange w:id="11608" w:author="Maxim Bystrov" w:date="2026-05-24T13:43:00Z">
              <w:rPr>
                <w:color w:val="0033B3"/>
              </w:rPr>
            </w:rPrChange>
          </w:rPr>
          <w:t>null</w:t>
        </w:r>
        <w:r w:rsidRPr="00632E07">
          <w:rPr>
            <w:color w:val="0033B3"/>
            <w:lang w:val="en-US"/>
            <w:rPrChange w:id="11609" w:author="Maxim Bystrov" w:date="2026-05-24T13:43:00Z">
              <w:rPr>
                <w:color w:val="0033B3"/>
              </w:rPr>
            </w:rPrChange>
          </w:rPr>
          <w:br/>
          <w:t xml:space="preserve">            </w:t>
        </w:r>
        <w:r w:rsidRPr="00632E07">
          <w:rPr>
            <w:b/>
            <w:bCs/>
            <w:color w:val="080808"/>
            <w:lang w:val="en-US"/>
            <w:rPrChange w:id="11610" w:author="Maxim Bystrov" w:date="2026-05-24T13:43:00Z">
              <w:rPr>
                <w:b/>
                <w:bCs/>
                <w:color w:val="080808"/>
              </w:rPr>
            </w:rPrChange>
          </w:rPr>
          <w:t>}</w:t>
        </w:r>
        <w:r w:rsidRPr="00632E07">
          <w:rPr>
            <w:b/>
            <w:bCs/>
            <w:color w:val="080808"/>
            <w:lang w:val="en-US"/>
            <w:rPrChange w:id="11611" w:author="Maxim Bystrov" w:date="2026-05-24T13:43:00Z">
              <w:rPr>
                <w:b/>
                <w:bCs/>
                <w:color w:val="080808"/>
              </w:rPr>
            </w:rPrChange>
          </w:rPr>
          <w:br/>
          <w:t xml:space="preserve">            </w:t>
        </w:r>
        <w:r w:rsidRPr="00632E07">
          <w:rPr>
            <w:i/>
            <w:iCs/>
            <w:color w:val="8C8C8C"/>
            <w:lang w:val="en-US"/>
            <w:rPrChange w:id="11612" w:author="Maxim Bystrov" w:date="2026-05-24T13:43:00Z">
              <w:rPr>
                <w:i/>
                <w:iCs/>
                <w:color w:val="8C8C8C"/>
              </w:rPr>
            </w:rPrChange>
          </w:rPr>
          <w:t>//</w:t>
        </w:r>
        <w:proofErr w:type="spellStart"/>
        <w:r w:rsidRPr="00632E07">
          <w:rPr>
            <w:i/>
            <w:iCs/>
            <w:color w:val="8C8C8C"/>
            <w:lang w:val="en-US"/>
            <w:rPrChange w:id="11613" w:author="Maxim Bystrov" w:date="2026-05-24T13:43:00Z">
              <w:rPr>
                <w:i/>
                <w:iCs/>
                <w:color w:val="8C8C8C"/>
              </w:rPr>
            </w:rPrChange>
          </w:rPr>
          <w:t>logger.debug</w:t>
        </w:r>
        <w:proofErr w:type="spellEnd"/>
        <w:r w:rsidRPr="00632E07">
          <w:rPr>
            <w:i/>
            <w:iCs/>
            <w:color w:val="8C8C8C"/>
            <w:lang w:val="en-US"/>
            <w:rPrChange w:id="11614" w:author="Maxim Bystrov" w:date="2026-05-24T13:43:00Z">
              <w:rPr>
                <w:i/>
                <w:iCs/>
                <w:color w:val="8C8C8C"/>
              </w:rPr>
            </w:rPrChange>
          </w:rPr>
          <w:t>("Saved ${</w:t>
        </w:r>
        <w:proofErr w:type="spellStart"/>
        <w:r w:rsidRPr="00632E07">
          <w:rPr>
            <w:i/>
            <w:iCs/>
            <w:color w:val="8C8C8C"/>
            <w:lang w:val="en-US"/>
            <w:rPrChange w:id="11615" w:author="Maxim Bystrov" w:date="2026-05-24T13:43:00Z">
              <w:rPr>
                <w:i/>
                <w:iCs/>
                <w:color w:val="8C8C8C"/>
              </w:rPr>
            </w:rPrChange>
          </w:rPr>
          <w:t>packets.size</w:t>
        </w:r>
        <w:proofErr w:type="spellEnd"/>
        <w:r w:rsidRPr="00632E07">
          <w:rPr>
            <w:i/>
            <w:iCs/>
            <w:color w:val="8C8C8C"/>
            <w:lang w:val="en-US"/>
            <w:rPrChange w:id="11616" w:author="Maxim Bystrov" w:date="2026-05-24T13:43:00Z">
              <w:rPr>
                <w:i/>
                <w:iCs/>
                <w:color w:val="8C8C8C"/>
              </w:rPr>
            </w:rPrChange>
          </w:rPr>
          <w:t>} telemetry packets to Redis via pipeline")</w:t>
        </w:r>
        <w:r w:rsidRPr="00632E07">
          <w:rPr>
            <w:i/>
            <w:iCs/>
            <w:color w:val="8C8C8C"/>
            <w:lang w:val="en-US"/>
            <w:rPrChange w:id="11617" w:author="Maxim Bystrov" w:date="2026-05-24T13:43:00Z">
              <w:rPr>
                <w:i/>
                <w:iCs/>
                <w:color w:val="8C8C8C"/>
              </w:rPr>
            </w:rPrChange>
          </w:rPr>
          <w:br/>
          <w:t xml:space="preserve">        </w:t>
        </w:r>
        <w:r w:rsidRPr="00632E07">
          <w:rPr>
            <w:color w:val="080808"/>
            <w:lang w:val="en-US"/>
            <w:rPrChange w:id="11618" w:author="Maxim Bystrov" w:date="2026-05-24T13:43:00Z">
              <w:rPr>
                <w:color w:val="080808"/>
              </w:rPr>
            </w:rPrChange>
          </w:rPr>
          <w:t xml:space="preserve">} </w:t>
        </w:r>
        <w:r w:rsidRPr="00632E07">
          <w:rPr>
            <w:color w:val="0033B3"/>
            <w:lang w:val="en-US"/>
            <w:rPrChange w:id="11619" w:author="Maxim Bystrov" w:date="2026-05-24T13:43:00Z">
              <w:rPr>
                <w:color w:val="0033B3"/>
              </w:rPr>
            </w:rPrChange>
          </w:rPr>
          <w:t xml:space="preserve">catch </w:t>
        </w:r>
        <w:r w:rsidRPr="00632E07">
          <w:rPr>
            <w:color w:val="080808"/>
            <w:lang w:val="en-US"/>
            <w:rPrChange w:id="11620" w:author="Maxim Bystrov" w:date="2026-05-24T13:43:00Z">
              <w:rPr>
                <w:color w:val="080808"/>
              </w:rPr>
            </w:rPrChange>
          </w:rPr>
          <w:t>(</w:t>
        </w:r>
        <w:r w:rsidRPr="00632E07">
          <w:rPr>
            <w:color w:val="000000"/>
            <w:lang w:val="en-US"/>
            <w:rPrChange w:id="11621" w:author="Maxim Bystrov" w:date="2026-05-24T13:43:00Z">
              <w:rPr>
                <w:color w:val="000000"/>
              </w:rPr>
            </w:rPrChange>
          </w:rPr>
          <w:t>e</w:t>
        </w:r>
        <w:r w:rsidRPr="00632E07">
          <w:rPr>
            <w:color w:val="080808"/>
            <w:lang w:val="en-US"/>
            <w:rPrChange w:id="11622" w:author="Maxim Bystrov" w:date="2026-05-24T13:43:00Z">
              <w:rPr>
                <w:color w:val="080808"/>
              </w:rPr>
            </w:rPrChange>
          </w:rPr>
          <w:t xml:space="preserve">: </w:t>
        </w:r>
        <w:r w:rsidRPr="00632E07">
          <w:rPr>
            <w:color w:val="000000"/>
            <w:lang w:val="en-US"/>
            <w:rPrChange w:id="11623" w:author="Maxim Bystrov" w:date="2026-05-24T13:43:00Z">
              <w:rPr>
                <w:color w:val="000000"/>
              </w:rPr>
            </w:rPrChange>
          </w:rPr>
          <w:t>Exception</w:t>
        </w:r>
        <w:r w:rsidRPr="00632E07">
          <w:rPr>
            <w:color w:val="080808"/>
            <w:lang w:val="en-US"/>
            <w:rPrChange w:id="11624" w:author="Maxim Bystrov" w:date="2026-05-24T13:43:00Z">
              <w:rPr>
                <w:color w:val="080808"/>
              </w:rPr>
            </w:rPrChange>
          </w:rPr>
          <w:t>) {</w:t>
        </w:r>
        <w:r w:rsidRPr="00632E07">
          <w:rPr>
            <w:color w:val="080808"/>
            <w:lang w:val="en-US"/>
            <w:rPrChange w:id="11625" w:author="Maxim Bystrov" w:date="2026-05-24T13:43:00Z">
              <w:rPr>
                <w:color w:val="080808"/>
              </w:rPr>
            </w:rPrChange>
          </w:rPr>
          <w:br/>
          <w:t xml:space="preserve">            </w:t>
        </w:r>
        <w:proofErr w:type="spellStart"/>
        <w:r w:rsidRPr="00632E07">
          <w:rPr>
            <w:color w:val="871094"/>
            <w:lang w:val="en-US"/>
            <w:rPrChange w:id="11626" w:author="Maxim Bystrov" w:date="2026-05-24T13:43:00Z">
              <w:rPr>
                <w:color w:val="871094"/>
              </w:rPr>
            </w:rPrChange>
          </w:rPr>
          <w:t>logger</w:t>
        </w:r>
        <w:r w:rsidRPr="00632E07">
          <w:rPr>
            <w:color w:val="080808"/>
            <w:lang w:val="en-US"/>
            <w:rPrChange w:id="11627" w:author="Maxim Bystrov" w:date="2026-05-24T13:43:00Z">
              <w:rPr>
                <w:color w:val="080808"/>
              </w:rPr>
            </w:rPrChange>
          </w:rPr>
          <w:t>.error</w:t>
        </w:r>
        <w:proofErr w:type="spellEnd"/>
        <w:r w:rsidRPr="00632E07">
          <w:rPr>
            <w:color w:val="080808"/>
            <w:lang w:val="en-US"/>
            <w:rPrChange w:id="11628" w:author="Maxim Bystrov" w:date="2026-05-24T13:43:00Z">
              <w:rPr>
                <w:color w:val="080808"/>
              </w:rPr>
            </w:rPrChange>
          </w:rPr>
          <w:t>(</w:t>
        </w:r>
        <w:r w:rsidRPr="00632E07">
          <w:rPr>
            <w:color w:val="067D17"/>
            <w:lang w:val="en-US"/>
            <w:rPrChange w:id="11629" w:author="Maxim Bystrov" w:date="2026-05-24T13:43:00Z">
              <w:rPr>
                <w:color w:val="067D17"/>
              </w:rPr>
            </w:rPrChange>
          </w:rPr>
          <w:t xml:space="preserve">"Failed to save telemetry packets batch to Redis: </w:t>
        </w:r>
        <w:r w:rsidRPr="00632E07">
          <w:rPr>
            <w:color w:val="0037A6"/>
            <w:lang w:val="en-US"/>
            <w:rPrChange w:id="11630" w:author="Maxim Bystrov" w:date="2026-05-24T13:43:00Z">
              <w:rPr>
                <w:color w:val="0037A6"/>
              </w:rPr>
            </w:rPrChange>
          </w:rPr>
          <w:t>${</w:t>
        </w:r>
        <w:proofErr w:type="spellStart"/>
        <w:r w:rsidRPr="00632E07">
          <w:rPr>
            <w:color w:val="000000"/>
            <w:lang w:val="en-US"/>
            <w:rPrChange w:id="11631" w:author="Maxim Bystrov" w:date="2026-05-24T13:43:00Z">
              <w:rPr>
                <w:color w:val="000000"/>
              </w:rPr>
            </w:rPrChange>
          </w:rPr>
          <w:t>e</w:t>
        </w:r>
        <w:r w:rsidRPr="00632E07">
          <w:rPr>
            <w:color w:val="080808"/>
            <w:lang w:val="en-US"/>
            <w:rPrChange w:id="11632" w:author="Maxim Bystrov" w:date="2026-05-24T13:43:00Z">
              <w:rPr>
                <w:color w:val="080808"/>
              </w:rPr>
            </w:rPrChange>
          </w:rPr>
          <w:t>.</w:t>
        </w:r>
        <w:r w:rsidRPr="00632E07">
          <w:rPr>
            <w:color w:val="871094"/>
            <w:lang w:val="en-US"/>
            <w:rPrChange w:id="11633" w:author="Maxim Bystrov" w:date="2026-05-24T13:43:00Z">
              <w:rPr>
                <w:color w:val="871094"/>
              </w:rPr>
            </w:rPrChange>
          </w:rPr>
          <w:t>message</w:t>
        </w:r>
        <w:proofErr w:type="spellEnd"/>
        <w:r w:rsidRPr="00632E07">
          <w:rPr>
            <w:color w:val="0037A6"/>
            <w:lang w:val="en-US"/>
            <w:rPrChange w:id="11634" w:author="Maxim Bystrov" w:date="2026-05-24T13:43:00Z">
              <w:rPr>
                <w:color w:val="0037A6"/>
              </w:rPr>
            </w:rPrChange>
          </w:rPr>
          <w:t>}</w:t>
        </w:r>
        <w:r w:rsidRPr="00632E07">
          <w:rPr>
            <w:color w:val="067D17"/>
            <w:lang w:val="en-US"/>
            <w:rPrChange w:id="11635" w:author="Maxim Bystrov" w:date="2026-05-24T13:43:00Z">
              <w:rPr>
                <w:color w:val="067D17"/>
              </w:rPr>
            </w:rPrChange>
          </w:rPr>
          <w:t>"</w:t>
        </w:r>
        <w:r w:rsidRPr="00632E07">
          <w:rPr>
            <w:color w:val="080808"/>
            <w:lang w:val="en-US"/>
            <w:rPrChange w:id="11636" w:author="Maxim Bystrov" w:date="2026-05-24T13:43:00Z">
              <w:rPr>
                <w:color w:val="080808"/>
              </w:rPr>
            </w:rPrChange>
          </w:rPr>
          <w:t xml:space="preserve">, </w:t>
        </w:r>
        <w:r w:rsidRPr="00632E07">
          <w:rPr>
            <w:color w:val="000000"/>
            <w:lang w:val="en-US"/>
            <w:rPrChange w:id="11637" w:author="Maxim Bystrov" w:date="2026-05-24T13:43:00Z">
              <w:rPr>
                <w:color w:val="000000"/>
              </w:rPr>
            </w:rPrChange>
          </w:rPr>
          <w:t>e</w:t>
        </w:r>
        <w:r w:rsidRPr="00632E07">
          <w:rPr>
            <w:color w:val="080808"/>
            <w:lang w:val="en-US"/>
            <w:rPrChange w:id="11638" w:author="Maxim Bystrov" w:date="2026-05-24T13:43:00Z">
              <w:rPr>
                <w:color w:val="080808"/>
              </w:rPr>
            </w:rPrChange>
          </w:rPr>
          <w:t>)</w:t>
        </w:r>
        <w:r w:rsidRPr="00632E07">
          <w:rPr>
            <w:color w:val="080808"/>
            <w:lang w:val="en-US"/>
            <w:rPrChange w:id="11639" w:author="Maxim Bystrov" w:date="2026-05-24T13:43:00Z">
              <w:rPr>
                <w:color w:val="080808"/>
              </w:rPr>
            </w:rPrChange>
          </w:rPr>
          <w:br/>
          <w:t xml:space="preserve">        }</w:t>
        </w:r>
        <w:r w:rsidRPr="00632E07">
          <w:rPr>
            <w:color w:val="080808"/>
            <w:lang w:val="en-US"/>
            <w:rPrChange w:id="11640" w:author="Maxim Bystrov" w:date="2026-05-24T13:43:00Z">
              <w:rPr>
                <w:color w:val="080808"/>
              </w:rPr>
            </w:rPrChange>
          </w:rPr>
          <w:br/>
          <w:t xml:space="preserve">    }</w:t>
        </w:r>
        <w:r w:rsidRPr="00632E07">
          <w:rPr>
            <w:color w:val="080808"/>
            <w:lang w:val="en-US"/>
            <w:rPrChange w:id="11641" w:author="Maxim Bystrov" w:date="2026-05-24T13:43:00Z">
              <w:rPr>
                <w:color w:val="080808"/>
              </w:rPr>
            </w:rPrChange>
          </w:rPr>
          <w:br/>
        </w:r>
        <w:r w:rsidRPr="00632E07">
          <w:rPr>
            <w:color w:val="080808"/>
            <w:lang w:val="en-US"/>
            <w:rPrChange w:id="11642" w:author="Maxim Bystrov" w:date="2026-05-24T13:43:00Z">
              <w:rPr>
                <w:color w:val="080808"/>
              </w:rPr>
            </w:rPrChange>
          </w:rPr>
          <w:lastRenderedPageBreak/>
          <w:br/>
          <w:t xml:space="preserve">    </w:t>
        </w:r>
        <w:r w:rsidRPr="00632E07">
          <w:rPr>
            <w:i/>
            <w:iCs/>
            <w:color w:val="8C8C8C"/>
            <w:lang w:val="en-US"/>
            <w:rPrChange w:id="11643" w:author="Maxim Bystrov" w:date="2026-05-24T13:43:00Z">
              <w:rPr>
                <w:i/>
                <w:iCs/>
                <w:color w:val="8C8C8C"/>
              </w:rPr>
            </w:rPrChange>
          </w:rPr>
          <w:t>/**</w:t>
        </w:r>
        <w:r w:rsidRPr="00632E07">
          <w:rPr>
            <w:i/>
            <w:iCs/>
            <w:color w:val="8C8C8C"/>
            <w:lang w:val="en-US"/>
            <w:rPrChange w:id="11644" w:author="Maxim Bystrov" w:date="2026-05-24T13:43:00Z">
              <w:rPr>
                <w:i/>
                <w:iCs/>
                <w:color w:val="8C8C8C"/>
              </w:rPr>
            </w:rPrChange>
          </w:rPr>
          <w:br/>
          <w:t xml:space="preserve">     * </w:t>
        </w:r>
        <w:r>
          <w:rPr>
            <w:i/>
            <w:iCs/>
            <w:color w:val="8C8C8C"/>
          </w:rPr>
          <w:t>Формирует</w:t>
        </w:r>
        <w:r w:rsidRPr="00632E07">
          <w:rPr>
            <w:i/>
            <w:iCs/>
            <w:color w:val="8C8C8C"/>
            <w:lang w:val="en-US"/>
            <w:rPrChange w:id="11645" w:author="Maxim Bystrov" w:date="2026-05-24T13:43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ключ</w:t>
        </w:r>
        <w:r w:rsidRPr="00632E07">
          <w:rPr>
            <w:i/>
            <w:iCs/>
            <w:color w:val="8C8C8C"/>
            <w:lang w:val="en-US"/>
            <w:rPrChange w:id="11646" w:author="Maxim Bystrov" w:date="2026-05-24T13:43:00Z">
              <w:rPr>
                <w:i/>
                <w:iCs/>
                <w:color w:val="8C8C8C"/>
              </w:rPr>
            </w:rPrChange>
          </w:rPr>
          <w:t xml:space="preserve"> Redis </w:t>
        </w:r>
        <w:r>
          <w:rPr>
            <w:i/>
            <w:iCs/>
            <w:color w:val="8C8C8C"/>
          </w:rPr>
          <w:t>в</w:t>
        </w:r>
        <w:r w:rsidRPr="00632E07">
          <w:rPr>
            <w:i/>
            <w:iCs/>
            <w:color w:val="8C8C8C"/>
            <w:lang w:val="en-US"/>
            <w:rPrChange w:id="11647" w:author="Maxim Bystrov" w:date="2026-05-24T13:43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формате</w:t>
        </w:r>
        <w:r w:rsidRPr="00632E07">
          <w:rPr>
            <w:i/>
            <w:iCs/>
            <w:color w:val="8C8C8C"/>
            <w:lang w:val="en-US"/>
            <w:rPrChange w:id="11648" w:author="Maxim Bystrov" w:date="2026-05-24T13:43:00Z">
              <w:rPr>
                <w:i/>
                <w:iCs/>
                <w:color w:val="8C8C8C"/>
              </w:rPr>
            </w:rPrChange>
          </w:rPr>
          <w:t xml:space="preserve"> "s2cell:vehicleId:deviceId:packetTimeUnix"</w:t>
        </w:r>
        <w:r w:rsidRPr="00632E07">
          <w:rPr>
            <w:i/>
            <w:iCs/>
            <w:color w:val="8C8C8C"/>
            <w:lang w:val="en-US"/>
            <w:rPrChange w:id="11649" w:author="Maxim Bystrov" w:date="2026-05-24T13:43:00Z">
              <w:rPr>
                <w:i/>
                <w:iCs/>
                <w:color w:val="8C8C8C"/>
              </w:rPr>
            </w:rPrChange>
          </w:rPr>
          <w:br/>
          <w:t xml:space="preserve">     */</w:t>
        </w:r>
        <w:r w:rsidRPr="00632E07">
          <w:rPr>
            <w:i/>
            <w:iCs/>
            <w:color w:val="8C8C8C"/>
            <w:lang w:val="en-US"/>
            <w:rPrChange w:id="11650" w:author="Maxim Bystrov" w:date="2026-05-24T13:43:00Z">
              <w:rPr>
                <w:i/>
                <w:iCs/>
                <w:color w:val="8C8C8C"/>
              </w:rPr>
            </w:rPrChange>
          </w:rPr>
          <w:br/>
          <w:t xml:space="preserve">    </w:t>
        </w:r>
        <w:r w:rsidRPr="00632E07">
          <w:rPr>
            <w:color w:val="0033B3"/>
            <w:lang w:val="en-US"/>
            <w:rPrChange w:id="11651" w:author="Maxim Bystrov" w:date="2026-05-24T13:43:00Z">
              <w:rPr>
                <w:color w:val="0033B3"/>
              </w:rPr>
            </w:rPrChange>
          </w:rPr>
          <w:t xml:space="preserve">private fun </w:t>
        </w:r>
        <w:proofErr w:type="spellStart"/>
        <w:r w:rsidRPr="00632E07">
          <w:rPr>
            <w:color w:val="00627A"/>
            <w:lang w:val="en-US"/>
            <w:rPrChange w:id="11652" w:author="Maxim Bystrov" w:date="2026-05-24T13:43:00Z">
              <w:rPr>
                <w:color w:val="00627A"/>
              </w:rPr>
            </w:rPrChange>
          </w:rPr>
          <w:t>buildKey</w:t>
        </w:r>
        <w:proofErr w:type="spellEnd"/>
        <w:r w:rsidRPr="00632E07">
          <w:rPr>
            <w:color w:val="080808"/>
            <w:lang w:val="en-US"/>
            <w:rPrChange w:id="11653" w:author="Maxim Bystrov" w:date="2026-05-24T13:43:00Z">
              <w:rPr>
                <w:color w:val="080808"/>
              </w:rPr>
            </w:rPrChange>
          </w:rPr>
          <w:t>(</w:t>
        </w:r>
        <w:r w:rsidRPr="00632E07">
          <w:rPr>
            <w:color w:val="000000"/>
            <w:lang w:val="en-US"/>
            <w:rPrChange w:id="11654" w:author="Maxim Bystrov" w:date="2026-05-24T13:43:00Z">
              <w:rPr>
                <w:color w:val="000000"/>
              </w:rPr>
            </w:rPrChange>
          </w:rPr>
          <w:t>packet</w:t>
        </w:r>
        <w:r w:rsidRPr="00632E07">
          <w:rPr>
            <w:color w:val="080808"/>
            <w:lang w:val="en-US"/>
            <w:rPrChange w:id="11655" w:author="Maxim Bystrov" w:date="2026-05-24T13:43:00Z">
              <w:rPr>
                <w:color w:val="080808"/>
              </w:rPr>
            </w:rPrChange>
          </w:rPr>
          <w:t xml:space="preserve">: </w:t>
        </w:r>
        <w:proofErr w:type="spellStart"/>
        <w:r w:rsidRPr="00632E07">
          <w:rPr>
            <w:color w:val="000000"/>
            <w:lang w:val="en-US"/>
            <w:rPrChange w:id="11656" w:author="Maxim Bystrov" w:date="2026-05-24T13:43:00Z">
              <w:rPr>
                <w:color w:val="000000"/>
              </w:rPr>
            </w:rPrChange>
          </w:rPr>
          <w:t>TelemetryPacket</w:t>
        </w:r>
        <w:proofErr w:type="spellEnd"/>
        <w:r w:rsidRPr="00632E07">
          <w:rPr>
            <w:color w:val="080808"/>
            <w:lang w:val="en-US"/>
            <w:rPrChange w:id="11657" w:author="Maxim Bystrov" w:date="2026-05-24T13:43:00Z">
              <w:rPr>
                <w:color w:val="080808"/>
              </w:rPr>
            </w:rPrChange>
          </w:rPr>
          <w:t xml:space="preserve">): </w:t>
        </w:r>
        <w:r w:rsidRPr="00632E07">
          <w:rPr>
            <w:color w:val="000000"/>
            <w:lang w:val="en-US"/>
            <w:rPrChange w:id="11658" w:author="Maxim Bystrov" w:date="2026-05-24T13:43:00Z">
              <w:rPr>
                <w:color w:val="000000"/>
              </w:rPr>
            </w:rPrChange>
          </w:rPr>
          <w:t xml:space="preserve">String </w:t>
        </w:r>
        <w:r w:rsidRPr="00632E07">
          <w:rPr>
            <w:color w:val="080808"/>
            <w:lang w:val="en-US"/>
            <w:rPrChange w:id="11659" w:author="Maxim Bystrov" w:date="2026-05-24T13:43:00Z">
              <w:rPr>
                <w:color w:val="080808"/>
              </w:rPr>
            </w:rPrChange>
          </w:rPr>
          <w:t>{</w:t>
        </w:r>
        <w:r w:rsidRPr="00632E07">
          <w:rPr>
            <w:color w:val="080808"/>
            <w:lang w:val="en-US"/>
            <w:rPrChange w:id="11660" w:author="Maxim Bystrov" w:date="2026-05-24T13:43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632E07">
          <w:rPr>
            <w:color w:val="0033B3"/>
            <w:lang w:val="en-US"/>
            <w:rPrChange w:id="11661" w:author="Maxim Bystrov" w:date="2026-05-24T13:43:00Z">
              <w:rPr>
                <w:color w:val="0033B3"/>
              </w:rPr>
            </w:rPrChange>
          </w:rPr>
          <w:t>val</w:t>
        </w:r>
        <w:proofErr w:type="spellEnd"/>
        <w:r w:rsidRPr="00632E07">
          <w:rPr>
            <w:color w:val="0033B3"/>
            <w:lang w:val="en-US"/>
            <w:rPrChange w:id="11662" w:author="Maxim Bystrov" w:date="2026-05-24T13:43:00Z">
              <w:rPr>
                <w:color w:val="0033B3"/>
              </w:rPr>
            </w:rPrChange>
          </w:rPr>
          <w:t xml:space="preserve"> </w:t>
        </w:r>
        <w:proofErr w:type="spellStart"/>
        <w:r w:rsidRPr="00632E07">
          <w:rPr>
            <w:color w:val="000000"/>
            <w:lang w:val="en-US"/>
            <w:rPrChange w:id="11663" w:author="Maxim Bystrov" w:date="2026-05-24T13:43:00Z">
              <w:rPr>
                <w:color w:val="000000"/>
              </w:rPr>
            </w:rPrChange>
          </w:rPr>
          <w:t>packetTimeUnix</w:t>
        </w:r>
        <w:proofErr w:type="spellEnd"/>
        <w:r w:rsidRPr="00632E07">
          <w:rPr>
            <w:color w:val="000000"/>
            <w:lang w:val="en-US"/>
            <w:rPrChange w:id="11664" w:author="Maxim Bystrov" w:date="2026-05-24T13:43:00Z">
              <w:rPr>
                <w:color w:val="000000"/>
              </w:rPr>
            </w:rPrChange>
          </w:rPr>
          <w:t xml:space="preserve"> </w:t>
        </w:r>
        <w:r w:rsidRPr="00632E07">
          <w:rPr>
            <w:color w:val="080808"/>
            <w:lang w:val="en-US"/>
            <w:rPrChange w:id="11665" w:author="Maxim Bystrov" w:date="2026-05-24T13:43:00Z">
              <w:rPr>
                <w:color w:val="080808"/>
              </w:rPr>
            </w:rPrChange>
          </w:rPr>
          <w:t xml:space="preserve">= </w:t>
        </w:r>
        <w:proofErr w:type="spellStart"/>
        <w:r w:rsidRPr="00632E07">
          <w:rPr>
            <w:color w:val="000000"/>
            <w:lang w:val="en-US"/>
            <w:rPrChange w:id="11666" w:author="Maxim Bystrov" w:date="2026-05-24T13:43:00Z">
              <w:rPr>
                <w:color w:val="000000"/>
              </w:rPr>
            </w:rPrChange>
          </w:rPr>
          <w:t>packet</w:t>
        </w:r>
        <w:r w:rsidRPr="00632E07">
          <w:rPr>
            <w:color w:val="080808"/>
            <w:lang w:val="en-US"/>
            <w:rPrChange w:id="11667" w:author="Maxim Bystrov" w:date="2026-05-24T13:43:00Z">
              <w:rPr>
                <w:color w:val="080808"/>
              </w:rPr>
            </w:rPrChange>
          </w:rPr>
          <w:t>.</w:t>
        </w:r>
        <w:r w:rsidRPr="00632E07">
          <w:rPr>
            <w:color w:val="871094"/>
            <w:lang w:val="en-US"/>
            <w:rPrChange w:id="11668" w:author="Maxim Bystrov" w:date="2026-05-24T13:43:00Z">
              <w:rPr>
                <w:color w:val="871094"/>
              </w:rPr>
            </w:rPrChange>
          </w:rPr>
          <w:t>packetTime</w:t>
        </w:r>
        <w:r w:rsidRPr="00632E07">
          <w:rPr>
            <w:color w:val="080808"/>
            <w:lang w:val="en-US"/>
            <w:rPrChange w:id="11669" w:author="Maxim Bystrov" w:date="2026-05-24T13:43:00Z">
              <w:rPr>
                <w:color w:val="080808"/>
              </w:rPr>
            </w:rPrChange>
          </w:rPr>
          <w:t>.atZone</w:t>
        </w:r>
        <w:proofErr w:type="spellEnd"/>
        <w:r w:rsidRPr="00632E07">
          <w:rPr>
            <w:color w:val="080808"/>
            <w:lang w:val="en-US"/>
            <w:rPrChange w:id="11670" w:author="Maxim Bystrov" w:date="2026-05-24T13:43:00Z">
              <w:rPr>
                <w:color w:val="080808"/>
              </w:rPr>
            </w:rPrChange>
          </w:rPr>
          <w:t>(</w:t>
        </w:r>
        <w:proofErr w:type="spellStart"/>
        <w:r w:rsidRPr="00632E07">
          <w:rPr>
            <w:color w:val="000000"/>
            <w:lang w:val="en-US"/>
            <w:rPrChange w:id="11671" w:author="Maxim Bystrov" w:date="2026-05-24T13:43:00Z">
              <w:rPr>
                <w:color w:val="000000"/>
              </w:rPr>
            </w:rPrChange>
          </w:rPr>
          <w:t>ZoneId</w:t>
        </w:r>
        <w:r w:rsidRPr="00632E07">
          <w:rPr>
            <w:color w:val="080808"/>
            <w:lang w:val="en-US"/>
            <w:rPrChange w:id="11672" w:author="Maxim Bystrov" w:date="2026-05-24T13:43:00Z">
              <w:rPr>
                <w:color w:val="080808"/>
              </w:rPr>
            </w:rPrChange>
          </w:rPr>
          <w:t>.systemDefault</w:t>
        </w:r>
        <w:proofErr w:type="spellEnd"/>
        <w:r w:rsidRPr="00632E07">
          <w:rPr>
            <w:color w:val="080808"/>
            <w:lang w:val="en-US"/>
            <w:rPrChange w:id="11673" w:author="Maxim Bystrov" w:date="2026-05-24T13:43:00Z">
              <w:rPr>
                <w:color w:val="080808"/>
              </w:rPr>
            </w:rPrChange>
          </w:rPr>
          <w:t>()).</w:t>
        </w:r>
        <w:proofErr w:type="spellStart"/>
        <w:r w:rsidRPr="00632E07">
          <w:rPr>
            <w:color w:val="080808"/>
            <w:lang w:val="en-US"/>
            <w:rPrChange w:id="11674" w:author="Maxim Bystrov" w:date="2026-05-24T13:43:00Z">
              <w:rPr>
                <w:color w:val="080808"/>
              </w:rPr>
            </w:rPrChange>
          </w:rPr>
          <w:t>toEpochSecond</w:t>
        </w:r>
        <w:proofErr w:type="spellEnd"/>
        <w:r w:rsidRPr="00632E07">
          <w:rPr>
            <w:color w:val="080808"/>
            <w:lang w:val="en-US"/>
            <w:rPrChange w:id="11675" w:author="Maxim Bystrov" w:date="2026-05-24T13:43:00Z">
              <w:rPr>
                <w:color w:val="080808"/>
              </w:rPr>
            </w:rPrChange>
          </w:rPr>
          <w:t>()</w:t>
        </w:r>
        <w:r w:rsidRPr="00632E07">
          <w:rPr>
            <w:color w:val="080808"/>
            <w:lang w:val="en-US"/>
            <w:rPrChange w:id="11676" w:author="Maxim Bystrov" w:date="2026-05-24T13:43:00Z">
              <w:rPr>
                <w:color w:val="080808"/>
              </w:rPr>
            </w:rPrChange>
          </w:rPr>
          <w:br/>
          <w:t xml:space="preserve">        </w:t>
        </w:r>
        <w:r w:rsidRPr="00632E07">
          <w:rPr>
            <w:color w:val="0033B3"/>
            <w:lang w:val="en-US"/>
            <w:rPrChange w:id="11677" w:author="Maxim Bystrov" w:date="2026-05-24T13:43:00Z">
              <w:rPr>
                <w:color w:val="0033B3"/>
              </w:rPr>
            </w:rPrChange>
          </w:rPr>
          <w:t xml:space="preserve">return </w:t>
        </w:r>
        <w:r w:rsidRPr="00632E07">
          <w:rPr>
            <w:color w:val="067D17"/>
            <w:lang w:val="en-US"/>
            <w:rPrChange w:id="11678" w:author="Maxim Bystrov" w:date="2026-05-24T13:43:00Z">
              <w:rPr>
                <w:color w:val="067D17"/>
              </w:rPr>
            </w:rPrChange>
          </w:rPr>
          <w:t>"nav</w:t>
        </w:r>
        <w:r w:rsidRPr="00632E07">
          <w:rPr>
            <w:color w:val="0037A6"/>
            <w:lang w:val="en-US"/>
            <w:rPrChange w:id="11679" w:author="Maxim Bystrov" w:date="2026-05-24T13:43:00Z">
              <w:rPr>
                <w:color w:val="0037A6"/>
              </w:rPr>
            </w:rPrChange>
          </w:rPr>
          <w:t>$</w:t>
        </w:r>
        <w:r w:rsidRPr="00632E07">
          <w:rPr>
            <w:color w:val="871094"/>
            <w:lang w:val="en-US"/>
            <w:rPrChange w:id="11680" w:author="Maxim Bystrov" w:date="2026-05-24T13:43:00Z">
              <w:rPr>
                <w:color w:val="871094"/>
              </w:rPr>
            </w:rPrChange>
          </w:rPr>
          <w:t>KEY_SEPARATOR</w:t>
        </w:r>
        <w:r w:rsidRPr="00632E07">
          <w:rPr>
            <w:color w:val="0037A6"/>
            <w:lang w:val="en-US"/>
            <w:rPrChange w:id="11681" w:author="Maxim Bystrov" w:date="2026-05-24T13:43:00Z">
              <w:rPr>
                <w:color w:val="0037A6"/>
              </w:rPr>
            </w:rPrChange>
          </w:rPr>
          <w:t>${</w:t>
        </w:r>
        <w:r w:rsidRPr="00632E07">
          <w:rPr>
            <w:color w:val="000000"/>
            <w:lang w:val="en-US"/>
            <w:rPrChange w:id="11682" w:author="Maxim Bystrov" w:date="2026-05-24T13:43:00Z">
              <w:rPr>
                <w:color w:val="000000"/>
              </w:rPr>
            </w:rPrChange>
          </w:rPr>
          <w:t>packet</w:t>
        </w:r>
        <w:r w:rsidRPr="00632E07">
          <w:rPr>
            <w:color w:val="080808"/>
            <w:lang w:val="en-US"/>
            <w:rPrChange w:id="11683" w:author="Maxim Bystrov" w:date="2026-05-24T13:43:00Z">
              <w:rPr>
                <w:color w:val="080808"/>
              </w:rPr>
            </w:rPrChange>
          </w:rPr>
          <w:t>.</w:t>
        </w:r>
        <w:r w:rsidRPr="00632E07">
          <w:rPr>
            <w:color w:val="871094"/>
            <w:lang w:val="en-US"/>
            <w:rPrChange w:id="11684" w:author="Maxim Bystrov" w:date="2026-05-24T13:43:00Z">
              <w:rPr>
                <w:color w:val="871094"/>
              </w:rPr>
            </w:rPrChange>
          </w:rPr>
          <w:t>vehicleId</w:t>
        </w:r>
        <w:r w:rsidRPr="00632E07">
          <w:rPr>
            <w:color w:val="0037A6"/>
            <w:lang w:val="en-US"/>
            <w:rPrChange w:id="11685" w:author="Maxim Bystrov" w:date="2026-05-24T13:43:00Z">
              <w:rPr>
                <w:color w:val="0037A6"/>
              </w:rPr>
            </w:rPrChange>
          </w:rPr>
          <w:t>}$</w:t>
        </w:r>
        <w:r w:rsidRPr="00632E07">
          <w:rPr>
            <w:color w:val="871094"/>
            <w:lang w:val="en-US"/>
            <w:rPrChange w:id="11686" w:author="Maxim Bystrov" w:date="2026-05-24T13:43:00Z">
              <w:rPr>
                <w:color w:val="871094"/>
              </w:rPr>
            </w:rPrChange>
          </w:rPr>
          <w:t>KEY_SEPARATOR</w:t>
        </w:r>
        <w:r w:rsidRPr="00632E07">
          <w:rPr>
            <w:color w:val="0037A6"/>
            <w:lang w:val="en-US"/>
            <w:rPrChange w:id="11687" w:author="Maxim Bystrov" w:date="2026-05-24T13:43:00Z">
              <w:rPr>
                <w:color w:val="0037A6"/>
              </w:rPr>
            </w:rPrChange>
          </w:rPr>
          <w:t>${</w:t>
        </w:r>
        <w:r w:rsidRPr="00632E07">
          <w:rPr>
            <w:color w:val="000000"/>
            <w:lang w:val="en-US"/>
            <w:rPrChange w:id="11688" w:author="Maxim Bystrov" w:date="2026-05-24T13:43:00Z">
              <w:rPr>
                <w:color w:val="000000"/>
              </w:rPr>
            </w:rPrChange>
          </w:rPr>
          <w:t>packet</w:t>
        </w:r>
        <w:r w:rsidRPr="00632E07">
          <w:rPr>
            <w:color w:val="080808"/>
            <w:lang w:val="en-US"/>
            <w:rPrChange w:id="11689" w:author="Maxim Bystrov" w:date="2026-05-24T13:43:00Z">
              <w:rPr>
                <w:color w:val="080808"/>
              </w:rPr>
            </w:rPrChange>
          </w:rPr>
          <w:t>.</w:t>
        </w:r>
        <w:r w:rsidRPr="00632E07">
          <w:rPr>
            <w:color w:val="871094"/>
            <w:lang w:val="en-US"/>
            <w:rPrChange w:id="11690" w:author="Maxim Bystrov" w:date="2026-05-24T13:43:00Z">
              <w:rPr>
                <w:color w:val="871094"/>
              </w:rPr>
            </w:rPrChange>
          </w:rPr>
          <w:t>s2Cell</w:t>
        </w:r>
        <w:r w:rsidRPr="00632E07">
          <w:rPr>
            <w:color w:val="0037A6"/>
            <w:lang w:val="en-US"/>
            <w:rPrChange w:id="11691" w:author="Maxim Bystrov" w:date="2026-05-24T13:43:00Z">
              <w:rPr>
                <w:color w:val="0037A6"/>
              </w:rPr>
            </w:rPrChange>
          </w:rPr>
          <w:t>}$</w:t>
        </w:r>
        <w:r w:rsidRPr="00632E07">
          <w:rPr>
            <w:color w:val="871094"/>
            <w:lang w:val="en-US"/>
            <w:rPrChange w:id="11692" w:author="Maxim Bystrov" w:date="2026-05-24T13:43:00Z">
              <w:rPr>
                <w:color w:val="871094"/>
              </w:rPr>
            </w:rPrChange>
          </w:rPr>
          <w:t>KEY_SEPARATOR</w:t>
        </w:r>
        <w:r w:rsidRPr="00632E07">
          <w:rPr>
            <w:color w:val="0037A6"/>
            <w:lang w:val="en-US"/>
            <w:rPrChange w:id="11693" w:author="Maxim Bystrov" w:date="2026-05-24T13:43:00Z">
              <w:rPr>
                <w:color w:val="0037A6"/>
              </w:rPr>
            </w:rPrChange>
          </w:rPr>
          <w:t>${</w:t>
        </w:r>
        <w:r w:rsidRPr="00632E07">
          <w:rPr>
            <w:color w:val="000000"/>
            <w:lang w:val="en-US"/>
            <w:rPrChange w:id="11694" w:author="Maxim Bystrov" w:date="2026-05-24T13:43:00Z">
              <w:rPr>
                <w:color w:val="000000"/>
              </w:rPr>
            </w:rPrChange>
          </w:rPr>
          <w:t>packet</w:t>
        </w:r>
        <w:r w:rsidRPr="00632E07">
          <w:rPr>
            <w:color w:val="080808"/>
            <w:lang w:val="en-US"/>
            <w:rPrChange w:id="11695" w:author="Maxim Bystrov" w:date="2026-05-24T13:43:00Z">
              <w:rPr>
                <w:color w:val="080808"/>
              </w:rPr>
            </w:rPrChange>
          </w:rPr>
          <w:t>.</w:t>
        </w:r>
        <w:r w:rsidRPr="00632E07">
          <w:rPr>
            <w:color w:val="871094"/>
            <w:lang w:val="en-US"/>
            <w:rPrChange w:id="11696" w:author="Maxim Bystrov" w:date="2026-05-24T13:43:00Z">
              <w:rPr>
                <w:color w:val="871094"/>
              </w:rPr>
            </w:rPrChange>
          </w:rPr>
          <w:t>deviceId</w:t>
        </w:r>
        <w:r w:rsidRPr="00632E07">
          <w:rPr>
            <w:color w:val="0037A6"/>
            <w:lang w:val="en-US"/>
            <w:rPrChange w:id="11697" w:author="Maxim Bystrov" w:date="2026-05-24T13:43:00Z">
              <w:rPr>
                <w:color w:val="0037A6"/>
              </w:rPr>
            </w:rPrChange>
          </w:rPr>
          <w:t>}$</w:t>
        </w:r>
        <w:r w:rsidRPr="00632E07">
          <w:rPr>
            <w:color w:val="871094"/>
            <w:lang w:val="en-US"/>
            <w:rPrChange w:id="11698" w:author="Maxim Bystrov" w:date="2026-05-24T13:43:00Z">
              <w:rPr>
                <w:color w:val="871094"/>
              </w:rPr>
            </w:rPrChange>
          </w:rPr>
          <w:t>KEY_SEPARATOR</w:t>
        </w:r>
        <w:r w:rsidRPr="00632E07">
          <w:rPr>
            <w:color w:val="0037A6"/>
            <w:lang w:val="en-US"/>
            <w:rPrChange w:id="11699" w:author="Maxim Bystrov" w:date="2026-05-24T13:43:00Z">
              <w:rPr>
                <w:color w:val="0037A6"/>
              </w:rPr>
            </w:rPrChange>
          </w:rPr>
          <w:t>$</w:t>
        </w:r>
        <w:r w:rsidRPr="00632E07">
          <w:rPr>
            <w:color w:val="000000"/>
            <w:lang w:val="en-US"/>
            <w:rPrChange w:id="11700" w:author="Maxim Bystrov" w:date="2026-05-24T13:43:00Z">
              <w:rPr>
                <w:color w:val="000000"/>
              </w:rPr>
            </w:rPrChange>
          </w:rPr>
          <w:t>packetTimeUnix</w:t>
        </w:r>
        <w:r w:rsidRPr="00632E07">
          <w:rPr>
            <w:color w:val="067D17"/>
            <w:lang w:val="en-US"/>
            <w:rPrChange w:id="11701" w:author="Maxim Bystrov" w:date="2026-05-24T13:43:00Z">
              <w:rPr>
                <w:color w:val="067D17"/>
              </w:rPr>
            </w:rPrChange>
          </w:rPr>
          <w:t>"</w:t>
        </w:r>
        <w:r w:rsidRPr="00632E07">
          <w:rPr>
            <w:color w:val="067D17"/>
            <w:lang w:val="en-US"/>
            <w:rPrChange w:id="11702" w:author="Maxim Bystrov" w:date="2026-05-24T13:43:00Z">
              <w:rPr>
                <w:color w:val="067D17"/>
              </w:rPr>
            </w:rPrChange>
          </w:rPr>
          <w:br/>
          <w:t xml:space="preserve">    </w:t>
        </w:r>
        <w:r w:rsidRPr="00632E07">
          <w:rPr>
            <w:color w:val="080808"/>
            <w:lang w:val="en-US"/>
            <w:rPrChange w:id="11703" w:author="Maxim Bystrov" w:date="2026-05-24T13:43:00Z">
              <w:rPr>
                <w:color w:val="080808"/>
              </w:rPr>
            </w:rPrChange>
          </w:rPr>
          <w:t>}</w:t>
        </w:r>
        <w:r w:rsidRPr="00632E07">
          <w:rPr>
            <w:color w:val="080808"/>
            <w:lang w:val="en-US"/>
            <w:rPrChange w:id="11704" w:author="Maxim Bystrov" w:date="2026-05-24T13:43:00Z">
              <w:rPr>
                <w:color w:val="080808"/>
              </w:rPr>
            </w:rPrChange>
          </w:rPr>
          <w:br/>
        </w:r>
        <w:r w:rsidRPr="00632E07">
          <w:rPr>
            <w:color w:val="080808"/>
            <w:lang w:val="en-US"/>
            <w:rPrChange w:id="11705" w:author="Maxim Bystrov" w:date="2026-05-24T13:43:00Z">
              <w:rPr>
                <w:color w:val="080808"/>
              </w:rPr>
            </w:rPrChange>
          </w:rPr>
          <w:br/>
          <w:t xml:space="preserve">    </w:t>
        </w:r>
        <w:r w:rsidRPr="00632E07">
          <w:rPr>
            <w:i/>
            <w:iCs/>
            <w:color w:val="8C8C8C"/>
            <w:lang w:val="en-US"/>
            <w:rPrChange w:id="11706" w:author="Maxim Bystrov" w:date="2026-05-24T13:43:00Z">
              <w:rPr>
                <w:i/>
                <w:iCs/>
                <w:color w:val="8C8C8C"/>
              </w:rPr>
            </w:rPrChange>
          </w:rPr>
          <w:t>/**</w:t>
        </w:r>
        <w:r w:rsidRPr="00632E07">
          <w:rPr>
            <w:i/>
            <w:iCs/>
            <w:color w:val="8C8C8C"/>
            <w:lang w:val="en-US"/>
            <w:rPrChange w:id="11707" w:author="Maxim Bystrov" w:date="2026-05-24T13:43:00Z">
              <w:rPr>
                <w:i/>
                <w:iCs/>
                <w:color w:val="8C8C8C"/>
              </w:rPr>
            </w:rPrChange>
          </w:rPr>
          <w:br/>
          <w:t xml:space="preserve">     * </w:t>
        </w:r>
        <w:r>
          <w:rPr>
            <w:i/>
            <w:iCs/>
            <w:color w:val="8C8C8C"/>
          </w:rPr>
          <w:t>Получает</w:t>
        </w:r>
        <w:r w:rsidRPr="00632E07">
          <w:rPr>
            <w:i/>
            <w:iCs/>
            <w:color w:val="8C8C8C"/>
            <w:lang w:val="en-US"/>
            <w:rPrChange w:id="11708" w:author="Maxim Bystrov" w:date="2026-05-24T13:43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пакет</w:t>
        </w:r>
        <w:r w:rsidRPr="00632E07">
          <w:rPr>
            <w:i/>
            <w:iCs/>
            <w:color w:val="8C8C8C"/>
            <w:lang w:val="en-US"/>
            <w:rPrChange w:id="11709" w:author="Maxim Bystrov" w:date="2026-05-24T13:43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телеметрии</w:t>
        </w:r>
        <w:r w:rsidRPr="00632E07">
          <w:rPr>
            <w:i/>
            <w:iCs/>
            <w:color w:val="8C8C8C"/>
            <w:lang w:val="en-US"/>
            <w:rPrChange w:id="11710" w:author="Maxim Bystrov" w:date="2026-05-24T13:43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по</w:t>
        </w:r>
        <w:r w:rsidRPr="00632E07">
          <w:rPr>
            <w:i/>
            <w:iCs/>
            <w:color w:val="8C8C8C"/>
            <w:lang w:val="en-US"/>
            <w:rPrChange w:id="11711" w:author="Maxim Bystrov" w:date="2026-05-24T13:43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его</w:t>
        </w:r>
        <w:r w:rsidRPr="00632E07">
          <w:rPr>
            <w:i/>
            <w:iCs/>
            <w:color w:val="8C8C8C"/>
            <w:lang w:val="en-US"/>
            <w:rPrChange w:id="11712" w:author="Maxim Bystrov" w:date="2026-05-24T13:43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ключевым</w:t>
        </w:r>
        <w:r w:rsidRPr="00632E07">
          <w:rPr>
            <w:i/>
            <w:iCs/>
            <w:color w:val="8C8C8C"/>
            <w:lang w:val="en-US"/>
            <w:rPrChange w:id="11713" w:author="Maxim Bystrov" w:date="2026-05-24T13:43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параметрам</w:t>
        </w:r>
        <w:r w:rsidRPr="00632E07">
          <w:rPr>
            <w:i/>
            <w:iCs/>
            <w:color w:val="8C8C8C"/>
            <w:lang w:val="en-US"/>
            <w:rPrChange w:id="11714" w:author="Maxim Bystrov" w:date="2026-05-24T13:43:00Z">
              <w:rPr>
                <w:i/>
                <w:iCs/>
                <w:color w:val="8C8C8C"/>
              </w:rPr>
            </w:rPrChange>
          </w:rPr>
          <w:t>.</w:t>
        </w:r>
        <w:r w:rsidRPr="00632E07">
          <w:rPr>
            <w:i/>
            <w:iCs/>
            <w:color w:val="8C8C8C"/>
            <w:lang w:val="en-US"/>
            <w:rPrChange w:id="11715" w:author="Maxim Bystrov" w:date="2026-05-24T13:43:00Z">
              <w:rPr>
                <w:i/>
                <w:iCs/>
                <w:color w:val="8C8C8C"/>
              </w:rPr>
            </w:rPrChange>
          </w:rPr>
          <w:br/>
          <w:t xml:space="preserve">     */</w:t>
        </w:r>
        <w:r w:rsidRPr="00632E07">
          <w:rPr>
            <w:i/>
            <w:iCs/>
            <w:color w:val="8C8C8C"/>
            <w:lang w:val="en-US"/>
            <w:rPrChange w:id="11716" w:author="Maxim Bystrov" w:date="2026-05-24T13:43:00Z">
              <w:rPr>
                <w:i/>
                <w:iCs/>
                <w:color w:val="8C8C8C"/>
              </w:rPr>
            </w:rPrChange>
          </w:rPr>
          <w:br/>
          <w:t xml:space="preserve">    </w:t>
        </w:r>
        <w:r w:rsidRPr="00632E07">
          <w:rPr>
            <w:color w:val="0033B3"/>
            <w:lang w:val="en-US"/>
            <w:rPrChange w:id="11717" w:author="Maxim Bystrov" w:date="2026-05-24T13:43:00Z">
              <w:rPr>
                <w:color w:val="0033B3"/>
              </w:rPr>
            </w:rPrChange>
          </w:rPr>
          <w:t xml:space="preserve">fun </w:t>
        </w:r>
        <w:r w:rsidRPr="00632E07">
          <w:rPr>
            <w:color w:val="00627A"/>
            <w:lang w:val="en-US"/>
            <w:rPrChange w:id="11718" w:author="Maxim Bystrov" w:date="2026-05-24T13:43:00Z">
              <w:rPr>
                <w:color w:val="00627A"/>
              </w:rPr>
            </w:rPrChange>
          </w:rPr>
          <w:t>get</w:t>
        </w:r>
        <w:r w:rsidRPr="00632E07">
          <w:rPr>
            <w:color w:val="080808"/>
            <w:lang w:val="en-US"/>
            <w:rPrChange w:id="11719" w:author="Maxim Bystrov" w:date="2026-05-24T13:43:00Z">
              <w:rPr>
                <w:color w:val="080808"/>
              </w:rPr>
            </w:rPrChange>
          </w:rPr>
          <w:t>(</w:t>
        </w:r>
        <w:r w:rsidRPr="00632E07">
          <w:rPr>
            <w:color w:val="000000"/>
            <w:lang w:val="en-US"/>
            <w:rPrChange w:id="11720" w:author="Maxim Bystrov" w:date="2026-05-24T13:43:00Z">
              <w:rPr>
                <w:color w:val="000000"/>
              </w:rPr>
            </w:rPrChange>
          </w:rPr>
          <w:t>s2Cell</w:t>
        </w:r>
        <w:r w:rsidRPr="00632E07">
          <w:rPr>
            <w:color w:val="080808"/>
            <w:lang w:val="en-US"/>
            <w:rPrChange w:id="11721" w:author="Maxim Bystrov" w:date="2026-05-24T13:43:00Z">
              <w:rPr>
                <w:color w:val="080808"/>
              </w:rPr>
            </w:rPrChange>
          </w:rPr>
          <w:t xml:space="preserve">: </w:t>
        </w:r>
        <w:r w:rsidRPr="00632E07">
          <w:rPr>
            <w:color w:val="000000"/>
            <w:lang w:val="en-US"/>
            <w:rPrChange w:id="11722" w:author="Maxim Bystrov" w:date="2026-05-24T13:43:00Z">
              <w:rPr>
                <w:color w:val="000000"/>
              </w:rPr>
            </w:rPrChange>
          </w:rPr>
          <w:t>Long</w:t>
        </w:r>
        <w:r w:rsidRPr="00632E07">
          <w:rPr>
            <w:color w:val="080808"/>
            <w:lang w:val="en-US"/>
            <w:rPrChange w:id="11723" w:author="Maxim Bystrov" w:date="2026-05-24T13:43:00Z">
              <w:rPr>
                <w:color w:val="080808"/>
              </w:rPr>
            </w:rPrChange>
          </w:rPr>
          <w:t xml:space="preserve">, </w:t>
        </w:r>
        <w:proofErr w:type="spellStart"/>
        <w:r w:rsidRPr="00632E07">
          <w:rPr>
            <w:color w:val="000000"/>
            <w:lang w:val="en-US"/>
            <w:rPrChange w:id="11724" w:author="Maxim Bystrov" w:date="2026-05-24T13:43:00Z">
              <w:rPr>
                <w:color w:val="000000"/>
              </w:rPr>
            </w:rPrChange>
          </w:rPr>
          <w:t>vehicleId</w:t>
        </w:r>
        <w:proofErr w:type="spellEnd"/>
        <w:r w:rsidRPr="00632E07">
          <w:rPr>
            <w:color w:val="080808"/>
            <w:lang w:val="en-US"/>
            <w:rPrChange w:id="11725" w:author="Maxim Bystrov" w:date="2026-05-24T13:43:00Z">
              <w:rPr>
                <w:color w:val="080808"/>
              </w:rPr>
            </w:rPrChange>
          </w:rPr>
          <w:t xml:space="preserve">: </w:t>
        </w:r>
        <w:r w:rsidRPr="00632E07">
          <w:rPr>
            <w:color w:val="000000"/>
            <w:lang w:val="en-US"/>
            <w:rPrChange w:id="11726" w:author="Maxim Bystrov" w:date="2026-05-24T13:43:00Z">
              <w:rPr>
                <w:color w:val="000000"/>
              </w:rPr>
            </w:rPrChange>
          </w:rPr>
          <w:t>Long</w:t>
        </w:r>
        <w:r w:rsidRPr="00632E07">
          <w:rPr>
            <w:color w:val="080808"/>
            <w:lang w:val="en-US"/>
            <w:rPrChange w:id="11727" w:author="Maxim Bystrov" w:date="2026-05-24T13:43:00Z">
              <w:rPr>
                <w:color w:val="080808"/>
              </w:rPr>
            </w:rPrChange>
          </w:rPr>
          <w:t xml:space="preserve">, </w:t>
        </w:r>
        <w:proofErr w:type="spellStart"/>
        <w:r w:rsidRPr="00632E07">
          <w:rPr>
            <w:color w:val="000000"/>
            <w:lang w:val="en-US"/>
            <w:rPrChange w:id="11728" w:author="Maxim Bystrov" w:date="2026-05-24T13:43:00Z">
              <w:rPr>
                <w:color w:val="000000"/>
              </w:rPr>
            </w:rPrChange>
          </w:rPr>
          <w:t>deviceId</w:t>
        </w:r>
        <w:proofErr w:type="spellEnd"/>
        <w:r w:rsidRPr="00632E07">
          <w:rPr>
            <w:color w:val="080808"/>
            <w:lang w:val="en-US"/>
            <w:rPrChange w:id="11729" w:author="Maxim Bystrov" w:date="2026-05-24T13:43:00Z">
              <w:rPr>
                <w:color w:val="080808"/>
              </w:rPr>
            </w:rPrChange>
          </w:rPr>
          <w:t xml:space="preserve">: </w:t>
        </w:r>
        <w:r w:rsidRPr="00632E07">
          <w:rPr>
            <w:color w:val="000000"/>
            <w:lang w:val="en-US"/>
            <w:rPrChange w:id="11730" w:author="Maxim Bystrov" w:date="2026-05-24T13:43:00Z">
              <w:rPr>
                <w:color w:val="000000"/>
              </w:rPr>
            </w:rPrChange>
          </w:rPr>
          <w:t>Long</w:t>
        </w:r>
        <w:r w:rsidRPr="00632E07">
          <w:rPr>
            <w:color w:val="080808"/>
            <w:lang w:val="en-US"/>
            <w:rPrChange w:id="11731" w:author="Maxim Bystrov" w:date="2026-05-24T13:43:00Z">
              <w:rPr>
                <w:color w:val="080808"/>
              </w:rPr>
            </w:rPrChange>
          </w:rPr>
          <w:t xml:space="preserve">, </w:t>
        </w:r>
        <w:proofErr w:type="spellStart"/>
        <w:r w:rsidRPr="00632E07">
          <w:rPr>
            <w:color w:val="000000"/>
            <w:lang w:val="en-US"/>
            <w:rPrChange w:id="11732" w:author="Maxim Bystrov" w:date="2026-05-24T13:43:00Z">
              <w:rPr>
                <w:color w:val="000000"/>
              </w:rPr>
            </w:rPrChange>
          </w:rPr>
          <w:t>packetTimeUnix</w:t>
        </w:r>
        <w:proofErr w:type="spellEnd"/>
        <w:r w:rsidRPr="00632E07">
          <w:rPr>
            <w:color w:val="080808"/>
            <w:lang w:val="en-US"/>
            <w:rPrChange w:id="11733" w:author="Maxim Bystrov" w:date="2026-05-24T13:43:00Z">
              <w:rPr>
                <w:color w:val="080808"/>
              </w:rPr>
            </w:rPrChange>
          </w:rPr>
          <w:t xml:space="preserve">: </w:t>
        </w:r>
        <w:r w:rsidRPr="00632E07">
          <w:rPr>
            <w:color w:val="000000"/>
            <w:lang w:val="en-US"/>
            <w:rPrChange w:id="11734" w:author="Maxim Bystrov" w:date="2026-05-24T13:43:00Z">
              <w:rPr>
                <w:color w:val="000000"/>
              </w:rPr>
            </w:rPrChange>
          </w:rPr>
          <w:t>Long</w:t>
        </w:r>
        <w:r w:rsidRPr="00632E07">
          <w:rPr>
            <w:color w:val="080808"/>
            <w:lang w:val="en-US"/>
            <w:rPrChange w:id="11735" w:author="Maxim Bystrov" w:date="2026-05-24T13:43:00Z">
              <w:rPr>
                <w:color w:val="080808"/>
              </w:rPr>
            </w:rPrChange>
          </w:rPr>
          <w:t xml:space="preserve">): </w:t>
        </w:r>
        <w:proofErr w:type="spellStart"/>
        <w:r w:rsidRPr="00632E07">
          <w:rPr>
            <w:color w:val="000000"/>
            <w:lang w:val="en-US"/>
            <w:rPrChange w:id="11736" w:author="Maxim Bystrov" w:date="2026-05-24T13:43:00Z">
              <w:rPr>
                <w:color w:val="000000"/>
              </w:rPr>
            </w:rPrChange>
          </w:rPr>
          <w:t>TelemetryPacket</w:t>
        </w:r>
        <w:proofErr w:type="spellEnd"/>
        <w:r w:rsidRPr="00632E07">
          <w:rPr>
            <w:color w:val="080808"/>
            <w:lang w:val="en-US"/>
            <w:rPrChange w:id="11737" w:author="Maxim Bystrov" w:date="2026-05-24T13:43:00Z">
              <w:rPr>
                <w:color w:val="080808"/>
              </w:rPr>
            </w:rPrChange>
          </w:rPr>
          <w:t>? {</w:t>
        </w:r>
        <w:r w:rsidRPr="00632E07">
          <w:rPr>
            <w:color w:val="080808"/>
            <w:lang w:val="en-US"/>
            <w:rPrChange w:id="11738" w:author="Maxim Bystrov" w:date="2026-05-24T13:43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632E07">
          <w:rPr>
            <w:color w:val="0033B3"/>
            <w:lang w:val="en-US"/>
            <w:rPrChange w:id="11739" w:author="Maxim Bystrov" w:date="2026-05-24T13:43:00Z">
              <w:rPr>
                <w:color w:val="0033B3"/>
              </w:rPr>
            </w:rPrChange>
          </w:rPr>
          <w:t>val</w:t>
        </w:r>
        <w:proofErr w:type="spellEnd"/>
        <w:r w:rsidRPr="00632E07">
          <w:rPr>
            <w:color w:val="0033B3"/>
            <w:lang w:val="en-US"/>
            <w:rPrChange w:id="11740" w:author="Maxim Bystrov" w:date="2026-05-24T13:43:00Z">
              <w:rPr>
                <w:color w:val="0033B3"/>
              </w:rPr>
            </w:rPrChange>
          </w:rPr>
          <w:t xml:space="preserve"> </w:t>
        </w:r>
        <w:r w:rsidRPr="00632E07">
          <w:rPr>
            <w:color w:val="000000"/>
            <w:lang w:val="en-US"/>
            <w:rPrChange w:id="11741" w:author="Maxim Bystrov" w:date="2026-05-24T13:43:00Z">
              <w:rPr>
                <w:color w:val="000000"/>
              </w:rPr>
            </w:rPrChange>
          </w:rPr>
          <w:t xml:space="preserve">key </w:t>
        </w:r>
        <w:r w:rsidRPr="00632E07">
          <w:rPr>
            <w:color w:val="080808"/>
            <w:lang w:val="en-US"/>
            <w:rPrChange w:id="11742" w:author="Maxim Bystrov" w:date="2026-05-24T13:43:00Z">
              <w:rPr>
                <w:color w:val="080808"/>
              </w:rPr>
            </w:rPrChange>
          </w:rPr>
          <w:t xml:space="preserve">= </w:t>
        </w:r>
        <w:r w:rsidRPr="00632E07">
          <w:rPr>
            <w:color w:val="067D17"/>
            <w:lang w:val="en-US"/>
            <w:rPrChange w:id="11743" w:author="Maxim Bystrov" w:date="2026-05-24T13:43:00Z">
              <w:rPr>
                <w:color w:val="067D17"/>
              </w:rPr>
            </w:rPrChange>
          </w:rPr>
          <w:t>"</w:t>
        </w:r>
        <w:r w:rsidRPr="00632E07">
          <w:rPr>
            <w:color w:val="0037A6"/>
            <w:lang w:val="en-US"/>
            <w:rPrChange w:id="11744" w:author="Maxim Bystrov" w:date="2026-05-24T13:43:00Z">
              <w:rPr>
                <w:color w:val="0037A6"/>
              </w:rPr>
            </w:rPrChange>
          </w:rPr>
          <w:t>${</w:t>
        </w:r>
        <w:r w:rsidRPr="00632E07">
          <w:rPr>
            <w:color w:val="000000"/>
            <w:lang w:val="en-US"/>
            <w:rPrChange w:id="11745" w:author="Maxim Bystrov" w:date="2026-05-24T13:43:00Z">
              <w:rPr>
                <w:color w:val="000000"/>
              </w:rPr>
            </w:rPrChange>
          </w:rPr>
          <w:t>s2</w:t>
        </w:r>
        <w:proofErr w:type="gramStart"/>
        <w:r w:rsidRPr="00632E07">
          <w:rPr>
            <w:color w:val="000000"/>
            <w:lang w:val="en-US"/>
            <w:rPrChange w:id="11746" w:author="Maxim Bystrov" w:date="2026-05-24T13:43:00Z">
              <w:rPr>
                <w:color w:val="000000"/>
              </w:rPr>
            </w:rPrChange>
          </w:rPr>
          <w:t>Cell</w:t>
        </w:r>
        <w:r w:rsidRPr="00632E07">
          <w:rPr>
            <w:color w:val="0037A6"/>
            <w:lang w:val="en-US"/>
            <w:rPrChange w:id="11747" w:author="Maxim Bystrov" w:date="2026-05-24T13:43:00Z">
              <w:rPr>
                <w:color w:val="0037A6"/>
              </w:rPr>
            </w:rPrChange>
          </w:rPr>
          <w:t>}$</w:t>
        </w:r>
        <w:proofErr w:type="gramEnd"/>
        <w:r w:rsidRPr="00632E07">
          <w:rPr>
            <w:color w:val="871094"/>
            <w:lang w:val="en-US"/>
            <w:rPrChange w:id="11748" w:author="Maxim Bystrov" w:date="2026-05-24T13:43:00Z">
              <w:rPr>
                <w:color w:val="871094"/>
              </w:rPr>
            </w:rPrChange>
          </w:rPr>
          <w:t>KEY_SEPARATOR</w:t>
        </w:r>
        <w:r w:rsidRPr="00632E07">
          <w:rPr>
            <w:color w:val="0037A6"/>
            <w:lang w:val="en-US"/>
            <w:rPrChange w:id="11749" w:author="Maxim Bystrov" w:date="2026-05-24T13:43:00Z">
              <w:rPr>
                <w:color w:val="0037A6"/>
              </w:rPr>
            </w:rPrChange>
          </w:rPr>
          <w:t>$</w:t>
        </w:r>
        <w:r w:rsidRPr="00632E07">
          <w:rPr>
            <w:color w:val="000000"/>
            <w:lang w:val="en-US"/>
            <w:rPrChange w:id="11750" w:author="Maxim Bystrov" w:date="2026-05-24T13:43:00Z">
              <w:rPr>
                <w:color w:val="000000"/>
              </w:rPr>
            </w:rPrChange>
          </w:rPr>
          <w:t>vehicleId</w:t>
        </w:r>
        <w:r w:rsidRPr="00632E07">
          <w:rPr>
            <w:color w:val="0037A6"/>
            <w:lang w:val="en-US"/>
            <w:rPrChange w:id="11751" w:author="Maxim Bystrov" w:date="2026-05-24T13:43:00Z">
              <w:rPr>
                <w:color w:val="0037A6"/>
              </w:rPr>
            </w:rPrChange>
          </w:rPr>
          <w:t>$</w:t>
        </w:r>
        <w:r w:rsidRPr="00632E07">
          <w:rPr>
            <w:color w:val="871094"/>
            <w:lang w:val="en-US"/>
            <w:rPrChange w:id="11752" w:author="Maxim Bystrov" w:date="2026-05-24T13:43:00Z">
              <w:rPr>
                <w:color w:val="871094"/>
              </w:rPr>
            </w:rPrChange>
          </w:rPr>
          <w:t>KEY_SEPARATOR</w:t>
        </w:r>
        <w:r w:rsidRPr="00632E07">
          <w:rPr>
            <w:color w:val="0037A6"/>
            <w:lang w:val="en-US"/>
            <w:rPrChange w:id="11753" w:author="Maxim Bystrov" w:date="2026-05-24T13:43:00Z">
              <w:rPr>
                <w:color w:val="0037A6"/>
              </w:rPr>
            </w:rPrChange>
          </w:rPr>
          <w:t>$</w:t>
        </w:r>
        <w:r w:rsidRPr="00632E07">
          <w:rPr>
            <w:color w:val="000000"/>
            <w:lang w:val="en-US"/>
            <w:rPrChange w:id="11754" w:author="Maxim Bystrov" w:date="2026-05-24T13:43:00Z">
              <w:rPr>
                <w:color w:val="000000"/>
              </w:rPr>
            </w:rPrChange>
          </w:rPr>
          <w:t>deviceId</w:t>
        </w:r>
        <w:r w:rsidRPr="00632E07">
          <w:rPr>
            <w:color w:val="0037A6"/>
            <w:lang w:val="en-US"/>
            <w:rPrChange w:id="11755" w:author="Maxim Bystrov" w:date="2026-05-24T13:43:00Z">
              <w:rPr>
                <w:color w:val="0037A6"/>
              </w:rPr>
            </w:rPrChange>
          </w:rPr>
          <w:t>$</w:t>
        </w:r>
        <w:r w:rsidRPr="00632E07">
          <w:rPr>
            <w:color w:val="871094"/>
            <w:lang w:val="en-US"/>
            <w:rPrChange w:id="11756" w:author="Maxim Bystrov" w:date="2026-05-24T13:43:00Z">
              <w:rPr>
                <w:color w:val="871094"/>
              </w:rPr>
            </w:rPrChange>
          </w:rPr>
          <w:t>KEY_SEPARATOR</w:t>
        </w:r>
        <w:r w:rsidRPr="00632E07">
          <w:rPr>
            <w:color w:val="0037A6"/>
            <w:lang w:val="en-US"/>
            <w:rPrChange w:id="11757" w:author="Maxim Bystrov" w:date="2026-05-24T13:43:00Z">
              <w:rPr>
                <w:color w:val="0037A6"/>
              </w:rPr>
            </w:rPrChange>
          </w:rPr>
          <w:t>$</w:t>
        </w:r>
        <w:r w:rsidRPr="00632E07">
          <w:rPr>
            <w:color w:val="000000"/>
            <w:lang w:val="en-US"/>
            <w:rPrChange w:id="11758" w:author="Maxim Bystrov" w:date="2026-05-24T13:43:00Z">
              <w:rPr>
                <w:color w:val="000000"/>
              </w:rPr>
            </w:rPrChange>
          </w:rPr>
          <w:t>packetTimeUnix</w:t>
        </w:r>
        <w:r w:rsidRPr="00632E07">
          <w:rPr>
            <w:color w:val="067D17"/>
            <w:lang w:val="en-US"/>
            <w:rPrChange w:id="11759" w:author="Maxim Bystrov" w:date="2026-05-24T13:43:00Z">
              <w:rPr>
                <w:color w:val="067D17"/>
              </w:rPr>
            </w:rPrChange>
          </w:rPr>
          <w:t>"</w:t>
        </w:r>
        <w:r w:rsidRPr="00632E07">
          <w:rPr>
            <w:color w:val="067D17"/>
            <w:lang w:val="en-US"/>
            <w:rPrChange w:id="11760" w:author="Maxim Bystrov" w:date="2026-05-24T13:43:00Z">
              <w:rPr>
                <w:color w:val="067D17"/>
              </w:rPr>
            </w:rPrChange>
          </w:rPr>
          <w:br/>
          <w:t xml:space="preserve">        </w:t>
        </w:r>
        <w:r w:rsidRPr="00632E07">
          <w:rPr>
            <w:color w:val="0033B3"/>
            <w:lang w:val="en-US"/>
            <w:rPrChange w:id="11761" w:author="Maxim Bystrov" w:date="2026-05-24T13:43:00Z">
              <w:rPr>
                <w:color w:val="0033B3"/>
              </w:rPr>
            </w:rPrChange>
          </w:rPr>
          <w:t xml:space="preserve">return </w:t>
        </w:r>
        <w:proofErr w:type="spellStart"/>
        <w:r w:rsidRPr="00632E07">
          <w:rPr>
            <w:color w:val="871094"/>
            <w:lang w:val="en-US"/>
            <w:rPrChange w:id="11762" w:author="Maxim Bystrov" w:date="2026-05-24T13:43:00Z">
              <w:rPr>
                <w:color w:val="871094"/>
              </w:rPr>
            </w:rPrChange>
          </w:rPr>
          <w:t>redisTemplate</w:t>
        </w:r>
        <w:r w:rsidRPr="00632E07">
          <w:rPr>
            <w:color w:val="080808"/>
            <w:lang w:val="en-US"/>
            <w:rPrChange w:id="11763" w:author="Maxim Bystrov" w:date="2026-05-24T13:43:00Z">
              <w:rPr>
                <w:color w:val="080808"/>
              </w:rPr>
            </w:rPrChange>
          </w:rPr>
          <w:t>.opsForValue</w:t>
        </w:r>
        <w:proofErr w:type="spellEnd"/>
        <w:r w:rsidRPr="00632E07">
          <w:rPr>
            <w:color w:val="080808"/>
            <w:lang w:val="en-US"/>
            <w:rPrChange w:id="11764" w:author="Maxim Bystrov" w:date="2026-05-24T13:43:00Z">
              <w:rPr>
                <w:color w:val="080808"/>
              </w:rPr>
            </w:rPrChange>
          </w:rPr>
          <w:t>().get(</w:t>
        </w:r>
        <w:r w:rsidRPr="00632E07">
          <w:rPr>
            <w:color w:val="000000"/>
            <w:lang w:val="en-US"/>
            <w:rPrChange w:id="11765" w:author="Maxim Bystrov" w:date="2026-05-24T13:43:00Z">
              <w:rPr>
                <w:color w:val="000000"/>
              </w:rPr>
            </w:rPrChange>
          </w:rPr>
          <w:t>key</w:t>
        </w:r>
        <w:r w:rsidRPr="00632E07">
          <w:rPr>
            <w:color w:val="080808"/>
            <w:lang w:val="en-US"/>
            <w:rPrChange w:id="11766" w:author="Maxim Bystrov" w:date="2026-05-24T13:43:00Z">
              <w:rPr>
                <w:color w:val="080808"/>
              </w:rPr>
            </w:rPrChange>
          </w:rPr>
          <w:t xml:space="preserve">) </w:t>
        </w:r>
        <w:r w:rsidRPr="00632E07">
          <w:rPr>
            <w:color w:val="0033B3"/>
            <w:lang w:val="en-US"/>
            <w:rPrChange w:id="11767" w:author="Maxim Bystrov" w:date="2026-05-24T13:43:00Z">
              <w:rPr>
                <w:color w:val="0033B3"/>
              </w:rPr>
            </w:rPrChange>
          </w:rPr>
          <w:t xml:space="preserve">as? </w:t>
        </w:r>
        <w:proofErr w:type="spellStart"/>
        <w:r w:rsidRPr="00632E07">
          <w:rPr>
            <w:color w:val="000000"/>
            <w:lang w:val="en-US"/>
            <w:rPrChange w:id="11768" w:author="Maxim Bystrov" w:date="2026-05-24T13:43:00Z">
              <w:rPr>
                <w:color w:val="000000"/>
              </w:rPr>
            </w:rPrChange>
          </w:rPr>
          <w:t>TelemetryPacket</w:t>
        </w:r>
        <w:proofErr w:type="spellEnd"/>
        <w:r w:rsidRPr="00632E07">
          <w:rPr>
            <w:color w:val="000000"/>
            <w:lang w:val="en-US"/>
            <w:rPrChange w:id="11769" w:author="Maxim Bystrov" w:date="2026-05-24T13:43:00Z">
              <w:rPr>
                <w:color w:val="000000"/>
              </w:rPr>
            </w:rPrChange>
          </w:rPr>
          <w:br/>
          <w:t xml:space="preserve">    </w:t>
        </w:r>
        <w:r w:rsidRPr="00632E07">
          <w:rPr>
            <w:color w:val="080808"/>
            <w:lang w:val="en-US"/>
            <w:rPrChange w:id="11770" w:author="Maxim Bystrov" w:date="2026-05-24T13:43:00Z">
              <w:rPr>
                <w:color w:val="080808"/>
              </w:rPr>
            </w:rPrChange>
          </w:rPr>
          <w:t>}</w:t>
        </w:r>
        <w:r w:rsidRPr="00632E07">
          <w:rPr>
            <w:color w:val="080808"/>
            <w:lang w:val="en-US"/>
            <w:rPrChange w:id="11771" w:author="Maxim Bystrov" w:date="2026-05-24T13:43:00Z">
              <w:rPr>
                <w:color w:val="080808"/>
              </w:rPr>
            </w:rPrChange>
          </w:rPr>
          <w:br/>
        </w:r>
        <w:r w:rsidRPr="00632E07">
          <w:rPr>
            <w:color w:val="080808"/>
            <w:lang w:val="en-US"/>
            <w:rPrChange w:id="11772" w:author="Maxim Bystrov" w:date="2026-05-24T13:43:00Z">
              <w:rPr>
                <w:color w:val="080808"/>
              </w:rPr>
            </w:rPrChange>
          </w:rPr>
          <w:br/>
          <w:t xml:space="preserve">    </w:t>
        </w:r>
        <w:r w:rsidRPr="00632E07">
          <w:rPr>
            <w:i/>
            <w:iCs/>
            <w:color w:val="8C8C8C"/>
            <w:lang w:val="en-US"/>
            <w:rPrChange w:id="11773" w:author="Maxim Bystrov" w:date="2026-05-24T13:43:00Z">
              <w:rPr>
                <w:i/>
                <w:iCs/>
                <w:color w:val="8C8C8C"/>
              </w:rPr>
            </w:rPrChange>
          </w:rPr>
          <w:t>/**</w:t>
        </w:r>
        <w:r w:rsidRPr="00632E07">
          <w:rPr>
            <w:i/>
            <w:iCs/>
            <w:color w:val="8C8C8C"/>
            <w:lang w:val="en-US"/>
            <w:rPrChange w:id="11774" w:author="Maxim Bystrov" w:date="2026-05-24T13:43:00Z">
              <w:rPr>
                <w:i/>
                <w:iCs/>
                <w:color w:val="8C8C8C"/>
              </w:rPr>
            </w:rPrChange>
          </w:rPr>
          <w:br/>
          <w:t xml:space="preserve">     * </w:t>
        </w:r>
        <w:r>
          <w:rPr>
            <w:i/>
            <w:iCs/>
            <w:color w:val="8C8C8C"/>
          </w:rPr>
          <w:t>Удаляет</w:t>
        </w:r>
        <w:r w:rsidRPr="00632E07">
          <w:rPr>
            <w:i/>
            <w:iCs/>
            <w:color w:val="8C8C8C"/>
            <w:lang w:val="en-US"/>
            <w:rPrChange w:id="11775" w:author="Maxim Bystrov" w:date="2026-05-24T13:43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пакет</w:t>
        </w:r>
        <w:r w:rsidRPr="00632E07">
          <w:rPr>
            <w:i/>
            <w:iCs/>
            <w:color w:val="8C8C8C"/>
            <w:lang w:val="en-US"/>
            <w:rPrChange w:id="11776" w:author="Maxim Bystrov" w:date="2026-05-24T13:43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телеметрии</w:t>
        </w:r>
        <w:r w:rsidRPr="00632E07">
          <w:rPr>
            <w:i/>
            <w:iCs/>
            <w:color w:val="8C8C8C"/>
            <w:lang w:val="en-US"/>
            <w:rPrChange w:id="11777" w:author="Maxim Bystrov" w:date="2026-05-24T13:43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из</w:t>
        </w:r>
        <w:r w:rsidRPr="00632E07">
          <w:rPr>
            <w:i/>
            <w:iCs/>
            <w:color w:val="8C8C8C"/>
            <w:lang w:val="en-US"/>
            <w:rPrChange w:id="11778" w:author="Maxim Bystrov" w:date="2026-05-24T13:43:00Z">
              <w:rPr>
                <w:i/>
                <w:iCs/>
                <w:color w:val="8C8C8C"/>
              </w:rPr>
            </w:rPrChange>
          </w:rPr>
          <w:t xml:space="preserve"> Redis.</w:t>
        </w:r>
        <w:r w:rsidRPr="00632E07">
          <w:rPr>
            <w:i/>
            <w:iCs/>
            <w:color w:val="8C8C8C"/>
            <w:lang w:val="en-US"/>
            <w:rPrChange w:id="11779" w:author="Maxim Bystrov" w:date="2026-05-24T13:43:00Z">
              <w:rPr>
                <w:i/>
                <w:iCs/>
                <w:color w:val="8C8C8C"/>
              </w:rPr>
            </w:rPrChange>
          </w:rPr>
          <w:br/>
          <w:t xml:space="preserve">     */</w:t>
        </w:r>
        <w:r w:rsidRPr="00632E07">
          <w:rPr>
            <w:i/>
            <w:iCs/>
            <w:color w:val="8C8C8C"/>
            <w:lang w:val="en-US"/>
            <w:rPrChange w:id="11780" w:author="Maxim Bystrov" w:date="2026-05-24T13:43:00Z">
              <w:rPr>
                <w:i/>
                <w:iCs/>
                <w:color w:val="8C8C8C"/>
              </w:rPr>
            </w:rPrChange>
          </w:rPr>
          <w:br/>
          <w:t xml:space="preserve">    </w:t>
        </w:r>
        <w:r w:rsidRPr="00632E07">
          <w:rPr>
            <w:color w:val="0033B3"/>
            <w:lang w:val="en-US"/>
            <w:rPrChange w:id="11781" w:author="Maxim Bystrov" w:date="2026-05-24T13:43:00Z">
              <w:rPr>
                <w:color w:val="0033B3"/>
              </w:rPr>
            </w:rPrChange>
          </w:rPr>
          <w:t xml:space="preserve">fun </w:t>
        </w:r>
        <w:r w:rsidRPr="00632E07">
          <w:rPr>
            <w:color w:val="00627A"/>
            <w:lang w:val="en-US"/>
            <w:rPrChange w:id="11782" w:author="Maxim Bystrov" w:date="2026-05-24T13:43:00Z">
              <w:rPr>
                <w:color w:val="00627A"/>
              </w:rPr>
            </w:rPrChange>
          </w:rPr>
          <w:t>delete</w:t>
        </w:r>
        <w:r w:rsidRPr="00632E07">
          <w:rPr>
            <w:color w:val="080808"/>
            <w:lang w:val="en-US"/>
            <w:rPrChange w:id="11783" w:author="Maxim Bystrov" w:date="2026-05-24T13:43:00Z">
              <w:rPr>
                <w:color w:val="080808"/>
              </w:rPr>
            </w:rPrChange>
          </w:rPr>
          <w:t>(</w:t>
        </w:r>
        <w:r w:rsidRPr="00632E07">
          <w:rPr>
            <w:color w:val="000000"/>
            <w:lang w:val="en-US"/>
            <w:rPrChange w:id="11784" w:author="Maxim Bystrov" w:date="2026-05-24T13:43:00Z">
              <w:rPr>
                <w:color w:val="000000"/>
              </w:rPr>
            </w:rPrChange>
          </w:rPr>
          <w:t>s2Cell</w:t>
        </w:r>
        <w:r w:rsidRPr="00632E07">
          <w:rPr>
            <w:color w:val="080808"/>
            <w:lang w:val="en-US"/>
            <w:rPrChange w:id="11785" w:author="Maxim Bystrov" w:date="2026-05-24T13:43:00Z">
              <w:rPr>
                <w:color w:val="080808"/>
              </w:rPr>
            </w:rPrChange>
          </w:rPr>
          <w:t xml:space="preserve">: </w:t>
        </w:r>
        <w:r w:rsidRPr="00632E07">
          <w:rPr>
            <w:color w:val="000000"/>
            <w:lang w:val="en-US"/>
            <w:rPrChange w:id="11786" w:author="Maxim Bystrov" w:date="2026-05-24T13:43:00Z">
              <w:rPr>
                <w:color w:val="000000"/>
              </w:rPr>
            </w:rPrChange>
          </w:rPr>
          <w:t>Long</w:t>
        </w:r>
        <w:r w:rsidRPr="00632E07">
          <w:rPr>
            <w:color w:val="080808"/>
            <w:lang w:val="en-US"/>
            <w:rPrChange w:id="11787" w:author="Maxim Bystrov" w:date="2026-05-24T13:43:00Z">
              <w:rPr>
                <w:color w:val="080808"/>
              </w:rPr>
            </w:rPrChange>
          </w:rPr>
          <w:t xml:space="preserve">, </w:t>
        </w:r>
        <w:proofErr w:type="spellStart"/>
        <w:r w:rsidRPr="00632E07">
          <w:rPr>
            <w:color w:val="000000"/>
            <w:lang w:val="en-US"/>
            <w:rPrChange w:id="11788" w:author="Maxim Bystrov" w:date="2026-05-24T13:43:00Z">
              <w:rPr>
                <w:color w:val="000000"/>
              </w:rPr>
            </w:rPrChange>
          </w:rPr>
          <w:t>vehicleId</w:t>
        </w:r>
        <w:proofErr w:type="spellEnd"/>
        <w:r w:rsidRPr="00632E07">
          <w:rPr>
            <w:color w:val="080808"/>
            <w:lang w:val="en-US"/>
            <w:rPrChange w:id="11789" w:author="Maxim Bystrov" w:date="2026-05-24T13:43:00Z">
              <w:rPr>
                <w:color w:val="080808"/>
              </w:rPr>
            </w:rPrChange>
          </w:rPr>
          <w:t xml:space="preserve">: </w:t>
        </w:r>
        <w:r w:rsidRPr="00632E07">
          <w:rPr>
            <w:color w:val="000000"/>
            <w:lang w:val="en-US"/>
            <w:rPrChange w:id="11790" w:author="Maxim Bystrov" w:date="2026-05-24T13:43:00Z">
              <w:rPr>
                <w:color w:val="000000"/>
              </w:rPr>
            </w:rPrChange>
          </w:rPr>
          <w:t>Long</w:t>
        </w:r>
        <w:r w:rsidRPr="00632E07">
          <w:rPr>
            <w:color w:val="080808"/>
            <w:lang w:val="en-US"/>
            <w:rPrChange w:id="11791" w:author="Maxim Bystrov" w:date="2026-05-24T13:43:00Z">
              <w:rPr>
                <w:color w:val="080808"/>
              </w:rPr>
            </w:rPrChange>
          </w:rPr>
          <w:t xml:space="preserve">, </w:t>
        </w:r>
        <w:proofErr w:type="spellStart"/>
        <w:r w:rsidRPr="00632E07">
          <w:rPr>
            <w:color w:val="000000"/>
            <w:lang w:val="en-US"/>
            <w:rPrChange w:id="11792" w:author="Maxim Bystrov" w:date="2026-05-24T13:43:00Z">
              <w:rPr>
                <w:color w:val="000000"/>
              </w:rPr>
            </w:rPrChange>
          </w:rPr>
          <w:t>deviceId</w:t>
        </w:r>
        <w:proofErr w:type="spellEnd"/>
        <w:r w:rsidRPr="00632E07">
          <w:rPr>
            <w:color w:val="080808"/>
            <w:lang w:val="en-US"/>
            <w:rPrChange w:id="11793" w:author="Maxim Bystrov" w:date="2026-05-24T13:43:00Z">
              <w:rPr>
                <w:color w:val="080808"/>
              </w:rPr>
            </w:rPrChange>
          </w:rPr>
          <w:t xml:space="preserve">: </w:t>
        </w:r>
        <w:r w:rsidRPr="00632E07">
          <w:rPr>
            <w:color w:val="000000"/>
            <w:lang w:val="en-US"/>
            <w:rPrChange w:id="11794" w:author="Maxim Bystrov" w:date="2026-05-24T13:43:00Z">
              <w:rPr>
                <w:color w:val="000000"/>
              </w:rPr>
            </w:rPrChange>
          </w:rPr>
          <w:t>Long</w:t>
        </w:r>
        <w:r w:rsidRPr="00632E07">
          <w:rPr>
            <w:color w:val="080808"/>
            <w:lang w:val="en-US"/>
            <w:rPrChange w:id="11795" w:author="Maxim Bystrov" w:date="2026-05-24T13:43:00Z">
              <w:rPr>
                <w:color w:val="080808"/>
              </w:rPr>
            </w:rPrChange>
          </w:rPr>
          <w:t xml:space="preserve">, </w:t>
        </w:r>
        <w:proofErr w:type="spellStart"/>
        <w:r w:rsidRPr="00632E07">
          <w:rPr>
            <w:color w:val="000000"/>
            <w:lang w:val="en-US"/>
            <w:rPrChange w:id="11796" w:author="Maxim Bystrov" w:date="2026-05-24T13:43:00Z">
              <w:rPr>
                <w:color w:val="000000"/>
              </w:rPr>
            </w:rPrChange>
          </w:rPr>
          <w:t>packetTimeUnix</w:t>
        </w:r>
        <w:proofErr w:type="spellEnd"/>
        <w:r w:rsidRPr="00632E07">
          <w:rPr>
            <w:color w:val="080808"/>
            <w:lang w:val="en-US"/>
            <w:rPrChange w:id="11797" w:author="Maxim Bystrov" w:date="2026-05-24T13:43:00Z">
              <w:rPr>
                <w:color w:val="080808"/>
              </w:rPr>
            </w:rPrChange>
          </w:rPr>
          <w:t xml:space="preserve">: </w:t>
        </w:r>
        <w:r w:rsidRPr="00632E07">
          <w:rPr>
            <w:color w:val="000000"/>
            <w:lang w:val="en-US"/>
            <w:rPrChange w:id="11798" w:author="Maxim Bystrov" w:date="2026-05-24T13:43:00Z">
              <w:rPr>
                <w:color w:val="000000"/>
              </w:rPr>
            </w:rPrChange>
          </w:rPr>
          <w:t>Long</w:t>
        </w:r>
        <w:r w:rsidRPr="00632E07">
          <w:rPr>
            <w:color w:val="080808"/>
            <w:lang w:val="en-US"/>
            <w:rPrChange w:id="11799" w:author="Maxim Bystrov" w:date="2026-05-24T13:43:00Z">
              <w:rPr>
                <w:color w:val="080808"/>
              </w:rPr>
            </w:rPrChange>
          </w:rPr>
          <w:t xml:space="preserve">): </w:t>
        </w:r>
        <w:r w:rsidRPr="00632E07">
          <w:rPr>
            <w:color w:val="000000"/>
            <w:lang w:val="en-US"/>
            <w:rPrChange w:id="11800" w:author="Maxim Bystrov" w:date="2026-05-24T13:43:00Z">
              <w:rPr>
                <w:color w:val="000000"/>
              </w:rPr>
            </w:rPrChange>
          </w:rPr>
          <w:t xml:space="preserve">Boolean </w:t>
        </w:r>
        <w:r w:rsidRPr="00632E07">
          <w:rPr>
            <w:color w:val="080808"/>
            <w:lang w:val="en-US"/>
            <w:rPrChange w:id="11801" w:author="Maxim Bystrov" w:date="2026-05-24T13:43:00Z">
              <w:rPr>
                <w:color w:val="080808"/>
              </w:rPr>
            </w:rPrChange>
          </w:rPr>
          <w:t>{</w:t>
        </w:r>
        <w:r w:rsidRPr="00632E07">
          <w:rPr>
            <w:color w:val="080808"/>
            <w:lang w:val="en-US"/>
            <w:rPrChange w:id="11802" w:author="Maxim Bystrov" w:date="2026-05-24T13:43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632E07">
          <w:rPr>
            <w:color w:val="0033B3"/>
            <w:lang w:val="en-US"/>
            <w:rPrChange w:id="11803" w:author="Maxim Bystrov" w:date="2026-05-24T13:43:00Z">
              <w:rPr>
                <w:color w:val="0033B3"/>
              </w:rPr>
            </w:rPrChange>
          </w:rPr>
          <w:t>val</w:t>
        </w:r>
        <w:proofErr w:type="spellEnd"/>
        <w:r w:rsidRPr="00632E07">
          <w:rPr>
            <w:color w:val="0033B3"/>
            <w:lang w:val="en-US"/>
            <w:rPrChange w:id="11804" w:author="Maxim Bystrov" w:date="2026-05-24T13:43:00Z">
              <w:rPr>
                <w:color w:val="0033B3"/>
              </w:rPr>
            </w:rPrChange>
          </w:rPr>
          <w:t xml:space="preserve"> </w:t>
        </w:r>
        <w:r w:rsidRPr="00632E07">
          <w:rPr>
            <w:color w:val="000000"/>
            <w:lang w:val="en-US"/>
            <w:rPrChange w:id="11805" w:author="Maxim Bystrov" w:date="2026-05-24T13:43:00Z">
              <w:rPr>
                <w:color w:val="000000"/>
              </w:rPr>
            </w:rPrChange>
          </w:rPr>
          <w:t xml:space="preserve">key </w:t>
        </w:r>
        <w:r w:rsidRPr="00632E07">
          <w:rPr>
            <w:color w:val="080808"/>
            <w:lang w:val="en-US"/>
            <w:rPrChange w:id="11806" w:author="Maxim Bystrov" w:date="2026-05-24T13:43:00Z">
              <w:rPr>
                <w:color w:val="080808"/>
              </w:rPr>
            </w:rPrChange>
          </w:rPr>
          <w:t xml:space="preserve">= </w:t>
        </w:r>
        <w:r w:rsidRPr="00632E07">
          <w:rPr>
            <w:color w:val="067D17"/>
            <w:lang w:val="en-US"/>
            <w:rPrChange w:id="11807" w:author="Maxim Bystrov" w:date="2026-05-24T13:43:00Z">
              <w:rPr>
                <w:color w:val="067D17"/>
              </w:rPr>
            </w:rPrChange>
          </w:rPr>
          <w:t>"</w:t>
        </w:r>
        <w:r w:rsidRPr="00632E07">
          <w:rPr>
            <w:color w:val="0037A6"/>
            <w:lang w:val="en-US"/>
            <w:rPrChange w:id="11808" w:author="Maxim Bystrov" w:date="2026-05-24T13:43:00Z">
              <w:rPr>
                <w:color w:val="0037A6"/>
              </w:rPr>
            </w:rPrChange>
          </w:rPr>
          <w:t>${</w:t>
        </w:r>
        <w:r w:rsidRPr="00632E07">
          <w:rPr>
            <w:color w:val="000000"/>
            <w:lang w:val="en-US"/>
            <w:rPrChange w:id="11809" w:author="Maxim Bystrov" w:date="2026-05-24T13:43:00Z">
              <w:rPr>
                <w:color w:val="000000"/>
              </w:rPr>
            </w:rPrChange>
          </w:rPr>
          <w:t>s2Cell</w:t>
        </w:r>
        <w:r w:rsidRPr="00632E07">
          <w:rPr>
            <w:color w:val="0037A6"/>
            <w:lang w:val="en-US"/>
            <w:rPrChange w:id="11810" w:author="Maxim Bystrov" w:date="2026-05-24T13:43:00Z">
              <w:rPr>
                <w:color w:val="0037A6"/>
              </w:rPr>
            </w:rPrChange>
          </w:rPr>
          <w:t>}$</w:t>
        </w:r>
        <w:r w:rsidRPr="00632E07">
          <w:rPr>
            <w:color w:val="871094"/>
            <w:lang w:val="en-US"/>
            <w:rPrChange w:id="11811" w:author="Maxim Bystrov" w:date="2026-05-24T13:43:00Z">
              <w:rPr>
                <w:color w:val="871094"/>
              </w:rPr>
            </w:rPrChange>
          </w:rPr>
          <w:t>KEY_SEPARATOR</w:t>
        </w:r>
        <w:r w:rsidRPr="00632E07">
          <w:rPr>
            <w:color w:val="0037A6"/>
            <w:lang w:val="en-US"/>
            <w:rPrChange w:id="11812" w:author="Maxim Bystrov" w:date="2026-05-24T13:43:00Z">
              <w:rPr>
                <w:color w:val="0037A6"/>
              </w:rPr>
            </w:rPrChange>
          </w:rPr>
          <w:t>$</w:t>
        </w:r>
        <w:r w:rsidRPr="00632E07">
          <w:rPr>
            <w:color w:val="000000"/>
            <w:lang w:val="en-US"/>
            <w:rPrChange w:id="11813" w:author="Maxim Bystrov" w:date="2026-05-24T13:43:00Z">
              <w:rPr>
                <w:color w:val="000000"/>
              </w:rPr>
            </w:rPrChange>
          </w:rPr>
          <w:t>vehicleId</w:t>
        </w:r>
        <w:r w:rsidRPr="00632E07">
          <w:rPr>
            <w:color w:val="0037A6"/>
            <w:lang w:val="en-US"/>
            <w:rPrChange w:id="11814" w:author="Maxim Bystrov" w:date="2026-05-24T13:43:00Z">
              <w:rPr>
                <w:color w:val="0037A6"/>
              </w:rPr>
            </w:rPrChange>
          </w:rPr>
          <w:t>$</w:t>
        </w:r>
        <w:r w:rsidRPr="00632E07">
          <w:rPr>
            <w:color w:val="871094"/>
            <w:lang w:val="en-US"/>
            <w:rPrChange w:id="11815" w:author="Maxim Bystrov" w:date="2026-05-24T13:43:00Z">
              <w:rPr>
                <w:color w:val="871094"/>
              </w:rPr>
            </w:rPrChange>
          </w:rPr>
          <w:t>KEY_SEPARATOR</w:t>
        </w:r>
        <w:r w:rsidRPr="00632E07">
          <w:rPr>
            <w:color w:val="0037A6"/>
            <w:lang w:val="en-US"/>
            <w:rPrChange w:id="11816" w:author="Maxim Bystrov" w:date="2026-05-24T13:43:00Z">
              <w:rPr>
                <w:color w:val="0037A6"/>
              </w:rPr>
            </w:rPrChange>
          </w:rPr>
          <w:t>$</w:t>
        </w:r>
        <w:r w:rsidRPr="00632E07">
          <w:rPr>
            <w:color w:val="000000"/>
            <w:lang w:val="en-US"/>
            <w:rPrChange w:id="11817" w:author="Maxim Bystrov" w:date="2026-05-24T13:43:00Z">
              <w:rPr>
                <w:color w:val="000000"/>
              </w:rPr>
            </w:rPrChange>
          </w:rPr>
          <w:t>deviceId</w:t>
        </w:r>
        <w:r w:rsidRPr="00632E07">
          <w:rPr>
            <w:color w:val="0037A6"/>
            <w:lang w:val="en-US"/>
            <w:rPrChange w:id="11818" w:author="Maxim Bystrov" w:date="2026-05-24T13:43:00Z">
              <w:rPr>
                <w:color w:val="0037A6"/>
              </w:rPr>
            </w:rPrChange>
          </w:rPr>
          <w:t>$</w:t>
        </w:r>
        <w:r w:rsidRPr="00632E07">
          <w:rPr>
            <w:color w:val="871094"/>
            <w:lang w:val="en-US"/>
            <w:rPrChange w:id="11819" w:author="Maxim Bystrov" w:date="2026-05-24T13:43:00Z">
              <w:rPr>
                <w:color w:val="871094"/>
              </w:rPr>
            </w:rPrChange>
          </w:rPr>
          <w:t>KEY_SEPARATOR</w:t>
        </w:r>
        <w:r w:rsidRPr="00632E07">
          <w:rPr>
            <w:color w:val="0037A6"/>
            <w:lang w:val="en-US"/>
            <w:rPrChange w:id="11820" w:author="Maxim Bystrov" w:date="2026-05-24T13:43:00Z">
              <w:rPr>
                <w:color w:val="0037A6"/>
              </w:rPr>
            </w:rPrChange>
          </w:rPr>
          <w:t>$</w:t>
        </w:r>
        <w:r w:rsidRPr="00632E07">
          <w:rPr>
            <w:color w:val="000000"/>
            <w:lang w:val="en-US"/>
            <w:rPrChange w:id="11821" w:author="Maxim Bystrov" w:date="2026-05-24T13:43:00Z">
              <w:rPr>
                <w:color w:val="000000"/>
              </w:rPr>
            </w:rPrChange>
          </w:rPr>
          <w:t>packetTimeUnix</w:t>
        </w:r>
        <w:r w:rsidRPr="00632E07">
          <w:rPr>
            <w:color w:val="067D17"/>
            <w:lang w:val="en-US"/>
            <w:rPrChange w:id="11822" w:author="Maxim Bystrov" w:date="2026-05-24T13:43:00Z">
              <w:rPr>
                <w:color w:val="067D17"/>
              </w:rPr>
            </w:rPrChange>
          </w:rPr>
          <w:t>"</w:t>
        </w:r>
        <w:r w:rsidRPr="00632E07">
          <w:rPr>
            <w:color w:val="067D17"/>
            <w:lang w:val="en-US"/>
            <w:rPrChange w:id="11823" w:author="Maxim Bystrov" w:date="2026-05-24T13:43:00Z">
              <w:rPr>
                <w:color w:val="067D17"/>
              </w:rPr>
            </w:rPrChange>
          </w:rPr>
          <w:br/>
          <w:t xml:space="preserve">        </w:t>
        </w:r>
        <w:r w:rsidRPr="00632E07">
          <w:rPr>
            <w:color w:val="0033B3"/>
            <w:lang w:val="en-US"/>
            <w:rPrChange w:id="11824" w:author="Maxim Bystrov" w:date="2026-05-24T13:43:00Z">
              <w:rPr>
                <w:color w:val="0033B3"/>
              </w:rPr>
            </w:rPrChange>
          </w:rPr>
          <w:t xml:space="preserve">return </w:t>
        </w:r>
        <w:proofErr w:type="spellStart"/>
        <w:r w:rsidRPr="00632E07">
          <w:rPr>
            <w:color w:val="871094"/>
            <w:lang w:val="en-US"/>
            <w:rPrChange w:id="11825" w:author="Maxim Bystrov" w:date="2026-05-24T13:43:00Z">
              <w:rPr>
                <w:color w:val="871094"/>
              </w:rPr>
            </w:rPrChange>
          </w:rPr>
          <w:t>redisTemplate</w:t>
        </w:r>
        <w:r w:rsidRPr="00632E07">
          <w:rPr>
            <w:color w:val="080808"/>
            <w:lang w:val="en-US"/>
            <w:rPrChange w:id="11826" w:author="Maxim Bystrov" w:date="2026-05-24T13:43:00Z">
              <w:rPr>
                <w:color w:val="080808"/>
              </w:rPr>
            </w:rPrChange>
          </w:rPr>
          <w:t>.delete</w:t>
        </w:r>
        <w:proofErr w:type="spellEnd"/>
        <w:r w:rsidRPr="00632E07">
          <w:rPr>
            <w:color w:val="080808"/>
            <w:lang w:val="en-US"/>
            <w:rPrChange w:id="11827" w:author="Maxim Bystrov" w:date="2026-05-24T13:43:00Z">
              <w:rPr>
                <w:color w:val="080808"/>
              </w:rPr>
            </w:rPrChange>
          </w:rPr>
          <w:t>(</w:t>
        </w:r>
        <w:r w:rsidRPr="00632E07">
          <w:rPr>
            <w:color w:val="000000"/>
            <w:lang w:val="en-US"/>
            <w:rPrChange w:id="11828" w:author="Maxim Bystrov" w:date="2026-05-24T13:43:00Z">
              <w:rPr>
                <w:color w:val="000000"/>
              </w:rPr>
            </w:rPrChange>
          </w:rPr>
          <w:t>key</w:t>
        </w:r>
        <w:r w:rsidRPr="00632E07">
          <w:rPr>
            <w:color w:val="080808"/>
            <w:lang w:val="en-US"/>
            <w:rPrChange w:id="11829" w:author="Maxim Bystrov" w:date="2026-05-24T13:43:00Z">
              <w:rPr>
                <w:color w:val="080808"/>
              </w:rPr>
            </w:rPrChange>
          </w:rPr>
          <w:t xml:space="preserve">) ?: </w:t>
        </w:r>
        <w:r w:rsidRPr="00632E07">
          <w:rPr>
            <w:color w:val="0033B3"/>
            <w:lang w:val="en-US"/>
            <w:rPrChange w:id="11830" w:author="Maxim Bystrov" w:date="2026-05-24T13:43:00Z">
              <w:rPr>
                <w:color w:val="0033B3"/>
              </w:rPr>
            </w:rPrChange>
          </w:rPr>
          <w:t>false</w:t>
        </w:r>
        <w:r w:rsidRPr="00632E07">
          <w:rPr>
            <w:color w:val="0033B3"/>
            <w:lang w:val="en-US"/>
            <w:rPrChange w:id="11831" w:author="Maxim Bystrov" w:date="2026-05-24T13:43:00Z">
              <w:rPr>
                <w:color w:val="0033B3"/>
              </w:rPr>
            </w:rPrChange>
          </w:rPr>
          <w:br/>
          <w:t xml:space="preserve">    </w:t>
        </w:r>
        <w:r w:rsidRPr="00632E07">
          <w:rPr>
            <w:color w:val="080808"/>
            <w:lang w:val="en-US"/>
            <w:rPrChange w:id="11832" w:author="Maxim Bystrov" w:date="2026-05-24T13:43:00Z">
              <w:rPr>
                <w:color w:val="080808"/>
              </w:rPr>
            </w:rPrChange>
          </w:rPr>
          <w:t>}</w:t>
        </w:r>
        <w:r w:rsidRPr="00632E07">
          <w:rPr>
            <w:color w:val="080808"/>
            <w:lang w:val="en-US"/>
            <w:rPrChange w:id="11833" w:author="Maxim Bystrov" w:date="2026-05-24T13:43:00Z">
              <w:rPr>
                <w:color w:val="080808"/>
              </w:rPr>
            </w:rPrChange>
          </w:rPr>
          <w:br/>
        </w:r>
        <w:r w:rsidRPr="00632E07">
          <w:rPr>
            <w:color w:val="080808"/>
            <w:lang w:val="en-US"/>
            <w:rPrChange w:id="11834" w:author="Maxim Bystrov" w:date="2026-05-24T13:43:00Z">
              <w:rPr>
                <w:color w:val="080808"/>
              </w:rPr>
            </w:rPrChange>
          </w:rPr>
          <w:br/>
          <w:t xml:space="preserve">    </w:t>
        </w:r>
        <w:r w:rsidRPr="00632E07">
          <w:rPr>
            <w:i/>
            <w:iCs/>
            <w:color w:val="8C8C8C"/>
            <w:lang w:val="en-US"/>
            <w:rPrChange w:id="11835" w:author="Maxim Bystrov" w:date="2026-05-24T13:43:00Z">
              <w:rPr>
                <w:i/>
                <w:iCs/>
                <w:color w:val="8C8C8C"/>
              </w:rPr>
            </w:rPrChange>
          </w:rPr>
          <w:t>/**</w:t>
        </w:r>
        <w:r w:rsidRPr="00632E07">
          <w:rPr>
            <w:i/>
            <w:iCs/>
            <w:color w:val="8C8C8C"/>
            <w:lang w:val="en-US"/>
            <w:rPrChange w:id="11836" w:author="Maxim Bystrov" w:date="2026-05-24T13:43:00Z">
              <w:rPr>
                <w:i/>
                <w:iCs/>
                <w:color w:val="8C8C8C"/>
              </w:rPr>
            </w:rPrChange>
          </w:rPr>
          <w:br/>
          <w:t xml:space="preserve">     * </w:t>
        </w:r>
        <w:r>
          <w:rPr>
            <w:i/>
            <w:iCs/>
            <w:color w:val="8C8C8C"/>
          </w:rPr>
          <w:t>Проверяет</w:t>
        </w:r>
        <w:r w:rsidRPr="00632E07">
          <w:rPr>
            <w:i/>
            <w:iCs/>
            <w:color w:val="8C8C8C"/>
            <w:lang w:val="en-US"/>
            <w:rPrChange w:id="11837" w:author="Maxim Bystrov" w:date="2026-05-24T13:43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наличие</w:t>
        </w:r>
        <w:r w:rsidRPr="00632E07">
          <w:rPr>
            <w:i/>
            <w:iCs/>
            <w:color w:val="8C8C8C"/>
            <w:lang w:val="en-US"/>
            <w:rPrChange w:id="11838" w:author="Maxim Bystrov" w:date="2026-05-24T13:43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пакета</w:t>
        </w:r>
        <w:r w:rsidRPr="00632E07">
          <w:rPr>
            <w:i/>
            <w:iCs/>
            <w:color w:val="8C8C8C"/>
            <w:lang w:val="en-US"/>
            <w:rPrChange w:id="11839" w:author="Maxim Bystrov" w:date="2026-05-24T13:43:00Z">
              <w:rPr>
                <w:i/>
                <w:iCs/>
                <w:color w:val="8C8C8C"/>
              </w:rPr>
            </w:rPrChange>
          </w:rPr>
          <w:t xml:space="preserve"> </w:t>
        </w:r>
        <w:r>
          <w:rPr>
            <w:i/>
            <w:iCs/>
            <w:color w:val="8C8C8C"/>
          </w:rPr>
          <w:t>в</w:t>
        </w:r>
        <w:r w:rsidRPr="00632E07">
          <w:rPr>
            <w:i/>
            <w:iCs/>
            <w:color w:val="8C8C8C"/>
            <w:lang w:val="en-US"/>
            <w:rPrChange w:id="11840" w:author="Maxim Bystrov" w:date="2026-05-24T13:43:00Z">
              <w:rPr>
                <w:i/>
                <w:iCs/>
                <w:color w:val="8C8C8C"/>
              </w:rPr>
            </w:rPrChange>
          </w:rPr>
          <w:t xml:space="preserve"> Redis.</w:t>
        </w:r>
        <w:r w:rsidRPr="00632E07">
          <w:rPr>
            <w:i/>
            <w:iCs/>
            <w:color w:val="8C8C8C"/>
            <w:lang w:val="en-US"/>
            <w:rPrChange w:id="11841" w:author="Maxim Bystrov" w:date="2026-05-24T13:43:00Z">
              <w:rPr>
                <w:i/>
                <w:iCs/>
                <w:color w:val="8C8C8C"/>
              </w:rPr>
            </w:rPrChange>
          </w:rPr>
          <w:br/>
          <w:t xml:space="preserve">     */</w:t>
        </w:r>
        <w:r w:rsidRPr="00632E07">
          <w:rPr>
            <w:i/>
            <w:iCs/>
            <w:color w:val="8C8C8C"/>
            <w:lang w:val="en-US"/>
            <w:rPrChange w:id="11842" w:author="Maxim Bystrov" w:date="2026-05-24T13:43:00Z">
              <w:rPr>
                <w:i/>
                <w:iCs/>
                <w:color w:val="8C8C8C"/>
              </w:rPr>
            </w:rPrChange>
          </w:rPr>
          <w:br/>
          <w:t xml:space="preserve">    </w:t>
        </w:r>
        <w:r w:rsidRPr="00632E07">
          <w:rPr>
            <w:color w:val="0033B3"/>
            <w:lang w:val="en-US"/>
            <w:rPrChange w:id="11843" w:author="Maxim Bystrov" w:date="2026-05-24T13:43:00Z">
              <w:rPr>
                <w:color w:val="0033B3"/>
              </w:rPr>
            </w:rPrChange>
          </w:rPr>
          <w:t xml:space="preserve">fun </w:t>
        </w:r>
        <w:r w:rsidRPr="00632E07">
          <w:rPr>
            <w:color w:val="00627A"/>
            <w:lang w:val="en-US"/>
            <w:rPrChange w:id="11844" w:author="Maxim Bystrov" w:date="2026-05-24T13:43:00Z">
              <w:rPr>
                <w:color w:val="00627A"/>
              </w:rPr>
            </w:rPrChange>
          </w:rPr>
          <w:t>exists</w:t>
        </w:r>
        <w:r w:rsidRPr="00632E07">
          <w:rPr>
            <w:color w:val="080808"/>
            <w:lang w:val="en-US"/>
            <w:rPrChange w:id="11845" w:author="Maxim Bystrov" w:date="2026-05-24T13:43:00Z">
              <w:rPr>
                <w:color w:val="080808"/>
              </w:rPr>
            </w:rPrChange>
          </w:rPr>
          <w:t>(</w:t>
        </w:r>
        <w:r w:rsidRPr="00632E07">
          <w:rPr>
            <w:color w:val="000000"/>
            <w:lang w:val="en-US"/>
            <w:rPrChange w:id="11846" w:author="Maxim Bystrov" w:date="2026-05-24T13:43:00Z">
              <w:rPr>
                <w:color w:val="000000"/>
              </w:rPr>
            </w:rPrChange>
          </w:rPr>
          <w:t>s2Cell</w:t>
        </w:r>
        <w:r w:rsidRPr="00632E07">
          <w:rPr>
            <w:color w:val="080808"/>
            <w:lang w:val="en-US"/>
            <w:rPrChange w:id="11847" w:author="Maxim Bystrov" w:date="2026-05-24T13:43:00Z">
              <w:rPr>
                <w:color w:val="080808"/>
              </w:rPr>
            </w:rPrChange>
          </w:rPr>
          <w:t xml:space="preserve">: </w:t>
        </w:r>
        <w:r w:rsidRPr="00632E07">
          <w:rPr>
            <w:color w:val="000000"/>
            <w:lang w:val="en-US"/>
            <w:rPrChange w:id="11848" w:author="Maxim Bystrov" w:date="2026-05-24T13:43:00Z">
              <w:rPr>
                <w:color w:val="000000"/>
              </w:rPr>
            </w:rPrChange>
          </w:rPr>
          <w:t>Long</w:t>
        </w:r>
        <w:r w:rsidRPr="00632E07">
          <w:rPr>
            <w:color w:val="080808"/>
            <w:lang w:val="en-US"/>
            <w:rPrChange w:id="11849" w:author="Maxim Bystrov" w:date="2026-05-24T13:43:00Z">
              <w:rPr>
                <w:color w:val="080808"/>
              </w:rPr>
            </w:rPrChange>
          </w:rPr>
          <w:t xml:space="preserve">, </w:t>
        </w:r>
        <w:proofErr w:type="spellStart"/>
        <w:r w:rsidRPr="00632E07">
          <w:rPr>
            <w:color w:val="000000"/>
            <w:lang w:val="en-US"/>
            <w:rPrChange w:id="11850" w:author="Maxim Bystrov" w:date="2026-05-24T13:43:00Z">
              <w:rPr>
                <w:color w:val="000000"/>
              </w:rPr>
            </w:rPrChange>
          </w:rPr>
          <w:t>vehicleId</w:t>
        </w:r>
        <w:proofErr w:type="spellEnd"/>
        <w:r w:rsidRPr="00632E07">
          <w:rPr>
            <w:color w:val="080808"/>
            <w:lang w:val="en-US"/>
            <w:rPrChange w:id="11851" w:author="Maxim Bystrov" w:date="2026-05-24T13:43:00Z">
              <w:rPr>
                <w:color w:val="080808"/>
              </w:rPr>
            </w:rPrChange>
          </w:rPr>
          <w:t xml:space="preserve">: </w:t>
        </w:r>
        <w:r w:rsidRPr="00632E07">
          <w:rPr>
            <w:color w:val="000000"/>
            <w:lang w:val="en-US"/>
            <w:rPrChange w:id="11852" w:author="Maxim Bystrov" w:date="2026-05-24T13:43:00Z">
              <w:rPr>
                <w:color w:val="000000"/>
              </w:rPr>
            </w:rPrChange>
          </w:rPr>
          <w:t>Long</w:t>
        </w:r>
        <w:r w:rsidRPr="00632E07">
          <w:rPr>
            <w:color w:val="080808"/>
            <w:lang w:val="en-US"/>
            <w:rPrChange w:id="11853" w:author="Maxim Bystrov" w:date="2026-05-24T13:43:00Z">
              <w:rPr>
                <w:color w:val="080808"/>
              </w:rPr>
            </w:rPrChange>
          </w:rPr>
          <w:t xml:space="preserve">, </w:t>
        </w:r>
        <w:proofErr w:type="spellStart"/>
        <w:r w:rsidRPr="00632E07">
          <w:rPr>
            <w:color w:val="000000"/>
            <w:lang w:val="en-US"/>
            <w:rPrChange w:id="11854" w:author="Maxim Bystrov" w:date="2026-05-24T13:43:00Z">
              <w:rPr>
                <w:color w:val="000000"/>
              </w:rPr>
            </w:rPrChange>
          </w:rPr>
          <w:t>deviceId</w:t>
        </w:r>
        <w:proofErr w:type="spellEnd"/>
        <w:r w:rsidRPr="00632E07">
          <w:rPr>
            <w:color w:val="080808"/>
            <w:lang w:val="en-US"/>
            <w:rPrChange w:id="11855" w:author="Maxim Bystrov" w:date="2026-05-24T13:43:00Z">
              <w:rPr>
                <w:color w:val="080808"/>
              </w:rPr>
            </w:rPrChange>
          </w:rPr>
          <w:t xml:space="preserve">: </w:t>
        </w:r>
        <w:r w:rsidRPr="00632E07">
          <w:rPr>
            <w:color w:val="000000"/>
            <w:lang w:val="en-US"/>
            <w:rPrChange w:id="11856" w:author="Maxim Bystrov" w:date="2026-05-24T13:43:00Z">
              <w:rPr>
                <w:color w:val="000000"/>
              </w:rPr>
            </w:rPrChange>
          </w:rPr>
          <w:t>Long</w:t>
        </w:r>
        <w:r w:rsidRPr="00632E07">
          <w:rPr>
            <w:color w:val="080808"/>
            <w:lang w:val="en-US"/>
            <w:rPrChange w:id="11857" w:author="Maxim Bystrov" w:date="2026-05-24T13:43:00Z">
              <w:rPr>
                <w:color w:val="080808"/>
              </w:rPr>
            </w:rPrChange>
          </w:rPr>
          <w:t xml:space="preserve">, </w:t>
        </w:r>
        <w:proofErr w:type="spellStart"/>
        <w:r w:rsidRPr="00632E07">
          <w:rPr>
            <w:color w:val="000000"/>
            <w:lang w:val="en-US"/>
            <w:rPrChange w:id="11858" w:author="Maxim Bystrov" w:date="2026-05-24T13:43:00Z">
              <w:rPr>
                <w:color w:val="000000"/>
              </w:rPr>
            </w:rPrChange>
          </w:rPr>
          <w:t>packetTimeUnix</w:t>
        </w:r>
        <w:proofErr w:type="spellEnd"/>
        <w:r w:rsidRPr="00632E07">
          <w:rPr>
            <w:color w:val="080808"/>
            <w:lang w:val="en-US"/>
            <w:rPrChange w:id="11859" w:author="Maxim Bystrov" w:date="2026-05-24T13:43:00Z">
              <w:rPr>
                <w:color w:val="080808"/>
              </w:rPr>
            </w:rPrChange>
          </w:rPr>
          <w:t xml:space="preserve">: </w:t>
        </w:r>
        <w:r w:rsidRPr="00632E07">
          <w:rPr>
            <w:color w:val="000000"/>
            <w:lang w:val="en-US"/>
            <w:rPrChange w:id="11860" w:author="Maxim Bystrov" w:date="2026-05-24T13:43:00Z">
              <w:rPr>
                <w:color w:val="000000"/>
              </w:rPr>
            </w:rPrChange>
          </w:rPr>
          <w:t>Long</w:t>
        </w:r>
        <w:r w:rsidRPr="00632E07">
          <w:rPr>
            <w:color w:val="080808"/>
            <w:lang w:val="en-US"/>
            <w:rPrChange w:id="11861" w:author="Maxim Bystrov" w:date="2026-05-24T13:43:00Z">
              <w:rPr>
                <w:color w:val="080808"/>
              </w:rPr>
            </w:rPrChange>
          </w:rPr>
          <w:t xml:space="preserve">): </w:t>
        </w:r>
        <w:r w:rsidRPr="00632E07">
          <w:rPr>
            <w:color w:val="000000"/>
            <w:lang w:val="en-US"/>
            <w:rPrChange w:id="11862" w:author="Maxim Bystrov" w:date="2026-05-24T13:43:00Z">
              <w:rPr>
                <w:color w:val="000000"/>
              </w:rPr>
            </w:rPrChange>
          </w:rPr>
          <w:t xml:space="preserve">Boolean </w:t>
        </w:r>
        <w:r w:rsidRPr="00632E07">
          <w:rPr>
            <w:color w:val="080808"/>
            <w:lang w:val="en-US"/>
            <w:rPrChange w:id="11863" w:author="Maxim Bystrov" w:date="2026-05-24T13:43:00Z">
              <w:rPr>
                <w:color w:val="080808"/>
              </w:rPr>
            </w:rPrChange>
          </w:rPr>
          <w:t>{</w:t>
        </w:r>
        <w:r w:rsidRPr="00632E07">
          <w:rPr>
            <w:color w:val="080808"/>
            <w:lang w:val="en-US"/>
            <w:rPrChange w:id="11864" w:author="Maxim Bystrov" w:date="2026-05-24T13:43:00Z">
              <w:rPr>
                <w:color w:val="080808"/>
              </w:rPr>
            </w:rPrChange>
          </w:rPr>
          <w:br/>
          <w:t xml:space="preserve">        </w:t>
        </w:r>
        <w:proofErr w:type="spellStart"/>
        <w:r w:rsidRPr="00632E07">
          <w:rPr>
            <w:color w:val="0033B3"/>
            <w:lang w:val="en-US"/>
            <w:rPrChange w:id="11865" w:author="Maxim Bystrov" w:date="2026-05-24T13:43:00Z">
              <w:rPr>
                <w:color w:val="0033B3"/>
              </w:rPr>
            </w:rPrChange>
          </w:rPr>
          <w:t>val</w:t>
        </w:r>
        <w:proofErr w:type="spellEnd"/>
        <w:r w:rsidRPr="00632E07">
          <w:rPr>
            <w:color w:val="0033B3"/>
            <w:lang w:val="en-US"/>
            <w:rPrChange w:id="11866" w:author="Maxim Bystrov" w:date="2026-05-24T13:43:00Z">
              <w:rPr>
                <w:color w:val="0033B3"/>
              </w:rPr>
            </w:rPrChange>
          </w:rPr>
          <w:t xml:space="preserve"> </w:t>
        </w:r>
        <w:r w:rsidRPr="00632E07">
          <w:rPr>
            <w:color w:val="000000"/>
            <w:lang w:val="en-US"/>
            <w:rPrChange w:id="11867" w:author="Maxim Bystrov" w:date="2026-05-24T13:43:00Z">
              <w:rPr>
                <w:color w:val="000000"/>
              </w:rPr>
            </w:rPrChange>
          </w:rPr>
          <w:t xml:space="preserve">key </w:t>
        </w:r>
        <w:r w:rsidRPr="00632E07">
          <w:rPr>
            <w:color w:val="080808"/>
            <w:lang w:val="en-US"/>
            <w:rPrChange w:id="11868" w:author="Maxim Bystrov" w:date="2026-05-24T13:43:00Z">
              <w:rPr>
                <w:color w:val="080808"/>
              </w:rPr>
            </w:rPrChange>
          </w:rPr>
          <w:t xml:space="preserve">= </w:t>
        </w:r>
        <w:r w:rsidRPr="00632E07">
          <w:rPr>
            <w:color w:val="067D17"/>
            <w:lang w:val="en-US"/>
            <w:rPrChange w:id="11869" w:author="Maxim Bystrov" w:date="2026-05-24T13:43:00Z">
              <w:rPr>
                <w:color w:val="067D17"/>
              </w:rPr>
            </w:rPrChange>
          </w:rPr>
          <w:t>"</w:t>
        </w:r>
        <w:r w:rsidRPr="00632E07">
          <w:rPr>
            <w:color w:val="0037A6"/>
            <w:lang w:val="en-US"/>
            <w:rPrChange w:id="11870" w:author="Maxim Bystrov" w:date="2026-05-24T13:43:00Z">
              <w:rPr>
                <w:color w:val="0037A6"/>
              </w:rPr>
            </w:rPrChange>
          </w:rPr>
          <w:t>${</w:t>
        </w:r>
        <w:r w:rsidRPr="00632E07">
          <w:rPr>
            <w:color w:val="000000"/>
            <w:lang w:val="en-US"/>
            <w:rPrChange w:id="11871" w:author="Maxim Bystrov" w:date="2026-05-24T13:43:00Z">
              <w:rPr>
                <w:color w:val="000000"/>
              </w:rPr>
            </w:rPrChange>
          </w:rPr>
          <w:t>s2Cell</w:t>
        </w:r>
        <w:r w:rsidRPr="00632E07">
          <w:rPr>
            <w:color w:val="0037A6"/>
            <w:lang w:val="en-US"/>
            <w:rPrChange w:id="11872" w:author="Maxim Bystrov" w:date="2026-05-24T13:43:00Z">
              <w:rPr>
                <w:color w:val="0037A6"/>
              </w:rPr>
            </w:rPrChange>
          </w:rPr>
          <w:t>}$</w:t>
        </w:r>
        <w:r w:rsidRPr="00632E07">
          <w:rPr>
            <w:color w:val="871094"/>
            <w:lang w:val="en-US"/>
            <w:rPrChange w:id="11873" w:author="Maxim Bystrov" w:date="2026-05-24T13:43:00Z">
              <w:rPr>
                <w:color w:val="871094"/>
              </w:rPr>
            </w:rPrChange>
          </w:rPr>
          <w:t>KEY_SEPARATOR</w:t>
        </w:r>
        <w:r w:rsidRPr="00632E07">
          <w:rPr>
            <w:color w:val="0037A6"/>
            <w:lang w:val="en-US"/>
            <w:rPrChange w:id="11874" w:author="Maxim Bystrov" w:date="2026-05-24T13:43:00Z">
              <w:rPr>
                <w:color w:val="0037A6"/>
              </w:rPr>
            </w:rPrChange>
          </w:rPr>
          <w:t>$</w:t>
        </w:r>
        <w:r w:rsidRPr="00632E07">
          <w:rPr>
            <w:color w:val="000000"/>
            <w:lang w:val="en-US"/>
            <w:rPrChange w:id="11875" w:author="Maxim Bystrov" w:date="2026-05-24T13:43:00Z">
              <w:rPr>
                <w:color w:val="000000"/>
              </w:rPr>
            </w:rPrChange>
          </w:rPr>
          <w:t>vehicleId</w:t>
        </w:r>
        <w:r w:rsidRPr="00632E07">
          <w:rPr>
            <w:color w:val="0037A6"/>
            <w:lang w:val="en-US"/>
            <w:rPrChange w:id="11876" w:author="Maxim Bystrov" w:date="2026-05-24T13:43:00Z">
              <w:rPr>
                <w:color w:val="0037A6"/>
              </w:rPr>
            </w:rPrChange>
          </w:rPr>
          <w:t>$</w:t>
        </w:r>
        <w:r w:rsidRPr="00632E07">
          <w:rPr>
            <w:color w:val="871094"/>
            <w:lang w:val="en-US"/>
            <w:rPrChange w:id="11877" w:author="Maxim Bystrov" w:date="2026-05-24T13:43:00Z">
              <w:rPr>
                <w:color w:val="871094"/>
              </w:rPr>
            </w:rPrChange>
          </w:rPr>
          <w:t>KEY_SEPARATOR</w:t>
        </w:r>
        <w:r w:rsidRPr="00632E07">
          <w:rPr>
            <w:color w:val="0037A6"/>
            <w:lang w:val="en-US"/>
            <w:rPrChange w:id="11878" w:author="Maxim Bystrov" w:date="2026-05-24T13:43:00Z">
              <w:rPr>
                <w:color w:val="0037A6"/>
              </w:rPr>
            </w:rPrChange>
          </w:rPr>
          <w:t>$</w:t>
        </w:r>
        <w:r w:rsidRPr="00632E07">
          <w:rPr>
            <w:color w:val="000000"/>
            <w:lang w:val="en-US"/>
            <w:rPrChange w:id="11879" w:author="Maxim Bystrov" w:date="2026-05-24T13:43:00Z">
              <w:rPr>
                <w:color w:val="000000"/>
              </w:rPr>
            </w:rPrChange>
          </w:rPr>
          <w:t>deviceId</w:t>
        </w:r>
        <w:r w:rsidRPr="00632E07">
          <w:rPr>
            <w:color w:val="0037A6"/>
            <w:lang w:val="en-US"/>
            <w:rPrChange w:id="11880" w:author="Maxim Bystrov" w:date="2026-05-24T13:43:00Z">
              <w:rPr>
                <w:color w:val="0037A6"/>
              </w:rPr>
            </w:rPrChange>
          </w:rPr>
          <w:t>$</w:t>
        </w:r>
        <w:r w:rsidRPr="00632E07">
          <w:rPr>
            <w:color w:val="871094"/>
            <w:lang w:val="en-US"/>
            <w:rPrChange w:id="11881" w:author="Maxim Bystrov" w:date="2026-05-24T13:43:00Z">
              <w:rPr>
                <w:color w:val="871094"/>
              </w:rPr>
            </w:rPrChange>
          </w:rPr>
          <w:t>KEY_SEPARATOR</w:t>
        </w:r>
        <w:r w:rsidRPr="00632E07">
          <w:rPr>
            <w:color w:val="0037A6"/>
            <w:lang w:val="en-US"/>
            <w:rPrChange w:id="11882" w:author="Maxim Bystrov" w:date="2026-05-24T13:43:00Z">
              <w:rPr>
                <w:color w:val="0037A6"/>
              </w:rPr>
            </w:rPrChange>
          </w:rPr>
          <w:t>$</w:t>
        </w:r>
        <w:r w:rsidRPr="00632E07">
          <w:rPr>
            <w:color w:val="000000"/>
            <w:lang w:val="en-US"/>
            <w:rPrChange w:id="11883" w:author="Maxim Bystrov" w:date="2026-05-24T13:43:00Z">
              <w:rPr>
                <w:color w:val="000000"/>
              </w:rPr>
            </w:rPrChange>
          </w:rPr>
          <w:t>packetTimeUnix</w:t>
        </w:r>
        <w:r w:rsidRPr="00632E07">
          <w:rPr>
            <w:color w:val="067D17"/>
            <w:lang w:val="en-US"/>
            <w:rPrChange w:id="11884" w:author="Maxim Bystrov" w:date="2026-05-24T13:43:00Z">
              <w:rPr>
                <w:color w:val="067D17"/>
              </w:rPr>
            </w:rPrChange>
          </w:rPr>
          <w:t>"</w:t>
        </w:r>
        <w:r w:rsidRPr="00632E07">
          <w:rPr>
            <w:color w:val="067D17"/>
            <w:lang w:val="en-US"/>
            <w:rPrChange w:id="11885" w:author="Maxim Bystrov" w:date="2026-05-24T13:43:00Z">
              <w:rPr>
                <w:color w:val="067D17"/>
              </w:rPr>
            </w:rPrChange>
          </w:rPr>
          <w:br/>
          <w:t xml:space="preserve">        </w:t>
        </w:r>
        <w:r w:rsidRPr="00632E07">
          <w:rPr>
            <w:color w:val="0033B3"/>
            <w:lang w:val="en-US"/>
            <w:rPrChange w:id="11886" w:author="Maxim Bystrov" w:date="2026-05-24T13:43:00Z">
              <w:rPr>
                <w:color w:val="0033B3"/>
              </w:rPr>
            </w:rPrChange>
          </w:rPr>
          <w:t xml:space="preserve">return </w:t>
        </w:r>
        <w:proofErr w:type="spellStart"/>
        <w:r w:rsidRPr="00632E07">
          <w:rPr>
            <w:color w:val="871094"/>
            <w:lang w:val="en-US"/>
            <w:rPrChange w:id="11887" w:author="Maxim Bystrov" w:date="2026-05-24T13:43:00Z">
              <w:rPr>
                <w:color w:val="871094"/>
              </w:rPr>
            </w:rPrChange>
          </w:rPr>
          <w:t>redisTemplate</w:t>
        </w:r>
        <w:r w:rsidRPr="00632E07">
          <w:rPr>
            <w:color w:val="080808"/>
            <w:lang w:val="en-US"/>
            <w:rPrChange w:id="11888" w:author="Maxim Bystrov" w:date="2026-05-24T13:43:00Z">
              <w:rPr>
                <w:color w:val="080808"/>
              </w:rPr>
            </w:rPrChange>
          </w:rPr>
          <w:t>.hasKey</w:t>
        </w:r>
        <w:proofErr w:type="spellEnd"/>
        <w:r w:rsidRPr="00632E07">
          <w:rPr>
            <w:color w:val="080808"/>
            <w:lang w:val="en-US"/>
            <w:rPrChange w:id="11889" w:author="Maxim Bystrov" w:date="2026-05-24T13:43:00Z">
              <w:rPr>
                <w:color w:val="080808"/>
              </w:rPr>
            </w:rPrChange>
          </w:rPr>
          <w:t>(</w:t>
        </w:r>
        <w:r w:rsidRPr="00632E07">
          <w:rPr>
            <w:color w:val="000000"/>
            <w:lang w:val="en-US"/>
            <w:rPrChange w:id="11890" w:author="Maxim Bystrov" w:date="2026-05-24T13:43:00Z">
              <w:rPr>
                <w:color w:val="000000"/>
              </w:rPr>
            </w:rPrChange>
          </w:rPr>
          <w:t>key</w:t>
        </w:r>
        <w:r w:rsidRPr="00632E07">
          <w:rPr>
            <w:color w:val="080808"/>
            <w:lang w:val="en-US"/>
            <w:rPrChange w:id="11891" w:author="Maxim Bystrov" w:date="2026-05-24T13:43:00Z">
              <w:rPr>
                <w:color w:val="080808"/>
              </w:rPr>
            </w:rPrChange>
          </w:rPr>
          <w:t xml:space="preserve">) ?: </w:t>
        </w:r>
        <w:r w:rsidRPr="00632E07">
          <w:rPr>
            <w:color w:val="0033B3"/>
            <w:lang w:val="en-US"/>
            <w:rPrChange w:id="11892" w:author="Maxim Bystrov" w:date="2026-05-24T13:43:00Z">
              <w:rPr>
                <w:color w:val="0033B3"/>
              </w:rPr>
            </w:rPrChange>
          </w:rPr>
          <w:t>false</w:t>
        </w:r>
        <w:r w:rsidRPr="00632E07">
          <w:rPr>
            <w:color w:val="0033B3"/>
            <w:lang w:val="en-US"/>
            <w:rPrChange w:id="11893" w:author="Maxim Bystrov" w:date="2026-05-24T13:43:00Z">
              <w:rPr>
                <w:color w:val="0033B3"/>
              </w:rPr>
            </w:rPrChange>
          </w:rPr>
          <w:br/>
          <w:t xml:space="preserve">    </w:t>
        </w:r>
        <w:r w:rsidRPr="00632E07">
          <w:rPr>
            <w:color w:val="080808"/>
            <w:lang w:val="en-US"/>
            <w:rPrChange w:id="11894" w:author="Maxim Bystrov" w:date="2026-05-24T13:43:00Z">
              <w:rPr>
                <w:color w:val="080808"/>
              </w:rPr>
            </w:rPrChange>
          </w:rPr>
          <w:t>}</w:t>
        </w:r>
        <w:r w:rsidRPr="00632E07">
          <w:rPr>
            <w:color w:val="080808"/>
            <w:lang w:val="en-US"/>
            <w:rPrChange w:id="11895" w:author="Maxim Bystrov" w:date="2026-05-24T13:43:00Z">
              <w:rPr>
                <w:color w:val="080808"/>
              </w:rPr>
            </w:rPrChange>
          </w:rPr>
          <w:br/>
          <w:t>}</w:t>
        </w:r>
      </w:ins>
    </w:p>
    <w:p w14:paraId="5E904002" w14:textId="77777777" w:rsidR="00632E07" w:rsidRPr="00632E07" w:rsidRDefault="00632E07" w:rsidP="00632E07">
      <w:pPr>
        <w:pStyle w:val="default1"/>
        <w:rPr>
          <w:ins w:id="11896" w:author="Maxim Bystrov" w:date="2026-05-24T13:31:00Z"/>
          <w:lang w:val="en-US"/>
          <w:rPrChange w:id="11897" w:author="Maxim Bystrov" w:date="2026-05-24T13:43:00Z">
            <w:rPr>
              <w:ins w:id="11898" w:author="Maxim Bystrov" w:date="2026-05-24T13:31:00Z"/>
            </w:rPr>
          </w:rPrChange>
        </w:rPr>
        <w:pPrChange w:id="11899" w:author="Maxim Bystrov" w:date="2026-05-24T13:43:00Z">
          <w:pPr>
            <w:pStyle w:val="default1"/>
          </w:pPr>
        </w:pPrChange>
      </w:pPr>
    </w:p>
    <w:p w14:paraId="44248CF6" w14:textId="5F6501EA" w:rsidR="00B51A03" w:rsidRDefault="00A714C1" w:rsidP="00A714C1">
      <w:pPr>
        <w:pStyle w:val="default1"/>
        <w:numPr>
          <w:ilvl w:val="0"/>
          <w:numId w:val="38"/>
        </w:numPr>
        <w:rPr>
          <w:ins w:id="11900" w:author="Maxim Bystrov" w:date="2026-05-24T13:57:00Z"/>
        </w:rPr>
      </w:pPr>
      <w:ins w:id="11901" w:author="Maxim Bystrov" w:date="2026-05-24T13:56:00Z">
        <w:r w:rsidRPr="00683612">
          <w:rPr>
            <w:lang w:val="en-US"/>
            <w:rPrChange w:id="11902" w:author="Maxim Bystrov" w:date="2026-05-24T14:43:00Z">
              <w:rPr>
                <w:lang w:val="en-US"/>
              </w:rPr>
            </w:rPrChange>
          </w:rPr>
          <w:t xml:space="preserve"> </w:t>
        </w:r>
        <w:r>
          <w:t xml:space="preserve">Пользовательский интерфейс </w:t>
        </w:r>
      </w:ins>
      <w:ins w:id="11903" w:author="Maxim Bystrov" w:date="2026-05-24T13:57:00Z">
        <w:r>
          <w:t xml:space="preserve">– отображение телеметрических данных на карте </w:t>
        </w:r>
        <w:r w:rsidR="00D0224A">
          <w:t>в реальном времени</w:t>
        </w:r>
      </w:ins>
      <w:ins w:id="11904" w:author="Maxim Bystrov" w:date="2026-05-24T13:58:00Z">
        <w:r w:rsidR="00D0224A" w:rsidRPr="00D0224A">
          <w:rPr>
            <w:rPrChange w:id="11905" w:author="Maxim Bystrov" w:date="2026-05-24T13:58:00Z">
              <w:rPr>
                <w:lang w:val="en-US"/>
              </w:rPr>
            </w:rPrChange>
          </w:rPr>
          <w:t xml:space="preserve"> </w:t>
        </w:r>
        <w:proofErr w:type="spellStart"/>
        <w:r w:rsidR="00D0224A">
          <w:rPr>
            <w:lang w:val="en-US"/>
          </w:rPr>
          <w:t>VehicleMap</w:t>
        </w:r>
        <w:proofErr w:type="spellEnd"/>
        <w:r w:rsidR="00D0224A" w:rsidRPr="00D0224A">
          <w:rPr>
            <w:rPrChange w:id="11906" w:author="Maxim Bystrov" w:date="2026-05-24T13:58:00Z">
              <w:rPr>
                <w:lang w:val="en-US"/>
              </w:rPr>
            </w:rPrChange>
          </w:rPr>
          <w:t>.</w:t>
        </w:r>
      </w:ins>
      <w:proofErr w:type="spellStart"/>
      <w:ins w:id="11907" w:author="Maxim Bystrov" w:date="2026-05-24T13:59:00Z">
        <w:r w:rsidR="00D0224A">
          <w:rPr>
            <w:lang w:val="en-US"/>
          </w:rPr>
          <w:t>vu</w:t>
        </w:r>
        <w:r w:rsidR="00300F28">
          <w:rPr>
            <w:lang w:val="en-US"/>
          </w:rPr>
          <w:t>e</w:t>
        </w:r>
      </w:ins>
      <w:proofErr w:type="spellEnd"/>
    </w:p>
    <w:p w14:paraId="76A02B11" w14:textId="79A116D8" w:rsidR="00D0224A" w:rsidRPr="00D0224A" w:rsidRDefault="00D0224A" w:rsidP="00D0224A">
      <w:pPr>
        <w:pStyle w:val="default1"/>
        <w:rPr>
          <w:ins w:id="11908" w:author="Maxim Bystrov" w:date="2026-05-24T13:58:00Z"/>
          <w:rPrChange w:id="11909" w:author="Maxim Bystrov" w:date="2026-05-24T13:58:00Z">
            <w:rPr>
              <w:ins w:id="11910" w:author="Maxim Bystrov" w:date="2026-05-24T13:58:00Z"/>
              <w:lang w:val="en-US"/>
            </w:rPr>
          </w:rPrChange>
        </w:rPr>
      </w:pPr>
    </w:p>
    <w:p w14:paraId="296B24C6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191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1912" w:author="Maxim Bystrov" w:date="2026-05-24T13:58:00Z">
            <w:rPr>
              <w:ins w:id="1191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1914" w:author="Maxim Bystrov" w:date="2026-05-24T13:58:00Z"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1915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&lt;template&gt;</w:t>
        </w:r>
      </w:ins>
    </w:p>
    <w:p w14:paraId="0E6E9487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191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1917" w:author="Maxim Bystrov" w:date="2026-05-24T13:58:00Z">
            <w:rPr>
              <w:ins w:id="1191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1919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192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1921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&lt;div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192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1923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class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192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1925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"vehicles-map-container"</w:t>
        </w:r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1926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&gt;</w:t>
        </w:r>
      </w:ins>
    </w:p>
    <w:p w14:paraId="4344B54B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192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1928" w:author="Maxim Bystrov" w:date="2026-05-24T13:58:00Z">
            <w:rPr>
              <w:ins w:id="1192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1930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193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1932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&lt;div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193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1934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ref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193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1936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"</w:t>
        </w:r>
        <w:proofErr w:type="spellStart"/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1937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mapContainer</w:t>
        </w:r>
        <w:proofErr w:type="spellEnd"/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1938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"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193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1940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class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194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1942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"vehicles-map"</w:t>
        </w:r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1943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&gt;&lt;/div&gt;</w:t>
        </w:r>
      </w:ins>
    </w:p>
    <w:p w14:paraId="3DEBC534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194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1945" w:author="Maxim Bystrov" w:date="2026-05-24T13:58:00Z">
            <w:rPr>
              <w:ins w:id="1194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1947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194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1949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&lt;div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195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1951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v-if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195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="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1953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connectionStatus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195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1955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!</w:t>
        </w:r>
        <w:proofErr w:type="gramEnd"/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1956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195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1958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'OPEN'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195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"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1960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class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196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1962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"connection-status"</w:t>
        </w:r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1963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&gt;</w:t>
        </w:r>
      </w:ins>
    </w:p>
    <w:p w14:paraId="18F93642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196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1965" w:author="Maxim Bystrov" w:date="2026-05-24T13:58:00Z">
            <w:rPr>
              <w:ins w:id="1196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1967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196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1969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&lt;div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197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1971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class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197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1973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"status-indicator</w:t>
        </w:r>
        <w:proofErr w:type="gramStart"/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1974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"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197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: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1976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class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197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="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1978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connectionStatus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197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1980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toLowerCase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198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()"</w:t>
        </w:r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1982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&gt;&lt;/div&gt;</w:t>
        </w:r>
      </w:ins>
    </w:p>
    <w:p w14:paraId="2BA337B4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198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1984" w:author="Maxim Bystrov" w:date="2026-05-24T13:58:00Z">
            <w:rPr>
              <w:ins w:id="1198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1986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198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1988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&lt;span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198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1990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class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199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1992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"status-text"</w:t>
        </w:r>
        <w:proofErr w:type="gramStart"/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1993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&gt;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199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{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199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{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1996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connectionStatusText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199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}}</w:t>
        </w:r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1998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&lt;/span&gt;</w:t>
        </w:r>
      </w:ins>
    </w:p>
    <w:p w14:paraId="2F9CB0EF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199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000" w:author="Maxim Bystrov" w:date="2026-05-24T13:58:00Z">
            <w:rPr>
              <w:ins w:id="1200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002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00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lastRenderedPageBreak/>
          <w:t xml:space="preserve">    </w:t>
        </w:r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2004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&lt;/div&gt;</w:t>
        </w:r>
      </w:ins>
    </w:p>
    <w:p w14:paraId="293C91AC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00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006" w:author="Maxim Bystrov" w:date="2026-05-24T13:58:00Z">
            <w:rPr>
              <w:ins w:id="1200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008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00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2010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&lt;div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01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2012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v-if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01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="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014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vehicleCount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01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2016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&gt;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01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2018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0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01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"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2020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class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02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022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"vehicle-counter"</w:t>
        </w:r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2023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&gt;</w:t>
        </w:r>
      </w:ins>
    </w:p>
    <w:p w14:paraId="13AD4CF4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02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025" w:author="Maxim Bystrov" w:date="2026-05-24T13:58:00Z">
            <w:rPr>
              <w:ins w:id="1202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027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02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eastAsia="ru-RU"/>
          </w:rPr>
          <w:t>Транспортных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02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eastAsia="ru-RU"/>
          </w:rPr>
          <w:t>средств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03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proofErr w:type="gramStart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03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{{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032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vehicleCount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03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}}</w:t>
        </w:r>
      </w:ins>
    </w:p>
    <w:p w14:paraId="7A6DDB78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03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035" w:author="Maxim Bystrov" w:date="2026-05-24T13:58:00Z">
            <w:rPr>
              <w:ins w:id="1203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037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03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2039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&lt;/div&gt;</w:t>
        </w:r>
      </w:ins>
    </w:p>
    <w:p w14:paraId="63897896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04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041" w:author="Maxim Bystrov" w:date="2026-05-24T13:58:00Z">
            <w:rPr>
              <w:ins w:id="1204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043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04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2045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&lt;div</w:t>
        </w:r>
      </w:ins>
    </w:p>
    <w:p w14:paraId="2BE40535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04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047" w:author="Maxim Bystrov" w:date="2026-05-24T13:58:00Z">
            <w:rPr>
              <w:ins w:id="1204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049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05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2051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v-if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05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="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053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popupVisible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05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"</w:t>
        </w:r>
      </w:ins>
    </w:p>
    <w:p w14:paraId="65A89F9D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05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056" w:author="Maxim Bystrov" w:date="2026-05-24T13:58:00Z">
            <w:rPr>
              <w:ins w:id="1205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058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05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2060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class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06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062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"vehicle-popup"</w:t>
        </w:r>
      </w:ins>
    </w:p>
    <w:p w14:paraId="11003051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06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064" w:author="Maxim Bystrov" w:date="2026-05-24T13:58:00Z">
            <w:rPr>
              <w:ins w:id="1206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066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06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gramStart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06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: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2069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style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07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="{ 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071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left: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07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073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`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074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${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075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popupLeft</w:t>
        </w:r>
        <w:proofErr w:type="spellEnd"/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076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}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077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px`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07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079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top: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08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081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`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082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${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083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popupTop</w:t>
        </w:r>
        <w:proofErr w:type="spellEnd"/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084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}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085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px`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08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}"</w:t>
        </w:r>
      </w:ins>
    </w:p>
    <w:p w14:paraId="4F4A4494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08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088" w:author="Maxim Bystrov" w:date="2026-05-24T13:58:00Z">
            <w:rPr>
              <w:ins w:id="1208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090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09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    @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2092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mouseenter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09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="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2094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cancelPopupHide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09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"</w:t>
        </w:r>
      </w:ins>
    </w:p>
    <w:p w14:paraId="6F35C199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09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097" w:author="Maxim Bystrov" w:date="2026-05-24T13:58:00Z">
            <w:rPr>
              <w:ins w:id="1209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099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10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    @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2101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mouseleave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10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="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2103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schedulePopupHide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10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"</w:t>
        </w:r>
      </w:ins>
    </w:p>
    <w:p w14:paraId="7C50F0A2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10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106" w:author="Maxim Bystrov" w:date="2026-05-24T13:58:00Z">
            <w:rPr>
              <w:ins w:id="1210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108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10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2110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&gt;</w:t>
        </w:r>
      </w:ins>
    </w:p>
    <w:p w14:paraId="482C5FFA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11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112" w:author="Maxim Bystrov" w:date="2026-05-24T13:58:00Z">
            <w:rPr>
              <w:ins w:id="1211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114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11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2116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&lt;div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11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2118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class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11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120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"popup-header"</w:t>
        </w:r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2121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&gt;</w:t>
        </w:r>
      </w:ins>
    </w:p>
    <w:p w14:paraId="696ACDAA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12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123" w:author="Maxim Bystrov" w:date="2026-05-24T13:58:00Z">
            <w:rPr>
              <w:ins w:id="1212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12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12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  </w:t>
        </w:r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2127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&lt;span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12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2129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class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13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131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"popup-title"</w:t>
        </w:r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2132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&gt;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eastAsia="ru-RU"/>
          </w:rPr>
          <w:t>Данные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13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eastAsia="ru-RU"/>
          </w:rPr>
          <w:t>ТС</w:t>
        </w:r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2134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&lt;/span&gt;</w:t>
        </w:r>
      </w:ins>
    </w:p>
    <w:p w14:paraId="4160D66A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13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136" w:author="Maxim Bystrov" w:date="2026-05-24T13:58:00Z">
            <w:rPr>
              <w:ins w:id="1213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138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13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  </w:t>
        </w:r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2140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&lt;button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14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2142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class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14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144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"popup-close"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14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@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2146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click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14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="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2148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closePopup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14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"</w:t>
        </w:r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2150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&gt;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15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×</w:t>
        </w:r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2152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&lt;/button&gt;</w:t>
        </w:r>
      </w:ins>
    </w:p>
    <w:p w14:paraId="3B0E6A50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15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154" w:author="Maxim Bystrov" w:date="2026-05-24T13:58:00Z">
            <w:rPr>
              <w:ins w:id="1215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156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15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2158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&lt;/div&gt;</w:t>
        </w:r>
      </w:ins>
    </w:p>
    <w:p w14:paraId="331155AE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15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160" w:author="Maxim Bystrov" w:date="2026-05-24T13:58:00Z">
            <w:rPr>
              <w:ins w:id="1216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162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16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2164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&lt;div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16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2166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class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16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168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"popup-content"</w:t>
        </w:r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2169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&gt;</w:t>
        </w:r>
      </w:ins>
    </w:p>
    <w:p w14:paraId="3B10CD27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17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171" w:author="Maxim Bystrov" w:date="2026-05-24T13:58:00Z">
            <w:rPr>
              <w:ins w:id="1217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173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17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  </w:t>
        </w:r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2175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&lt;pre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17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2177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class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17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179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"json-data"</w:t>
        </w:r>
        <w:proofErr w:type="gramStart"/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2180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&gt;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18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{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18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{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183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popupData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18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}}</w:t>
        </w:r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2185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&lt;/pre&gt;</w:t>
        </w:r>
      </w:ins>
    </w:p>
    <w:p w14:paraId="0E9B1BF3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18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187" w:author="Maxim Bystrov" w:date="2026-05-24T13:58:00Z">
            <w:rPr>
              <w:ins w:id="1218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189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19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2191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&lt;/div&gt;</w:t>
        </w:r>
      </w:ins>
    </w:p>
    <w:p w14:paraId="6F8BF764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19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193" w:author="Maxim Bystrov" w:date="2026-05-24T13:58:00Z">
            <w:rPr>
              <w:ins w:id="1219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19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19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2197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&lt;/div&gt;</w:t>
        </w:r>
      </w:ins>
    </w:p>
    <w:p w14:paraId="679EA76B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19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199" w:author="Maxim Bystrov" w:date="2026-05-24T13:58:00Z">
            <w:rPr>
              <w:ins w:id="1220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201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20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2203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&lt;/div&gt;</w:t>
        </w:r>
      </w:ins>
    </w:p>
    <w:p w14:paraId="4C89A9E2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20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205" w:author="Maxim Bystrov" w:date="2026-05-24T13:58:00Z">
            <w:rPr>
              <w:ins w:id="1220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207" w:author="Maxim Bystrov" w:date="2026-05-24T13:58:00Z"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2208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&lt;/template&gt;</w:t>
        </w:r>
      </w:ins>
    </w:p>
    <w:p w14:paraId="58472029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20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210" w:author="Maxim Bystrov" w:date="2026-05-24T13:58:00Z">
            <w:rPr>
              <w:ins w:id="1221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3BA9B5AA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21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213" w:author="Maxim Bystrov" w:date="2026-05-24T13:58:00Z">
            <w:rPr>
              <w:ins w:id="1221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215" w:author="Maxim Bystrov" w:date="2026-05-24T13:58:00Z"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2216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&lt;script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21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2218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setup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21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2220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lang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22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222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"</w:t>
        </w:r>
        <w:proofErr w:type="spellStart"/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223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ts</w:t>
        </w:r>
        <w:proofErr w:type="spellEnd"/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224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"</w:t>
        </w:r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2225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&gt;</w:t>
        </w:r>
      </w:ins>
    </w:p>
    <w:p w14:paraId="78AAFC64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22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227" w:author="Maxim Bystrov" w:date="2026-05-24T13:58:00Z">
            <w:rPr>
              <w:ins w:id="1222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229" w:author="Maxim Bystrov" w:date="2026-05-24T13:58:00Z"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2230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import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23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gramStart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23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{ 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233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ref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23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235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onMounted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23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237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onBeforeUnmount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23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239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watch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24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}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2241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from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24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243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</w:t>
        </w:r>
        <w:proofErr w:type="spellStart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244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vue</w:t>
        </w:r>
        <w:proofErr w:type="spellEnd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245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</w:t>
        </w:r>
      </w:ins>
    </w:p>
    <w:p w14:paraId="52A18D06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24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247" w:author="Maxim Bystrov" w:date="2026-05-24T13:58:00Z">
            <w:rPr>
              <w:ins w:id="1224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249" w:author="Maxim Bystrov" w:date="2026-05-24T13:58:00Z"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2250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import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25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252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Map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25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2254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from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25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256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</w:t>
        </w:r>
        <w:proofErr w:type="spellStart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257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ol</w:t>
        </w:r>
        <w:proofErr w:type="spellEnd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258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/Map'</w:t>
        </w:r>
      </w:ins>
    </w:p>
    <w:p w14:paraId="1AAC1365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25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260" w:author="Maxim Bystrov" w:date="2026-05-24T13:58:00Z">
            <w:rPr>
              <w:ins w:id="1226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262" w:author="Maxim Bystrov" w:date="2026-05-24T13:58:00Z"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2263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import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26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265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View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26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2267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from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26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269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</w:t>
        </w:r>
        <w:proofErr w:type="spellStart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270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ol</w:t>
        </w:r>
        <w:proofErr w:type="spellEnd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271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/View'</w:t>
        </w:r>
      </w:ins>
    </w:p>
    <w:p w14:paraId="5670D8F7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27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273" w:author="Maxim Bystrov" w:date="2026-05-24T13:58:00Z">
            <w:rPr>
              <w:ins w:id="1227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275" w:author="Maxim Bystrov" w:date="2026-05-24T13:58:00Z"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2276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import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27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278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TileLayer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27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2280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from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28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282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</w:t>
        </w:r>
        <w:proofErr w:type="spellStart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283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ol</w:t>
        </w:r>
        <w:proofErr w:type="spellEnd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284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/layer/Tile'</w:t>
        </w:r>
      </w:ins>
    </w:p>
    <w:p w14:paraId="42405C50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28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286" w:author="Maxim Bystrov" w:date="2026-05-24T13:58:00Z">
            <w:rPr>
              <w:ins w:id="1228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288" w:author="Maxim Bystrov" w:date="2026-05-24T13:58:00Z"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2289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import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29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291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VectorLayer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29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2293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from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29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295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</w:t>
        </w:r>
        <w:proofErr w:type="spellStart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296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ol</w:t>
        </w:r>
        <w:proofErr w:type="spellEnd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297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/layer/Vector'</w:t>
        </w:r>
      </w:ins>
    </w:p>
    <w:p w14:paraId="3A224812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29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299" w:author="Maxim Bystrov" w:date="2026-05-24T13:58:00Z">
            <w:rPr>
              <w:ins w:id="1230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301" w:author="Maxim Bystrov" w:date="2026-05-24T13:58:00Z"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2302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import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30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304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VectorSource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30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2306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from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30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308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</w:t>
        </w:r>
        <w:proofErr w:type="spellStart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309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ol</w:t>
        </w:r>
        <w:proofErr w:type="spellEnd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310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/source/Vector'</w:t>
        </w:r>
      </w:ins>
    </w:p>
    <w:p w14:paraId="5033C0AA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31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312" w:author="Maxim Bystrov" w:date="2026-05-24T13:58:00Z">
            <w:rPr>
              <w:ins w:id="1231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314" w:author="Maxim Bystrov" w:date="2026-05-24T13:58:00Z"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2315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import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31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317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OSM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31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2319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from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32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321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</w:t>
        </w:r>
        <w:proofErr w:type="spellStart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322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ol</w:t>
        </w:r>
        <w:proofErr w:type="spellEnd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323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/source/OSM'</w:t>
        </w:r>
      </w:ins>
    </w:p>
    <w:p w14:paraId="6C7329B3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32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325" w:author="Maxim Bystrov" w:date="2026-05-24T13:58:00Z">
            <w:rPr>
              <w:ins w:id="1232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327" w:author="Maxim Bystrov" w:date="2026-05-24T13:58:00Z"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2328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import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32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gramStart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33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{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331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fromLonLat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33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333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toLonLat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33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}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2335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from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33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337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</w:t>
        </w:r>
        <w:proofErr w:type="spellStart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338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ol</w:t>
        </w:r>
        <w:proofErr w:type="spellEnd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339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/</w:t>
        </w:r>
        <w:proofErr w:type="spellStart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340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proj</w:t>
        </w:r>
        <w:proofErr w:type="spellEnd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341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</w:t>
        </w:r>
      </w:ins>
    </w:p>
    <w:p w14:paraId="1913A01B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34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343" w:author="Maxim Bystrov" w:date="2026-05-24T13:58:00Z">
            <w:rPr>
              <w:ins w:id="1234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345" w:author="Maxim Bystrov" w:date="2026-05-24T13:58:00Z"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2346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import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34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gramStart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34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{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349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getWebSocketUrl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35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351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TelemetryWebSocket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35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2353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type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35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355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Point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35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}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2357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from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35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359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'../</w:t>
        </w:r>
        <w:proofErr w:type="spellStart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360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api</w:t>
        </w:r>
        <w:proofErr w:type="spellEnd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361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/telemetry'</w:t>
        </w:r>
      </w:ins>
    </w:p>
    <w:p w14:paraId="20F1EAD3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36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363" w:author="Maxim Bystrov" w:date="2026-05-24T13:58:00Z">
            <w:rPr>
              <w:ins w:id="1236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365" w:author="Maxim Bystrov" w:date="2026-05-24T13:58:00Z"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2366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import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36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gramStart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36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{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369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MarkerManager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37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}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2371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from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37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373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'../utils/</w:t>
        </w:r>
        <w:proofErr w:type="spellStart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374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markerUtils</w:t>
        </w:r>
        <w:proofErr w:type="spellEnd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375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</w:t>
        </w:r>
      </w:ins>
    </w:p>
    <w:p w14:paraId="7BCA7146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37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377" w:author="Maxim Bystrov" w:date="2026-05-24T13:58:00Z">
            <w:rPr>
              <w:ins w:id="1237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2068755B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37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380" w:author="Maxim Bystrov" w:date="2026-05-24T13:58:00Z">
            <w:rPr>
              <w:ins w:id="1238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382" w:author="Maxim Bystrov" w:date="2026-05-24T13:58:00Z"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383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const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38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2385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mapContainer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38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2387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38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2389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ref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39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&lt;</w:t>
        </w:r>
        <w:proofErr w:type="spellStart"/>
        <w:r w:rsidRPr="00D0224A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2391" w:author="Maxim Bystrov" w:date="2026-05-24T13:58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HTMLDivElement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39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2393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|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39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2395" w:author="Maxim Bystrov" w:date="2026-05-24T13:58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null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39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&gt;(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397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null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39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626ADF53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39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400" w:author="Maxim Bystrov" w:date="2026-05-24T13:58:00Z">
            <w:rPr>
              <w:ins w:id="1240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402" w:author="Maxim Bystrov" w:date="2026-05-24T13:58:00Z"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403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const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40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2405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map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40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2407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40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2409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ref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41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&lt;</w:t>
        </w:r>
        <w:r w:rsidRPr="00D0224A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2411" w:author="Maxim Bystrov" w:date="2026-05-24T13:58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Map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41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2413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|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41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2415" w:author="Maxim Bystrov" w:date="2026-05-24T13:58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null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41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&gt;(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417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null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41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390666FE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41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420" w:author="Maxim Bystrov" w:date="2026-05-24T13:58:00Z">
            <w:rPr>
              <w:ins w:id="1242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422" w:author="Maxim Bystrov" w:date="2026-05-24T13:58:00Z"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423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let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42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425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vectorSource</w:t>
        </w:r>
        <w:proofErr w:type="spellEnd"/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2426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42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2428" w:author="Maxim Bystrov" w:date="2026-05-24T13:58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VectorSource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42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2430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|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43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2432" w:author="Maxim Bystrov" w:date="2026-05-24T13:58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null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43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2434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43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436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null</w:t>
        </w:r>
      </w:ins>
    </w:p>
    <w:p w14:paraId="45A9F112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43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438" w:author="Maxim Bystrov" w:date="2026-05-24T13:58:00Z">
            <w:rPr>
              <w:ins w:id="1243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440" w:author="Maxim Bystrov" w:date="2026-05-24T13:58:00Z"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441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let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44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443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vectorLayer</w:t>
        </w:r>
        <w:proofErr w:type="spellEnd"/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2444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44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2446" w:author="Maxim Bystrov" w:date="2026-05-24T13:58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VectorLayer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44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2448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|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44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2450" w:author="Maxim Bystrov" w:date="2026-05-24T13:58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null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45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2452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45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454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null</w:t>
        </w:r>
      </w:ins>
    </w:p>
    <w:p w14:paraId="23920E5E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45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456" w:author="Maxim Bystrov" w:date="2026-05-24T13:58:00Z">
            <w:rPr>
              <w:ins w:id="1245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353DE2EC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45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459" w:author="Maxim Bystrov" w:date="2026-05-24T13:58:00Z">
            <w:rPr>
              <w:ins w:id="1246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461" w:author="Maxim Bystrov" w:date="2026-05-24T13:58:00Z"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2462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// WebSocket connection</w:t>
        </w:r>
      </w:ins>
    </w:p>
    <w:p w14:paraId="2237491C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46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464" w:author="Maxim Bystrov" w:date="2026-05-24T13:58:00Z">
            <w:rPr>
              <w:ins w:id="1246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466" w:author="Maxim Bystrov" w:date="2026-05-24T13:58:00Z"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467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const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46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2469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ws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47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2471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47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2473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ref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47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&lt;</w:t>
        </w:r>
        <w:proofErr w:type="spellStart"/>
        <w:r w:rsidRPr="00D0224A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2475" w:author="Maxim Bystrov" w:date="2026-05-24T13:58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TelemetryWebSocket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47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2477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|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47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2479" w:author="Maxim Bystrov" w:date="2026-05-24T13:58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null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48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&gt;(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481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null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48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3DFC74B0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48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484" w:author="Maxim Bystrov" w:date="2026-05-24T13:58:00Z">
            <w:rPr>
              <w:ins w:id="1248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486" w:author="Maxim Bystrov" w:date="2026-05-24T13:58:00Z"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487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const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48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2489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connectionStatus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49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2491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49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2493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ref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49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&lt;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495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'CONNECTING'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49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2497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|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49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499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'OPEN'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50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2501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|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50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503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'CLOSED'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50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2505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|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50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507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'ERROR'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50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&gt;(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509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'CONNECTING'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51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191562A6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51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512" w:author="Maxim Bystrov" w:date="2026-05-24T13:58:00Z">
            <w:rPr>
              <w:ins w:id="1251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514" w:author="Maxim Bystrov" w:date="2026-05-24T13:58:00Z"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515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const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51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2517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connectionStatusText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51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2519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52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gram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2521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ref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52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523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eastAsia="ru-RU"/>
          </w:rPr>
          <w:t>Подключение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524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...'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52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6476448F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52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527" w:author="Maxim Bystrov" w:date="2026-05-24T13:58:00Z">
            <w:rPr>
              <w:ins w:id="1252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529" w:author="Maxim Bystrov" w:date="2026-05-24T13:58:00Z"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530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const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53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2532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vehicleCount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53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2534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53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gram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2536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ref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53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2538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0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53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2830FC04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54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541" w:author="Maxim Bystrov" w:date="2026-05-24T13:58:00Z">
            <w:rPr>
              <w:ins w:id="1254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7A40E5AA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54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544" w:author="Maxim Bystrov" w:date="2026-05-24T13:58:00Z">
            <w:rPr>
              <w:ins w:id="1254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546" w:author="Maxim Bystrov" w:date="2026-05-24T13:58:00Z"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2547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// Marker management</w:t>
        </w:r>
      </w:ins>
    </w:p>
    <w:p w14:paraId="26B79E26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54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549" w:author="Maxim Bystrov" w:date="2026-05-24T13:58:00Z">
            <w:rPr>
              <w:ins w:id="1255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551" w:author="Maxim Bystrov" w:date="2026-05-24T13:58:00Z"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552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const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55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2554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markerManager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55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2556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55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2558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ref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55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&lt;</w:t>
        </w:r>
        <w:proofErr w:type="spellStart"/>
        <w:r w:rsidRPr="00D0224A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2560" w:author="Maxim Bystrov" w:date="2026-05-24T13:58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MarkerManager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56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2562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|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56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2564" w:author="Maxim Bystrov" w:date="2026-05-24T13:58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null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56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&gt;(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566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null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56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6D3AE727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56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569" w:author="Maxim Bystrov" w:date="2026-05-24T13:58:00Z">
            <w:rPr>
              <w:ins w:id="1257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07C2AAB9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57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572" w:author="Maxim Bystrov" w:date="2026-05-24T13:58:00Z">
            <w:rPr>
              <w:ins w:id="1257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574" w:author="Maxim Bystrov" w:date="2026-05-24T13:58:00Z"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2575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lastRenderedPageBreak/>
          <w:t xml:space="preserve">// Popup variables (simple approach like </w:t>
        </w:r>
        <w:proofErr w:type="spellStart"/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2576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ZoneMap.vue</w:t>
        </w:r>
        <w:proofErr w:type="spellEnd"/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2577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)</w:t>
        </w:r>
      </w:ins>
    </w:p>
    <w:p w14:paraId="521C2FE1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57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579" w:author="Maxim Bystrov" w:date="2026-05-24T13:58:00Z">
            <w:rPr>
              <w:ins w:id="1258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581" w:author="Maxim Bystrov" w:date="2026-05-24T13:58:00Z"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582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const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58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2584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popupVisible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58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2586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58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2588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ref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58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590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false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59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1E65BF2E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59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593" w:author="Maxim Bystrov" w:date="2026-05-24T13:58:00Z">
            <w:rPr>
              <w:ins w:id="1259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595" w:author="Maxim Bystrov" w:date="2026-05-24T13:58:00Z"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596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const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59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2598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popupData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59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2600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60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2602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ref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60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&lt;</w:t>
        </w:r>
        <w:r w:rsidRPr="00D0224A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2604" w:author="Maxim Bystrov" w:date="2026-05-24T13:58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string</w:t>
        </w:r>
        <w:proofErr w:type="gramStart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60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&gt;(</w:t>
        </w:r>
        <w:proofErr w:type="gramEnd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606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''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60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40640587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60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609" w:author="Maxim Bystrov" w:date="2026-05-24T13:58:00Z">
            <w:rPr>
              <w:ins w:id="1261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611" w:author="Maxim Bystrov" w:date="2026-05-24T13:58:00Z"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612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const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61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2614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popupLeft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61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2616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61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gram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2618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ref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61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2620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0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62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5834E043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62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623" w:author="Maxim Bystrov" w:date="2026-05-24T13:58:00Z">
            <w:rPr>
              <w:ins w:id="1262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625" w:author="Maxim Bystrov" w:date="2026-05-24T13:58:00Z"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626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const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62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2628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popupTop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62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2630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63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gram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2632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ref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63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2634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0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63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7F8C4A78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63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637" w:author="Maxim Bystrov" w:date="2026-05-24T13:58:00Z">
            <w:rPr>
              <w:ins w:id="1263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639" w:author="Maxim Bystrov" w:date="2026-05-24T13:58:00Z"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640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let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64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642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hidePopupTimer</w:t>
        </w:r>
        <w:proofErr w:type="spellEnd"/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2643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64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2645" w:author="Maxim Bystrov" w:date="2026-05-24T13:58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number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64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2647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|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64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2649" w:author="Maxim Bystrov" w:date="2026-05-24T13:58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null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65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2651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65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653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null</w:t>
        </w:r>
      </w:ins>
    </w:p>
    <w:p w14:paraId="4411DF85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65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655" w:author="Maxim Bystrov" w:date="2026-05-24T13:58:00Z">
            <w:rPr>
              <w:ins w:id="1265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657" w:author="Maxim Bystrov" w:date="2026-05-24T13:58:00Z"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658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const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65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2660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HIDE_POPUP_DELAY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66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2662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66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2664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300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66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2666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 xml:space="preserve">// </w:t>
        </w:r>
        <w:proofErr w:type="spellStart"/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2667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ms</w:t>
        </w:r>
        <w:proofErr w:type="spellEnd"/>
      </w:ins>
    </w:p>
    <w:p w14:paraId="7CB8C9F4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66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669" w:author="Maxim Bystrov" w:date="2026-05-24T13:58:00Z">
            <w:rPr>
              <w:ins w:id="1267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58289145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67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672" w:author="Maxim Bystrov" w:date="2026-05-24T13:58:00Z">
            <w:rPr>
              <w:ins w:id="1267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674" w:author="Maxim Bystrov" w:date="2026-05-24T13:58:00Z"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2675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// Subscription management</w:t>
        </w:r>
      </w:ins>
    </w:p>
    <w:p w14:paraId="2759F92E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67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677" w:author="Maxim Bystrov" w:date="2026-05-24T13:58:00Z">
            <w:rPr>
              <w:ins w:id="1267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679" w:author="Maxim Bystrov" w:date="2026-05-24T13:58:00Z"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680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let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68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682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currentSubscription</w:t>
        </w:r>
        <w:proofErr w:type="spellEnd"/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2683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68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gramStart"/>
        <w:r w:rsidRPr="00D0224A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2685" w:author="Maxim Bystrov" w:date="2026-05-24T13:58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Point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68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[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68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]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2688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|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68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2690" w:author="Maxim Bystrov" w:date="2026-05-24T13:58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null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69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2692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69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694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null</w:t>
        </w:r>
      </w:ins>
    </w:p>
    <w:p w14:paraId="41B92FE1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69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696" w:author="Maxim Bystrov" w:date="2026-05-24T13:58:00Z">
            <w:rPr>
              <w:ins w:id="1269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698" w:author="Maxim Bystrov" w:date="2026-05-24T13:58:00Z"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699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let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70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701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subscriptionDebounceTimer</w:t>
        </w:r>
        <w:proofErr w:type="spellEnd"/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2702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70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2704" w:author="Maxim Bystrov" w:date="2026-05-24T13:58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number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70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2706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|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70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2708" w:author="Maxim Bystrov" w:date="2026-05-24T13:58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null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70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2710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71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712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null</w:t>
        </w:r>
      </w:ins>
    </w:p>
    <w:p w14:paraId="786EA03A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71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714" w:author="Maxim Bystrov" w:date="2026-05-24T13:58:00Z">
            <w:rPr>
              <w:ins w:id="1271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716" w:author="Maxim Bystrov" w:date="2026-05-24T13:58:00Z"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717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const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71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2719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SUBSCRIPTION_DEBOUNCE_MS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72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2721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72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2723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500</w:t>
        </w:r>
      </w:ins>
    </w:p>
    <w:p w14:paraId="4705DAF0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72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725" w:author="Maxim Bystrov" w:date="2026-05-24T13:58:00Z">
            <w:rPr>
              <w:ins w:id="1272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46AD0B6B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72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728" w:author="Maxim Bystrov" w:date="2026-05-24T13:58:00Z">
            <w:rPr>
              <w:ins w:id="1272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730" w:author="Maxim Bystrov" w:date="2026-05-24T13:58:00Z"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731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function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73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2733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createMap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73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73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 {</w:t>
        </w:r>
      </w:ins>
    </w:p>
    <w:p w14:paraId="779BE6BA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73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737" w:author="Maxim Bystrov" w:date="2026-05-24T13:58:00Z">
            <w:rPr>
              <w:ins w:id="1273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739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74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2741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74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gramStart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74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2744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!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2745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mapContainer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74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747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74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)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2749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return</w:t>
        </w:r>
      </w:ins>
    </w:p>
    <w:p w14:paraId="32EF6C20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75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751" w:author="Maxim Bystrov" w:date="2026-05-24T13:58:00Z">
            <w:rPr>
              <w:ins w:id="1275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2613D986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75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754" w:author="Maxim Bystrov" w:date="2026-05-24T13:58:00Z">
            <w:rPr>
              <w:ins w:id="1275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756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75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2758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// Create vector source and layer for vehicle markers</w:t>
        </w:r>
      </w:ins>
    </w:p>
    <w:p w14:paraId="628CB19C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75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760" w:author="Maxim Bystrov" w:date="2026-05-24T13:58:00Z">
            <w:rPr>
              <w:ins w:id="1276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762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76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764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vectorSource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76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2766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76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768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new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76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2770" w:author="Maxim Bystrov" w:date="2026-05-24T13:58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VectorSource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77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77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4A8695E6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77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774" w:author="Maxim Bystrov" w:date="2026-05-24T13:58:00Z">
            <w:rPr>
              <w:ins w:id="1277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776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77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778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vectorLayer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77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2780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78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782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new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78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2784" w:author="Maxim Bystrov" w:date="2026-05-24T13:58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VectorLayer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78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78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{</w:t>
        </w:r>
      </w:ins>
    </w:p>
    <w:p w14:paraId="2831656F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78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788" w:author="Maxim Bystrov" w:date="2026-05-24T13:58:00Z">
            <w:rPr>
              <w:ins w:id="1278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790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79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792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source: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79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794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vectorSource</w:t>
        </w:r>
        <w:proofErr w:type="spellEnd"/>
      </w:ins>
    </w:p>
    <w:p w14:paraId="0A0D14BE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79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796" w:author="Maxim Bystrov" w:date="2026-05-24T13:58:00Z">
            <w:rPr>
              <w:ins w:id="1279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798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79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})</w:t>
        </w:r>
      </w:ins>
    </w:p>
    <w:p w14:paraId="32E16017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80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801" w:author="Maxim Bystrov" w:date="2026-05-24T13:58:00Z">
            <w:rPr>
              <w:ins w:id="1280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0B302C7F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80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804" w:author="Maxim Bystrov" w:date="2026-05-24T13:58:00Z">
            <w:rPr>
              <w:ins w:id="1280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806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80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2808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map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80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810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81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2812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81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814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new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81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gramStart"/>
        <w:r w:rsidRPr="00D0224A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2816" w:author="Maxim Bystrov" w:date="2026-05-24T13:58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Map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81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81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{</w:t>
        </w:r>
      </w:ins>
    </w:p>
    <w:p w14:paraId="5227CB51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81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820" w:author="Maxim Bystrov" w:date="2026-05-24T13:58:00Z">
            <w:rPr>
              <w:ins w:id="1282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822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82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824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target: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82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2826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mapContainer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82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828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82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,</w:t>
        </w:r>
      </w:ins>
    </w:p>
    <w:p w14:paraId="5BAFD1B1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83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831" w:author="Maxim Bystrov" w:date="2026-05-24T13:58:00Z">
            <w:rPr>
              <w:ins w:id="1283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833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83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835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layers: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83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[</w:t>
        </w:r>
      </w:ins>
    </w:p>
    <w:p w14:paraId="030C6964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83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838" w:author="Maxim Bystrov" w:date="2026-05-24T13:58:00Z">
            <w:rPr>
              <w:ins w:id="1283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840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84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842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new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84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2844" w:author="Maxim Bystrov" w:date="2026-05-24T13:58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TileLayer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84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84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{ 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847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source: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84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849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new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85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2851" w:author="Maxim Bystrov" w:date="2026-05-24T13:58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OSM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85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() }),</w:t>
        </w:r>
      </w:ins>
    </w:p>
    <w:p w14:paraId="0E33DEFF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85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854" w:author="Maxim Bystrov" w:date="2026-05-24T13:58:00Z">
            <w:rPr>
              <w:ins w:id="1285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856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85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858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vectorLayer</w:t>
        </w:r>
        <w:proofErr w:type="spellEnd"/>
      </w:ins>
    </w:p>
    <w:p w14:paraId="76FEA2EB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85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860" w:author="Maxim Bystrov" w:date="2026-05-24T13:58:00Z">
            <w:rPr>
              <w:ins w:id="1286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862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86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  ],</w:t>
        </w:r>
      </w:ins>
    </w:p>
    <w:p w14:paraId="21BD10C0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86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865" w:author="Maxim Bystrov" w:date="2026-05-24T13:58:00Z">
            <w:rPr>
              <w:ins w:id="1286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867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86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869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view: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87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2871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new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87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gramStart"/>
        <w:r w:rsidRPr="00D0224A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2873" w:author="Maxim Bystrov" w:date="2026-05-24T13:58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View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87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87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{</w:t>
        </w:r>
      </w:ins>
    </w:p>
    <w:p w14:paraId="6D38677F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87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877" w:author="Maxim Bystrov" w:date="2026-05-24T13:58:00Z">
            <w:rPr>
              <w:ins w:id="1287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879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88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881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center: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88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2883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fromLonLat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88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88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[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2886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30.437888132963106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88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2888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59.962961568076395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88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]), </w:t>
        </w:r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2890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 xml:space="preserve">// </w:t>
        </w:r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eastAsia="ru-RU"/>
          </w:rPr>
          <w:t>Санкт</w:t>
        </w:r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2891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-</w:t>
        </w:r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eastAsia="ru-RU"/>
          </w:rPr>
          <w:t>Петербург</w:t>
        </w:r>
      </w:ins>
    </w:p>
    <w:p w14:paraId="27E7537F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89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893" w:author="Maxim Bystrov" w:date="2026-05-24T13:58:00Z">
            <w:rPr>
              <w:ins w:id="1289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89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89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897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zoom: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89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2899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12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90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,</w:t>
        </w:r>
      </w:ins>
    </w:p>
    <w:p w14:paraId="707AF963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90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902" w:author="Maxim Bystrov" w:date="2026-05-24T13:58:00Z">
            <w:rPr>
              <w:ins w:id="1290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904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90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906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minZoom</w:t>
        </w:r>
        <w:proofErr w:type="spellEnd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907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90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2909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3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91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,</w:t>
        </w:r>
      </w:ins>
    </w:p>
    <w:p w14:paraId="38BE4B65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91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912" w:author="Maxim Bystrov" w:date="2026-05-24T13:58:00Z">
            <w:rPr>
              <w:ins w:id="1291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914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91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916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maxZoom</w:t>
        </w:r>
        <w:proofErr w:type="spellEnd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917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91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2919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22</w:t>
        </w:r>
      </w:ins>
    </w:p>
    <w:p w14:paraId="775F220D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92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921" w:author="Maxim Bystrov" w:date="2026-05-24T13:58:00Z">
            <w:rPr>
              <w:ins w:id="1292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923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92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  }),</w:t>
        </w:r>
      </w:ins>
    </w:p>
    <w:p w14:paraId="17AA4E0D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92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926" w:author="Maxim Bystrov" w:date="2026-05-24T13:58:00Z">
            <w:rPr>
              <w:ins w:id="1292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928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92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930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controls: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93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[]</w:t>
        </w:r>
      </w:ins>
    </w:p>
    <w:p w14:paraId="7B810FFA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93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933" w:author="Maxim Bystrov" w:date="2026-05-24T13:58:00Z">
            <w:rPr>
              <w:ins w:id="1293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93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93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})</w:t>
        </w:r>
      </w:ins>
    </w:p>
    <w:p w14:paraId="214EE00F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93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938" w:author="Maxim Bystrov" w:date="2026-05-24T13:58:00Z">
            <w:rPr>
              <w:ins w:id="1293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69F66B33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94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941" w:author="Maxim Bystrov" w:date="2026-05-24T13:58:00Z">
            <w:rPr>
              <w:ins w:id="1294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943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94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2945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// Listen to map view changes to update subscription</w:t>
        </w:r>
      </w:ins>
    </w:p>
    <w:p w14:paraId="2D7B75DF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94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947" w:author="Maxim Bystrov" w:date="2026-05-24T13:58:00Z">
            <w:rPr>
              <w:ins w:id="1294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949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95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2951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map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95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proofErr w:type="gram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953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95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2955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getView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95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().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2957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on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95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959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</w:t>
        </w:r>
        <w:proofErr w:type="spellStart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960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change:center</w:t>
        </w:r>
        <w:proofErr w:type="spellEnd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961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96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proofErr w:type="spell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2963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debounceUpdateSubscription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96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7465A687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96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966" w:author="Maxim Bystrov" w:date="2026-05-24T13:58:00Z">
            <w:rPr>
              <w:ins w:id="1296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968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96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2970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map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97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proofErr w:type="gram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2972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97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2974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getView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97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().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2976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on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97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978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</w:t>
        </w:r>
        <w:proofErr w:type="spellStart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979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change:resolution</w:t>
        </w:r>
        <w:proofErr w:type="spellEnd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2980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98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proofErr w:type="spell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2982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debounceUpdateSubscription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98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7AB283EC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98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985" w:author="Maxim Bystrov" w:date="2026-05-24T13:58:00Z">
            <w:rPr>
              <w:ins w:id="1298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2D7BF0BE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98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988" w:author="Maxim Bystrov" w:date="2026-05-24T13:58:00Z">
            <w:rPr>
              <w:ins w:id="1298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2990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299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2992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 xml:space="preserve">// Add </w:t>
        </w:r>
        <w:proofErr w:type="spellStart"/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2993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pointermove</w:t>
        </w:r>
        <w:proofErr w:type="spellEnd"/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2994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 xml:space="preserve"> listener for hover popup (like </w:t>
        </w:r>
        <w:proofErr w:type="spellStart"/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2995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ZoneMap.vue</w:t>
        </w:r>
        <w:proofErr w:type="spellEnd"/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2996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)</w:t>
        </w:r>
      </w:ins>
    </w:p>
    <w:p w14:paraId="06CF742E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299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2998" w:author="Maxim Bystrov" w:date="2026-05-24T13:58:00Z">
            <w:rPr>
              <w:ins w:id="1299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000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00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002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map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00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proofErr w:type="gram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004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00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3006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on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00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3008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</w:t>
        </w:r>
        <w:proofErr w:type="spellStart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3009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pointermove</w:t>
        </w:r>
        <w:proofErr w:type="spellEnd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3010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01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proofErr w:type="spell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3012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handlePointerMove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01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5FA8C34E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01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015" w:author="Maxim Bystrov" w:date="2026-05-24T13:58:00Z">
            <w:rPr>
              <w:ins w:id="1301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017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01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685962D2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01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020" w:author="Maxim Bystrov" w:date="2026-05-24T13:58:00Z">
            <w:rPr>
              <w:ins w:id="1302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48310A2D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02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023" w:author="Maxim Bystrov" w:date="2026-05-24T13:58:00Z">
            <w:rPr>
              <w:ins w:id="1302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025" w:author="Maxim Bystrov" w:date="2026-05-24T13:58:00Z"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3026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function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02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3028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debounceUpdateSubscription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02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03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 {</w:t>
        </w:r>
      </w:ins>
    </w:p>
    <w:p w14:paraId="1C602BCE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03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032" w:author="Maxim Bystrov" w:date="2026-05-24T13:58:00Z">
            <w:rPr>
              <w:ins w:id="1303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034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03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3036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03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038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subscriptionDebounceTimer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03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 {</w:t>
        </w:r>
      </w:ins>
    </w:p>
    <w:p w14:paraId="307D2DF1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04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041" w:author="Maxim Bystrov" w:date="2026-05-24T13:58:00Z">
            <w:rPr>
              <w:ins w:id="1304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043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04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spell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3045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clearTimeout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04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047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subscriptionDebounceTimer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04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4D58418E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04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050" w:author="Maxim Bystrov" w:date="2026-05-24T13:58:00Z">
            <w:rPr>
              <w:ins w:id="1305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052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05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lastRenderedPageBreak/>
          <w:t>  }</w:t>
        </w:r>
      </w:ins>
    </w:p>
    <w:p w14:paraId="4DD7B79B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05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055" w:author="Maxim Bystrov" w:date="2026-05-24T13:58:00Z">
            <w:rPr>
              <w:ins w:id="1305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057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05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</w:ins>
    </w:p>
    <w:p w14:paraId="67AB9909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05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060" w:author="Maxim Bystrov" w:date="2026-05-24T13:58:00Z">
            <w:rPr>
              <w:ins w:id="1306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062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06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064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subscriptionDebounceTimer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06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3066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06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068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window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06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3070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setTimeout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07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(()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3072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=&gt;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07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3D1AE568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07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075" w:author="Maxim Bystrov" w:date="2026-05-24T13:58:00Z">
            <w:rPr>
              <w:ins w:id="1307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077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07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3079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updateSubscription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08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08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4BDF9947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08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083" w:author="Maxim Bystrov" w:date="2026-05-24T13:58:00Z">
            <w:rPr>
              <w:ins w:id="1308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08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08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087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subscriptionDebounceTimer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08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3089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09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3091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null</w:t>
        </w:r>
      </w:ins>
    </w:p>
    <w:p w14:paraId="5C08121B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09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093" w:author="Maxim Bystrov" w:date="2026-05-24T13:58:00Z">
            <w:rPr>
              <w:ins w:id="1309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09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09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}, </w:t>
        </w:r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097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SUBSCRIPTION_DEBOUNCE_MS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09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3CAB836E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09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100" w:author="Maxim Bystrov" w:date="2026-05-24T13:58:00Z">
            <w:rPr>
              <w:ins w:id="1310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102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10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1ADDE2D6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10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105" w:author="Maxim Bystrov" w:date="2026-05-24T13:58:00Z">
            <w:rPr>
              <w:ins w:id="1310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4D53F758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10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108" w:author="Maxim Bystrov" w:date="2026-05-24T13:58:00Z">
            <w:rPr>
              <w:ins w:id="1310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110" w:author="Maxim Bystrov" w:date="2026-05-24T13:58:00Z"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3111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function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11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3113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getMapViewPolygon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11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11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3116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11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3118" w:author="Maxim Bystrov" w:date="2026-05-24T13:58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Point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11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[] {</w:t>
        </w:r>
      </w:ins>
    </w:p>
    <w:p w14:paraId="2944CF60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12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121" w:author="Maxim Bystrov" w:date="2026-05-24T13:58:00Z">
            <w:rPr>
              <w:ins w:id="1312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123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12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3125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12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gramStart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12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3128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!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129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map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13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131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13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)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3133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return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13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[]</w:t>
        </w:r>
      </w:ins>
    </w:p>
    <w:p w14:paraId="4FD458A3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13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136" w:author="Maxim Bystrov" w:date="2026-05-24T13:58:00Z">
            <w:rPr>
              <w:ins w:id="1313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138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13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</w:ins>
    </w:p>
    <w:p w14:paraId="205938FD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14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141" w:author="Maxim Bystrov" w:date="2026-05-24T13:58:00Z">
            <w:rPr>
              <w:ins w:id="1314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143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14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3145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const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14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147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view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14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3149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15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151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map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15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proofErr w:type="gram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153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15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3155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getView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15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()</w:t>
        </w:r>
      </w:ins>
    </w:p>
    <w:p w14:paraId="19EBF83C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15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158" w:author="Maxim Bystrov" w:date="2026-05-24T13:58:00Z">
            <w:rPr>
              <w:ins w:id="1315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160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16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3162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const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16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164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size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16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3166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16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168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map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16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proofErr w:type="gram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170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17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3172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getSize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17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()</w:t>
        </w:r>
      </w:ins>
    </w:p>
    <w:p w14:paraId="0C9EE3BA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17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175" w:author="Maxim Bystrov" w:date="2026-05-24T13:58:00Z">
            <w:rPr>
              <w:ins w:id="1317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177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17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3179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18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gramStart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18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3182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!</w:t>
        </w:r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183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size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18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)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3185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return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18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[]</w:t>
        </w:r>
      </w:ins>
    </w:p>
    <w:p w14:paraId="46930673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18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188" w:author="Maxim Bystrov" w:date="2026-05-24T13:58:00Z">
            <w:rPr>
              <w:ins w:id="1318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190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19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</w:ins>
    </w:p>
    <w:p w14:paraId="116B463E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19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193" w:author="Maxim Bystrov" w:date="2026-05-24T13:58:00Z">
            <w:rPr>
              <w:ins w:id="1319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19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19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3197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const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19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199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extent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20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3201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20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203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view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20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3205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calculateExtent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20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207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size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20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5B72718B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20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210" w:author="Maxim Bystrov" w:date="2026-05-24T13:58:00Z">
            <w:rPr>
              <w:ins w:id="1321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212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21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</w:ins>
    </w:p>
    <w:p w14:paraId="507AC41A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21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215" w:author="Maxim Bystrov" w:date="2026-05-24T13:58:00Z">
            <w:rPr>
              <w:ins w:id="1321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217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21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3219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 xml:space="preserve">// Convert extent corners to </w:t>
        </w:r>
        <w:proofErr w:type="spellStart"/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3220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lon</w:t>
        </w:r>
        <w:proofErr w:type="spellEnd"/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3221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</w:t>
        </w:r>
        <w:proofErr w:type="spellStart"/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3222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lat</w:t>
        </w:r>
        <w:proofErr w:type="spellEnd"/>
      </w:ins>
    </w:p>
    <w:p w14:paraId="10C1F4C9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22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224" w:author="Maxim Bystrov" w:date="2026-05-24T13:58:00Z">
            <w:rPr>
              <w:ins w:id="1322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226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22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3228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const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22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230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bottomLeft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23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3232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23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3234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toLonLat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23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([</w:t>
        </w:r>
        <w:proofErr w:type="gram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236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extent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23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[</w:t>
        </w:r>
        <w:proofErr w:type="gramEnd"/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3238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0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23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], </w:t>
        </w:r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240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extent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24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[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3242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24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]])</w:t>
        </w:r>
      </w:ins>
    </w:p>
    <w:p w14:paraId="7BD8869A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24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245" w:author="Maxim Bystrov" w:date="2026-05-24T13:58:00Z">
            <w:rPr>
              <w:ins w:id="1324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247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24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3249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const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25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251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bottomRight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25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3253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25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3255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toLonLat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25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([</w:t>
        </w:r>
        <w:proofErr w:type="gram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257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extent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25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[</w:t>
        </w:r>
        <w:proofErr w:type="gramEnd"/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3259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2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26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], </w:t>
        </w:r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261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extent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26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[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3263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26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]])</w:t>
        </w:r>
      </w:ins>
    </w:p>
    <w:p w14:paraId="3CB0BC01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26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266" w:author="Maxim Bystrov" w:date="2026-05-24T13:58:00Z">
            <w:rPr>
              <w:ins w:id="1326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268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26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3270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const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27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272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topRight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27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3274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27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3276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toLonLat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27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([</w:t>
        </w:r>
        <w:proofErr w:type="gram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278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extent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27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[</w:t>
        </w:r>
        <w:proofErr w:type="gramEnd"/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3280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2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28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], </w:t>
        </w:r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282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extent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28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[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3284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3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28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]])</w:t>
        </w:r>
      </w:ins>
    </w:p>
    <w:p w14:paraId="63294828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28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287" w:author="Maxim Bystrov" w:date="2026-05-24T13:58:00Z">
            <w:rPr>
              <w:ins w:id="1328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289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29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3291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const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29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293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topLeft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29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3295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29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3297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toLonLat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29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([</w:t>
        </w:r>
        <w:proofErr w:type="gram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299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extent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30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[</w:t>
        </w:r>
        <w:proofErr w:type="gramEnd"/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3301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0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30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], </w:t>
        </w:r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303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extent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30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[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3305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3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30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]])</w:t>
        </w:r>
      </w:ins>
    </w:p>
    <w:p w14:paraId="41C1FF8C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30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308" w:author="Maxim Bystrov" w:date="2026-05-24T13:58:00Z">
            <w:rPr>
              <w:ins w:id="1330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310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31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</w:ins>
    </w:p>
    <w:p w14:paraId="4A756F9B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31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313" w:author="Maxim Bystrov" w:date="2026-05-24T13:58:00Z">
            <w:rPr>
              <w:ins w:id="1331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31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31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3317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// Return polygon points in clockwise order</w:t>
        </w:r>
      </w:ins>
    </w:p>
    <w:p w14:paraId="16476DAB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31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319" w:author="Maxim Bystrov" w:date="2026-05-24T13:58:00Z">
            <w:rPr>
              <w:ins w:id="1332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321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32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3323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return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32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[</w:t>
        </w:r>
      </w:ins>
    </w:p>
    <w:p w14:paraId="4D47033A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32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326" w:author="Maxim Bystrov" w:date="2026-05-24T13:58:00Z">
            <w:rPr>
              <w:ins w:id="1332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328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32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gramStart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33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{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331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lon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332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33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334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bottomLeft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33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[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3336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0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33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],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338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lat</w:t>
        </w:r>
        <w:proofErr w:type="spellEnd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339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34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341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bottomLeft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34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[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3343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34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] },</w:t>
        </w:r>
      </w:ins>
    </w:p>
    <w:p w14:paraId="38539433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34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346" w:author="Maxim Bystrov" w:date="2026-05-24T13:58:00Z">
            <w:rPr>
              <w:ins w:id="1334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348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34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gramStart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35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{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351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lon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352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35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354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bottomRight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35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[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3356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0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35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],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358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lat</w:t>
        </w:r>
        <w:proofErr w:type="spellEnd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359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36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361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bottomRight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36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[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3363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36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] },</w:t>
        </w:r>
      </w:ins>
    </w:p>
    <w:p w14:paraId="796930FB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36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366" w:author="Maxim Bystrov" w:date="2026-05-24T13:58:00Z">
            <w:rPr>
              <w:ins w:id="1336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368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36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gramStart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37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{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371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lon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372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37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374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topRight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37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[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3376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0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37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],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378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lat</w:t>
        </w:r>
        <w:proofErr w:type="spellEnd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379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38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381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topRight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38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[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3383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38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] },</w:t>
        </w:r>
      </w:ins>
    </w:p>
    <w:p w14:paraId="5388FFD3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38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386" w:author="Maxim Bystrov" w:date="2026-05-24T13:58:00Z">
            <w:rPr>
              <w:ins w:id="1338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388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38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gramStart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39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{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391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lon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392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39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394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topLeft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39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[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3396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0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39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],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398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lat</w:t>
        </w:r>
        <w:proofErr w:type="spellEnd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399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40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401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topLeft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40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[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3403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40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] },</w:t>
        </w:r>
      </w:ins>
    </w:p>
    <w:p w14:paraId="49CB1832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40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406" w:author="Maxim Bystrov" w:date="2026-05-24T13:58:00Z">
            <w:rPr>
              <w:ins w:id="1340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408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40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gramStart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41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{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411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lon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412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41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414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bottomLeft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41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[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3416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0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41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],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418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lat</w:t>
        </w:r>
        <w:proofErr w:type="spellEnd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419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42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421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bottomLeft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42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[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3423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42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] } </w:t>
        </w:r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3425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// Close the polygon</w:t>
        </w:r>
      </w:ins>
    </w:p>
    <w:p w14:paraId="0F6C0824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42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427" w:author="Maxim Bystrov" w:date="2026-05-24T13:58:00Z">
            <w:rPr>
              <w:ins w:id="1342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429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43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]</w:t>
        </w:r>
      </w:ins>
    </w:p>
    <w:p w14:paraId="3E80F59D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43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432" w:author="Maxim Bystrov" w:date="2026-05-24T13:58:00Z">
            <w:rPr>
              <w:ins w:id="1343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434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43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745B6C23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43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437" w:author="Maxim Bystrov" w:date="2026-05-24T13:58:00Z">
            <w:rPr>
              <w:ins w:id="1343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72506E54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43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440" w:author="Maxim Bystrov" w:date="2026-05-24T13:58:00Z">
            <w:rPr>
              <w:ins w:id="1344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442" w:author="Maxim Bystrov" w:date="2026-05-24T13:58:00Z"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3443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function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44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3445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updateSubscription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44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44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 {</w:t>
        </w:r>
      </w:ins>
    </w:p>
    <w:p w14:paraId="12A570D9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44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449" w:author="Maxim Bystrov" w:date="2026-05-24T13:58:00Z">
            <w:rPr>
              <w:ins w:id="1345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451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45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3453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45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gramStart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45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3456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!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457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ws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45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459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46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3461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||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46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3463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!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464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ws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46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466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46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468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isConnected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46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)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3470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return</w:t>
        </w:r>
      </w:ins>
    </w:p>
    <w:p w14:paraId="6FE6F0B2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47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472" w:author="Maxim Bystrov" w:date="2026-05-24T13:58:00Z">
            <w:rPr>
              <w:ins w:id="1347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474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47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</w:ins>
    </w:p>
    <w:p w14:paraId="09ACE1E4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47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477" w:author="Maxim Bystrov" w:date="2026-05-24T13:58:00Z">
            <w:rPr>
              <w:ins w:id="1347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479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48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3481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const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48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483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polygon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48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3485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48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3487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getMapViewPolygon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48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48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486299CE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49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491" w:author="Maxim Bystrov" w:date="2026-05-24T13:58:00Z">
            <w:rPr>
              <w:ins w:id="1349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493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49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3495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49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497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polygon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49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499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length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50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3501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===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50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3503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0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50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)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3505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return</w:t>
        </w:r>
      </w:ins>
    </w:p>
    <w:p w14:paraId="09B35399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50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507" w:author="Maxim Bystrov" w:date="2026-05-24T13:58:00Z">
            <w:rPr>
              <w:ins w:id="1350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509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51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</w:ins>
    </w:p>
    <w:p w14:paraId="3F9ACD4E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51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512" w:author="Maxim Bystrov" w:date="2026-05-24T13:58:00Z">
            <w:rPr>
              <w:ins w:id="1351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514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51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3516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// Check if polygon has changed significantly</w:t>
        </w:r>
      </w:ins>
    </w:p>
    <w:p w14:paraId="30C2F012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51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518" w:author="Maxim Bystrov" w:date="2026-05-24T13:58:00Z">
            <w:rPr>
              <w:ins w:id="1351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520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52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3522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52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524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currentSubscription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52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3526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&amp;&amp;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52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3528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polygonsAreSimilar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52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spellStart"/>
        <w:proofErr w:type="gramEnd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530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currentSubscription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53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532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polygon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53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)) {</w:t>
        </w:r>
      </w:ins>
    </w:p>
    <w:p w14:paraId="4180A7FF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53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535" w:author="Maxim Bystrov" w:date="2026-05-24T13:58:00Z">
            <w:rPr>
              <w:ins w:id="1353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537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53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3539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return</w:t>
        </w:r>
      </w:ins>
    </w:p>
    <w:p w14:paraId="7FB9CA15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54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541" w:author="Maxim Bystrov" w:date="2026-05-24T13:58:00Z">
            <w:rPr>
              <w:ins w:id="1354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543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54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}</w:t>
        </w:r>
      </w:ins>
    </w:p>
    <w:p w14:paraId="158A8FC7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54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546" w:author="Maxim Bystrov" w:date="2026-05-24T13:58:00Z">
            <w:rPr>
              <w:ins w:id="1354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548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54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</w:ins>
    </w:p>
    <w:p w14:paraId="7FBA7A6A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55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551" w:author="Maxim Bystrov" w:date="2026-05-24T13:58:00Z">
            <w:rPr>
              <w:ins w:id="1355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553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55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3555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// Subscribe to new polygon (no need to unsubscribe from previous)</w:t>
        </w:r>
      </w:ins>
    </w:p>
    <w:p w14:paraId="2FF72C65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55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557" w:author="Maxim Bystrov" w:date="2026-05-24T13:58:00Z">
            <w:rPr>
              <w:ins w:id="1355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559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56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561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ws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56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proofErr w:type="gram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563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56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3565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subscribeToPolygon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56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567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polygon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56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386EEA25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56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570" w:author="Maxim Bystrov" w:date="2026-05-24T13:58:00Z">
            <w:rPr>
              <w:ins w:id="1357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572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57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574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currentSubscription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57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3576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57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578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polygon</w:t>
        </w:r>
      </w:ins>
    </w:p>
    <w:p w14:paraId="121963E9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57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580" w:author="Maxim Bystrov" w:date="2026-05-24T13:58:00Z">
            <w:rPr>
              <w:ins w:id="1358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582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58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</w:ins>
    </w:p>
    <w:p w14:paraId="731AACA5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58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585" w:author="Maxim Bystrov" w:date="2026-05-24T13:58:00Z">
            <w:rPr>
              <w:ins w:id="1358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587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58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gram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589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console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59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3591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log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59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3593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'Updated subscription polygon:'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59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595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polygon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59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615E2F53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59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598" w:author="Maxim Bystrov" w:date="2026-05-24T13:58:00Z">
            <w:rPr>
              <w:ins w:id="1359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600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60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lastRenderedPageBreak/>
          <w:t>}</w:t>
        </w:r>
      </w:ins>
    </w:p>
    <w:p w14:paraId="754A66E1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60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603" w:author="Maxim Bystrov" w:date="2026-05-24T13:58:00Z">
            <w:rPr>
              <w:ins w:id="1360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4259BCE0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60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606" w:author="Maxim Bystrov" w:date="2026-05-24T13:58:00Z">
            <w:rPr>
              <w:ins w:id="1360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608" w:author="Maxim Bystrov" w:date="2026-05-24T13:58:00Z"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3609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function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61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3611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polygonsAreSimilar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61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613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poly1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3614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61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3616" w:author="Maxim Bystrov" w:date="2026-05-24T13:58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Point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61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[], 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618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poly2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3619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62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3621" w:author="Maxim Bystrov" w:date="2026-05-24T13:58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Point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62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[], 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623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threshold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3624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62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3626" w:author="Maxim Bystrov" w:date="2026-05-24T13:58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number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62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3628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62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3630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0.01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63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3632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63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3634" w:author="Maxim Bystrov" w:date="2026-05-24T13:58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boolean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63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07AFB006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63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637" w:author="Maxim Bystrov" w:date="2026-05-24T13:58:00Z">
            <w:rPr>
              <w:ins w:id="1363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639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64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3641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64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</w:t>
        </w:r>
        <w:proofErr w:type="gram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643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poly1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64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645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length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64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3647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!</w:t>
        </w:r>
        <w:proofErr w:type="gramEnd"/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3648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64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650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poly2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65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652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length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65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)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3654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return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65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3656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false</w:t>
        </w:r>
      </w:ins>
    </w:p>
    <w:p w14:paraId="7A009710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65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658" w:author="Maxim Bystrov" w:date="2026-05-24T13:58:00Z">
            <w:rPr>
              <w:ins w:id="1365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660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66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</w:ins>
    </w:p>
    <w:p w14:paraId="03B04C8F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66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663" w:author="Maxim Bystrov" w:date="2026-05-24T13:58:00Z">
            <w:rPr>
              <w:ins w:id="1366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66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66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3667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for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66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3669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let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67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671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i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67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3673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67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3675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0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67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;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677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i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67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3679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&lt;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68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681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poly1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68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683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length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68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;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685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i</w:t>
        </w:r>
        <w:proofErr w:type="spellEnd"/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3686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++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68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 {</w:t>
        </w:r>
      </w:ins>
    </w:p>
    <w:p w14:paraId="1D75B449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68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689" w:author="Maxim Bystrov" w:date="2026-05-24T13:58:00Z">
            <w:rPr>
              <w:ins w:id="1369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691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69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3693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const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69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695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diffLon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69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3697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69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699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Math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70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3701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abs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70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703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poly1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70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[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705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i</w:t>
        </w:r>
        <w:proofErr w:type="spellEnd"/>
        <w:proofErr w:type="gramStart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70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].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707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lon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70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3709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-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71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711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poly2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71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[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713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i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71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].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715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lon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71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4792200C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71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718" w:author="Maxim Bystrov" w:date="2026-05-24T13:58:00Z">
            <w:rPr>
              <w:ins w:id="1371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720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72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3722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const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72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724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diffLat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72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3726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72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728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Math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72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3730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abs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73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732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poly1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73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[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734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i</w:t>
        </w:r>
        <w:proofErr w:type="spellEnd"/>
        <w:proofErr w:type="gramStart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73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].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736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lat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73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3738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-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73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740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poly2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74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[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742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i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74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].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744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lat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74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4BE449CB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74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747" w:author="Maxim Bystrov" w:date="2026-05-24T13:58:00Z">
            <w:rPr>
              <w:ins w:id="1374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749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75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</w:ins>
    </w:p>
    <w:p w14:paraId="0FEFDDFF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75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752" w:author="Maxim Bystrov" w:date="2026-05-24T13:58:00Z">
            <w:rPr>
              <w:ins w:id="1375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754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75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3756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75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758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diffLon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75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3760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&gt;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76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762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threshold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76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3764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||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76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766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diffLat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76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3768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&gt;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76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770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threshold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77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 {</w:t>
        </w:r>
      </w:ins>
    </w:p>
    <w:p w14:paraId="00242CAC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77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773" w:author="Maxim Bystrov" w:date="2026-05-24T13:58:00Z">
            <w:rPr>
              <w:ins w:id="1377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77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77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3777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return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77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3779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false</w:t>
        </w:r>
      </w:ins>
    </w:p>
    <w:p w14:paraId="06D27C55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78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781" w:author="Maxim Bystrov" w:date="2026-05-24T13:58:00Z">
            <w:rPr>
              <w:ins w:id="1378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783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78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  }</w:t>
        </w:r>
      </w:ins>
    </w:p>
    <w:p w14:paraId="53F8850C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78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786" w:author="Maxim Bystrov" w:date="2026-05-24T13:58:00Z">
            <w:rPr>
              <w:ins w:id="1378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788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78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}</w:t>
        </w:r>
      </w:ins>
    </w:p>
    <w:p w14:paraId="0015001C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79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791" w:author="Maxim Bystrov" w:date="2026-05-24T13:58:00Z">
            <w:rPr>
              <w:ins w:id="1379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793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79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</w:ins>
    </w:p>
    <w:p w14:paraId="40B1E5CC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79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796" w:author="Maxim Bystrov" w:date="2026-05-24T13:58:00Z">
            <w:rPr>
              <w:ins w:id="1379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798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79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3800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return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80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3802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true</w:t>
        </w:r>
      </w:ins>
    </w:p>
    <w:p w14:paraId="03C9A2B9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80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804" w:author="Maxim Bystrov" w:date="2026-05-24T13:58:00Z">
            <w:rPr>
              <w:ins w:id="1380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806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80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69744BA0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80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809" w:author="Maxim Bystrov" w:date="2026-05-24T13:58:00Z">
            <w:rPr>
              <w:ins w:id="1381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2D8630B6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81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812" w:author="Maxim Bystrov" w:date="2026-05-24T13:58:00Z">
            <w:rPr>
              <w:ins w:id="1381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814" w:author="Maxim Bystrov" w:date="2026-05-24T13:58:00Z"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3815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function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81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3817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setupWebSocket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81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81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 {</w:t>
        </w:r>
      </w:ins>
    </w:p>
    <w:p w14:paraId="10078C10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82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821" w:author="Maxim Bystrov" w:date="2026-05-24T13:58:00Z">
            <w:rPr>
              <w:ins w:id="1382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823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82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3825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const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82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827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url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82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3829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83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3831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getWebSocketUrl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83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83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0C950267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83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835" w:author="Maxim Bystrov" w:date="2026-05-24T13:58:00Z">
            <w:rPr>
              <w:ins w:id="1383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837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83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</w:ins>
    </w:p>
    <w:p w14:paraId="4B89F2EC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83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840" w:author="Maxim Bystrov" w:date="2026-05-24T13:58:00Z">
            <w:rPr>
              <w:ins w:id="1384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842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84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844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ws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84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846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84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3848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84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3850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new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85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3852" w:author="Maxim Bystrov" w:date="2026-05-24T13:58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TelemetryWebSocket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85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spellStart"/>
        <w:proofErr w:type="gramEnd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854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url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85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, {</w:t>
        </w:r>
      </w:ins>
    </w:p>
    <w:p w14:paraId="063928D8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85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857" w:author="Maxim Bystrov" w:date="2026-05-24T13:58:00Z">
            <w:rPr>
              <w:ins w:id="1385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859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86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spell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3861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onOpen</w:t>
        </w:r>
        <w:proofErr w:type="spellEnd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862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86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()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3864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=&gt;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86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59E0A987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86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867" w:author="Maxim Bystrov" w:date="2026-05-24T13:58:00Z">
            <w:rPr>
              <w:ins w:id="1386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869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87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871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connectionStatus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87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873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87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3875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87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3877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'OPEN'</w:t>
        </w:r>
      </w:ins>
    </w:p>
    <w:p w14:paraId="1AD48FB0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87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879" w:author="Maxim Bystrov" w:date="2026-05-24T13:58:00Z">
            <w:rPr>
              <w:ins w:id="1388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881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88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883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connectionStatusText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88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885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88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3887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88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3889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eastAsia="ru-RU"/>
          </w:rPr>
          <w:t>Подключено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3890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</w:t>
        </w:r>
      </w:ins>
    </w:p>
    <w:p w14:paraId="67991F23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89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892" w:author="Maxim Bystrov" w:date="2026-05-24T13:58:00Z">
            <w:rPr>
              <w:ins w:id="1389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894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89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gram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896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console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89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3898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log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89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3900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'WebSocket connected, setting up initial subscription'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90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784C7780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90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903" w:author="Maxim Bystrov" w:date="2026-05-24T13:58:00Z">
            <w:rPr>
              <w:ins w:id="1390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90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90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</w:ins>
    </w:p>
    <w:p w14:paraId="28915805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90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908" w:author="Maxim Bystrov" w:date="2026-05-24T13:58:00Z">
            <w:rPr>
              <w:ins w:id="1390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910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91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3912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// Initial subscription</w:t>
        </w:r>
      </w:ins>
    </w:p>
    <w:p w14:paraId="6AEA8EA8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91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914" w:author="Maxim Bystrov" w:date="2026-05-24T13:58:00Z">
            <w:rPr>
              <w:ins w:id="1391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916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91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3918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updateSubscription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91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92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436FB0E0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92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922" w:author="Maxim Bystrov" w:date="2026-05-24T13:58:00Z">
            <w:rPr>
              <w:ins w:id="1392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924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92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</w:ins>
    </w:p>
    <w:p w14:paraId="2EE1664E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92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927" w:author="Maxim Bystrov" w:date="2026-05-24T13:58:00Z">
            <w:rPr>
              <w:ins w:id="1392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929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93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3931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// Start marker animations</w:t>
        </w:r>
      </w:ins>
    </w:p>
    <w:p w14:paraId="181E8B84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93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933" w:author="Maxim Bystrov" w:date="2026-05-24T13:58:00Z">
            <w:rPr>
              <w:ins w:id="1393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93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93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3937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93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939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markerManager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94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941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94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 {</w:t>
        </w:r>
      </w:ins>
    </w:p>
    <w:p w14:paraId="66DAFDE0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94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944" w:author="Maxim Bystrov" w:date="2026-05-24T13:58:00Z">
            <w:rPr>
              <w:ins w:id="1394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946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94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 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948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markerManager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94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950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95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3952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startAnimation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95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()</w:t>
        </w:r>
      </w:ins>
    </w:p>
    <w:p w14:paraId="7A4A59AE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95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955" w:author="Maxim Bystrov" w:date="2026-05-24T13:58:00Z">
            <w:rPr>
              <w:ins w:id="1395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957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95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    }</w:t>
        </w:r>
      </w:ins>
    </w:p>
    <w:p w14:paraId="115F6A37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95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960" w:author="Maxim Bystrov" w:date="2026-05-24T13:58:00Z">
            <w:rPr>
              <w:ins w:id="1396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962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96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  },</w:t>
        </w:r>
      </w:ins>
    </w:p>
    <w:p w14:paraId="147A7927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96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965" w:author="Maxim Bystrov" w:date="2026-05-24T13:58:00Z">
            <w:rPr>
              <w:ins w:id="1396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967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96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</w:ins>
    </w:p>
    <w:p w14:paraId="39869759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96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970" w:author="Maxim Bystrov" w:date="2026-05-24T13:58:00Z">
            <w:rPr>
              <w:ins w:id="1397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972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97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spell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3974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onClose</w:t>
        </w:r>
        <w:proofErr w:type="spellEnd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975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97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977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event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97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)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3979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=&gt;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98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7B69046D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98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982" w:author="Maxim Bystrov" w:date="2026-05-24T13:58:00Z">
            <w:rPr>
              <w:ins w:id="1398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984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98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986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connectionStatus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98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3988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98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3990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99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3992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'CLOSED'</w:t>
        </w:r>
      </w:ins>
    </w:p>
    <w:p w14:paraId="06DBB44D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399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3994" w:author="Maxim Bystrov" w:date="2026-05-24T13:58:00Z">
            <w:rPr>
              <w:ins w:id="1399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3996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99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3998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connectionStatusText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399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000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00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4002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00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4004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`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eastAsia="ru-RU"/>
          </w:rPr>
          <w:t>Отключено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4005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 xml:space="preserve"> (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eastAsia="ru-RU"/>
          </w:rPr>
          <w:t>код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4006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4007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${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008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event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4009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010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code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4011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}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4012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)`</w:t>
        </w:r>
      </w:ins>
    </w:p>
    <w:p w14:paraId="35A09443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01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014" w:author="Maxim Bystrov" w:date="2026-05-24T13:58:00Z">
            <w:rPr>
              <w:ins w:id="1401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016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01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gram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018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console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01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4020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log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02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4022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'WebSocket closed:'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02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024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event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02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026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code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02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028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event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02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030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reason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03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6C64A135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03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033" w:author="Maxim Bystrov" w:date="2026-05-24T13:58:00Z">
            <w:rPr>
              <w:ins w:id="1403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03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03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</w:ins>
    </w:p>
    <w:p w14:paraId="6B896A68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03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038" w:author="Maxim Bystrov" w:date="2026-05-24T13:58:00Z">
            <w:rPr>
              <w:ins w:id="1403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040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04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4042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// Stop animations</w:t>
        </w:r>
      </w:ins>
    </w:p>
    <w:p w14:paraId="11C4173D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04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044" w:author="Maxim Bystrov" w:date="2026-05-24T13:58:00Z">
            <w:rPr>
              <w:ins w:id="1404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046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04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4048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04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4050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markerManager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05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052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05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 {</w:t>
        </w:r>
      </w:ins>
    </w:p>
    <w:p w14:paraId="2ABC3197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05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055" w:author="Maxim Bystrov" w:date="2026-05-24T13:58:00Z">
            <w:rPr>
              <w:ins w:id="1405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057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05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 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4059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markerManager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06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061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06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4063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stopAnimation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06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()</w:t>
        </w:r>
      </w:ins>
    </w:p>
    <w:p w14:paraId="10C72AB3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06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066" w:author="Maxim Bystrov" w:date="2026-05-24T13:58:00Z">
            <w:rPr>
              <w:ins w:id="1406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068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06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    }</w:t>
        </w:r>
      </w:ins>
    </w:p>
    <w:p w14:paraId="43BDDB63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07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071" w:author="Maxim Bystrov" w:date="2026-05-24T13:58:00Z">
            <w:rPr>
              <w:ins w:id="1407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073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07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  },</w:t>
        </w:r>
      </w:ins>
    </w:p>
    <w:p w14:paraId="65962DF1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07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076" w:author="Maxim Bystrov" w:date="2026-05-24T13:58:00Z">
            <w:rPr>
              <w:ins w:id="1407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078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07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</w:ins>
    </w:p>
    <w:p w14:paraId="4D6D739B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08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081" w:author="Maxim Bystrov" w:date="2026-05-24T13:58:00Z">
            <w:rPr>
              <w:ins w:id="1408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083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08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spell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4085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onError</w:t>
        </w:r>
        <w:proofErr w:type="spellEnd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086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08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088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error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08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)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4090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=&gt;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09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7AF8E137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09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093" w:author="Maxim Bystrov" w:date="2026-05-24T13:58:00Z">
            <w:rPr>
              <w:ins w:id="1409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09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09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4097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connectionStatus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09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099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10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4101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10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4103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'ERROR'</w:t>
        </w:r>
      </w:ins>
    </w:p>
    <w:p w14:paraId="38E4E800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10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105" w:author="Maxim Bystrov" w:date="2026-05-24T13:58:00Z">
            <w:rPr>
              <w:ins w:id="1410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107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10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lastRenderedPageBreak/>
          <w:t xml:space="preserve">     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4109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connectionStatusText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11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111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11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4113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11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4115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eastAsia="ru-RU"/>
          </w:rPr>
          <w:t>Ошибка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4116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eastAsia="ru-RU"/>
          </w:rPr>
          <w:t>подключения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4117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</w:t>
        </w:r>
      </w:ins>
    </w:p>
    <w:p w14:paraId="40A52CEE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11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119" w:author="Maxim Bystrov" w:date="2026-05-24T13:58:00Z">
            <w:rPr>
              <w:ins w:id="1412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121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12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123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console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12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4125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error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12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4127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'WebSocket error:'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12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129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error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13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1BB973A4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13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132" w:author="Maxim Bystrov" w:date="2026-05-24T13:58:00Z">
            <w:rPr>
              <w:ins w:id="1413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134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13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  },</w:t>
        </w:r>
      </w:ins>
    </w:p>
    <w:p w14:paraId="34961180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13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137" w:author="Maxim Bystrov" w:date="2026-05-24T13:58:00Z">
            <w:rPr>
              <w:ins w:id="1413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139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14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</w:ins>
    </w:p>
    <w:p w14:paraId="7C2A3ACE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14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142" w:author="Maxim Bystrov" w:date="2026-05-24T13:58:00Z">
            <w:rPr>
              <w:ins w:id="1414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144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14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spell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4146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onReconnect</w:t>
        </w:r>
        <w:proofErr w:type="spellEnd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147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14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149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attempt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15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)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4151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=&gt;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15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7B1EF2D5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15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154" w:author="Maxim Bystrov" w:date="2026-05-24T13:58:00Z">
            <w:rPr>
              <w:ins w:id="1415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156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15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4158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connectionStatus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15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160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16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4162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16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4164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'CONNECTING'</w:t>
        </w:r>
      </w:ins>
    </w:p>
    <w:p w14:paraId="6D56DB46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16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166" w:author="Maxim Bystrov" w:date="2026-05-24T13:58:00Z">
            <w:rPr>
              <w:ins w:id="1416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168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16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4170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connectionStatusText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17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172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17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4174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17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4176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`</w:t>
        </w:r>
        <w:proofErr w:type="spellStart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eastAsia="ru-RU"/>
          </w:rPr>
          <w:t>Переподключение</w:t>
        </w:r>
        <w:proofErr w:type="spellEnd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4177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 xml:space="preserve"> (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eastAsia="ru-RU"/>
          </w:rPr>
          <w:t>попытка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4178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4179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${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180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attempt</w:t>
        </w:r>
        <w:proofErr w:type="gramStart"/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4181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}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4182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)`</w:t>
        </w:r>
        <w:proofErr w:type="gramEnd"/>
      </w:ins>
    </w:p>
    <w:p w14:paraId="3826FD0C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18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184" w:author="Maxim Bystrov" w:date="2026-05-24T13:58:00Z">
            <w:rPr>
              <w:ins w:id="1418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186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18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gram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188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console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18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4190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log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19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4192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 xml:space="preserve">`Reconnection attempt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4193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${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194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attempt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4195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}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4196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`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19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4AC68F7F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19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199" w:author="Maxim Bystrov" w:date="2026-05-24T13:58:00Z">
            <w:rPr>
              <w:ins w:id="1420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201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20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  },</w:t>
        </w:r>
      </w:ins>
    </w:p>
    <w:p w14:paraId="3E7BE8AF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20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204" w:author="Maxim Bystrov" w:date="2026-05-24T13:58:00Z">
            <w:rPr>
              <w:ins w:id="1420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206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20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</w:ins>
    </w:p>
    <w:p w14:paraId="329A4A7B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20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209" w:author="Maxim Bystrov" w:date="2026-05-24T13:58:00Z">
            <w:rPr>
              <w:ins w:id="1421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211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21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spell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4213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onMessage</w:t>
        </w:r>
        <w:proofErr w:type="spellEnd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214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21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216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message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21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)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4218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=&gt;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21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64282068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22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221" w:author="Maxim Bystrov" w:date="2026-05-24T13:58:00Z">
            <w:rPr>
              <w:ins w:id="1422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223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22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4225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handleTelemetryMessage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22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227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message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22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727019CF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22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230" w:author="Maxim Bystrov" w:date="2026-05-24T13:58:00Z">
            <w:rPr>
              <w:ins w:id="1423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232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23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  }</w:t>
        </w:r>
      </w:ins>
    </w:p>
    <w:p w14:paraId="519B06D8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23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235" w:author="Maxim Bystrov" w:date="2026-05-24T13:58:00Z">
            <w:rPr>
              <w:ins w:id="1423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237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23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})</w:t>
        </w:r>
      </w:ins>
    </w:p>
    <w:p w14:paraId="436274FE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23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240" w:author="Maxim Bystrov" w:date="2026-05-24T13:58:00Z">
            <w:rPr>
              <w:ins w:id="1424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242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24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</w:ins>
    </w:p>
    <w:p w14:paraId="332F1D06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24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245" w:author="Maxim Bystrov" w:date="2026-05-24T13:58:00Z">
            <w:rPr>
              <w:ins w:id="1424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247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24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4249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// Initialize marker manager</w:t>
        </w:r>
      </w:ins>
    </w:p>
    <w:p w14:paraId="31794679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25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251" w:author="Maxim Bystrov" w:date="2026-05-24T13:58:00Z">
            <w:rPr>
              <w:ins w:id="1425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253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25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4255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markerManager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25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257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25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4259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26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4261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new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26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4263" w:author="Maxim Bystrov" w:date="2026-05-24T13:58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MarkerManager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26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26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14915AE3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26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267" w:author="Maxim Bystrov" w:date="2026-05-24T13:58:00Z">
            <w:rPr>
              <w:ins w:id="1426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269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27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</w:ins>
    </w:p>
    <w:p w14:paraId="27588285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27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272" w:author="Maxim Bystrov" w:date="2026-05-24T13:58:00Z">
            <w:rPr>
              <w:ins w:id="1427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274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27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4276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// Connect WebSocket</w:t>
        </w:r>
      </w:ins>
    </w:p>
    <w:p w14:paraId="0993E9CF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27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278" w:author="Maxim Bystrov" w:date="2026-05-24T13:58:00Z">
            <w:rPr>
              <w:ins w:id="1427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280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28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4282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ws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28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proofErr w:type="gram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284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28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4286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connect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28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()</w:t>
        </w:r>
      </w:ins>
    </w:p>
    <w:p w14:paraId="0A7D543D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28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289" w:author="Maxim Bystrov" w:date="2026-05-24T13:58:00Z">
            <w:rPr>
              <w:ins w:id="1429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291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29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051557D2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29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294" w:author="Maxim Bystrov" w:date="2026-05-24T13:58:00Z">
            <w:rPr>
              <w:ins w:id="1429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1ED6B47C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29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297" w:author="Maxim Bystrov" w:date="2026-05-24T13:58:00Z">
            <w:rPr>
              <w:ins w:id="1429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299" w:author="Maxim Bystrov" w:date="2026-05-24T13:58:00Z"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4300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function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30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4302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handleTelemetryMessage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30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304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message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4305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30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4307" w:author="Maxim Bystrov" w:date="2026-05-24T13:58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any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30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 {</w:t>
        </w:r>
      </w:ins>
    </w:p>
    <w:p w14:paraId="2DD6BE6F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30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310" w:author="Maxim Bystrov" w:date="2026-05-24T13:58:00Z">
            <w:rPr>
              <w:ins w:id="1431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312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31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4314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31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gramStart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31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4317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!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4318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markerManager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31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320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32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4322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||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32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4324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!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325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vectorSource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32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)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4327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return</w:t>
        </w:r>
      </w:ins>
    </w:p>
    <w:p w14:paraId="22546372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32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329" w:author="Maxim Bystrov" w:date="2026-05-24T13:58:00Z">
            <w:rPr>
              <w:ins w:id="1433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331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33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</w:ins>
    </w:p>
    <w:p w14:paraId="1A77CBF5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33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334" w:author="Maxim Bystrov" w:date="2026-05-24T13:58:00Z">
            <w:rPr>
              <w:ins w:id="1433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336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33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4338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const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33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4340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deviceId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34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4342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34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344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message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34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346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deviceId</w:t>
        </w:r>
        <w:proofErr w:type="spellEnd"/>
        <w:proofErr w:type="gramEnd"/>
      </w:ins>
    </w:p>
    <w:p w14:paraId="00D82AAF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34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348" w:author="Maxim Bystrov" w:date="2026-05-24T13:58:00Z">
            <w:rPr>
              <w:ins w:id="1434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350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35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</w:ins>
    </w:p>
    <w:p w14:paraId="7FEA2348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35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353" w:author="Maxim Bystrov" w:date="2026-05-24T13:58:00Z">
            <w:rPr>
              <w:ins w:id="1435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35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35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4357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// Check if we already have a marker for this device</w:t>
        </w:r>
      </w:ins>
    </w:p>
    <w:p w14:paraId="54588BB3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35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359" w:author="Maxim Bystrov" w:date="2026-05-24T13:58:00Z">
            <w:rPr>
              <w:ins w:id="1436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361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36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4363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const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36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4365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existingMarker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36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4367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36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4369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markerManager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37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371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37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4373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getMarker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37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4375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deviceId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37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63F431DC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37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378" w:author="Maxim Bystrov" w:date="2026-05-24T13:58:00Z">
            <w:rPr>
              <w:ins w:id="1437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380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38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</w:ins>
    </w:p>
    <w:p w14:paraId="2A29AAFA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38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383" w:author="Maxim Bystrov" w:date="2026-05-24T13:58:00Z">
            <w:rPr>
              <w:ins w:id="1438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38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38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4387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38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4389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existingMarker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39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 {</w:t>
        </w:r>
      </w:ins>
    </w:p>
    <w:p w14:paraId="1B90FB6F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39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392" w:author="Maxim Bystrov" w:date="2026-05-24T13:58:00Z">
            <w:rPr>
              <w:ins w:id="1439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394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39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4396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// Update existing marker</w:t>
        </w:r>
      </w:ins>
    </w:p>
    <w:p w14:paraId="240A9729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39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398" w:author="Maxim Bystrov" w:date="2026-05-24T13:58:00Z">
            <w:rPr>
              <w:ins w:id="1439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400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40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4402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markerManager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40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404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40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4406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updateVehicle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40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({</w:t>
        </w:r>
      </w:ins>
    </w:p>
    <w:p w14:paraId="4555BE76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40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409" w:author="Maxim Bystrov" w:date="2026-05-24T13:58:00Z">
            <w:rPr>
              <w:ins w:id="1441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411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41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413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deviceId</w:t>
        </w:r>
        <w:proofErr w:type="spellEnd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414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41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4416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deviceId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41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,</w:t>
        </w:r>
      </w:ins>
    </w:p>
    <w:p w14:paraId="0578820C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41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419" w:author="Maxim Bystrov" w:date="2026-05-24T13:58:00Z">
            <w:rPr>
              <w:ins w:id="1442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421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42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423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vehicleId</w:t>
        </w:r>
        <w:proofErr w:type="spellEnd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424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42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426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message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42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428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vehicleId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42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,</w:t>
        </w:r>
      </w:ins>
    </w:p>
    <w:p w14:paraId="7B21BD47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43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431" w:author="Maxim Bystrov" w:date="2026-05-24T13:58:00Z">
            <w:rPr>
              <w:ins w:id="1443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433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43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435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latitude: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43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437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message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43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439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latitude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44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,</w:t>
        </w:r>
      </w:ins>
    </w:p>
    <w:p w14:paraId="58675277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44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442" w:author="Maxim Bystrov" w:date="2026-05-24T13:58:00Z">
            <w:rPr>
              <w:ins w:id="1444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444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44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446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longitude: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44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448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message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44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450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longitude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45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,</w:t>
        </w:r>
      </w:ins>
    </w:p>
    <w:p w14:paraId="0ED37ADF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45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453" w:author="Maxim Bystrov" w:date="2026-05-24T13:58:00Z">
            <w:rPr>
              <w:ins w:id="1445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45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45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457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azimuth: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45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459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message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46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461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azimuth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46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,</w:t>
        </w:r>
      </w:ins>
    </w:p>
    <w:p w14:paraId="621D761B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46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464" w:author="Maxim Bystrov" w:date="2026-05-24T13:58:00Z">
            <w:rPr>
              <w:ins w:id="1446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466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46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468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packetTime</w:t>
        </w:r>
        <w:proofErr w:type="spellEnd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469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47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471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message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47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473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packetTime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47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,</w:t>
        </w:r>
      </w:ins>
    </w:p>
    <w:p w14:paraId="1F48D363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47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476" w:author="Maxim Bystrov" w:date="2026-05-24T13:58:00Z">
            <w:rPr>
              <w:ins w:id="1447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478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47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480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receptionTime</w:t>
        </w:r>
        <w:proofErr w:type="spellEnd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481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48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483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message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48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485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receptionTime</w:t>
        </w:r>
        <w:proofErr w:type="spellEnd"/>
        <w:proofErr w:type="gramEnd"/>
      </w:ins>
    </w:p>
    <w:p w14:paraId="47E22DD1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48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487" w:author="Maxim Bystrov" w:date="2026-05-24T13:58:00Z">
            <w:rPr>
              <w:ins w:id="1448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489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49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  })</w:t>
        </w:r>
      </w:ins>
    </w:p>
    <w:p w14:paraId="4B049540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49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492" w:author="Maxim Bystrov" w:date="2026-05-24T13:58:00Z">
            <w:rPr>
              <w:ins w:id="1449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494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49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</w:ins>
    </w:p>
    <w:p w14:paraId="09DE886D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49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497" w:author="Maxim Bystrov" w:date="2026-05-24T13:58:00Z">
            <w:rPr>
              <w:ins w:id="1449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499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50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4501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// Store raw WebSocket data on the feature for popup</w:t>
        </w:r>
      </w:ins>
    </w:p>
    <w:p w14:paraId="39247EB6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50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503" w:author="Maxim Bystrov" w:date="2026-05-24T13:58:00Z">
            <w:rPr>
              <w:ins w:id="1450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50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50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4507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existingMarker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50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509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feature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51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4511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set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51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4513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</w:t>
        </w:r>
        <w:proofErr w:type="spellStart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4514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rawData</w:t>
        </w:r>
        <w:proofErr w:type="spellEnd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4515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51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517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message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51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481DE009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51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520" w:author="Maxim Bystrov" w:date="2026-05-24T13:58:00Z">
            <w:rPr>
              <w:ins w:id="1452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522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52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}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4524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else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52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3D28A3E5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52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527" w:author="Maxim Bystrov" w:date="2026-05-24T13:58:00Z">
            <w:rPr>
              <w:ins w:id="1452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529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53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4531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// Create new marker</w:t>
        </w:r>
      </w:ins>
    </w:p>
    <w:p w14:paraId="5B244DE0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53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533" w:author="Maxim Bystrov" w:date="2026-05-24T13:58:00Z">
            <w:rPr>
              <w:ins w:id="1453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53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53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4537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const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53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4539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marker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54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4541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54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4543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markerManager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54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545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54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4547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updateVehicle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54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({</w:t>
        </w:r>
      </w:ins>
    </w:p>
    <w:p w14:paraId="1ACC615F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54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550" w:author="Maxim Bystrov" w:date="2026-05-24T13:58:00Z">
            <w:rPr>
              <w:ins w:id="1455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552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55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554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deviceId</w:t>
        </w:r>
        <w:proofErr w:type="spellEnd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555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55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4557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deviceId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55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,</w:t>
        </w:r>
      </w:ins>
    </w:p>
    <w:p w14:paraId="2DC02891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55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560" w:author="Maxim Bystrov" w:date="2026-05-24T13:58:00Z">
            <w:rPr>
              <w:ins w:id="1456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562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56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564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vehicleId</w:t>
        </w:r>
        <w:proofErr w:type="spellEnd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565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56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567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message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56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569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vehicleId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57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,</w:t>
        </w:r>
      </w:ins>
    </w:p>
    <w:p w14:paraId="3FE11F36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57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572" w:author="Maxim Bystrov" w:date="2026-05-24T13:58:00Z">
            <w:rPr>
              <w:ins w:id="1457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574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57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lastRenderedPageBreak/>
          <w:t xml:space="preserve">      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576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latitude: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57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578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message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57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580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latitude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58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,</w:t>
        </w:r>
      </w:ins>
    </w:p>
    <w:p w14:paraId="3A7740F8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58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583" w:author="Maxim Bystrov" w:date="2026-05-24T13:58:00Z">
            <w:rPr>
              <w:ins w:id="1458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58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58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587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longitude: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58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589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message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59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591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longitude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59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,</w:t>
        </w:r>
      </w:ins>
    </w:p>
    <w:p w14:paraId="0C044895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59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594" w:author="Maxim Bystrov" w:date="2026-05-24T13:58:00Z">
            <w:rPr>
              <w:ins w:id="1459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596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59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598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azimuth: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59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600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message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60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602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azimuth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60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,</w:t>
        </w:r>
      </w:ins>
    </w:p>
    <w:p w14:paraId="1B61317B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60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605" w:author="Maxim Bystrov" w:date="2026-05-24T13:58:00Z">
            <w:rPr>
              <w:ins w:id="1460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607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60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609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packetTime</w:t>
        </w:r>
        <w:proofErr w:type="spellEnd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610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61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612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message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61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614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packetTime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61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,</w:t>
        </w:r>
      </w:ins>
    </w:p>
    <w:p w14:paraId="7AB3FBBE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61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617" w:author="Maxim Bystrov" w:date="2026-05-24T13:58:00Z">
            <w:rPr>
              <w:ins w:id="1461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619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62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621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receptionTime</w:t>
        </w:r>
        <w:proofErr w:type="spellEnd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622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62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624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message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62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626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receptionTime</w:t>
        </w:r>
        <w:proofErr w:type="spellEnd"/>
        <w:proofErr w:type="gramEnd"/>
      </w:ins>
    </w:p>
    <w:p w14:paraId="65CDB3D6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62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628" w:author="Maxim Bystrov" w:date="2026-05-24T13:58:00Z">
            <w:rPr>
              <w:ins w:id="1462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630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63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  })</w:t>
        </w:r>
      </w:ins>
    </w:p>
    <w:p w14:paraId="1F7916D9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63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633" w:author="Maxim Bystrov" w:date="2026-05-24T13:58:00Z">
            <w:rPr>
              <w:ins w:id="1463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63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63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</w:ins>
    </w:p>
    <w:p w14:paraId="036E5136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63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638" w:author="Maxim Bystrov" w:date="2026-05-24T13:58:00Z">
            <w:rPr>
              <w:ins w:id="1463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640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64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4642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// Store raw WebSocket data on the feature for popup</w:t>
        </w:r>
      </w:ins>
    </w:p>
    <w:p w14:paraId="3A2E37F2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64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644" w:author="Maxim Bystrov" w:date="2026-05-24T13:58:00Z">
            <w:rPr>
              <w:ins w:id="1464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646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64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4648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marker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64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650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feature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65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4652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set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65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4654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</w:t>
        </w:r>
        <w:proofErr w:type="spellStart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4655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rawData</w:t>
        </w:r>
        <w:proofErr w:type="spellEnd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4656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65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658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message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65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1A2502A7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66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661" w:author="Maxim Bystrov" w:date="2026-05-24T13:58:00Z">
            <w:rPr>
              <w:ins w:id="1466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663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66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</w:ins>
    </w:p>
    <w:p w14:paraId="18E37BF0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66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666" w:author="Maxim Bystrov" w:date="2026-05-24T13:58:00Z">
            <w:rPr>
              <w:ins w:id="1466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668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66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4670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// Double-check that the feature isn't already in the vector source</w:t>
        </w:r>
      </w:ins>
    </w:p>
    <w:p w14:paraId="6A1673A9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67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672" w:author="Maxim Bystrov" w:date="2026-05-24T13:58:00Z">
            <w:rPr>
              <w:ins w:id="1467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674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67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4676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// (race condition protection)</w:t>
        </w:r>
      </w:ins>
    </w:p>
    <w:p w14:paraId="7A60138D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67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678" w:author="Maxim Bystrov" w:date="2026-05-24T13:58:00Z">
            <w:rPr>
              <w:ins w:id="1467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680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68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4682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const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68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4684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features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68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4686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68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688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vectorSource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68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4690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getFeatures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69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()</w:t>
        </w:r>
      </w:ins>
    </w:p>
    <w:p w14:paraId="52DAFD69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69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693" w:author="Maxim Bystrov" w:date="2026-05-24T13:58:00Z">
            <w:rPr>
              <w:ins w:id="1469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69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69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4697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69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gramStart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69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4700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!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4701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features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70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4703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includes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70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4705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marker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70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707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feature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70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)) {</w:t>
        </w:r>
      </w:ins>
    </w:p>
    <w:p w14:paraId="36388248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70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710" w:author="Maxim Bystrov" w:date="2026-05-24T13:58:00Z">
            <w:rPr>
              <w:ins w:id="1471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712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71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714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vectorSource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71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4716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addFeature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71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4718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marker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71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720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feature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72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30EAD588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72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723" w:author="Maxim Bystrov" w:date="2026-05-24T13:58:00Z">
            <w:rPr>
              <w:ins w:id="1472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72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72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  }</w:t>
        </w:r>
      </w:ins>
    </w:p>
    <w:p w14:paraId="3C0E7FEC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72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728" w:author="Maxim Bystrov" w:date="2026-05-24T13:58:00Z">
            <w:rPr>
              <w:ins w:id="1472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730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73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}</w:t>
        </w:r>
      </w:ins>
    </w:p>
    <w:p w14:paraId="134E5F72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73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733" w:author="Maxim Bystrov" w:date="2026-05-24T13:58:00Z">
            <w:rPr>
              <w:ins w:id="1473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73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73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</w:ins>
    </w:p>
    <w:p w14:paraId="40B062AB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73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738" w:author="Maxim Bystrov" w:date="2026-05-24T13:58:00Z">
            <w:rPr>
              <w:ins w:id="1473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740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74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4742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// Update vehicle count</w:t>
        </w:r>
      </w:ins>
    </w:p>
    <w:p w14:paraId="49C6142F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74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744" w:author="Maxim Bystrov" w:date="2026-05-24T13:58:00Z">
            <w:rPr>
              <w:ins w:id="1474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746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74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4748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vehicleCount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74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750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75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4752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75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4754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markerManager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75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756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75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4758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getAllMarkers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75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().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760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length</w:t>
        </w:r>
      </w:ins>
    </w:p>
    <w:p w14:paraId="4F0135A7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76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762" w:author="Maxim Bystrov" w:date="2026-05-24T13:58:00Z">
            <w:rPr>
              <w:ins w:id="1476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764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76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7C7414B1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76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767" w:author="Maxim Bystrov" w:date="2026-05-24T13:58:00Z">
            <w:rPr>
              <w:ins w:id="1476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0C4AC004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76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770" w:author="Maxim Bystrov" w:date="2026-05-24T13:58:00Z">
            <w:rPr>
              <w:ins w:id="1477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772" w:author="Maxim Bystrov" w:date="2026-05-24T13:58:00Z"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4773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function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77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gram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4775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cleanup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77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77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 {</w:t>
        </w:r>
      </w:ins>
    </w:p>
    <w:p w14:paraId="2AB51AB8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77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779" w:author="Maxim Bystrov" w:date="2026-05-24T13:58:00Z">
            <w:rPr>
              <w:ins w:id="1478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781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78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4783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// Clean up WebSocket</w:t>
        </w:r>
      </w:ins>
    </w:p>
    <w:p w14:paraId="00CEC057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78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785" w:author="Maxim Bystrov" w:date="2026-05-24T13:58:00Z">
            <w:rPr>
              <w:ins w:id="1478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787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78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4789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79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4791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ws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79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793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79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 {</w:t>
        </w:r>
      </w:ins>
    </w:p>
    <w:p w14:paraId="16B585A0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79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796" w:author="Maxim Bystrov" w:date="2026-05-24T13:58:00Z">
            <w:rPr>
              <w:ins w:id="1479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798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79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4800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ws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80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proofErr w:type="gram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802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80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4804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disconnect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80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()</w:t>
        </w:r>
      </w:ins>
    </w:p>
    <w:p w14:paraId="4CD4118F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80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807" w:author="Maxim Bystrov" w:date="2026-05-24T13:58:00Z">
            <w:rPr>
              <w:ins w:id="1480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809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81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4811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ws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81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813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81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4815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81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4817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null</w:t>
        </w:r>
      </w:ins>
    </w:p>
    <w:p w14:paraId="7EB27665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81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819" w:author="Maxim Bystrov" w:date="2026-05-24T13:58:00Z">
            <w:rPr>
              <w:ins w:id="1482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821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82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}</w:t>
        </w:r>
      </w:ins>
    </w:p>
    <w:p w14:paraId="1F750850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82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824" w:author="Maxim Bystrov" w:date="2026-05-24T13:58:00Z">
            <w:rPr>
              <w:ins w:id="1482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826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82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</w:ins>
    </w:p>
    <w:p w14:paraId="67CCB635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82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829" w:author="Maxim Bystrov" w:date="2026-05-24T13:58:00Z">
            <w:rPr>
              <w:ins w:id="1483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831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83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4833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// Clean up marker manager</w:t>
        </w:r>
      </w:ins>
    </w:p>
    <w:p w14:paraId="33770498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83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835" w:author="Maxim Bystrov" w:date="2026-05-24T13:58:00Z">
            <w:rPr>
              <w:ins w:id="1483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837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83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4839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84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4841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markerManager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84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843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84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 {</w:t>
        </w:r>
      </w:ins>
    </w:p>
    <w:p w14:paraId="77F7FFED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84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846" w:author="Maxim Bystrov" w:date="2026-05-24T13:58:00Z">
            <w:rPr>
              <w:ins w:id="1484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848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84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4850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markerManager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85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852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85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4854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dispose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85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()</w:t>
        </w:r>
      </w:ins>
    </w:p>
    <w:p w14:paraId="00221698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85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857" w:author="Maxim Bystrov" w:date="2026-05-24T13:58:00Z">
            <w:rPr>
              <w:ins w:id="1485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859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86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4861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markerManager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86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863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86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4865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86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4867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null</w:t>
        </w:r>
      </w:ins>
    </w:p>
    <w:p w14:paraId="36C9837C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86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869" w:author="Maxim Bystrov" w:date="2026-05-24T13:58:00Z">
            <w:rPr>
              <w:ins w:id="1487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871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87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}</w:t>
        </w:r>
      </w:ins>
    </w:p>
    <w:p w14:paraId="6BC603B6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87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874" w:author="Maxim Bystrov" w:date="2026-05-24T13:58:00Z">
            <w:rPr>
              <w:ins w:id="1487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876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87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</w:ins>
    </w:p>
    <w:p w14:paraId="26895946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87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879" w:author="Maxim Bystrov" w:date="2026-05-24T13:58:00Z">
            <w:rPr>
              <w:ins w:id="1488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881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88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4883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// Clean up vector source</w:t>
        </w:r>
      </w:ins>
    </w:p>
    <w:p w14:paraId="7E32AB84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88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885" w:author="Maxim Bystrov" w:date="2026-05-24T13:58:00Z">
            <w:rPr>
              <w:ins w:id="1488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887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88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4889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89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891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vectorSource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89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 {</w:t>
        </w:r>
      </w:ins>
    </w:p>
    <w:p w14:paraId="78EAE607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89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894" w:author="Maxim Bystrov" w:date="2026-05-24T13:58:00Z">
            <w:rPr>
              <w:ins w:id="1489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896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89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898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vectorSource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89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4900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clear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90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()</w:t>
        </w:r>
      </w:ins>
    </w:p>
    <w:p w14:paraId="66879D24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90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903" w:author="Maxim Bystrov" w:date="2026-05-24T13:58:00Z">
            <w:rPr>
              <w:ins w:id="1490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90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90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907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vectorSource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90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4909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91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4911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null</w:t>
        </w:r>
      </w:ins>
    </w:p>
    <w:p w14:paraId="7BA45EFE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91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913" w:author="Maxim Bystrov" w:date="2026-05-24T13:58:00Z">
            <w:rPr>
              <w:ins w:id="1491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91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91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}</w:t>
        </w:r>
      </w:ins>
    </w:p>
    <w:p w14:paraId="6BDD2C35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91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918" w:author="Maxim Bystrov" w:date="2026-05-24T13:58:00Z">
            <w:rPr>
              <w:ins w:id="1491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920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92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</w:ins>
    </w:p>
    <w:p w14:paraId="1EF5E9DD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92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923" w:author="Maxim Bystrov" w:date="2026-05-24T13:58:00Z">
            <w:rPr>
              <w:ins w:id="1492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92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92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4927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// Clean up timers</w:t>
        </w:r>
      </w:ins>
    </w:p>
    <w:p w14:paraId="5B197975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92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929" w:author="Maxim Bystrov" w:date="2026-05-24T13:58:00Z">
            <w:rPr>
              <w:ins w:id="1493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931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93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4933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93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935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subscriptionDebounceTimer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93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 {</w:t>
        </w:r>
      </w:ins>
    </w:p>
    <w:p w14:paraId="7B5563DA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93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938" w:author="Maxim Bystrov" w:date="2026-05-24T13:58:00Z">
            <w:rPr>
              <w:ins w:id="1493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940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94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spell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4942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clearTimeout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94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944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subscriptionDebounceTimer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94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15E4A70C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94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947" w:author="Maxim Bystrov" w:date="2026-05-24T13:58:00Z">
            <w:rPr>
              <w:ins w:id="1494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949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95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951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subscriptionDebounceTimer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95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4953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95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4955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null</w:t>
        </w:r>
      </w:ins>
    </w:p>
    <w:p w14:paraId="7FE92CC8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95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957" w:author="Maxim Bystrov" w:date="2026-05-24T13:58:00Z">
            <w:rPr>
              <w:ins w:id="1495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959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96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}</w:t>
        </w:r>
      </w:ins>
    </w:p>
    <w:p w14:paraId="2F67E20E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96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962" w:author="Maxim Bystrov" w:date="2026-05-24T13:58:00Z">
            <w:rPr>
              <w:ins w:id="1496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964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96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</w:ins>
    </w:p>
    <w:p w14:paraId="3F57EE0E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96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967" w:author="Maxim Bystrov" w:date="2026-05-24T13:58:00Z">
            <w:rPr>
              <w:ins w:id="1496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969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97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4971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// Clean up popup timer</w:t>
        </w:r>
      </w:ins>
    </w:p>
    <w:p w14:paraId="2B54670E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97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973" w:author="Maxim Bystrov" w:date="2026-05-24T13:58:00Z">
            <w:rPr>
              <w:ins w:id="1497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97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97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4977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97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979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hidePopupTimer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98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 {</w:t>
        </w:r>
      </w:ins>
    </w:p>
    <w:p w14:paraId="60024100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98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982" w:author="Maxim Bystrov" w:date="2026-05-24T13:58:00Z">
            <w:rPr>
              <w:ins w:id="1498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984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98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lastRenderedPageBreak/>
          <w:t xml:space="preserve">    </w:t>
        </w:r>
        <w:proofErr w:type="spell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4986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clearTimeout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98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988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hidePopupTimer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98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518490B0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499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4991" w:author="Maxim Bystrov" w:date="2026-05-24T13:58:00Z">
            <w:rPr>
              <w:ins w:id="1499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4993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99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4995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hidePopupTimer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99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4997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499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4999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null</w:t>
        </w:r>
      </w:ins>
    </w:p>
    <w:p w14:paraId="65AF9B28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00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001" w:author="Maxim Bystrov" w:date="2026-05-24T13:58:00Z">
            <w:rPr>
              <w:ins w:id="1500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003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00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}</w:t>
        </w:r>
      </w:ins>
    </w:p>
    <w:p w14:paraId="1CE04AF7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00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006" w:author="Maxim Bystrov" w:date="2026-05-24T13:58:00Z">
            <w:rPr>
              <w:ins w:id="1500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008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00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63A89BC0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01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011" w:author="Maxim Bystrov" w:date="2026-05-24T13:58:00Z">
            <w:rPr>
              <w:ins w:id="1501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566C1387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01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014" w:author="Maxim Bystrov" w:date="2026-05-24T13:58:00Z">
            <w:rPr>
              <w:ins w:id="1501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016" w:author="Maxim Bystrov" w:date="2026-05-24T13:58:00Z"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5017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 xml:space="preserve">// Popup functions (simple approach like </w:t>
        </w:r>
        <w:proofErr w:type="spellStart"/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5018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ZoneMap.vue</w:t>
        </w:r>
        <w:proofErr w:type="spellEnd"/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5019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)</w:t>
        </w:r>
      </w:ins>
    </w:p>
    <w:p w14:paraId="0B3608C6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02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021" w:author="Maxim Bystrov" w:date="2026-05-24T13:58:00Z">
            <w:rPr>
              <w:ins w:id="1502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023" w:author="Maxim Bystrov" w:date="2026-05-24T13:58:00Z"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5024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function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02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5026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cancelPopupHide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02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02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 {</w:t>
        </w:r>
      </w:ins>
    </w:p>
    <w:p w14:paraId="32FB4888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02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030" w:author="Maxim Bystrov" w:date="2026-05-24T13:58:00Z">
            <w:rPr>
              <w:ins w:id="1503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032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03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5034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03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036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hidePopupTimer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03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 {</w:t>
        </w:r>
      </w:ins>
    </w:p>
    <w:p w14:paraId="6D1A5083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03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039" w:author="Maxim Bystrov" w:date="2026-05-24T13:58:00Z">
            <w:rPr>
              <w:ins w:id="1504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041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04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spell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5043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clearTimeout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04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045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hidePopupTimer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04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258F99E4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04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048" w:author="Maxim Bystrov" w:date="2026-05-24T13:58:00Z">
            <w:rPr>
              <w:ins w:id="1504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050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05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052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hidePopupTimer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05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5054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05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5056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null</w:t>
        </w:r>
      </w:ins>
    </w:p>
    <w:p w14:paraId="110F93AD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05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058" w:author="Maxim Bystrov" w:date="2026-05-24T13:58:00Z">
            <w:rPr>
              <w:ins w:id="1505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060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06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}</w:t>
        </w:r>
      </w:ins>
    </w:p>
    <w:p w14:paraId="1DA11124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06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063" w:author="Maxim Bystrov" w:date="2026-05-24T13:58:00Z">
            <w:rPr>
              <w:ins w:id="1506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06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06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471B5BE2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06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068" w:author="Maxim Bystrov" w:date="2026-05-24T13:58:00Z">
            <w:rPr>
              <w:ins w:id="1506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7FA0C3B7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07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071" w:author="Maxim Bystrov" w:date="2026-05-24T13:58:00Z">
            <w:rPr>
              <w:ins w:id="1507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073" w:author="Maxim Bystrov" w:date="2026-05-24T13:58:00Z"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5074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function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07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5076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schedulePopupHide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07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07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 {</w:t>
        </w:r>
      </w:ins>
    </w:p>
    <w:p w14:paraId="558142C8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07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080" w:author="Maxim Bystrov" w:date="2026-05-24T13:58:00Z">
            <w:rPr>
              <w:ins w:id="1508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082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08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5084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cancelPopupHide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08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08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5AEBE3DF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08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088" w:author="Maxim Bystrov" w:date="2026-05-24T13:58:00Z">
            <w:rPr>
              <w:ins w:id="1508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090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09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092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hidePopupTimer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09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5094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09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096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window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09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5098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setTimeout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09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(()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5100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=&gt;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10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2691CD76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10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103" w:author="Maxim Bystrov" w:date="2026-05-24T13:58:00Z">
            <w:rPr>
              <w:ins w:id="1510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10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10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5107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10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5109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popupVisible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11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111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11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 {</w:t>
        </w:r>
      </w:ins>
    </w:p>
    <w:p w14:paraId="4283ED7A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11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114" w:author="Maxim Bystrov" w:date="2026-05-24T13:58:00Z">
            <w:rPr>
              <w:ins w:id="1511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116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11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5118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popupVisible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11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120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12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5122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12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5124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false</w:t>
        </w:r>
      </w:ins>
    </w:p>
    <w:p w14:paraId="5A3A3158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12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126" w:author="Maxim Bystrov" w:date="2026-05-24T13:58:00Z">
            <w:rPr>
              <w:ins w:id="1512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128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12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5130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popupData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13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132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13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5134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13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5136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''</w:t>
        </w:r>
      </w:ins>
    </w:p>
    <w:p w14:paraId="0583D683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13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138" w:author="Maxim Bystrov" w:date="2026-05-24T13:58:00Z">
            <w:rPr>
              <w:ins w:id="1513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140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14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  }</w:t>
        </w:r>
      </w:ins>
    </w:p>
    <w:p w14:paraId="2DC91564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14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143" w:author="Maxim Bystrov" w:date="2026-05-24T13:58:00Z">
            <w:rPr>
              <w:ins w:id="1514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14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14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147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hidePopupTimer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14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5149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15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5151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null</w:t>
        </w:r>
      </w:ins>
    </w:p>
    <w:p w14:paraId="164660D7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15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153" w:author="Maxim Bystrov" w:date="2026-05-24T13:58:00Z">
            <w:rPr>
              <w:ins w:id="1515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15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15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}, </w:t>
        </w:r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5157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HIDE_POPUP_DELAY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15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24FDE4D6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15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160" w:author="Maxim Bystrov" w:date="2026-05-24T13:58:00Z">
            <w:rPr>
              <w:ins w:id="1516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162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16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3B409938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16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165" w:author="Maxim Bystrov" w:date="2026-05-24T13:58:00Z">
            <w:rPr>
              <w:ins w:id="1516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3842CB04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16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168" w:author="Maxim Bystrov" w:date="2026-05-24T13:58:00Z">
            <w:rPr>
              <w:ins w:id="1516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170" w:author="Maxim Bystrov" w:date="2026-05-24T13:58:00Z"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5171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function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17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5173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closePopup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17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17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 {</w:t>
        </w:r>
      </w:ins>
    </w:p>
    <w:p w14:paraId="757331D7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17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177" w:author="Maxim Bystrov" w:date="2026-05-24T13:58:00Z">
            <w:rPr>
              <w:ins w:id="1517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179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18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5181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popupVisible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18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183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18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5185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18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5187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false</w:t>
        </w:r>
      </w:ins>
    </w:p>
    <w:p w14:paraId="5F4BF9B1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18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189" w:author="Maxim Bystrov" w:date="2026-05-24T13:58:00Z">
            <w:rPr>
              <w:ins w:id="1519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191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19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5193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popupData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19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195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19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5197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19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5199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''</w:t>
        </w:r>
      </w:ins>
    </w:p>
    <w:p w14:paraId="00B6ED6C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20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201" w:author="Maxim Bystrov" w:date="2026-05-24T13:58:00Z">
            <w:rPr>
              <w:ins w:id="1520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203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20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04BEEDDA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20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206" w:author="Maxim Bystrov" w:date="2026-05-24T13:58:00Z">
            <w:rPr>
              <w:ins w:id="1520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2BB77EB8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20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209" w:author="Maxim Bystrov" w:date="2026-05-24T13:58:00Z">
            <w:rPr>
              <w:ins w:id="1521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211" w:author="Maxim Bystrov" w:date="2026-05-24T13:58:00Z"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5212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function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21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5214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handlePointerMove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21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216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event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5217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21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5219" w:author="Maxim Bystrov" w:date="2026-05-24T13:58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any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22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 {</w:t>
        </w:r>
      </w:ins>
    </w:p>
    <w:p w14:paraId="3985127F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22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222" w:author="Maxim Bystrov" w:date="2026-05-24T13:58:00Z">
            <w:rPr>
              <w:ins w:id="1522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224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22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5226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22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gramStart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22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5229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!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5230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map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23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232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23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5234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||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23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236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event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23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238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dragging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23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 {</w:t>
        </w:r>
      </w:ins>
    </w:p>
    <w:p w14:paraId="41236EC9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24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241" w:author="Maxim Bystrov" w:date="2026-05-24T13:58:00Z">
            <w:rPr>
              <w:ins w:id="1524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243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24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5245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return</w:t>
        </w:r>
      </w:ins>
    </w:p>
    <w:p w14:paraId="075DF2AF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24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247" w:author="Maxim Bystrov" w:date="2026-05-24T13:58:00Z">
            <w:rPr>
              <w:ins w:id="1524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249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25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}</w:t>
        </w:r>
      </w:ins>
    </w:p>
    <w:p w14:paraId="3A33D900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25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252" w:author="Maxim Bystrov" w:date="2026-05-24T13:58:00Z">
            <w:rPr>
              <w:ins w:id="1525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72189C07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25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255" w:author="Maxim Bystrov" w:date="2026-05-24T13:58:00Z">
            <w:rPr>
              <w:ins w:id="1525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257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25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5259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const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26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5261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pixel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26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5263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26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5265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map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26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proofErr w:type="gram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267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26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5269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getEventPixel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27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271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event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27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273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originalEvent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27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3526C03D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27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276" w:author="Maxim Bystrov" w:date="2026-05-24T13:58:00Z">
            <w:rPr>
              <w:ins w:id="1527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278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27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5280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const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28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5282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feature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28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5284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28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5286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map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28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proofErr w:type="gram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288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28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5290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forEachFeatureAtPixel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29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5292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pixel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29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, (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294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29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)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5296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=&gt;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29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298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29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{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300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hitTolerance</w:t>
        </w:r>
        <w:proofErr w:type="spellEnd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301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: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30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5303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10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30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})</w:t>
        </w:r>
      </w:ins>
    </w:p>
    <w:p w14:paraId="2AA9BC34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30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306" w:author="Maxim Bystrov" w:date="2026-05-24T13:58:00Z">
            <w:rPr>
              <w:ins w:id="1530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308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30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</w:ins>
    </w:p>
    <w:p w14:paraId="4CA5DAC6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31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311" w:author="Maxim Bystrov" w:date="2026-05-24T13:58:00Z">
            <w:rPr>
              <w:ins w:id="1531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313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31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5315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31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</w:t>
        </w:r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5317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feature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31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 {</w:t>
        </w:r>
      </w:ins>
    </w:p>
    <w:p w14:paraId="11C6CD80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31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320" w:author="Maxim Bystrov" w:date="2026-05-24T13:58:00Z">
            <w:rPr>
              <w:ins w:id="1532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322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32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5324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// Get the raw WebSocket data stored on the feature</w:t>
        </w:r>
      </w:ins>
    </w:p>
    <w:p w14:paraId="12C66CBD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32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326" w:author="Maxim Bystrov" w:date="2026-05-24T13:58:00Z">
            <w:rPr>
              <w:ins w:id="1532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328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32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5330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const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33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5332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rawData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33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5334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33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5336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feature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33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5338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get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33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5340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</w:t>
        </w:r>
        <w:proofErr w:type="spellStart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5341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rawData</w:t>
        </w:r>
        <w:proofErr w:type="spellEnd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5342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34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61463BD7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34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345" w:author="Maxim Bystrov" w:date="2026-05-24T13:58:00Z">
            <w:rPr>
              <w:ins w:id="1534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347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34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</w:ins>
    </w:p>
    <w:p w14:paraId="5E729540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34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350" w:author="Maxim Bystrov" w:date="2026-05-24T13:58:00Z">
            <w:rPr>
              <w:ins w:id="1535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352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35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5354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35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5356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rawData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35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 {</w:t>
        </w:r>
      </w:ins>
    </w:p>
    <w:p w14:paraId="6CD49289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35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359" w:author="Maxim Bystrov" w:date="2026-05-24T13:58:00Z">
            <w:rPr>
              <w:ins w:id="1536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361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36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5363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// Format JSON for display</w:t>
        </w:r>
      </w:ins>
    </w:p>
    <w:p w14:paraId="32068D41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36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365" w:author="Maxim Bystrov" w:date="2026-05-24T13:58:00Z">
            <w:rPr>
              <w:ins w:id="1536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367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36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5369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popupData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37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371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37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5373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37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375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JSON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37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5377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stringify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37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5379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rawData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38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5381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null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38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5383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2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38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4065B747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38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386" w:author="Maxim Bystrov" w:date="2026-05-24T13:58:00Z">
            <w:rPr>
              <w:ins w:id="1538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388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38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}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5390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else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39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1934EF45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39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393" w:author="Maxim Bystrov" w:date="2026-05-24T13:58:00Z">
            <w:rPr>
              <w:ins w:id="1539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39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39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5397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// Fallback to feature properties</w:t>
        </w:r>
      </w:ins>
    </w:p>
    <w:p w14:paraId="1ECBE0B1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39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399" w:author="Maxim Bystrov" w:date="2026-05-24T13:58:00Z">
            <w:rPr>
              <w:ins w:id="1540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401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40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5403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const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40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5405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props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40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5407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40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5409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feature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41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5411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getProperties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41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()</w:t>
        </w:r>
      </w:ins>
    </w:p>
    <w:p w14:paraId="0E77A9BD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41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414" w:author="Maxim Bystrov" w:date="2026-05-24T13:58:00Z">
            <w:rPr>
              <w:ins w:id="1541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416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41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5418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popupData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41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420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42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5422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42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424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JSON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42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5426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stringify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42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5428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props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42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5430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null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43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5432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2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43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1FB77D6C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43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435" w:author="Maxim Bystrov" w:date="2026-05-24T13:58:00Z">
            <w:rPr>
              <w:ins w:id="1543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437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43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lastRenderedPageBreak/>
          <w:t>    }</w:t>
        </w:r>
      </w:ins>
    </w:p>
    <w:p w14:paraId="5D534FD4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43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440" w:author="Maxim Bystrov" w:date="2026-05-24T13:58:00Z">
            <w:rPr>
              <w:ins w:id="1544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442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44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</w:ins>
    </w:p>
    <w:p w14:paraId="602A6FAD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44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445" w:author="Maxim Bystrov" w:date="2026-05-24T13:58:00Z">
            <w:rPr>
              <w:ins w:id="1544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447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44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5449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// Calculate popup position relative to map container</w:t>
        </w:r>
      </w:ins>
    </w:p>
    <w:p w14:paraId="570B1CC2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45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451" w:author="Maxim Bystrov" w:date="2026-05-24T13:58:00Z">
            <w:rPr>
              <w:ins w:id="1545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453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45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5455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const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45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5457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rect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45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5459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46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gram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5461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mapContainer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46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463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46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?.</w:t>
        </w:r>
        <w:proofErr w:type="spellStart"/>
        <w:proofErr w:type="gramEnd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5465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getBoundingClientRect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46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()</w:t>
        </w:r>
      </w:ins>
    </w:p>
    <w:p w14:paraId="605B214E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46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468" w:author="Maxim Bystrov" w:date="2026-05-24T13:58:00Z">
            <w:rPr>
              <w:ins w:id="1546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470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47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5472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47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5474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rect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47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 {</w:t>
        </w:r>
      </w:ins>
    </w:p>
    <w:p w14:paraId="23199D95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47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477" w:author="Maxim Bystrov" w:date="2026-05-24T13:58:00Z">
            <w:rPr>
              <w:ins w:id="1547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479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48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5481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popupLeft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48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483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48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5485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48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487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event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48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489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originalEvent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49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491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clientX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49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5493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-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49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5495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rect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49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497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left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49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5499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+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50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5501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12</w:t>
        </w:r>
      </w:ins>
    </w:p>
    <w:p w14:paraId="28BF145A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50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503" w:author="Maxim Bystrov" w:date="2026-05-24T13:58:00Z">
            <w:rPr>
              <w:ins w:id="1550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50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50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5507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popupTop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50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509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51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5511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51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513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event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51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515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originalEvent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51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517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clientY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51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5519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-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52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5521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rect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52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523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top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52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5525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+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52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5527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12</w:t>
        </w:r>
      </w:ins>
    </w:p>
    <w:p w14:paraId="457C9584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52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529" w:author="Maxim Bystrov" w:date="2026-05-24T13:58:00Z">
            <w:rPr>
              <w:ins w:id="1553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531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53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  }</w:t>
        </w:r>
      </w:ins>
    </w:p>
    <w:p w14:paraId="5780B41B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53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534" w:author="Maxim Bystrov" w:date="2026-05-24T13:58:00Z">
            <w:rPr>
              <w:ins w:id="1553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536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53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</w:ins>
    </w:p>
    <w:p w14:paraId="7F8A50C3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53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539" w:author="Maxim Bystrov" w:date="2026-05-24T13:58:00Z">
            <w:rPr>
              <w:ins w:id="1554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541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54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5543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popupVisible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54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545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54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5547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54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5549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true</w:t>
        </w:r>
      </w:ins>
    </w:p>
    <w:p w14:paraId="78494AB0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55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551" w:author="Maxim Bystrov" w:date="2026-05-24T13:58:00Z">
            <w:rPr>
              <w:ins w:id="1555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553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55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5555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cancelPopupHide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55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55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2EC339E6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55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559" w:author="Maxim Bystrov" w:date="2026-05-24T13:58:00Z">
            <w:rPr>
              <w:ins w:id="1556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561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56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5563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map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56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proofErr w:type="gram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565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56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5567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getTargetElement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56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().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569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style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57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571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cursor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57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5573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57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5575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'pointer'</w:t>
        </w:r>
      </w:ins>
    </w:p>
    <w:p w14:paraId="1290FF0E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57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577" w:author="Maxim Bystrov" w:date="2026-05-24T13:58:00Z">
            <w:rPr>
              <w:ins w:id="1557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579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58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}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5581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else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58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5F956F09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58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584" w:author="Maxim Bystrov" w:date="2026-05-24T13:58:00Z">
            <w:rPr>
              <w:ins w:id="1558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586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58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5588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map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58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proofErr w:type="gram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590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59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5592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getTargetElement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59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().</w:t>
        </w:r>
        <w:proofErr w:type="spell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594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style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59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596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cursor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59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5598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59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5600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''</w:t>
        </w:r>
      </w:ins>
    </w:p>
    <w:p w14:paraId="02D199E5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60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602" w:author="Maxim Bystrov" w:date="2026-05-24T13:58:00Z">
            <w:rPr>
              <w:ins w:id="1560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604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60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5606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schedulePopupHide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60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60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3E098FB4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60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610" w:author="Maxim Bystrov" w:date="2026-05-24T13:58:00Z">
            <w:rPr>
              <w:ins w:id="1561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612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61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}</w:t>
        </w:r>
      </w:ins>
    </w:p>
    <w:p w14:paraId="0FDAB800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61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615" w:author="Maxim Bystrov" w:date="2026-05-24T13:58:00Z">
            <w:rPr>
              <w:ins w:id="1561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617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61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54D186AE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61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620" w:author="Maxim Bystrov" w:date="2026-05-24T13:58:00Z">
            <w:rPr>
              <w:ins w:id="1562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0528A146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62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623" w:author="Maxim Bystrov" w:date="2026-05-24T13:58:00Z">
            <w:rPr>
              <w:ins w:id="1562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proofErr w:type="spellStart"/>
      <w:proofErr w:type="gramStart"/>
      <w:ins w:id="15625" w:author="Maxim Bystrov" w:date="2026-05-24T13:58:00Z"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5626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onMounted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62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62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()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5629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=&gt;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63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02BFA8AA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63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632" w:author="Maxim Bystrov" w:date="2026-05-24T13:58:00Z">
            <w:rPr>
              <w:ins w:id="1563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634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63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5636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createMap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63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63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0DB63802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63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640" w:author="Maxim Bystrov" w:date="2026-05-24T13:58:00Z">
            <w:rPr>
              <w:ins w:id="1564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642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64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5644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setupWebSocket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64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64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228F6BB0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64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648" w:author="Maxim Bystrov" w:date="2026-05-24T13:58:00Z">
            <w:rPr>
              <w:ins w:id="1564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650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65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})</w:t>
        </w:r>
      </w:ins>
    </w:p>
    <w:p w14:paraId="732309F0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65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653" w:author="Maxim Bystrov" w:date="2026-05-24T13:58:00Z">
            <w:rPr>
              <w:ins w:id="1565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22413593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65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656" w:author="Maxim Bystrov" w:date="2026-05-24T13:58:00Z">
            <w:rPr>
              <w:ins w:id="1565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proofErr w:type="spellStart"/>
      <w:proofErr w:type="gramStart"/>
      <w:ins w:id="15658" w:author="Maxim Bystrov" w:date="2026-05-24T13:58:00Z"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5659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onBeforeUnmount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66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66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()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5662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=&gt;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66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3AB105C5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66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665" w:author="Maxim Bystrov" w:date="2026-05-24T13:58:00Z">
            <w:rPr>
              <w:ins w:id="1566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667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66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gram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5669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cleanup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67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67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34372757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67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673" w:author="Maxim Bystrov" w:date="2026-05-24T13:58:00Z">
            <w:rPr>
              <w:ins w:id="1567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67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67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</w:ins>
    </w:p>
    <w:p w14:paraId="42ED071A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67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678" w:author="Maxim Bystrov" w:date="2026-05-24T13:58:00Z">
            <w:rPr>
              <w:ins w:id="1567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680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68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5682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68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5684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map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68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686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68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 {</w:t>
        </w:r>
      </w:ins>
    </w:p>
    <w:p w14:paraId="1A3649C3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68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689" w:author="Maxim Bystrov" w:date="2026-05-24T13:58:00Z">
            <w:rPr>
              <w:ins w:id="1569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691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69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5693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map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69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proofErr w:type="gram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695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69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5697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setTarget</w:t>
        </w:r>
        <w:proofErr w:type="spellEnd"/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69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5699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undefined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70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2FB88519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70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702" w:author="Maxim Bystrov" w:date="2026-05-24T13:58:00Z">
            <w:rPr>
              <w:ins w:id="1570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704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70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spellStart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5706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map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70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708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value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70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5710" w:author="Maxim Bystrov" w:date="2026-05-24T13:58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71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5712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null</w:t>
        </w:r>
      </w:ins>
    </w:p>
    <w:p w14:paraId="54D6DFF4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71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714" w:author="Maxim Bystrov" w:date="2026-05-24T13:58:00Z">
            <w:rPr>
              <w:ins w:id="1571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716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71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}</w:t>
        </w:r>
      </w:ins>
    </w:p>
    <w:p w14:paraId="525A859B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71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719" w:author="Maxim Bystrov" w:date="2026-05-24T13:58:00Z">
            <w:rPr>
              <w:ins w:id="1572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721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72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})</w:t>
        </w:r>
      </w:ins>
    </w:p>
    <w:p w14:paraId="75C46FB6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72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724" w:author="Maxim Bystrov" w:date="2026-05-24T13:58:00Z">
            <w:rPr>
              <w:ins w:id="1572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0BFE823F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72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727" w:author="Maxim Bystrov" w:date="2026-05-24T13:58:00Z">
            <w:rPr>
              <w:ins w:id="1572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729" w:author="Maxim Bystrov" w:date="2026-05-24T13:58:00Z"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5730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// Watch for connection status changes</w:t>
        </w:r>
      </w:ins>
    </w:p>
    <w:p w14:paraId="3DD7585E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73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732" w:author="Maxim Bystrov" w:date="2026-05-24T13:58:00Z">
            <w:rPr>
              <w:ins w:id="1573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proofErr w:type="gramStart"/>
      <w:ins w:id="15734" w:author="Maxim Bystrov" w:date="2026-05-24T13:58:00Z"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5735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watch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73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spellStart"/>
        <w:proofErr w:type="gramEnd"/>
        <w:r w:rsidRPr="00D0224A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5737" w:author="Maxim Bystrov" w:date="2026-05-24T13:58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connectionStatus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73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, (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739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status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74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) </w:t>
        </w:r>
        <w:r w:rsidRPr="00D0224A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5741" w:author="Maxim Bystrov" w:date="2026-05-24T13:58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=&gt;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74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0965F1CF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74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744" w:author="Maxim Bystrov" w:date="2026-05-24T13:58:00Z">
            <w:rPr>
              <w:ins w:id="1574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746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74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gramStart"/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748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console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74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5750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log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75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5752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'Connection status changed:'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75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r w:rsidRPr="00D0224A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5754" w:author="Maxim Bystrov" w:date="2026-05-24T13:58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status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75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26FA35A4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75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757" w:author="Maxim Bystrov" w:date="2026-05-24T13:58:00Z">
            <w:rPr>
              <w:ins w:id="1575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759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76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})</w:t>
        </w:r>
      </w:ins>
    </w:p>
    <w:p w14:paraId="67E8AB31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76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762" w:author="Maxim Bystrov" w:date="2026-05-24T13:58:00Z">
            <w:rPr>
              <w:ins w:id="1576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764" w:author="Maxim Bystrov" w:date="2026-05-24T13:58:00Z"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5765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&lt;/script&gt;</w:t>
        </w:r>
      </w:ins>
    </w:p>
    <w:p w14:paraId="63FC761A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76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767" w:author="Maxim Bystrov" w:date="2026-05-24T13:58:00Z">
            <w:rPr>
              <w:ins w:id="1576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674BB496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76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770" w:author="Maxim Bystrov" w:date="2026-05-24T13:58:00Z">
            <w:rPr>
              <w:ins w:id="1577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772" w:author="Maxim Bystrov" w:date="2026-05-24T13:58:00Z"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5773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&lt;style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77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5775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scoped</w:t>
        </w:r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5776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&gt;</w:t>
        </w:r>
      </w:ins>
    </w:p>
    <w:p w14:paraId="5E5BC2F8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77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778" w:author="Maxim Bystrov" w:date="2026-05-24T13:58:00Z">
            <w:rPr>
              <w:ins w:id="1577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proofErr w:type="gramStart"/>
      <w:ins w:id="15780" w:author="Maxim Bystrov" w:date="2026-05-24T13:58:00Z"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5781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.vehicles</w:t>
        </w:r>
        <w:proofErr w:type="gramEnd"/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5782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-map-container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78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01539431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78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785" w:author="Maxim Bystrov" w:date="2026-05-24T13:58:00Z">
            <w:rPr>
              <w:ins w:id="1578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787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78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5789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width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79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5791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100%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79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7E68C515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79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794" w:author="Maxim Bystrov" w:date="2026-05-24T13:58:00Z">
            <w:rPr>
              <w:ins w:id="1579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796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79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5798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height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79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5800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100%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80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145DBA0F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80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803" w:author="Maxim Bystrov" w:date="2026-05-24T13:58:00Z">
            <w:rPr>
              <w:ins w:id="1580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80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80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5807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position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80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451A5"/>
            <w:sz w:val="21"/>
            <w:szCs w:val="21"/>
            <w:lang w:val="en-US" w:eastAsia="ru-RU"/>
            <w:rPrChange w:id="15809" w:author="Maxim Bystrov" w:date="2026-05-24T13:58:00Z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</w:rPrChange>
          </w:rPr>
          <w:t>relative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81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6AB78107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81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812" w:author="Maxim Bystrov" w:date="2026-05-24T13:58:00Z">
            <w:rPr>
              <w:ins w:id="1581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814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81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1CDDD07F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81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817" w:author="Maxim Bystrov" w:date="2026-05-24T13:58:00Z">
            <w:rPr>
              <w:ins w:id="1581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049461A5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81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820" w:author="Maxim Bystrov" w:date="2026-05-24T13:58:00Z">
            <w:rPr>
              <w:ins w:id="1582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proofErr w:type="gramStart"/>
      <w:ins w:id="15822" w:author="Maxim Bystrov" w:date="2026-05-24T13:58:00Z"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5823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.vehicles</w:t>
        </w:r>
        <w:proofErr w:type="gramEnd"/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5824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-map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82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4B72B1AF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82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827" w:author="Maxim Bystrov" w:date="2026-05-24T13:58:00Z">
            <w:rPr>
              <w:ins w:id="1582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829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83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5831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width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83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5833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100%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83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0A177000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83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836" w:author="Maxim Bystrov" w:date="2026-05-24T13:58:00Z">
            <w:rPr>
              <w:ins w:id="1583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838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83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5840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height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84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5842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100%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84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40307948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84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845" w:author="Maxim Bystrov" w:date="2026-05-24T13:58:00Z">
            <w:rPr>
              <w:ins w:id="1584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847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84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1EA98B5C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84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850" w:author="Maxim Bystrov" w:date="2026-05-24T13:58:00Z">
            <w:rPr>
              <w:ins w:id="1585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695417D8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85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853" w:author="Maxim Bystrov" w:date="2026-05-24T13:58:00Z">
            <w:rPr>
              <w:ins w:id="1585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proofErr w:type="gramStart"/>
      <w:ins w:id="15855" w:author="Maxim Bystrov" w:date="2026-05-24T13:58:00Z"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5856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.connection</w:t>
        </w:r>
        <w:proofErr w:type="gramEnd"/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5857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-status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85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5A23A7FD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85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860" w:author="Maxim Bystrov" w:date="2026-05-24T13:58:00Z">
            <w:rPr>
              <w:ins w:id="1586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862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86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5864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position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86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451A5"/>
            <w:sz w:val="21"/>
            <w:szCs w:val="21"/>
            <w:lang w:val="en-US" w:eastAsia="ru-RU"/>
            <w:rPrChange w:id="15866" w:author="Maxim Bystrov" w:date="2026-05-24T13:58:00Z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</w:rPrChange>
          </w:rPr>
          <w:t>absolute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86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24F06BAE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86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869" w:author="Maxim Bystrov" w:date="2026-05-24T13:58:00Z">
            <w:rPr>
              <w:ins w:id="1587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871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87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5873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top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87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5875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10px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87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365FB2BA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87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878" w:author="Maxim Bystrov" w:date="2026-05-24T13:58:00Z">
            <w:rPr>
              <w:ins w:id="1587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880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88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5882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right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88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5884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10px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88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10584C1C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88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887" w:author="Maxim Bystrov" w:date="2026-05-24T13:58:00Z">
            <w:rPr>
              <w:ins w:id="1588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889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89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5891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background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89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5893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rgba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89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5895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255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89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5897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255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89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5899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255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90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5901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0.9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90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);</w:t>
        </w:r>
      </w:ins>
    </w:p>
    <w:p w14:paraId="266C8D0A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90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904" w:author="Maxim Bystrov" w:date="2026-05-24T13:58:00Z">
            <w:rPr>
              <w:ins w:id="1590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906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90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5908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border-radius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90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5910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8px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91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2D6B7B52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91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913" w:author="Maxim Bystrov" w:date="2026-05-24T13:58:00Z">
            <w:rPr>
              <w:ins w:id="1591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91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91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5917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padding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91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5919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8px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92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5921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12px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92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0F66C598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92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924" w:author="Maxim Bystrov" w:date="2026-05-24T13:58:00Z">
            <w:rPr>
              <w:ins w:id="1592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926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92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5928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display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92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451A5"/>
            <w:sz w:val="21"/>
            <w:szCs w:val="21"/>
            <w:lang w:val="en-US" w:eastAsia="ru-RU"/>
            <w:rPrChange w:id="15930" w:author="Maxim Bystrov" w:date="2026-05-24T13:58:00Z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</w:rPrChange>
          </w:rPr>
          <w:t>flex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93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74B712A9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93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933" w:author="Maxim Bystrov" w:date="2026-05-24T13:58:00Z">
            <w:rPr>
              <w:ins w:id="1593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93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93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5937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align-items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93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451A5"/>
            <w:sz w:val="21"/>
            <w:szCs w:val="21"/>
            <w:lang w:val="en-US" w:eastAsia="ru-RU"/>
            <w:rPrChange w:id="15939" w:author="Maxim Bystrov" w:date="2026-05-24T13:58:00Z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</w:rPrChange>
          </w:rPr>
          <w:t>center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94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2E53D14F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94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942" w:author="Maxim Bystrov" w:date="2026-05-24T13:58:00Z">
            <w:rPr>
              <w:ins w:id="1594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944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94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5946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gap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94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5948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8px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94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60919D89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95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951" w:author="Maxim Bystrov" w:date="2026-05-24T13:58:00Z">
            <w:rPr>
              <w:ins w:id="1595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953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95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5955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box-shadow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95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5957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0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95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5959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2px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96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5961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8px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96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5963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rgba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96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5965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0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96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5967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0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96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5969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0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97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5971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0.15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97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);</w:t>
        </w:r>
      </w:ins>
    </w:p>
    <w:p w14:paraId="4D5588CE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97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974" w:author="Maxim Bystrov" w:date="2026-05-24T13:58:00Z">
            <w:rPr>
              <w:ins w:id="1597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976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97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5978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z-index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97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5980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1000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98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656E2039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98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983" w:author="Maxim Bystrov" w:date="2026-05-24T13:58:00Z">
            <w:rPr>
              <w:ins w:id="1598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98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98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5987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font-size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98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5989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14px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99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4CD71F4C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99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992" w:author="Maxim Bystrov" w:date="2026-05-24T13:58:00Z">
            <w:rPr>
              <w:ins w:id="1599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5994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599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73D8725C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99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5997" w:author="Maxim Bystrov" w:date="2026-05-24T13:58:00Z">
            <w:rPr>
              <w:ins w:id="1599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51A825C3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599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000" w:author="Maxim Bystrov" w:date="2026-05-24T13:58:00Z">
            <w:rPr>
              <w:ins w:id="1600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proofErr w:type="gramStart"/>
      <w:ins w:id="16002" w:author="Maxim Bystrov" w:date="2026-05-24T13:58:00Z"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003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.status</w:t>
        </w:r>
        <w:proofErr w:type="gramEnd"/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004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-indicator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00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3ABD8ADF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00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007" w:author="Maxim Bystrov" w:date="2026-05-24T13:58:00Z">
            <w:rPr>
              <w:ins w:id="1600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009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01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011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width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01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013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10px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01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14856F78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01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016" w:author="Maxim Bystrov" w:date="2026-05-24T13:58:00Z">
            <w:rPr>
              <w:ins w:id="1601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018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01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020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height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02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022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10px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02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5E121BFE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02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025" w:author="Maxim Bystrov" w:date="2026-05-24T13:58:00Z">
            <w:rPr>
              <w:ins w:id="1602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027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02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029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border-radius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03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031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50%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03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77C8D176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03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034" w:author="Maxim Bystrov" w:date="2026-05-24T13:58:00Z">
            <w:rPr>
              <w:ins w:id="1603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036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03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6E18952C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03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039" w:author="Maxim Bystrov" w:date="2026-05-24T13:58:00Z">
            <w:rPr>
              <w:ins w:id="1604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401FBC2F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04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042" w:author="Maxim Bystrov" w:date="2026-05-24T13:58:00Z">
            <w:rPr>
              <w:ins w:id="1604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proofErr w:type="gramStart"/>
      <w:ins w:id="16044" w:author="Maxim Bystrov" w:date="2026-05-24T13:58:00Z"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045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.status</w:t>
        </w:r>
        <w:proofErr w:type="gramEnd"/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046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-</w:t>
        </w:r>
        <w:proofErr w:type="spellStart"/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047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indicator.connecting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04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1C833304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04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050" w:author="Maxim Bystrov" w:date="2026-05-24T13:58:00Z">
            <w:rPr>
              <w:ins w:id="1605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052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05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054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background-color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05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451A5"/>
            <w:sz w:val="21"/>
            <w:szCs w:val="21"/>
            <w:lang w:val="en-US" w:eastAsia="ru-RU"/>
            <w:rPrChange w:id="16056" w:author="Maxim Bystrov" w:date="2026-05-24T13:58:00Z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</w:rPrChange>
          </w:rPr>
          <w:t>#ff9800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05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7048CF0E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05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059" w:author="Maxim Bystrov" w:date="2026-05-24T13:58:00Z">
            <w:rPr>
              <w:ins w:id="1606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061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06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063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animation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06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pulse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065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1.5s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06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451A5"/>
            <w:sz w:val="21"/>
            <w:szCs w:val="21"/>
            <w:lang w:val="en-US" w:eastAsia="ru-RU"/>
            <w:rPrChange w:id="16067" w:author="Maxim Bystrov" w:date="2026-05-24T13:58:00Z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</w:rPrChange>
          </w:rPr>
          <w:t>infinite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06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343C4B8A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06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070" w:author="Maxim Bystrov" w:date="2026-05-24T13:58:00Z">
            <w:rPr>
              <w:ins w:id="1607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072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07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082AC5ED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07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075" w:author="Maxim Bystrov" w:date="2026-05-24T13:58:00Z">
            <w:rPr>
              <w:ins w:id="1607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6BF7D1F0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07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078" w:author="Maxim Bystrov" w:date="2026-05-24T13:58:00Z">
            <w:rPr>
              <w:ins w:id="1607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proofErr w:type="gramStart"/>
      <w:ins w:id="16080" w:author="Maxim Bystrov" w:date="2026-05-24T13:58:00Z"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081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.status</w:t>
        </w:r>
        <w:proofErr w:type="gramEnd"/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082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-</w:t>
        </w:r>
        <w:proofErr w:type="spellStart"/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083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indicator.open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08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1D3DD0E9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08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086" w:author="Maxim Bystrov" w:date="2026-05-24T13:58:00Z">
            <w:rPr>
              <w:ins w:id="1608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088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08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090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background-color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09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451A5"/>
            <w:sz w:val="21"/>
            <w:szCs w:val="21"/>
            <w:lang w:val="en-US" w:eastAsia="ru-RU"/>
            <w:rPrChange w:id="16092" w:author="Maxim Bystrov" w:date="2026-05-24T13:58:00Z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</w:rPrChange>
          </w:rPr>
          <w:t>#4caf50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09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678443B3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09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095" w:author="Maxim Bystrov" w:date="2026-05-24T13:58:00Z">
            <w:rPr>
              <w:ins w:id="1609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097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09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582607B0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09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100" w:author="Maxim Bystrov" w:date="2026-05-24T13:58:00Z">
            <w:rPr>
              <w:ins w:id="1610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4601C6BA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10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103" w:author="Maxim Bystrov" w:date="2026-05-24T13:58:00Z">
            <w:rPr>
              <w:ins w:id="1610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proofErr w:type="gramStart"/>
      <w:ins w:id="16105" w:author="Maxim Bystrov" w:date="2026-05-24T13:58:00Z"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106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.status</w:t>
        </w:r>
        <w:proofErr w:type="gramEnd"/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107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-</w:t>
        </w:r>
        <w:proofErr w:type="spellStart"/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108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indicator.closed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10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4D31949A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11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111" w:author="Maxim Bystrov" w:date="2026-05-24T13:58:00Z">
            <w:rPr>
              <w:ins w:id="1611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113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11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115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background-color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11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451A5"/>
            <w:sz w:val="21"/>
            <w:szCs w:val="21"/>
            <w:lang w:val="en-US" w:eastAsia="ru-RU"/>
            <w:rPrChange w:id="16117" w:author="Maxim Bystrov" w:date="2026-05-24T13:58:00Z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</w:rPrChange>
          </w:rPr>
          <w:t>#f44336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11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021EB948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11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120" w:author="Maxim Bystrov" w:date="2026-05-24T13:58:00Z">
            <w:rPr>
              <w:ins w:id="1612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122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12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6FB6B0C2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12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125" w:author="Maxim Bystrov" w:date="2026-05-24T13:58:00Z">
            <w:rPr>
              <w:ins w:id="1612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4EA7E5C2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12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128" w:author="Maxim Bystrov" w:date="2026-05-24T13:58:00Z">
            <w:rPr>
              <w:ins w:id="1612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proofErr w:type="gramStart"/>
      <w:ins w:id="16130" w:author="Maxim Bystrov" w:date="2026-05-24T13:58:00Z"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131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.status</w:t>
        </w:r>
        <w:proofErr w:type="gramEnd"/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132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-</w:t>
        </w:r>
        <w:proofErr w:type="spellStart"/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133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indicator.error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13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1A2627CF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13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136" w:author="Maxim Bystrov" w:date="2026-05-24T13:58:00Z">
            <w:rPr>
              <w:ins w:id="1613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138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13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140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background-color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14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451A5"/>
            <w:sz w:val="21"/>
            <w:szCs w:val="21"/>
            <w:lang w:val="en-US" w:eastAsia="ru-RU"/>
            <w:rPrChange w:id="16142" w:author="Maxim Bystrov" w:date="2026-05-24T13:58:00Z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</w:rPrChange>
          </w:rPr>
          <w:t>#f44336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14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44D1EBFE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14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145" w:author="Maxim Bystrov" w:date="2026-05-24T13:58:00Z">
            <w:rPr>
              <w:ins w:id="1614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147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14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149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animation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15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pulse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151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15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451A5"/>
            <w:sz w:val="21"/>
            <w:szCs w:val="21"/>
            <w:lang w:val="en-US" w:eastAsia="ru-RU"/>
            <w:rPrChange w:id="16153" w:author="Maxim Bystrov" w:date="2026-05-24T13:58:00Z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</w:rPrChange>
          </w:rPr>
          <w:t>infinite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15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4457472A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15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156" w:author="Maxim Bystrov" w:date="2026-05-24T13:58:00Z">
            <w:rPr>
              <w:ins w:id="1615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158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15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6351F291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16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161" w:author="Maxim Bystrov" w:date="2026-05-24T13:58:00Z">
            <w:rPr>
              <w:ins w:id="1616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59D39C7C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16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164" w:author="Maxim Bystrov" w:date="2026-05-24T13:58:00Z">
            <w:rPr>
              <w:ins w:id="1616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166" w:author="Maxim Bystrov" w:date="2026-05-24T13:58:00Z"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6167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@</w:t>
        </w:r>
        <w:proofErr w:type="gramStart"/>
        <w:r w:rsidRPr="00D0224A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6168" w:author="Maxim Bystrov" w:date="2026-05-24T13:58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keyframes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16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170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pulse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17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26272BE6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17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173" w:author="Maxim Bystrov" w:date="2026-05-24T13:58:00Z">
            <w:rPr>
              <w:ins w:id="1617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17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17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0% </w:t>
        </w:r>
        <w:proofErr w:type="gramStart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17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{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178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opacity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17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180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18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 }</w:t>
        </w:r>
      </w:ins>
    </w:p>
    <w:p w14:paraId="47CBCAC8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18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183" w:author="Maxim Bystrov" w:date="2026-05-24T13:58:00Z">
            <w:rPr>
              <w:ins w:id="1618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18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18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50% </w:t>
        </w:r>
        <w:proofErr w:type="gramStart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18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{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188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opacity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18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190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0.5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19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 }</w:t>
        </w:r>
      </w:ins>
    </w:p>
    <w:p w14:paraId="702F2548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19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193" w:author="Maxim Bystrov" w:date="2026-05-24T13:58:00Z">
            <w:rPr>
              <w:ins w:id="1619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19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19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100% </w:t>
        </w:r>
        <w:proofErr w:type="gramStart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19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{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198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opacity</w:t>
        </w:r>
        <w:proofErr w:type="gram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19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200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20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 }</w:t>
        </w:r>
      </w:ins>
    </w:p>
    <w:p w14:paraId="5BB6380F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20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203" w:author="Maxim Bystrov" w:date="2026-05-24T13:58:00Z">
            <w:rPr>
              <w:ins w:id="1620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20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20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78918FDB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20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208" w:author="Maxim Bystrov" w:date="2026-05-24T13:58:00Z">
            <w:rPr>
              <w:ins w:id="1620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0348C0CB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21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211" w:author="Maxim Bystrov" w:date="2026-05-24T13:58:00Z">
            <w:rPr>
              <w:ins w:id="1621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proofErr w:type="gramStart"/>
      <w:ins w:id="16213" w:author="Maxim Bystrov" w:date="2026-05-24T13:58:00Z"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214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.vehicle</w:t>
        </w:r>
        <w:proofErr w:type="gramEnd"/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215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-counter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21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1918E585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21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218" w:author="Maxim Bystrov" w:date="2026-05-24T13:58:00Z">
            <w:rPr>
              <w:ins w:id="1621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220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22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222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position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22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451A5"/>
            <w:sz w:val="21"/>
            <w:szCs w:val="21"/>
            <w:lang w:val="en-US" w:eastAsia="ru-RU"/>
            <w:rPrChange w:id="16224" w:author="Maxim Bystrov" w:date="2026-05-24T13:58:00Z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</w:rPrChange>
          </w:rPr>
          <w:t>absolute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22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6B29D484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22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227" w:author="Maxim Bystrov" w:date="2026-05-24T13:58:00Z">
            <w:rPr>
              <w:ins w:id="1622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229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23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231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bottom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23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233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10px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23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3ECABB72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23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236" w:author="Maxim Bystrov" w:date="2026-05-24T13:58:00Z">
            <w:rPr>
              <w:ins w:id="1623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238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23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lastRenderedPageBreak/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240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left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24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242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10px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24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0285E90C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24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245" w:author="Maxim Bystrov" w:date="2026-05-24T13:58:00Z">
            <w:rPr>
              <w:ins w:id="1624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247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24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249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background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25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6251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rgba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25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253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255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25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255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255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25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257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255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25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259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0.9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26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);</w:t>
        </w:r>
      </w:ins>
    </w:p>
    <w:p w14:paraId="664A22A9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26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262" w:author="Maxim Bystrov" w:date="2026-05-24T13:58:00Z">
            <w:rPr>
              <w:ins w:id="1626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264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26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266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border-radius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26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268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8px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26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45209B2B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27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271" w:author="Maxim Bystrov" w:date="2026-05-24T13:58:00Z">
            <w:rPr>
              <w:ins w:id="1627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273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27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275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padding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27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277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6px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27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279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10px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28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0EED8F13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28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282" w:author="Maxim Bystrov" w:date="2026-05-24T13:58:00Z">
            <w:rPr>
              <w:ins w:id="1628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284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28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286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font-size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28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288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13px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28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4A968632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29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291" w:author="Maxim Bystrov" w:date="2026-05-24T13:58:00Z">
            <w:rPr>
              <w:ins w:id="1629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293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29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295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box-shadow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29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297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0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29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299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2px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30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301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8px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30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6303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rgba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30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305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0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30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307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0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30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309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0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31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311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0.15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31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);</w:t>
        </w:r>
      </w:ins>
    </w:p>
    <w:p w14:paraId="0BA71225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31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314" w:author="Maxim Bystrov" w:date="2026-05-24T13:58:00Z">
            <w:rPr>
              <w:ins w:id="1631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316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31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318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z-index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31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320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1000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32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236FD116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32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323" w:author="Maxim Bystrov" w:date="2026-05-24T13:58:00Z">
            <w:rPr>
              <w:ins w:id="1632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32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32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13B502F3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32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328" w:author="Maxim Bystrov" w:date="2026-05-24T13:58:00Z">
            <w:rPr>
              <w:ins w:id="1632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223EE278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33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331" w:author="Maxim Bystrov" w:date="2026-05-24T13:58:00Z">
            <w:rPr>
              <w:ins w:id="1633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333" w:author="Maxim Bystrov" w:date="2026-05-24T13:58:00Z"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6334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/* Popup styles */</w:t>
        </w:r>
      </w:ins>
    </w:p>
    <w:p w14:paraId="6182E64A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33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336" w:author="Maxim Bystrov" w:date="2026-05-24T13:58:00Z">
            <w:rPr>
              <w:ins w:id="1633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proofErr w:type="gramStart"/>
      <w:ins w:id="16338" w:author="Maxim Bystrov" w:date="2026-05-24T13:58:00Z"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339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.vehicle</w:t>
        </w:r>
        <w:proofErr w:type="gramEnd"/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340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-popup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34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75C996C5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34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343" w:author="Maxim Bystrov" w:date="2026-05-24T13:58:00Z">
            <w:rPr>
              <w:ins w:id="1634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34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34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347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position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34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451A5"/>
            <w:sz w:val="21"/>
            <w:szCs w:val="21"/>
            <w:lang w:val="en-US" w:eastAsia="ru-RU"/>
            <w:rPrChange w:id="16349" w:author="Maxim Bystrov" w:date="2026-05-24T13:58:00Z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</w:rPrChange>
          </w:rPr>
          <w:t>absolute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35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51AA075D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35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352" w:author="Maxim Bystrov" w:date="2026-05-24T13:58:00Z">
            <w:rPr>
              <w:ins w:id="1635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354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35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356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background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35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451A5"/>
            <w:sz w:val="21"/>
            <w:szCs w:val="21"/>
            <w:lang w:val="en-US" w:eastAsia="ru-RU"/>
            <w:rPrChange w:id="16358" w:author="Maxim Bystrov" w:date="2026-05-24T13:58:00Z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</w:rPrChange>
          </w:rPr>
          <w:t>white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35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02E9681C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36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361" w:author="Maxim Bystrov" w:date="2026-05-24T13:58:00Z">
            <w:rPr>
              <w:ins w:id="1636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363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36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365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border-radius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36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367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8px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36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4F4BAE2C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36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370" w:author="Maxim Bystrov" w:date="2026-05-24T13:58:00Z">
            <w:rPr>
              <w:ins w:id="1637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372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37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374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box-shadow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37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376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0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37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378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4px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37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380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20px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38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6382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rgba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38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384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0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38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386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0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38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388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0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38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390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0.2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39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);</w:t>
        </w:r>
      </w:ins>
    </w:p>
    <w:p w14:paraId="2565AA13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39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393" w:author="Maxim Bystrov" w:date="2026-05-24T13:58:00Z">
            <w:rPr>
              <w:ins w:id="1639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39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39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397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min-width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39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399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300px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40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483A6E72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40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402" w:author="Maxim Bystrov" w:date="2026-05-24T13:58:00Z">
            <w:rPr>
              <w:ins w:id="1640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404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40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406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max-width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40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408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500px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40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04ABF990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41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411" w:author="Maxim Bystrov" w:date="2026-05-24T13:58:00Z">
            <w:rPr>
              <w:ins w:id="1641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413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41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415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max-height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41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417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400px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41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5491BD3D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41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420" w:author="Maxim Bystrov" w:date="2026-05-24T13:58:00Z">
            <w:rPr>
              <w:ins w:id="1642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422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42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424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overflow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42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451A5"/>
            <w:sz w:val="21"/>
            <w:szCs w:val="21"/>
            <w:lang w:val="en-US" w:eastAsia="ru-RU"/>
            <w:rPrChange w:id="16426" w:author="Maxim Bystrov" w:date="2026-05-24T13:58:00Z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</w:rPrChange>
          </w:rPr>
          <w:t>hidden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42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7615A247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42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429" w:author="Maxim Bystrov" w:date="2026-05-24T13:58:00Z">
            <w:rPr>
              <w:ins w:id="1643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431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43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433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z-index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43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435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1001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43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36FF64D2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43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438" w:author="Maxim Bystrov" w:date="2026-05-24T13:58:00Z">
            <w:rPr>
              <w:ins w:id="1643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440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44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442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font-family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44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6444" w:author="Maxim Bystrov" w:date="2026-05-24T13:58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'Courier New'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44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r w:rsidRPr="00D0224A">
          <w:rPr>
            <w:rFonts w:ascii="Consolas" w:eastAsia="Times New Roman" w:hAnsi="Consolas" w:cs="Times New Roman"/>
            <w:color w:val="0451A5"/>
            <w:sz w:val="21"/>
            <w:szCs w:val="21"/>
            <w:lang w:val="en-US" w:eastAsia="ru-RU"/>
            <w:rPrChange w:id="16446" w:author="Maxim Bystrov" w:date="2026-05-24T13:58:00Z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</w:rPrChange>
          </w:rPr>
          <w:t>monospace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44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7ECB9CD5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44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449" w:author="Maxim Bystrov" w:date="2026-05-24T13:58:00Z">
            <w:rPr>
              <w:ins w:id="1645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451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45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453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font-size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45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455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12px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45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644CA1B2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45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458" w:author="Maxim Bystrov" w:date="2026-05-24T13:58:00Z">
            <w:rPr>
              <w:ins w:id="1645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460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46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462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line-height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46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464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1.4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46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6AE40F7D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46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467" w:author="Maxim Bystrov" w:date="2026-05-24T13:58:00Z">
            <w:rPr>
              <w:ins w:id="1646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469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47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471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pointer-events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47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451A5"/>
            <w:sz w:val="21"/>
            <w:szCs w:val="21"/>
            <w:lang w:val="en-US" w:eastAsia="ru-RU"/>
            <w:rPrChange w:id="16473" w:author="Maxim Bystrov" w:date="2026-05-24T13:58:00Z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</w:rPrChange>
          </w:rPr>
          <w:t>auto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47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4A3328D8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47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476" w:author="Maxim Bystrov" w:date="2026-05-24T13:58:00Z">
            <w:rPr>
              <w:ins w:id="1647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478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47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27B2B8D1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48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481" w:author="Maxim Bystrov" w:date="2026-05-24T13:58:00Z">
            <w:rPr>
              <w:ins w:id="1648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0E68F54F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48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484" w:author="Maxim Bystrov" w:date="2026-05-24T13:58:00Z">
            <w:rPr>
              <w:ins w:id="1648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proofErr w:type="gramStart"/>
      <w:ins w:id="16486" w:author="Maxim Bystrov" w:date="2026-05-24T13:58:00Z"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487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.popup</w:t>
        </w:r>
        <w:proofErr w:type="gramEnd"/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488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-header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48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6B9780D5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49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491" w:author="Maxim Bystrov" w:date="2026-05-24T13:58:00Z">
            <w:rPr>
              <w:ins w:id="1649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493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49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495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display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49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451A5"/>
            <w:sz w:val="21"/>
            <w:szCs w:val="21"/>
            <w:lang w:val="en-US" w:eastAsia="ru-RU"/>
            <w:rPrChange w:id="16497" w:author="Maxim Bystrov" w:date="2026-05-24T13:58:00Z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</w:rPrChange>
          </w:rPr>
          <w:t>flex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49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2E3660DE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49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500" w:author="Maxim Bystrov" w:date="2026-05-24T13:58:00Z">
            <w:rPr>
              <w:ins w:id="1650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502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50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504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justify-content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50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451A5"/>
            <w:sz w:val="21"/>
            <w:szCs w:val="21"/>
            <w:lang w:val="en-US" w:eastAsia="ru-RU"/>
            <w:rPrChange w:id="16506" w:author="Maxim Bystrov" w:date="2026-05-24T13:58:00Z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</w:rPrChange>
          </w:rPr>
          <w:t>space-between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50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772EF74B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50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509" w:author="Maxim Bystrov" w:date="2026-05-24T13:58:00Z">
            <w:rPr>
              <w:ins w:id="1651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511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51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513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align-items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51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451A5"/>
            <w:sz w:val="21"/>
            <w:szCs w:val="21"/>
            <w:lang w:val="en-US" w:eastAsia="ru-RU"/>
            <w:rPrChange w:id="16515" w:author="Maxim Bystrov" w:date="2026-05-24T13:58:00Z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</w:rPrChange>
          </w:rPr>
          <w:t>center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51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5FD1DF7F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51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518" w:author="Maxim Bystrov" w:date="2026-05-24T13:58:00Z">
            <w:rPr>
              <w:ins w:id="1651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520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52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522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padding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52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524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10px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52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526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15px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52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1177F0AB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52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529" w:author="Maxim Bystrov" w:date="2026-05-24T13:58:00Z">
            <w:rPr>
              <w:ins w:id="1653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531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53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533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background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53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451A5"/>
            <w:sz w:val="21"/>
            <w:szCs w:val="21"/>
            <w:lang w:val="en-US" w:eastAsia="ru-RU"/>
            <w:rPrChange w:id="16535" w:author="Maxim Bystrov" w:date="2026-05-24T13:58:00Z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</w:rPrChange>
          </w:rPr>
          <w:t>#2196f3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53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41588851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53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538" w:author="Maxim Bystrov" w:date="2026-05-24T13:58:00Z">
            <w:rPr>
              <w:ins w:id="1653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540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54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542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color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54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451A5"/>
            <w:sz w:val="21"/>
            <w:szCs w:val="21"/>
            <w:lang w:val="en-US" w:eastAsia="ru-RU"/>
            <w:rPrChange w:id="16544" w:author="Maxim Bystrov" w:date="2026-05-24T13:58:00Z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</w:rPrChange>
          </w:rPr>
          <w:t>white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54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7C726E1A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54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547" w:author="Maxim Bystrov" w:date="2026-05-24T13:58:00Z">
            <w:rPr>
              <w:ins w:id="1654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549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55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551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font-weight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55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451A5"/>
            <w:sz w:val="21"/>
            <w:szCs w:val="21"/>
            <w:lang w:val="en-US" w:eastAsia="ru-RU"/>
            <w:rPrChange w:id="16553" w:author="Maxim Bystrov" w:date="2026-05-24T13:58:00Z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</w:rPrChange>
          </w:rPr>
          <w:t>bold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55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4CF6E41D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55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556" w:author="Maxim Bystrov" w:date="2026-05-24T13:58:00Z">
            <w:rPr>
              <w:ins w:id="1655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558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55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560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font-size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56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562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14px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56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369A125D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56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565" w:author="Maxim Bystrov" w:date="2026-05-24T13:58:00Z">
            <w:rPr>
              <w:ins w:id="1656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567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56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569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font-family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57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451A5"/>
            <w:sz w:val="21"/>
            <w:szCs w:val="21"/>
            <w:lang w:val="en-US" w:eastAsia="ru-RU"/>
            <w:rPrChange w:id="16571" w:author="Maxim Bystrov" w:date="2026-05-24T13:58:00Z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</w:rPrChange>
          </w:rPr>
          <w:t>sans-serif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57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4FBF4DDB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57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574" w:author="Maxim Bystrov" w:date="2026-05-24T13:58:00Z">
            <w:rPr>
              <w:ins w:id="1657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576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57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791A9CC0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57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579" w:author="Maxim Bystrov" w:date="2026-05-24T13:58:00Z">
            <w:rPr>
              <w:ins w:id="1658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0CFC7BEC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58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582" w:author="Maxim Bystrov" w:date="2026-05-24T13:58:00Z">
            <w:rPr>
              <w:ins w:id="1658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proofErr w:type="gramStart"/>
      <w:ins w:id="16584" w:author="Maxim Bystrov" w:date="2026-05-24T13:58:00Z"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585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.popup</w:t>
        </w:r>
        <w:proofErr w:type="gramEnd"/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586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-title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58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4D2ABE1D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58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589" w:author="Maxim Bystrov" w:date="2026-05-24T13:58:00Z">
            <w:rPr>
              <w:ins w:id="1659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591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59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593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flex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59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595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59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7BCC2CE8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59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598" w:author="Maxim Bystrov" w:date="2026-05-24T13:58:00Z">
            <w:rPr>
              <w:ins w:id="1659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600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60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62E3C055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60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603" w:author="Maxim Bystrov" w:date="2026-05-24T13:58:00Z">
            <w:rPr>
              <w:ins w:id="1660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5656670D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60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606" w:author="Maxim Bystrov" w:date="2026-05-24T13:58:00Z">
            <w:rPr>
              <w:ins w:id="1660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proofErr w:type="gramStart"/>
      <w:ins w:id="16608" w:author="Maxim Bystrov" w:date="2026-05-24T13:58:00Z"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609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.popup</w:t>
        </w:r>
        <w:proofErr w:type="gramEnd"/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610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-close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61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4BBC4652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61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613" w:author="Maxim Bystrov" w:date="2026-05-24T13:58:00Z">
            <w:rPr>
              <w:ins w:id="1661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61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61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617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background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61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451A5"/>
            <w:sz w:val="21"/>
            <w:szCs w:val="21"/>
            <w:lang w:val="en-US" w:eastAsia="ru-RU"/>
            <w:rPrChange w:id="16619" w:author="Maxim Bystrov" w:date="2026-05-24T13:58:00Z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</w:rPrChange>
          </w:rPr>
          <w:t>transparent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62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10E2A783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62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622" w:author="Maxim Bystrov" w:date="2026-05-24T13:58:00Z">
            <w:rPr>
              <w:ins w:id="1662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624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62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626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border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62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451A5"/>
            <w:sz w:val="21"/>
            <w:szCs w:val="21"/>
            <w:lang w:val="en-US" w:eastAsia="ru-RU"/>
            <w:rPrChange w:id="16628" w:author="Maxim Bystrov" w:date="2026-05-24T13:58:00Z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</w:rPrChange>
          </w:rPr>
          <w:t>none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62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6240F965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63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631" w:author="Maxim Bystrov" w:date="2026-05-24T13:58:00Z">
            <w:rPr>
              <w:ins w:id="1663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633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63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635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color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63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451A5"/>
            <w:sz w:val="21"/>
            <w:szCs w:val="21"/>
            <w:lang w:val="en-US" w:eastAsia="ru-RU"/>
            <w:rPrChange w:id="16637" w:author="Maxim Bystrov" w:date="2026-05-24T13:58:00Z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</w:rPrChange>
          </w:rPr>
          <w:t>white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63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71AC895B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63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640" w:author="Maxim Bystrov" w:date="2026-05-24T13:58:00Z">
            <w:rPr>
              <w:ins w:id="1664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642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64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644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font-size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64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646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20px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64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031E56F5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64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649" w:author="Maxim Bystrov" w:date="2026-05-24T13:58:00Z">
            <w:rPr>
              <w:ins w:id="1665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651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65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653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cursor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65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451A5"/>
            <w:sz w:val="21"/>
            <w:szCs w:val="21"/>
            <w:lang w:val="en-US" w:eastAsia="ru-RU"/>
            <w:rPrChange w:id="16655" w:author="Maxim Bystrov" w:date="2026-05-24T13:58:00Z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</w:rPrChange>
          </w:rPr>
          <w:t>pointer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65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3DFAA1E3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65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658" w:author="Maxim Bystrov" w:date="2026-05-24T13:58:00Z">
            <w:rPr>
              <w:ins w:id="1665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660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66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662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line-height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66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664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66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532153BD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66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667" w:author="Maxim Bystrov" w:date="2026-05-24T13:58:00Z">
            <w:rPr>
              <w:ins w:id="1666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669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67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lastRenderedPageBreak/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671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padding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67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673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0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67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40965513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67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676" w:author="Maxim Bystrov" w:date="2026-05-24T13:58:00Z">
            <w:rPr>
              <w:ins w:id="1667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678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67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680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width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68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682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24px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68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624A8474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68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685" w:author="Maxim Bystrov" w:date="2026-05-24T13:58:00Z">
            <w:rPr>
              <w:ins w:id="1668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687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68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689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height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69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691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24px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69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5FC84C13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69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694" w:author="Maxim Bystrov" w:date="2026-05-24T13:58:00Z">
            <w:rPr>
              <w:ins w:id="1669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696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69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698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display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69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451A5"/>
            <w:sz w:val="21"/>
            <w:szCs w:val="21"/>
            <w:lang w:val="en-US" w:eastAsia="ru-RU"/>
            <w:rPrChange w:id="16700" w:author="Maxim Bystrov" w:date="2026-05-24T13:58:00Z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</w:rPrChange>
          </w:rPr>
          <w:t>flex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70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221B715C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70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703" w:author="Maxim Bystrov" w:date="2026-05-24T13:58:00Z">
            <w:rPr>
              <w:ins w:id="1670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70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70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707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align-items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70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451A5"/>
            <w:sz w:val="21"/>
            <w:szCs w:val="21"/>
            <w:lang w:val="en-US" w:eastAsia="ru-RU"/>
            <w:rPrChange w:id="16709" w:author="Maxim Bystrov" w:date="2026-05-24T13:58:00Z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</w:rPrChange>
          </w:rPr>
          <w:t>center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71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11D8A4F3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71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712" w:author="Maxim Bystrov" w:date="2026-05-24T13:58:00Z">
            <w:rPr>
              <w:ins w:id="1671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714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71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716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justify-content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71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451A5"/>
            <w:sz w:val="21"/>
            <w:szCs w:val="21"/>
            <w:lang w:val="en-US" w:eastAsia="ru-RU"/>
            <w:rPrChange w:id="16718" w:author="Maxim Bystrov" w:date="2026-05-24T13:58:00Z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</w:rPrChange>
          </w:rPr>
          <w:t>center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71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3F3CBF8A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72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721" w:author="Maxim Bystrov" w:date="2026-05-24T13:58:00Z">
            <w:rPr>
              <w:ins w:id="1672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723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72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725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border-radius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72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727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50%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72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188CF2FE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72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730" w:author="Maxim Bystrov" w:date="2026-05-24T13:58:00Z">
            <w:rPr>
              <w:ins w:id="1673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732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73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734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transition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73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background-color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736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0.2s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73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7252B64A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73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739" w:author="Maxim Bystrov" w:date="2026-05-24T13:58:00Z">
            <w:rPr>
              <w:ins w:id="1674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741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74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6A2821AD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74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744" w:author="Maxim Bystrov" w:date="2026-05-24T13:58:00Z">
            <w:rPr>
              <w:ins w:id="1674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20A0E029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74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747" w:author="Maxim Bystrov" w:date="2026-05-24T13:58:00Z">
            <w:rPr>
              <w:ins w:id="1674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proofErr w:type="gramStart"/>
      <w:ins w:id="16749" w:author="Maxim Bystrov" w:date="2026-05-24T13:58:00Z"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750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.</w:t>
        </w:r>
        <w:proofErr w:type="spellStart"/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751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popup</w:t>
        </w:r>
        <w:proofErr w:type="gramEnd"/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752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-close:hover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75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56C45777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75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755" w:author="Maxim Bystrov" w:date="2026-05-24T13:58:00Z">
            <w:rPr>
              <w:ins w:id="1675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757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75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759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background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76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proofErr w:type="spellStart"/>
        <w:proofErr w:type="gramStart"/>
        <w:r w:rsidRPr="00D0224A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6761" w:author="Maxim Bystrov" w:date="2026-05-24T13:58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rgba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76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763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255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76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765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255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76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767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255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76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769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0.2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77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);</w:t>
        </w:r>
      </w:ins>
    </w:p>
    <w:p w14:paraId="455C5083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77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772" w:author="Maxim Bystrov" w:date="2026-05-24T13:58:00Z">
            <w:rPr>
              <w:ins w:id="1677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774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77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01899B18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77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777" w:author="Maxim Bystrov" w:date="2026-05-24T13:58:00Z">
            <w:rPr>
              <w:ins w:id="1677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170F919B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77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780" w:author="Maxim Bystrov" w:date="2026-05-24T13:58:00Z">
            <w:rPr>
              <w:ins w:id="1678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proofErr w:type="gramStart"/>
      <w:ins w:id="16782" w:author="Maxim Bystrov" w:date="2026-05-24T13:58:00Z"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783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.popup</w:t>
        </w:r>
        <w:proofErr w:type="gramEnd"/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784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-content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78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4B51AF64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78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787" w:author="Maxim Bystrov" w:date="2026-05-24T13:58:00Z">
            <w:rPr>
              <w:ins w:id="1678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789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79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791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padding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79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793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15px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79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17C26AA2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79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796" w:author="Maxim Bystrov" w:date="2026-05-24T13:58:00Z">
            <w:rPr>
              <w:ins w:id="1679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798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79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800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background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80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451A5"/>
            <w:sz w:val="21"/>
            <w:szCs w:val="21"/>
            <w:lang w:val="en-US" w:eastAsia="ru-RU"/>
            <w:rPrChange w:id="16802" w:author="Maxim Bystrov" w:date="2026-05-24T13:58:00Z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</w:rPrChange>
          </w:rPr>
          <w:t>#f8f9fa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80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188175D0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80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805" w:author="Maxim Bystrov" w:date="2026-05-24T13:58:00Z">
            <w:rPr>
              <w:ins w:id="1680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807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80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809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max-height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81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811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350px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81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39915F71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81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814" w:author="Maxim Bystrov" w:date="2026-05-24T13:58:00Z">
            <w:rPr>
              <w:ins w:id="1681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816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81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818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overflow-y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81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451A5"/>
            <w:sz w:val="21"/>
            <w:szCs w:val="21"/>
            <w:lang w:val="en-US" w:eastAsia="ru-RU"/>
            <w:rPrChange w:id="16820" w:author="Maxim Bystrov" w:date="2026-05-24T13:58:00Z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</w:rPrChange>
          </w:rPr>
          <w:t>auto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82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19073258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82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823" w:author="Maxim Bystrov" w:date="2026-05-24T13:58:00Z">
            <w:rPr>
              <w:ins w:id="1682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825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82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4423079A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82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828" w:author="Maxim Bystrov" w:date="2026-05-24T13:58:00Z">
            <w:rPr>
              <w:ins w:id="1682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0EE76A2D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830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831" w:author="Maxim Bystrov" w:date="2026-05-24T13:58:00Z">
            <w:rPr>
              <w:ins w:id="16832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proofErr w:type="gramStart"/>
      <w:ins w:id="16833" w:author="Maxim Bystrov" w:date="2026-05-24T13:58:00Z"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834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.json</w:t>
        </w:r>
        <w:proofErr w:type="gramEnd"/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835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-data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83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5EE101E9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837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838" w:author="Maxim Bystrov" w:date="2026-05-24T13:58:00Z">
            <w:rPr>
              <w:ins w:id="16839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840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84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842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margin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84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6844" w:author="Maxim Bystrov" w:date="2026-05-24T13:58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0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84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79131F02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84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847" w:author="Maxim Bystrov" w:date="2026-05-24T13:58:00Z">
            <w:rPr>
              <w:ins w:id="1684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849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85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851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white-space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85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451A5"/>
            <w:sz w:val="21"/>
            <w:szCs w:val="21"/>
            <w:lang w:val="en-US" w:eastAsia="ru-RU"/>
            <w:rPrChange w:id="16853" w:author="Maxim Bystrov" w:date="2026-05-24T13:58:00Z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</w:rPrChange>
          </w:rPr>
          <w:t>pre-wrap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85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6D9987FC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85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856" w:author="Maxim Bystrov" w:date="2026-05-24T13:58:00Z">
            <w:rPr>
              <w:ins w:id="1685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858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85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860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word-break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86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451A5"/>
            <w:sz w:val="21"/>
            <w:szCs w:val="21"/>
            <w:lang w:val="en-US" w:eastAsia="ru-RU"/>
            <w:rPrChange w:id="16862" w:author="Maxim Bystrov" w:date="2026-05-24T13:58:00Z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</w:rPrChange>
          </w:rPr>
          <w:t>break-all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863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3602BCEB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864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865" w:author="Maxim Bystrov" w:date="2026-05-24T13:58:00Z">
            <w:rPr>
              <w:ins w:id="16866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867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86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869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color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87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451A5"/>
            <w:sz w:val="21"/>
            <w:szCs w:val="21"/>
            <w:lang w:val="en-US" w:eastAsia="ru-RU"/>
            <w:rPrChange w:id="16871" w:author="Maxim Bystrov" w:date="2026-05-24T13:58:00Z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</w:rPrChange>
          </w:rPr>
          <w:t>#333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87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22164C47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873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874" w:author="Maxim Bystrov" w:date="2026-05-24T13:58:00Z">
            <w:rPr>
              <w:ins w:id="16875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876" w:author="Maxim Bystrov" w:date="2026-05-24T13:58:00Z"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87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4C790F84" w14:textId="77777777" w:rsidR="00D0224A" w:rsidRPr="00D0224A" w:rsidRDefault="00D0224A" w:rsidP="00D0224A">
      <w:pPr>
        <w:shd w:val="clear" w:color="auto" w:fill="FFFFFF"/>
        <w:spacing w:after="240" w:line="285" w:lineRule="atLeast"/>
        <w:rPr>
          <w:ins w:id="16878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879" w:author="Maxim Bystrov" w:date="2026-05-24T13:58:00Z">
            <w:rPr>
              <w:ins w:id="16880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5B551EFB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881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882" w:author="Maxim Bystrov" w:date="2026-05-24T13:58:00Z">
            <w:rPr>
              <w:ins w:id="16883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884" w:author="Maxim Bystrov" w:date="2026-05-24T13:58:00Z">
        <w:r w:rsidRPr="00D0224A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6885" w:author="Maxim Bystrov" w:date="2026-05-24T13:58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/* Dark theme for JSON syntax highlighting */</w:t>
        </w:r>
      </w:ins>
    </w:p>
    <w:p w14:paraId="6B926FD4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886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887" w:author="Maxim Bystrov" w:date="2026-05-24T13:58:00Z">
            <w:rPr>
              <w:ins w:id="16888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proofErr w:type="gramStart"/>
      <w:ins w:id="16889" w:author="Maxim Bystrov" w:date="2026-05-24T13:58:00Z"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890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.json</w:t>
        </w:r>
        <w:proofErr w:type="gramEnd"/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891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-data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89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893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.key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89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895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color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89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451A5"/>
            <w:sz w:val="21"/>
            <w:szCs w:val="21"/>
            <w:lang w:val="en-US" w:eastAsia="ru-RU"/>
            <w:rPrChange w:id="16897" w:author="Maxim Bystrov" w:date="2026-05-24T13:58:00Z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</w:rPrChange>
          </w:rPr>
          <w:t>#d32f2f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89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 }</w:t>
        </w:r>
      </w:ins>
    </w:p>
    <w:p w14:paraId="6BD90063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89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900" w:author="Maxim Bystrov" w:date="2026-05-24T13:58:00Z">
            <w:rPr>
              <w:ins w:id="1690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proofErr w:type="gramStart"/>
      <w:ins w:id="16902" w:author="Maxim Bystrov" w:date="2026-05-24T13:58:00Z"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903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.json</w:t>
        </w:r>
        <w:proofErr w:type="gramEnd"/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904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-data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90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906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.string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90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908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color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90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451A5"/>
            <w:sz w:val="21"/>
            <w:szCs w:val="21"/>
            <w:lang w:val="en-US" w:eastAsia="ru-RU"/>
            <w:rPrChange w:id="16910" w:author="Maxim Bystrov" w:date="2026-05-24T13:58:00Z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</w:rPrChange>
          </w:rPr>
          <w:t>#388e3c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91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 }</w:t>
        </w:r>
      </w:ins>
    </w:p>
    <w:p w14:paraId="7EF0D736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91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913" w:author="Maxim Bystrov" w:date="2026-05-24T13:58:00Z">
            <w:rPr>
              <w:ins w:id="1691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proofErr w:type="gramStart"/>
      <w:ins w:id="16915" w:author="Maxim Bystrov" w:date="2026-05-24T13:58:00Z"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916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.json</w:t>
        </w:r>
        <w:proofErr w:type="gramEnd"/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917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-data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91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919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.number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920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921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color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922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451A5"/>
            <w:sz w:val="21"/>
            <w:szCs w:val="21"/>
            <w:lang w:val="en-US" w:eastAsia="ru-RU"/>
            <w:rPrChange w:id="16923" w:author="Maxim Bystrov" w:date="2026-05-24T13:58:00Z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</w:rPrChange>
          </w:rPr>
          <w:t>#1976d2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92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 }</w:t>
        </w:r>
      </w:ins>
    </w:p>
    <w:p w14:paraId="787D3F8E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925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926" w:author="Maxim Bystrov" w:date="2026-05-24T13:58:00Z">
            <w:rPr>
              <w:ins w:id="16927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proofErr w:type="gramStart"/>
      <w:ins w:id="16928" w:author="Maxim Bystrov" w:date="2026-05-24T13:58:00Z"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929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.json</w:t>
        </w:r>
        <w:proofErr w:type="gramEnd"/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930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-data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93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932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.</w:t>
        </w:r>
        <w:proofErr w:type="spellStart"/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933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boolean</w:t>
        </w:r>
        <w:proofErr w:type="spellEnd"/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934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935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color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936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451A5"/>
            <w:sz w:val="21"/>
            <w:szCs w:val="21"/>
            <w:lang w:val="en-US" w:eastAsia="ru-RU"/>
            <w:rPrChange w:id="16937" w:author="Maxim Bystrov" w:date="2026-05-24T13:58:00Z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</w:rPrChange>
          </w:rPr>
          <w:t>#7b1fa2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938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 }</w:t>
        </w:r>
      </w:ins>
    </w:p>
    <w:p w14:paraId="77FC1E0C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939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940" w:author="Maxim Bystrov" w:date="2026-05-24T13:58:00Z">
            <w:rPr>
              <w:ins w:id="16941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proofErr w:type="gramStart"/>
      <w:ins w:id="16942" w:author="Maxim Bystrov" w:date="2026-05-24T13:58:00Z"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943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.json</w:t>
        </w:r>
        <w:proofErr w:type="gramEnd"/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944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-data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945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946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.null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947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 </w:t>
        </w:r>
        <w:r w:rsidRPr="00D0224A">
          <w:rPr>
            <w:rFonts w:ascii="Consolas" w:eastAsia="Times New Roman" w:hAnsi="Consolas" w:cs="Times New Roman"/>
            <w:color w:val="E50000"/>
            <w:sz w:val="21"/>
            <w:szCs w:val="21"/>
            <w:lang w:val="en-US" w:eastAsia="ru-RU"/>
            <w:rPrChange w:id="16948" w:author="Maxim Bystrov" w:date="2026-05-24T13:58:00Z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</w:rPrChange>
          </w:rPr>
          <w:t>color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949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D0224A">
          <w:rPr>
            <w:rFonts w:ascii="Consolas" w:eastAsia="Times New Roman" w:hAnsi="Consolas" w:cs="Times New Roman"/>
            <w:color w:val="0451A5"/>
            <w:sz w:val="21"/>
            <w:szCs w:val="21"/>
            <w:lang w:val="en-US" w:eastAsia="ru-RU"/>
            <w:rPrChange w:id="16950" w:author="Maxim Bystrov" w:date="2026-05-24T13:58:00Z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</w:rPrChange>
          </w:rPr>
          <w:t>#616161</w:t>
        </w:r>
        <w:r w:rsidRPr="00D0224A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951" w:author="Maxim Bystrov" w:date="2026-05-24T13:58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 }</w:t>
        </w:r>
      </w:ins>
    </w:p>
    <w:p w14:paraId="1E19AF1E" w14:textId="77777777" w:rsidR="00D0224A" w:rsidRPr="00D0224A" w:rsidRDefault="00D0224A" w:rsidP="00D0224A">
      <w:pPr>
        <w:shd w:val="clear" w:color="auto" w:fill="FFFFFF"/>
        <w:spacing w:after="0" w:line="285" w:lineRule="atLeast"/>
        <w:rPr>
          <w:ins w:id="16952" w:author="Maxim Bystrov" w:date="2026-05-24T13:58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953" w:author="Maxim Bystrov" w:date="2026-05-24T13:58:00Z">
            <w:rPr>
              <w:ins w:id="16954" w:author="Maxim Bystrov" w:date="2026-05-24T13:58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955" w:author="Maxim Bystrov" w:date="2026-05-24T13:58:00Z">
        <w:r w:rsidRPr="00D0224A">
          <w:rPr>
            <w:rFonts w:ascii="Consolas" w:eastAsia="Times New Roman" w:hAnsi="Consolas" w:cs="Times New Roman"/>
            <w:color w:val="800000"/>
            <w:sz w:val="21"/>
            <w:szCs w:val="21"/>
            <w:lang w:val="en-US" w:eastAsia="ru-RU"/>
            <w:rPrChange w:id="16956" w:author="Maxim Bystrov" w:date="2026-05-24T13:58:00Z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</w:rPrChange>
          </w:rPr>
          <w:t>&lt;/style&gt;</w:t>
        </w:r>
      </w:ins>
    </w:p>
    <w:p w14:paraId="33F65D6C" w14:textId="77777777" w:rsidR="00D0224A" w:rsidRPr="00D0224A" w:rsidRDefault="00D0224A" w:rsidP="00D0224A">
      <w:pPr>
        <w:pStyle w:val="default1"/>
        <w:rPr>
          <w:ins w:id="16957" w:author="Maxim Bystrov" w:date="2026-05-24T12:15:00Z"/>
          <w:lang w:val="en-US"/>
          <w:rPrChange w:id="16958" w:author="Maxim Bystrov" w:date="2026-05-24T13:58:00Z">
            <w:rPr>
              <w:ins w:id="16959" w:author="Maxim Bystrov" w:date="2026-05-24T12:15:00Z"/>
            </w:rPr>
          </w:rPrChange>
        </w:rPr>
        <w:pPrChange w:id="16960" w:author="Maxim Bystrov" w:date="2026-05-24T13:57:00Z">
          <w:pPr/>
        </w:pPrChange>
      </w:pPr>
    </w:p>
    <w:p w14:paraId="1331BF99" w14:textId="23B6B5B6" w:rsidR="00F82D28" w:rsidRDefault="00F82D28" w:rsidP="00F82D28">
      <w:pPr>
        <w:rPr>
          <w:ins w:id="16961" w:author="Maxim Bystrov" w:date="2026-05-24T14:03:00Z"/>
          <w:lang w:val="en-US"/>
        </w:rPr>
      </w:pPr>
    </w:p>
    <w:p w14:paraId="3365DF29" w14:textId="285B7839" w:rsidR="0003502B" w:rsidRPr="006E73FF" w:rsidRDefault="0003502B" w:rsidP="0003502B">
      <w:pPr>
        <w:pStyle w:val="default1"/>
        <w:rPr>
          <w:ins w:id="16962" w:author="Maxim Bystrov" w:date="2026-05-24T14:03:00Z"/>
          <w:rPrChange w:id="16963" w:author="Maxim Bystrov" w:date="2026-05-24T14:03:00Z">
            <w:rPr>
              <w:ins w:id="16964" w:author="Maxim Bystrov" w:date="2026-05-24T14:03:00Z"/>
            </w:rPr>
          </w:rPrChange>
        </w:rPr>
      </w:pPr>
      <w:ins w:id="16965" w:author="Maxim Bystrov" w:date="2026-05-24T14:03:00Z">
        <w:r w:rsidRPr="0003502B">
          <w:rPr>
            <w:rPrChange w:id="16966" w:author="Maxim Bystrov" w:date="2026-05-24T14:03:00Z">
              <w:rPr>
                <w:lang w:val="en-US"/>
              </w:rPr>
            </w:rPrChange>
          </w:rPr>
          <w:t xml:space="preserve">13. </w:t>
        </w:r>
        <w:r>
          <w:t xml:space="preserve">Пользовательский клиент – интерфейс для получения телеметрических данных </w:t>
        </w:r>
        <w:r w:rsidR="006E73FF">
          <w:rPr>
            <w:lang w:val="en-US"/>
          </w:rPr>
          <w:t>telemetry</w:t>
        </w:r>
        <w:r w:rsidR="006E73FF" w:rsidRPr="006E73FF">
          <w:rPr>
            <w:rPrChange w:id="16967" w:author="Maxim Bystrov" w:date="2026-05-24T14:03:00Z">
              <w:rPr>
                <w:lang w:val="en-US"/>
              </w:rPr>
            </w:rPrChange>
          </w:rPr>
          <w:t>.</w:t>
        </w:r>
        <w:proofErr w:type="spellStart"/>
        <w:r w:rsidR="006E73FF">
          <w:rPr>
            <w:lang w:val="en-US"/>
          </w:rPr>
          <w:t>ts</w:t>
        </w:r>
        <w:proofErr w:type="spellEnd"/>
      </w:ins>
    </w:p>
    <w:p w14:paraId="15D5E79F" w14:textId="4A237E87" w:rsidR="0003502B" w:rsidRDefault="0003502B" w:rsidP="0003502B">
      <w:pPr>
        <w:pStyle w:val="default1"/>
        <w:rPr>
          <w:ins w:id="16968" w:author="Maxim Bystrov" w:date="2026-05-24T14:03:00Z"/>
        </w:rPr>
      </w:pPr>
    </w:p>
    <w:p w14:paraId="71A63AEA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6969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970" w:author="Maxim Bystrov" w:date="2026-05-24T14:03:00Z">
            <w:rPr>
              <w:ins w:id="16971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972" w:author="Maxim Bystrov" w:date="2026-05-24T14:03:00Z">
        <w:r w:rsidRPr="0003502B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6973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export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97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6975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interface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97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6977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Point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97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112F167A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6979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980" w:author="Maxim Bystrov" w:date="2026-05-24T14:03:00Z">
            <w:rPr>
              <w:ins w:id="16981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982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98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spellStart"/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6984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lon</w:t>
        </w:r>
        <w:proofErr w:type="spellEnd"/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6985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98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6987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number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98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567DF659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6989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6990" w:author="Maxim Bystrov" w:date="2026-05-24T14:03:00Z">
            <w:rPr>
              <w:ins w:id="16991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6992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99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spellStart"/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6994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lat</w:t>
        </w:r>
        <w:proofErr w:type="spellEnd"/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6995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99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6997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number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699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39609EBB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6999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000" w:author="Maxim Bystrov" w:date="2026-05-24T14:03:00Z">
            <w:rPr>
              <w:ins w:id="17001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002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00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4AB64313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004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005" w:author="Maxim Bystrov" w:date="2026-05-24T14:03:00Z">
            <w:rPr>
              <w:ins w:id="17006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4D381342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007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008" w:author="Maxim Bystrov" w:date="2026-05-24T14:03:00Z">
            <w:rPr>
              <w:ins w:id="17009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010" w:author="Maxim Bystrov" w:date="2026-05-24T14:03:00Z">
        <w:r w:rsidRPr="0003502B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7011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export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01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7013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interface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01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015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SubscribePolygonMessage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01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7B479F45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017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018" w:author="Maxim Bystrov" w:date="2026-05-24T14:03:00Z">
            <w:rPr>
              <w:ins w:id="17019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020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02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022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type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023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02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7025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</w:t>
        </w:r>
        <w:proofErr w:type="spellStart"/>
        <w:r w:rsidRPr="0003502B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7026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subscribe_polygon</w:t>
        </w:r>
        <w:proofErr w:type="spellEnd"/>
        <w:r w:rsidRPr="0003502B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7027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02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05B6012C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029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030" w:author="Maxim Bystrov" w:date="2026-05-24T14:03:00Z">
            <w:rPr>
              <w:ins w:id="17031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032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03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034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points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035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03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gramStart"/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037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Point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03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[</w:t>
        </w:r>
        <w:proofErr w:type="gram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03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];</w:t>
        </w:r>
      </w:ins>
    </w:p>
    <w:p w14:paraId="3257A610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040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041" w:author="Maxim Bystrov" w:date="2026-05-24T14:03:00Z">
            <w:rPr>
              <w:ins w:id="17042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043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04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678A8CAD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045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046" w:author="Maxim Bystrov" w:date="2026-05-24T14:03:00Z">
            <w:rPr>
              <w:ins w:id="17047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4943B305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048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049" w:author="Maxim Bystrov" w:date="2026-05-24T14:03:00Z">
            <w:rPr>
              <w:ins w:id="17050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051" w:author="Maxim Bystrov" w:date="2026-05-24T14:03:00Z">
        <w:r w:rsidRPr="0003502B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7052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export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05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7054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interface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05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056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UnsubscribePolygonMessage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05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4537AF6B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058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059" w:author="Maxim Bystrov" w:date="2026-05-24T14:03:00Z">
            <w:rPr>
              <w:ins w:id="17060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061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06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063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type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064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06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7066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</w:t>
        </w:r>
        <w:proofErr w:type="spellStart"/>
        <w:r w:rsidRPr="0003502B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7067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unsubscribe_polygon</w:t>
        </w:r>
        <w:proofErr w:type="spellEnd"/>
        <w:r w:rsidRPr="0003502B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7068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06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0451653B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070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071" w:author="Maxim Bystrov" w:date="2026-05-24T14:03:00Z">
            <w:rPr>
              <w:ins w:id="17072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073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07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41A5353E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075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076" w:author="Maxim Bystrov" w:date="2026-05-24T14:03:00Z">
            <w:rPr>
              <w:ins w:id="17077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79F856D3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078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079" w:author="Maxim Bystrov" w:date="2026-05-24T14:03:00Z">
            <w:rPr>
              <w:ins w:id="17080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081" w:author="Maxim Bystrov" w:date="2026-05-24T14:03:00Z">
        <w:r w:rsidRPr="0003502B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7082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export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08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7084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interface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08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086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TelemetryMessage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08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4727CB8C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088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089" w:author="Maxim Bystrov" w:date="2026-05-24T14:03:00Z">
            <w:rPr>
              <w:ins w:id="17090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091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09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093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id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094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09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096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number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09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098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|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09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100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null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10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5CB88D1A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102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103" w:author="Maxim Bystrov" w:date="2026-05-24T14:03:00Z">
            <w:rPr>
              <w:ins w:id="17104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105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10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spellStart"/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107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vehicleId</w:t>
        </w:r>
        <w:proofErr w:type="spellEnd"/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108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10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110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number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11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2F0A1715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112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113" w:author="Maxim Bystrov" w:date="2026-05-24T14:03:00Z">
            <w:rPr>
              <w:ins w:id="17114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115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11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spellStart"/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117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deviceId</w:t>
        </w:r>
        <w:proofErr w:type="spellEnd"/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118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11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120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number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12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3124450A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122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123" w:author="Maxim Bystrov" w:date="2026-05-24T14:03:00Z">
            <w:rPr>
              <w:ins w:id="17124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125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12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spellStart"/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127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packetTime</w:t>
        </w:r>
        <w:proofErr w:type="spellEnd"/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128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12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130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string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13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57796440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132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133" w:author="Maxim Bystrov" w:date="2026-05-24T14:03:00Z">
            <w:rPr>
              <w:ins w:id="17134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135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13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spellStart"/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137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receptionTime</w:t>
        </w:r>
        <w:proofErr w:type="spellEnd"/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138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13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140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string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14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6707E05C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142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143" w:author="Maxim Bystrov" w:date="2026-05-24T14:03:00Z">
            <w:rPr>
              <w:ins w:id="17144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145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14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147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latitude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148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14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150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number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15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343725F4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152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153" w:author="Maxim Bystrov" w:date="2026-05-24T14:03:00Z">
            <w:rPr>
              <w:ins w:id="17154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155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15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157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longitude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158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15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160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number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16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42B7D722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162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163" w:author="Maxim Bystrov" w:date="2026-05-24T14:03:00Z">
            <w:rPr>
              <w:ins w:id="17164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165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16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167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s2Cell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168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16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170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number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17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21C516DC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172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173" w:author="Maxim Bystrov" w:date="2026-05-24T14:03:00Z">
            <w:rPr>
              <w:ins w:id="17174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175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17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177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azimuth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178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17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180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number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18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210AB1CB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182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183" w:author="Maxim Bystrov" w:date="2026-05-24T14:03:00Z">
            <w:rPr>
              <w:ins w:id="17184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185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18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3253713E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187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188" w:author="Maxim Bystrov" w:date="2026-05-24T14:03:00Z">
            <w:rPr>
              <w:ins w:id="17189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462C2FB7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190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191" w:author="Maxim Bystrov" w:date="2026-05-24T14:03:00Z">
            <w:rPr>
              <w:ins w:id="17192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193" w:author="Maxim Bystrov" w:date="2026-05-24T14:03:00Z">
        <w:r w:rsidRPr="0003502B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7194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export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19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7196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type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19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198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WebSocketMessage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19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200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20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202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SubscribePolygonMessage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20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204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|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20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206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UnsubscribePolygonMessage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20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282F514E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208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209" w:author="Maxim Bystrov" w:date="2026-05-24T14:03:00Z">
            <w:rPr>
              <w:ins w:id="17210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211" w:author="Maxim Bystrov" w:date="2026-05-24T14:03:00Z">
        <w:r w:rsidRPr="0003502B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7212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export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21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7214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type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21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216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IncomingMessage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21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218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21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220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TelemetryMessage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22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3A4EDE4D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222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223" w:author="Maxim Bystrov" w:date="2026-05-24T14:03:00Z">
            <w:rPr>
              <w:ins w:id="17224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7EB2F5F4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225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226" w:author="Maxim Bystrov" w:date="2026-05-24T14:03:00Z">
            <w:rPr>
              <w:ins w:id="17227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228" w:author="Maxim Bystrov" w:date="2026-05-24T14:03:00Z">
        <w:r w:rsidRPr="0003502B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7229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export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23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7231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interface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23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233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WebSocketCallbacks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23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32928482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235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236" w:author="Maxim Bystrov" w:date="2026-05-24T14:03:00Z">
            <w:rPr>
              <w:ins w:id="17237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238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23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spellStart"/>
        <w:proofErr w:type="gramStart"/>
        <w:r w:rsidRPr="0003502B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7240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onOpen</w:t>
        </w:r>
        <w:proofErr w:type="spellEnd"/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241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?:</w:t>
        </w:r>
        <w:proofErr w:type="gram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24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()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7243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=&gt;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24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245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void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24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39F2343C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247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248" w:author="Maxim Bystrov" w:date="2026-05-24T14:03:00Z">
            <w:rPr>
              <w:ins w:id="17249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250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25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spellStart"/>
        <w:proofErr w:type="gramStart"/>
        <w:r w:rsidRPr="0003502B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7252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onClose</w:t>
        </w:r>
        <w:proofErr w:type="spellEnd"/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253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?:</w:t>
        </w:r>
        <w:proofErr w:type="gram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25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</w:t>
        </w:r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255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event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256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25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258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CloseEvent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25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)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7260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=&gt;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26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262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void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26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1BCAC6CE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264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265" w:author="Maxim Bystrov" w:date="2026-05-24T14:03:00Z">
            <w:rPr>
              <w:ins w:id="17266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267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26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spellStart"/>
        <w:proofErr w:type="gramStart"/>
        <w:r w:rsidRPr="0003502B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7269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onError</w:t>
        </w:r>
        <w:proofErr w:type="spellEnd"/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270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?:</w:t>
        </w:r>
        <w:proofErr w:type="gram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27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</w:t>
        </w:r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272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error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273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27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275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Event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27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)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7277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=&gt;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27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279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void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28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4D397A9E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281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282" w:author="Maxim Bystrov" w:date="2026-05-24T14:03:00Z">
            <w:rPr>
              <w:ins w:id="17283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284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28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spellStart"/>
        <w:proofErr w:type="gramStart"/>
        <w:r w:rsidRPr="0003502B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7286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onMessage</w:t>
        </w:r>
        <w:proofErr w:type="spellEnd"/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287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?:</w:t>
        </w:r>
        <w:proofErr w:type="gram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28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</w:t>
        </w:r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289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message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290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29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292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IncomingMessage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29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)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7294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=&gt;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29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296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void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29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3121D890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298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299" w:author="Maxim Bystrov" w:date="2026-05-24T14:03:00Z">
            <w:rPr>
              <w:ins w:id="17300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301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30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spellStart"/>
        <w:proofErr w:type="gramStart"/>
        <w:r w:rsidRPr="0003502B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7303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onReconnect</w:t>
        </w:r>
        <w:proofErr w:type="spellEnd"/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304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?:</w:t>
        </w:r>
        <w:proofErr w:type="gram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30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</w:t>
        </w:r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306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attempt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307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30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309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number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31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)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7311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=&gt;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31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313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void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31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7A7DEBFE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315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316" w:author="Maxim Bystrov" w:date="2026-05-24T14:03:00Z">
            <w:rPr>
              <w:ins w:id="17317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318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31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4BD36DC1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320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321" w:author="Maxim Bystrov" w:date="2026-05-24T14:03:00Z">
            <w:rPr>
              <w:ins w:id="17322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09264FF8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323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324" w:author="Maxim Bystrov" w:date="2026-05-24T14:03:00Z">
            <w:rPr>
              <w:ins w:id="17325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326" w:author="Maxim Bystrov" w:date="2026-05-24T14:03:00Z">
        <w:r w:rsidRPr="0003502B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7327" w:author="Maxim Bystrov" w:date="2026-05-24T14:03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// HTTP API Interfaces</w:t>
        </w:r>
      </w:ins>
    </w:p>
    <w:p w14:paraId="1DD6A22E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328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329" w:author="Maxim Bystrov" w:date="2026-05-24T14:03:00Z">
            <w:rPr>
              <w:ins w:id="17330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331" w:author="Maxim Bystrov" w:date="2026-05-24T14:03:00Z">
        <w:r w:rsidRPr="0003502B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7332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export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33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7334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interface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33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336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DeviceTelemetryRequest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33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4E188452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338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339" w:author="Maxim Bystrov" w:date="2026-05-24T14:03:00Z">
            <w:rPr>
              <w:ins w:id="17340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341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34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spellStart"/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343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deviceId</w:t>
        </w:r>
        <w:proofErr w:type="spellEnd"/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344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34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346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number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34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1D990DD1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348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349" w:author="Maxim Bystrov" w:date="2026-05-24T14:03:00Z">
            <w:rPr>
              <w:ins w:id="17350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351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35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spellStart"/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353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fromDateTime</w:t>
        </w:r>
        <w:proofErr w:type="spellEnd"/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354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35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356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string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35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13B3BE1B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358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359" w:author="Maxim Bystrov" w:date="2026-05-24T14:03:00Z">
            <w:rPr>
              <w:ins w:id="17360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361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36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spellStart"/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363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toDateTime</w:t>
        </w:r>
        <w:proofErr w:type="spellEnd"/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364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36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366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string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36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7190C79B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368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369" w:author="Maxim Bystrov" w:date="2026-05-24T14:03:00Z">
            <w:rPr>
              <w:ins w:id="17370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371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37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5A466F2E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373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374" w:author="Maxim Bystrov" w:date="2026-05-24T14:03:00Z">
            <w:rPr>
              <w:ins w:id="17375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5B242AE0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376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377" w:author="Maxim Bystrov" w:date="2026-05-24T14:03:00Z">
            <w:rPr>
              <w:ins w:id="17378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379" w:author="Maxim Bystrov" w:date="2026-05-24T14:03:00Z">
        <w:r w:rsidRPr="0003502B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7380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export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38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7382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type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38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384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TelemetryPacket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38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386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38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388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TelemetryMessage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38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158DB42F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390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391" w:author="Maxim Bystrov" w:date="2026-05-24T14:03:00Z">
            <w:rPr>
              <w:ins w:id="17392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78463C9F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393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394" w:author="Maxim Bystrov" w:date="2026-05-24T14:03:00Z">
            <w:rPr>
              <w:ins w:id="17395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396" w:author="Maxim Bystrov" w:date="2026-05-24T14:03:00Z">
        <w:r w:rsidRPr="0003502B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7397" w:author="Maxim Bystrov" w:date="2026-05-24T14:03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// Base URL for HTTP API</w:t>
        </w:r>
      </w:ins>
    </w:p>
    <w:p w14:paraId="39909FE4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398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399" w:author="Maxim Bystrov" w:date="2026-05-24T14:03:00Z">
            <w:rPr>
              <w:ins w:id="17400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401" w:author="Maxim Bystrov" w:date="2026-05-24T14:03:00Z"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7402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const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40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7404" w:author="Maxim Bystrov" w:date="2026-05-24T14:03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API_BASE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40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406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40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7408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'/telemetry'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40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7C52B8AE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410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411" w:author="Maxim Bystrov" w:date="2026-05-24T14:03:00Z">
            <w:rPr>
              <w:ins w:id="17412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0C83D6A9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413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414" w:author="Maxim Bystrov" w:date="2026-05-24T14:03:00Z">
            <w:rPr>
              <w:ins w:id="17415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416" w:author="Maxim Bystrov" w:date="2026-05-24T14:03:00Z"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7417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async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41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7419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function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42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7421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request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42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&lt;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423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T</w:t>
        </w:r>
        <w:proofErr w:type="gramStart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42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&gt;(</w:t>
        </w:r>
        <w:proofErr w:type="gramEnd"/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425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path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426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42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428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string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42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proofErr w:type="spellStart"/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430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init</w:t>
        </w:r>
        <w:proofErr w:type="spellEnd"/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431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?: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43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433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RequestInit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43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435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43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437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Promise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43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&lt;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439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T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44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&gt; {</w:t>
        </w:r>
      </w:ins>
    </w:p>
    <w:p w14:paraId="38CED727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441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442" w:author="Maxim Bystrov" w:date="2026-05-24T14:03:00Z">
            <w:rPr>
              <w:ins w:id="17443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444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44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7446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const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44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7448" w:author="Maxim Bystrov" w:date="2026-05-24T14:03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response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44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450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45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7452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await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45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7454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fetch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45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r w:rsidRPr="0003502B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7456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`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7457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${</w:t>
        </w:r>
        <w:r w:rsidRPr="0003502B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7458" w:author="Maxim Bystrov" w:date="2026-05-24T14:03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API_</w:t>
        </w:r>
        <w:proofErr w:type="gramStart"/>
        <w:r w:rsidRPr="0003502B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7459" w:author="Maxim Bystrov" w:date="2026-05-24T14:03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BASE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7460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}$</w:t>
        </w:r>
        <w:proofErr w:type="gramEnd"/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7461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{</w:t>
        </w:r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462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path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7463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}</w:t>
        </w:r>
        <w:r w:rsidRPr="0003502B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7464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`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46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proofErr w:type="spellStart"/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466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init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46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);</w:t>
        </w:r>
      </w:ins>
    </w:p>
    <w:p w14:paraId="7220D120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468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469" w:author="Maxim Bystrov" w:date="2026-05-24T14:03:00Z">
            <w:rPr>
              <w:ins w:id="17470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471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47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03502B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7473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if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47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gramStart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47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476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!</w:t>
        </w:r>
        <w:proofErr w:type="spellStart"/>
        <w:r w:rsidRPr="0003502B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7477" w:author="Maxim Bystrov" w:date="2026-05-24T14:03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response</w:t>
        </w:r>
        <w:proofErr w:type="gram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47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03502B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7479" w:author="Maxim Bystrov" w:date="2026-05-24T14:03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ok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48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 {</w:t>
        </w:r>
      </w:ins>
    </w:p>
    <w:p w14:paraId="7003B048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481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482" w:author="Maxim Bystrov" w:date="2026-05-24T14:03:00Z">
            <w:rPr>
              <w:ins w:id="17483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484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48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7486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const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48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03502B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7488" w:author="Maxim Bystrov" w:date="2026-05-24T14:03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errorText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48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490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49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7492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await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49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03502B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7494" w:author="Maxim Bystrov" w:date="2026-05-24T14:03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response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49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03502B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7496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text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49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Start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49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).</w:t>
        </w:r>
        <w:r w:rsidRPr="0003502B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7499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catch</w:t>
        </w:r>
        <w:proofErr w:type="gram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50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(()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7501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=&gt;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50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03502B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7503" w:author="Maxim Bystrov" w:date="2026-05-24T14:03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response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50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03502B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7505" w:author="Maxim Bystrov" w:date="2026-05-24T14:03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statusText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50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);</w:t>
        </w:r>
      </w:ins>
    </w:p>
    <w:p w14:paraId="588EBD81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507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508" w:author="Maxim Bystrov" w:date="2026-05-24T14:03:00Z">
            <w:rPr>
              <w:ins w:id="17509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510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51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lastRenderedPageBreak/>
          <w:t xml:space="preserve">    </w:t>
        </w:r>
        <w:r w:rsidRPr="0003502B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7512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throw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51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7514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new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51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gramStart"/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516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Error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51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spellStart"/>
        <w:proofErr w:type="gramEnd"/>
        <w:r w:rsidRPr="0003502B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7518" w:author="Maxim Bystrov" w:date="2026-05-24T14:03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errorText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51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520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||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52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7522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 xml:space="preserve">`HTTP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7523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${</w:t>
        </w:r>
        <w:proofErr w:type="spellStart"/>
        <w:r w:rsidRPr="0003502B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7524" w:author="Maxim Bystrov" w:date="2026-05-24T14:03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response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525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.</w:t>
        </w:r>
        <w:r w:rsidRPr="0003502B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7526" w:author="Maxim Bystrov" w:date="2026-05-24T14:03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status</w:t>
        </w:r>
        <w:proofErr w:type="spellEnd"/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7527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}</w:t>
        </w:r>
        <w:r w:rsidRPr="0003502B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7528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`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52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);</w:t>
        </w:r>
      </w:ins>
    </w:p>
    <w:p w14:paraId="7708E7BC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530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531" w:author="Maxim Bystrov" w:date="2026-05-24T14:03:00Z">
            <w:rPr>
              <w:ins w:id="17532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533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53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}</w:t>
        </w:r>
      </w:ins>
    </w:p>
    <w:p w14:paraId="2BAF0A63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535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536" w:author="Maxim Bystrov" w:date="2026-05-24T14:03:00Z">
            <w:rPr>
              <w:ins w:id="17537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538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53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03502B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7540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return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54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03502B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7542" w:author="Maxim Bystrov" w:date="2026-05-24T14:03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response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54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03502B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7544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json</w:t>
        </w:r>
        <w:proofErr w:type="spellEnd"/>
        <w:proofErr w:type="gram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54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() </w:t>
        </w:r>
        <w:r w:rsidRPr="0003502B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7546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as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54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548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Promise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54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&lt;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550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T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55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&gt;;</w:t>
        </w:r>
      </w:ins>
    </w:p>
    <w:p w14:paraId="752E51CD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552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553" w:author="Maxim Bystrov" w:date="2026-05-24T14:03:00Z">
            <w:rPr>
              <w:ins w:id="17554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555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55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0D051D83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557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558" w:author="Maxim Bystrov" w:date="2026-05-24T14:03:00Z">
            <w:rPr>
              <w:ins w:id="17559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1849DDC5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560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561" w:author="Maxim Bystrov" w:date="2026-05-24T14:03:00Z">
            <w:rPr>
              <w:ins w:id="17562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563" w:author="Maxim Bystrov" w:date="2026-05-24T14:03:00Z">
        <w:r w:rsidRPr="0003502B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7564" w:author="Maxim Bystrov" w:date="2026-05-24T14:03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/**</w:t>
        </w:r>
      </w:ins>
    </w:p>
    <w:p w14:paraId="64CD845D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565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566" w:author="Maxim Bystrov" w:date="2026-05-24T14:03:00Z">
            <w:rPr>
              <w:ins w:id="17567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568" w:author="Maxim Bystrov" w:date="2026-05-24T14:03:00Z">
        <w:r w:rsidRPr="0003502B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7569" w:author="Maxim Bystrov" w:date="2026-05-24T14:03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 * Get device telemetry for a specific time period</w:t>
        </w:r>
      </w:ins>
    </w:p>
    <w:p w14:paraId="3B5BCDA9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570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571" w:author="Maxim Bystrov" w:date="2026-05-24T14:03:00Z">
            <w:rPr>
              <w:ins w:id="17572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573" w:author="Maxim Bystrov" w:date="2026-05-24T14:03:00Z">
        <w:r w:rsidRPr="0003502B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7574" w:author="Maxim Bystrov" w:date="2026-05-24T14:03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 * POST /</w:t>
        </w:r>
        <w:proofErr w:type="spellStart"/>
        <w:r w:rsidRPr="0003502B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7575" w:author="Maxim Bystrov" w:date="2026-05-24T14:03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api</w:t>
        </w:r>
        <w:proofErr w:type="spellEnd"/>
        <w:r w:rsidRPr="0003502B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7576" w:author="Maxim Bystrov" w:date="2026-05-24T14:03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/telemetry/device-telemetry</w:t>
        </w:r>
      </w:ins>
    </w:p>
    <w:p w14:paraId="4BED991F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577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578" w:author="Maxim Bystrov" w:date="2026-05-24T14:03:00Z">
            <w:rPr>
              <w:ins w:id="17579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580" w:author="Maxim Bystrov" w:date="2026-05-24T14:03:00Z">
        <w:r w:rsidRPr="0003502B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7581" w:author="Maxim Bystrov" w:date="2026-05-24T14:03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 */</w:t>
        </w:r>
      </w:ins>
    </w:p>
    <w:p w14:paraId="75181419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582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583" w:author="Maxim Bystrov" w:date="2026-05-24T14:03:00Z">
            <w:rPr>
              <w:ins w:id="17584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585" w:author="Maxim Bystrov" w:date="2026-05-24T14:03:00Z">
        <w:r w:rsidRPr="0003502B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7586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export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58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7588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async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58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7590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function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59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03502B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7592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getDeviceTelemetry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59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</w:ins>
    </w:p>
    <w:p w14:paraId="37C7FB1E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594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595" w:author="Maxim Bystrov" w:date="2026-05-24T14:03:00Z">
            <w:rPr>
              <w:ins w:id="17596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597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59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599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payload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600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60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602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DeviceTelemetryRequest</w:t>
        </w:r>
        <w:proofErr w:type="spellEnd"/>
      </w:ins>
    </w:p>
    <w:p w14:paraId="0DF98771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603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604" w:author="Maxim Bystrov" w:date="2026-05-24T14:03:00Z">
            <w:rPr>
              <w:ins w:id="17605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606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60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608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60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610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Promise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61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&lt;</w:t>
        </w:r>
        <w:proofErr w:type="spellStart"/>
        <w:proofErr w:type="gramStart"/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612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TelemetryPacket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61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[</w:t>
        </w:r>
        <w:proofErr w:type="gram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61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]&gt; {</w:t>
        </w:r>
      </w:ins>
    </w:p>
    <w:p w14:paraId="38CDAFDA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615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616" w:author="Maxim Bystrov" w:date="2026-05-24T14:03:00Z">
            <w:rPr>
              <w:ins w:id="17617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618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61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03502B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7620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return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62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7622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request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62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&lt;</w:t>
        </w:r>
        <w:proofErr w:type="spellStart"/>
        <w:proofErr w:type="gramStart"/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624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TelemetryPacket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62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[</w:t>
        </w:r>
        <w:proofErr w:type="gram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62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]&gt;(</w:t>
        </w:r>
        <w:r w:rsidRPr="0003502B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7627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'/device-telemetry'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62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, {</w:t>
        </w:r>
      </w:ins>
    </w:p>
    <w:p w14:paraId="45E001B5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629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630" w:author="Maxim Bystrov" w:date="2026-05-24T14:03:00Z">
            <w:rPr>
              <w:ins w:id="17631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632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63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634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method: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63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7636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'POST'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63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,</w:t>
        </w:r>
      </w:ins>
    </w:p>
    <w:p w14:paraId="3DAE497B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638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639" w:author="Maxim Bystrov" w:date="2026-05-24T14:03:00Z">
            <w:rPr>
              <w:ins w:id="17640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641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64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643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headers: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64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gramStart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64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{ </w:t>
        </w:r>
        <w:r w:rsidRPr="0003502B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7646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</w:t>
        </w:r>
        <w:proofErr w:type="gramEnd"/>
        <w:r w:rsidRPr="0003502B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7647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Content-Type'</w:t>
        </w:r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648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64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7650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'application/json'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65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},</w:t>
        </w:r>
      </w:ins>
    </w:p>
    <w:p w14:paraId="6245CD85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652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653" w:author="Maxim Bystrov" w:date="2026-05-24T14:03:00Z">
            <w:rPr>
              <w:ins w:id="17654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655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65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657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body: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65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659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JSON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66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03502B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7661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stringify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66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663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payload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66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2AEA5F5A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665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666" w:author="Maxim Bystrov" w:date="2026-05-24T14:03:00Z">
            <w:rPr>
              <w:ins w:id="17667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668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66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});</w:t>
        </w:r>
      </w:ins>
    </w:p>
    <w:p w14:paraId="7C58D915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670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671" w:author="Maxim Bystrov" w:date="2026-05-24T14:03:00Z">
            <w:rPr>
              <w:ins w:id="17672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673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67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778CEF37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675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676" w:author="Maxim Bystrov" w:date="2026-05-24T14:03:00Z">
            <w:rPr>
              <w:ins w:id="17677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74C20318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678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679" w:author="Maxim Bystrov" w:date="2026-05-24T14:03:00Z">
            <w:rPr>
              <w:ins w:id="17680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681" w:author="Maxim Bystrov" w:date="2026-05-24T14:03:00Z">
        <w:r w:rsidRPr="0003502B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7682" w:author="Maxim Bystrov" w:date="2026-05-24T14:03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/**</w:t>
        </w:r>
      </w:ins>
    </w:p>
    <w:p w14:paraId="51FDA222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683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684" w:author="Maxim Bystrov" w:date="2026-05-24T14:03:00Z">
            <w:rPr>
              <w:ins w:id="17685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686" w:author="Maxim Bystrov" w:date="2026-05-24T14:03:00Z">
        <w:r w:rsidRPr="0003502B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7687" w:author="Maxim Bystrov" w:date="2026-05-24T14:03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 * Query telemetry by polygon and time interval</w:t>
        </w:r>
      </w:ins>
    </w:p>
    <w:p w14:paraId="0A41DA48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688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689" w:author="Maxim Bystrov" w:date="2026-05-24T14:03:00Z">
            <w:rPr>
              <w:ins w:id="17690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691" w:author="Maxim Bystrov" w:date="2026-05-24T14:03:00Z">
        <w:r w:rsidRPr="0003502B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7692" w:author="Maxim Bystrov" w:date="2026-05-24T14:03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 * POST /</w:t>
        </w:r>
        <w:proofErr w:type="spellStart"/>
        <w:r w:rsidRPr="0003502B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7693" w:author="Maxim Bystrov" w:date="2026-05-24T14:03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api</w:t>
        </w:r>
        <w:proofErr w:type="spellEnd"/>
        <w:r w:rsidRPr="0003502B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7694" w:author="Maxim Bystrov" w:date="2026-05-24T14:03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/telemetry/query-by-polygon</w:t>
        </w:r>
      </w:ins>
    </w:p>
    <w:p w14:paraId="1B5FAD29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695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696" w:author="Maxim Bystrov" w:date="2026-05-24T14:03:00Z">
            <w:rPr>
              <w:ins w:id="17697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698" w:author="Maxim Bystrov" w:date="2026-05-24T14:03:00Z">
        <w:r w:rsidRPr="0003502B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7699" w:author="Maxim Bystrov" w:date="2026-05-24T14:03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 */</w:t>
        </w:r>
      </w:ins>
    </w:p>
    <w:p w14:paraId="4082CFCB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700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701" w:author="Maxim Bystrov" w:date="2026-05-24T14:03:00Z">
            <w:rPr>
              <w:ins w:id="17702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703" w:author="Maxim Bystrov" w:date="2026-05-24T14:03:00Z">
        <w:r w:rsidRPr="0003502B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7704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export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70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7706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interface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70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708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PointDto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70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756A66AD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710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711" w:author="Maxim Bystrov" w:date="2026-05-24T14:03:00Z">
            <w:rPr>
              <w:ins w:id="17712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713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71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715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latitude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716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71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718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number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71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0DF1E314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720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721" w:author="Maxim Bystrov" w:date="2026-05-24T14:03:00Z">
            <w:rPr>
              <w:ins w:id="17722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723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72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725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longitude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726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72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728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number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72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13A11CDB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730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731" w:author="Maxim Bystrov" w:date="2026-05-24T14:03:00Z">
            <w:rPr>
              <w:ins w:id="17732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733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73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26DCC5F1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735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736" w:author="Maxim Bystrov" w:date="2026-05-24T14:03:00Z">
            <w:rPr>
              <w:ins w:id="17737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7EA273DB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738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739" w:author="Maxim Bystrov" w:date="2026-05-24T14:03:00Z">
            <w:rPr>
              <w:ins w:id="17740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741" w:author="Maxim Bystrov" w:date="2026-05-24T14:03:00Z">
        <w:r w:rsidRPr="0003502B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7742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export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74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7744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interface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74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746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PolygonTimeRequest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74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39439970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748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749" w:author="Maxim Bystrov" w:date="2026-05-24T14:03:00Z">
            <w:rPr>
              <w:ins w:id="17750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751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75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753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polygon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754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75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756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PointDto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75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[</w:t>
        </w:r>
        <w:proofErr w:type="gram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75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];</w:t>
        </w:r>
      </w:ins>
    </w:p>
    <w:p w14:paraId="71622158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759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760" w:author="Maxim Bystrov" w:date="2026-05-24T14:03:00Z">
            <w:rPr>
              <w:ins w:id="17761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762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76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spellStart"/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764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fromDateTime</w:t>
        </w:r>
        <w:proofErr w:type="spellEnd"/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765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76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767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string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76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5CA62DFE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769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770" w:author="Maxim Bystrov" w:date="2026-05-24T14:03:00Z">
            <w:rPr>
              <w:ins w:id="17771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772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77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spellStart"/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774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toDateTime</w:t>
        </w:r>
        <w:proofErr w:type="spellEnd"/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775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77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777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string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77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6E3F6162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779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780" w:author="Maxim Bystrov" w:date="2026-05-24T14:03:00Z">
            <w:rPr>
              <w:ins w:id="17781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782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78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1087CCF6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784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785" w:author="Maxim Bystrov" w:date="2026-05-24T14:03:00Z">
            <w:rPr>
              <w:ins w:id="17786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44CEC39F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787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788" w:author="Maxim Bystrov" w:date="2026-05-24T14:03:00Z">
            <w:rPr>
              <w:ins w:id="17789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790" w:author="Maxim Bystrov" w:date="2026-05-24T14:03:00Z">
        <w:r w:rsidRPr="0003502B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7791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export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79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7793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interface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79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795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TelemetryIntervalResponse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79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4B3384D3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797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798" w:author="Maxim Bystrov" w:date="2026-05-24T14:03:00Z">
            <w:rPr>
              <w:ins w:id="17799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800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80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spellStart"/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802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vehicleId</w:t>
        </w:r>
        <w:proofErr w:type="spellEnd"/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803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80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805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number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80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127B793B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807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808" w:author="Maxim Bystrov" w:date="2026-05-24T14:03:00Z">
            <w:rPr>
              <w:ins w:id="17809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810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81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spellStart"/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812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deviceId</w:t>
        </w:r>
        <w:proofErr w:type="spellEnd"/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813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81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815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number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81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25E69976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817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818" w:author="Maxim Bystrov" w:date="2026-05-24T14:03:00Z">
            <w:rPr>
              <w:ins w:id="17819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820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82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spellStart"/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822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fromDateTime</w:t>
        </w:r>
        <w:proofErr w:type="spellEnd"/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823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82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825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string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82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1A9A1338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827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828" w:author="Maxim Bystrov" w:date="2026-05-24T14:03:00Z">
            <w:rPr>
              <w:ins w:id="17829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830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83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spellStart"/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832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toDateTime</w:t>
        </w:r>
        <w:proofErr w:type="spellEnd"/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833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83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835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string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83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23E00C89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837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838" w:author="Maxim Bystrov" w:date="2026-05-24T14:03:00Z">
            <w:rPr>
              <w:ins w:id="17839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840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84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03502B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7842" w:author="Maxim Bystrov" w:date="2026-05-24T14:03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// Optional entries if provided by API</w:t>
        </w:r>
      </w:ins>
    </w:p>
    <w:p w14:paraId="654D984B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843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844" w:author="Maxim Bystrov" w:date="2026-05-24T14:03:00Z">
            <w:rPr>
              <w:ins w:id="17845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846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84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gramStart"/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848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entries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849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?:</w:t>
        </w:r>
        <w:proofErr w:type="gram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85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851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TelemetryPacket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85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[];</w:t>
        </w:r>
      </w:ins>
    </w:p>
    <w:p w14:paraId="6CD85BBF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853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854" w:author="Maxim Bystrov" w:date="2026-05-24T14:03:00Z">
            <w:rPr>
              <w:ins w:id="17855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856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85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43449ACF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858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859" w:author="Maxim Bystrov" w:date="2026-05-24T14:03:00Z">
            <w:rPr>
              <w:ins w:id="17860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39F3CABF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861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862" w:author="Maxim Bystrov" w:date="2026-05-24T14:03:00Z">
            <w:rPr>
              <w:ins w:id="17863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864" w:author="Maxim Bystrov" w:date="2026-05-24T14:03:00Z">
        <w:r w:rsidRPr="0003502B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7865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export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86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7867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async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86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7869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function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87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03502B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7871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queryTelemetryByPolygon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87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</w:ins>
    </w:p>
    <w:p w14:paraId="58B5C92B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873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874" w:author="Maxim Bystrov" w:date="2026-05-24T14:03:00Z">
            <w:rPr>
              <w:ins w:id="17875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876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87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878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payload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879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88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881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PolygonTimeRequest</w:t>
        </w:r>
        <w:proofErr w:type="spellEnd"/>
      </w:ins>
    </w:p>
    <w:p w14:paraId="50F350E9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882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883" w:author="Maxim Bystrov" w:date="2026-05-24T14:03:00Z">
            <w:rPr>
              <w:ins w:id="17884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885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88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887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88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889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Promise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89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&lt;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891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TelemetryIntervalResponse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89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&gt; {</w:t>
        </w:r>
      </w:ins>
    </w:p>
    <w:p w14:paraId="2173CFC4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893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894" w:author="Maxim Bystrov" w:date="2026-05-24T14:03:00Z">
            <w:rPr>
              <w:ins w:id="17895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896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89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03502B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7898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return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89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7900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request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90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&lt;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902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TelemetryIntervalResponse</w:t>
        </w:r>
        <w:proofErr w:type="gramStart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90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&gt;(</w:t>
        </w:r>
        <w:proofErr w:type="gramEnd"/>
        <w:r w:rsidRPr="0003502B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7904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'/query-by-polygon'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90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, {</w:t>
        </w:r>
      </w:ins>
    </w:p>
    <w:p w14:paraId="72F652DD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906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907" w:author="Maxim Bystrov" w:date="2026-05-24T14:03:00Z">
            <w:rPr>
              <w:ins w:id="17908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909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91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911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method: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91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7913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'POST'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91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,</w:t>
        </w:r>
      </w:ins>
    </w:p>
    <w:p w14:paraId="6ED5DF1E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915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916" w:author="Maxim Bystrov" w:date="2026-05-24T14:03:00Z">
            <w:rPr>
              <w:ins w:id="17917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918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91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920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headers: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92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gramStart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92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{ </w:t>
        </w:r>
        <w:r w:rsidRPr="0003502B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7923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</w:t>
        </w:r>
        <w:proofErr w:type="gramEnd"/>
        <w:r w:rsidRPr="0003502B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7924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Content-Type'</w:t>
        </w:r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925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92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7927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'application/json'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92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},</w:t>
        </w:r>
      </w:ins>
    </w:p>
    <w:p w14:paraId="1DDD8566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929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930" w:author="Maxim Bystrov" w:date="2026-05-24T14:03:00Z">
            <w:rPr>
              <w:ins w:id="17931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932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93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lastRenderedPageBreak/>
          <w:t xml:space="preserve">    </w:t>
        </w:r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934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body: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93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936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JSON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93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03502B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7938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stringify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93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940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payload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94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</w:ins>
    </w:p>
    <w:p w14:paraId="56536B80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942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943" w:author="Maxim Bystrov" w:date="2026-05-24T14:03:00Z">
            <w:rPr>
              <w:ins w:id="17944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945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94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});</w:t>
        </w:r>
      </w:ins>
    </w:p>
    <w:p w14:paraId="594FF859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947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948" w:author="Maxim Bystrov" w:date="2026-05-24T14:03:00Z">
            <w:rPr>
              <w:ins w:id="17949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950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95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6BF748EB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952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953" w:author="Maxim Bystrov" w:date="2026-05-24T14:03:00Z">
            <w:rPr>
              <w:ins w:id="17954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08B5505E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955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956" w:author="Maxim Bystrov" w:date="2026-05-24T14:03:00Z">
            <w:rPr>
              <w:ins w:id="17957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958" w:author="Maxim Bystrov" w:date="2026-05-24T14:03:00Z">
        <w:r w:rsidRPr="0003502B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7959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export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96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7961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class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96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963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TelemetryWebSocket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96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2ED8D654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965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966" w:author="Maxim Bystrov" w:date="2026-05-24T14:03:00Z">
            <w:rPr>
              <w:ins w:id="17967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968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96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7970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private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97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972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ws</w:t>
        </w:r>
        <w:proofErr w:type="spellEnd"/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973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97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975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WebSocket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97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977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|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97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979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null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98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981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98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7983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null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98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4FA3267D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985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986" w:author="Maxim Bystrov" w:date="2026-05-24T14:03:00Z">
            <w:rPr>
              <w:ins w:id="17987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7988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98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7990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private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99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7992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url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7993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99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7995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string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799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4108584F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7997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7998" w:author="Maxim Bystrov" w:date="2026-05-24T14:03:00Z">
            <w:rPr>
              <w:ins w:id="17999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000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00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002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private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00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004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callbacks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005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00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8007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WebSocketCallbacks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00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7830B2CD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8009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010" w:author="Maxim Bystrov" w:date="2026-05-24T14:03:00Z">
            <w:rPr>
              <w:ins w:id="18011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012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01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014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private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01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016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reconnectAttempts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01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018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01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8020" w:author="Maxim Bystrov" w:date="2026-05-24T14:03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0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02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7F485615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8022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023" w:author="Maxim Bystrov" w:date="2026-05-24T14:03:00Z">
            <w:rPr>
              <w:ins w:id="18024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025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02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027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private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02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029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maxReconnectAttempts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03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031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03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8033" w:author="Maxim Bystrov" w:date="2026-05-24T14:03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10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03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151B6E53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8035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036" w:author="Maxim Bystrov" w:date="2026-05-24T14:03:00Z">
            <w:rPr>
              <w:ins w:id="18037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038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03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040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private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04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042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reconnectDelay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04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044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04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8046" w:author="Maxim Bystrov" w:date="2026-05-24T14:03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1000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04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58642205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8048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049" w:author="Maxim Bystrov" w:date="2026-05-24T14:03:00Z">
            <w:rPr>
              <w:ins w:id="18050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051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05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053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private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05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055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isConnecting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05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057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05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059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false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06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1479F8AE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8061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062" w:author="Maxim Bystrov" w:date="2026-05-24T14:03:00Z">
            <w:rPr>
              <w:ins w:id="18063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064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06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066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private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06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068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shouldReconnect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06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070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07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072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true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07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2645DD0A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8074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075" w:author="Maxim Bystrov" w:date="2026-05-24T14:03:00Z">
            <w:rPr>
              <w:ins w:id="18076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077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07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079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private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08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081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reconnectTimeout</w:t>
        </w:r>
        <w:proofErr w:type="spellEnd"/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082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08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8084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number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08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086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|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08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8088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null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08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090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09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092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null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09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613D9A74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8094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095" w:author="Maxim Bystrov" w:date="2026-05-24T14:03:00Z">
            <w:rPr>
              <w:ins w:id="18096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135B3B78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8097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098" w:author="Maxim Bystrov" w:date="2026-05-24T14:03:00Z">
            <w:rPr>
              <w:ins w:id="18099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100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10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gramStart"/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102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constructor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10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104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url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105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10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8107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string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10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109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callbacks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110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11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8112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WebSocketCallbacks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11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 {</w:t>
        </w:r>
      </w:ins>
    </w:p>
    <w:p w14:paraId="2E053094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8114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115" w:author="Maxim Bystrov" w:date="2026-05-24T14:03:00Z">
            <w:rPr>
              <w:ins w:id="18116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117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11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119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12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121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url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12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123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12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125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url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12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18256A45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8127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128" w:author="Maxim Bystrov" w:date="2026-05-24T14:03:00Z">
            <w:rPr>
              <w:ins w:id="18129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130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13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spellStart"/>
        <w:proofErr w:type="gramStart"/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132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13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134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callbacks</w:t>
        </w:r>
        <w:proofErr w:type="spellEnd"/>
        <w:proofErr w:type="gram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13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136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13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138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callbacks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13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6E6A9DFF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8140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141" w:author="Maxim Bystrov" w:date="2026-05-24T14:03:00Z">
            <w:rPr>
              <w:ins w:id="18142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143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14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}</w:t>
        </w:r>
      </w:ins>
    </w:p>
    <w:p w14:paraId="0B3C440A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8145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146" w:author="Maxim Bystrov" w:date="2026-05-24T14:03:00Z">
            <w:rPr>
              <w:ins w:id="18147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220AE59D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8148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149" w:author="Maxim Bystrov" w:date="2026-05-24T14:03:00Z">
            <w:rPr>
              <w:ins w:id="18150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151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15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gramStart"/>
        <w:r w:rsidRPr="0003502B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8153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connect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15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15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156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15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8158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void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15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1717716F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8160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161" w:author="Maxim Bystrov" w:date="2026-05-24T14:03:00Z">
            <w:rPr>
              <w:ins w:id="18162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163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16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03502B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8165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if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16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</w:t>
        </w:r>
        <w:proofErr w:type="spellStart"/>
        <w:proofErr w:type="gramStart"/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167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16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169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isConnecting</w:t>
        </w:r>
        <w:proofErr w:type="spellEnd"/>
        <w:proofErr w:type="gram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17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171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||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17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173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17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proofErr w:type="spellStart"/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175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ws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17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?.</w:t>
        </w:r>
        <w:proofErr w:type="spellStart"/>
        <w:r w:rsidRPr="0003502B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8177" w:author="Maxim Bystrov" w:date="2026-05-24T14:03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readyState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17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179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===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18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8181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WebSocket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18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03502B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8183" w:author="Maxim Bystrov" w:date="2026-05-24T14:03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OPEN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18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 {</w:t>
        </w:r>
      </w:ins>
    </w:p>
    <w:p w14:paraId="7967680B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8185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186" w:author="Maxim Bystrov" w:date="2026-05-24T14:03:00Z">
            <w:rPr>
              <w:ins w:id="18187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188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18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r w:rsidRPr="0003502B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8190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return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19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0F0F5B18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8192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193" w:author="Maxim Bystrov" w:date="2026-05-24T14:03:00Z">
            <w:rPr>
              <w:ins w:id="18194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195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19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  }</w:t>
        </w:r>
      </w:ins>
    </w:p>
    <w:p w14:paraId="5B266D2D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8197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198" w:author="Maxim Bystrov" w:date="2026-05-24T14:03:00Z">
            <w:rPr>
              <w:ins w:id="18199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6C373FCC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8200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201" w:author="Maxim Bystrov" w:date="2026-05-24T14:03:00Z">
            <w:rPr>
              <w:ins w:id="18202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203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20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spellStart"/>
        <w:proofErr w:type="gramStart"/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205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20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207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isConnecting</w:t>
        </w:r>
        <w:proofErr w:type="spellEnd"/>
        <w:proofErr w:type="gram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20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209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21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211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true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21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1E9756E5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8213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214" w:author="Maxim Bystrov" w:date="2026-05-24T14:03:00Z">
            <w:rPr>
              <w:ins w:id="18215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216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21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spellStart"/>
        <w:proofErr w:type="gramStart"/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218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21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220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shouldReconnect</w:t>
        </w:r>
        <w:proofErr w:type="spellEnd"/>
        <w:proofErr w:type="gram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22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222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22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224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true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22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2EED4451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8226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227" w:author="Maxim Bystrov" w:date="2026-05-24T14:03:00Z">
            <w:rPr>
              <w:ins w:id="18228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5F62A8F2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8229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230" w:author="Maxim Bystrov" w:date="2026-05-24T14:03:00Z">
            <w:rPr>
              <w:ins w:id="18231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232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23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03502B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8234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try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23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66F83DBA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8236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237" w:author="Maxim Bystrov" w:date="2026-05-24T14:03:00Z">
            <w:rPr>
              <w:ins w:id="18238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239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24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241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24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243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ws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24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245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24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247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new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24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8249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WebSocket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25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251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25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253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url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25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);</w:t>
        </w:r>
      </w:ins>
    </w:p>
    <w:p w14:paraId="5C650566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8255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256" w:author="Maxim Bystrov" w:date="2026-05-24T14:03:00Z">
            <w:rPr>
              <w:ins w:id="18257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258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25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proofErr w:type="gramStart"/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260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26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03502B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8262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setupEventListeners</w:t>
        </w:r>
        <w:proofErr w:type="spellEnd"/>
        <w:proofErr w:type="gram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26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();</w:t>
        </w:r>
      </w:ins>
    </w:p>
    <w:p w14:paraId="2A8D0B6C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8264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265" w:author="Maxim Bystrov" w:date="2026-05-24T14:03:00Z">
            <w:rPr>
              <w:ins w:id="18266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267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26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} </w:t>
        </w:r>
        <w:r w:rsidRPr="0003502B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8269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catch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27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</w:t>
        </w:r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271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error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27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 {</w:t>
        </w:r>
      </w:ins>
    </w:p>
    <w:p w14:paraId="7FFC0140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8273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274" w:author="Maxim Bystrov" w:date="2026-05-24T14:03:00Z">
            <w:rPr>
              <w:ins w:id="18275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276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27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proofErr w:type="gramStart"/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278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console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27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03502B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8280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error</w:t>
        </w:r>
        <w:proofErr w:type="spellEnd"/>
        <w:proofErr w:type="gram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28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r w:rsidRPr="0003502B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8282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'Failed to create WebSocket:'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28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284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error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28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);</w:t>
        </w:r>
      </w:ins>
    </w:p>
    <w:p w14:paraId="01C8FE59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8286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287" w:author="Maxim Bystrov" w:date="2026-05-24T14:03:00Z">
            <w:rPr>
              <w:ins w:id="18288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289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29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proofErr w:type="gramStart"/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291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29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293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isConnecting</w:t>
        </w:r>
        <w:proofErr w:type="spellEnd"/>
        <w:proofErr w:type="gram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29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295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29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297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false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29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16D246D2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8299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300" w:author="Maxim Bystrov" w:date="2026-05-24T14:03:00Z">
            <w:rPr>
              <w:ins w:id="18301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302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30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proofErr w:type="gramStart"/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304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30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03502B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8306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scheduleReconnect</w:t>
        </w:r>
        <w:proofErr w:type="spellEnd"/>
        <w:proofErr w:type="gram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30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();</w:t>
        </w:r>
      </w:ins>
    </w:p>
    <w:p w14:paraId="1BF39965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308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309" w:author="Maxim Bystrov" w:date="2026-05-24T14:03:00Z">
            <w:rPr>
              <w:ins w:id="18310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311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31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31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6B507D86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314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315" w:author="Maxim Bystrov" w:date="2026-05-24T14:03:00Z">
            <w:rPr>
              <w:ins w:id="18316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317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31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}</w:t>
        </w:r>
      </w:ins>
    </w:p>
    <w:p w14:paraId="09EC629D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319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320" w:author="Maxim Bystrov" w:date="2026-05-24T14:03:00Z">
            <w:rPr>
              <w:ins w:id="18321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4C8FC7EC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322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323" w:author="Maxim Bystrov" w:date="2026-05-24T14:03:00Z">
            <w:rPr>
              <w:ins w:id="18324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325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32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327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private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32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8329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setupEventListeners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33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33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332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33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8334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void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33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42F58CFD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336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337" w:author="Maxim Bystrov" w:date="2026-05-24T14:03:00Z">
            <w:rPr>
              <w:ins w:id="18338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339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34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6E73FF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8341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if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34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gramStart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34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344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!</w:t>
        </w:r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345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34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347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ws</w:t>
        </w:r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34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) </w:t>
        </w:r>
        <w:r w:rsidRPr="006E73FF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8349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return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35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612EA119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351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352" w:author="Maxim Bystrov" w:date="2026-05-24T14:03:00Z">
            <w:rPr>
              <w:ins w:id="18353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54E71818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354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355" w:author="Maxim Bystrov" w:date="2026-05-24T14:03:00Z">
            <w:rPr>
              <w:ins w:id="18356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357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35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359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36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361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ws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36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8363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onopen</w:t>
        </w:r>
        <w:proofErr w:type="spellEnd"/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36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365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36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() </w:t>
        </w:r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367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=&gt;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36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40942CA8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369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370" w:author="Maxim Bystrov" w:date="2026-05-24T14:03:00Z">
            <w:rPr>
              <w:ins w:id="18371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372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37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gramStart"/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374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console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37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8376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log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37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6E73FF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8378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'WebSocket connected to'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37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380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38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382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url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38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);</w:t>
        </w:r>
      </w:ins>
    </w:p>
    <w:p w14:paraId="0F81FE01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384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385" w:author="Maxim Bystrov" w:date="2026-05-24T14:03:00Z">
            <w:rPr>
              <w:ins w:id="18386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387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38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389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39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391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isConnecting</w:t>
        </w:r>
        <w:proofErr w:type="spellEnd"/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39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393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39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395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false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39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08FA1F18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397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398" w:author="Maxim Bystrov" w:date="2026-05-24T14:03:00Z">
            <w:rPr>
              <w:ins w:id="18399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400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40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402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40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404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reconnectAttempts</w:t>
        </w:r>
        <w:proofErr w:type="spellEnd"/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40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406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40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8408" w:author="Maxim Bystrov" w:date="2026-05-24T14:03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0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40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7E878E11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410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411" w:author="Maxim Bystrov" w:date="2026-05-24T14:03:00Z">
            <w:rPr>
              <w:ins w:id="18412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413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41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415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41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417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callbacks</w:t>
        </w:r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41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8419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onOpen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42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?.();</w:t>
        </w:r>
      </w:ins>
    </w:p>
    <w:p w14:paraId="316224C7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421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422" w:author="Maxim Bystrov" w:date="2026-05-24T14:03:00Z">
            <w:rPr>
              <w:ins w:id="18423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424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42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  };</w:t>
        </w:r>
      </w:ins>
    </w:p>
    <w:p w14:paraId="1D29B0D9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426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427" w:author="Maxim Bystrov" w:date="2026-05-24T14:03:00Z">
            <w:rPr>
              <w:ins w:id="18428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63724467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429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430" w:author="Maxim Bystrov" w:date="2026-05-24T14:03:00Z">
            <w:rPr>
              <w:ins w:id="18431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432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43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434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43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436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ws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43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8438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onclose</w:t>
        </w:r>
        <w:proofErr w:type="spellEnd"/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43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440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44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442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event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44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) </w:t>
        </w:r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444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=&gt;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44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31B71FE0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446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447" w:author="Maxim Bystrov" w:date="2026-05-24T14:03:00Z">
            <w:rPr>
              <w:ins w:id="18448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449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45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lastRenderedPageBreak/>
          <w:t xml:space="preserve">      </w:t>
        </w:r>
        <w:proofErr w:type="gramStart"/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451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console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45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8453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log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45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6E73FF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8455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'WebSocket disconnected:'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45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proofErr w:type="spellStart"/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457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event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45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459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code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46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proofErr w:type="spellStart"/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461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event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46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463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reason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46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);</w:t>
        </w:r>
      </w:ins>
    </w:p>
    <w:p w14:paraId="594EA2E6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465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466" w:author="Maxim Bystrov" w:date="2026-05-24T14:03:00Z">
            <w:rPr>
              <w:ins w:id="18467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468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46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470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47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472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isConnecting</w:t>
        </w:r>
        <w:proofErr w:type="spellEnd"/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47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474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47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476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false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47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38CC392E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478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479" w:author="Maxim Bystrov" w:date="2026-05-24T14:03:00Z">
            <w:rPr>
              <w:ins w:id="18480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481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48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483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48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485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ws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48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487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48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489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null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49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0DBA7B92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491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492" w:author="Maxim Bystrov" w:date="2026-05-24T14:03:00Z">
            <w:rPr>
              <w:ins w:id="18493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494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49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496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49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498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callbacks</w:t>
        </w:r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49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8500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onClose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50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?.(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502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event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50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);</w:t>
        </w:r>
      </w:ins>
    </w:p>
    <w:p w14:paraId="46234C0E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504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505" w:author="Maxim Bystrov" w:date="2026-05-24T14:03:00Z">
            <w:rPr>
              <w:ins w:id="18506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5329A1E2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507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508" w:author="Maxim Bystrov" w:date="2026-05-24T14:03:00Z">
            <w:rPr>
              <w:ins w:id="18509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510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51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r w:rsidRPr="006E73FF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8512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if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51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514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51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516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shouldReconnect</w:t>
        </w:r>
        <w:proofErr w:type="spellEnd"/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51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518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&amp;&amp;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51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520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event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52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522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code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52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524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!==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52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8526" w:author="Maxim Bystrov" w:date="2026-05-24T14:03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1000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52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 {</w:t>
        </w:r>
      </w:ins>
    </w:p>
    <w:p w14:paraId="7F342B0C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528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529" w:author="Maxim Bystrov" w:date="2026-05-24T14:03:00Z">
            <w:rPr>
              <w:ins w:id="18530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531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53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  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533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53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8535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scheduleReconnect</w:t>
        </w:r>
        <w:proofErr w:type="spellEnd"/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53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();</w:t>
        </w:r>
      </w:ins>
    </w:p>
    <w:p w14:paraId="0F64644C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537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538" w:author="Maxim Bystrov" w:date="2026-05-24T14:03:00Z">
            <w:rPr>
              <w:ins w:id="18539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540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54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    }</w:t>
        </w:r>
      </w:ins>
    </w:p>
    <w:p w14:paraId="196871AE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542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543" w:author="Maxim Bystrov" w:date="2026-05-24T14:03:00Z">
            <w:rPr>
              <w:ins w:id="18544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545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54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  };</w:t>
        </w:r>
      </w:ins>
    </w:p>
    <w:p w14:paraId="56DDF148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547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548" w:author="Maxim Bystrov" w:date="2026-05-24T14:03:00Z">
            <w:rPr>
              <w:ins w:id="18549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1B7E4587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550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551" w:author="Maxim Bystrov" w:date="2026-05-24T14:03:00Z">
            <w:rPr>
              <w:ins w:id="18552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553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55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555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55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557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ws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55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8559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onerror</w:t>
        </w:r>
        <w:proofErr w:type="spellEnd"/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56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561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56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563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error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56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) </w:t>
        </w:r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565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=&gt;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56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563E14DF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567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568" w:author="Maxim Bystrov" w:date="2026-05-24T14:03:00Z">
            <w:rPr>
              <w:ins w:id="18569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570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57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572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console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57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8574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error</w:t>
        </w:r>
        <w:proofErr w:type="spellEnd"/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57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r w:rsidRPr="006E73FF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8576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'WebSocket error:'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57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578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error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57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);</w:t>
        </w:r>
      </w:ins>
    </w:p>
    <w:p w14:paraId="26B39E22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580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581" w:author="Maxim Bystrov" w:date="2026-05-24T14:03:00Z">
            <w:rPr>
              <w:ins w:id="18582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583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58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585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58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587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isConnecting</w:t>
        </w:r>
        <w:proofErr w:type="spellEnd"/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58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589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59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591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false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59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53C64023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593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594" w:author="Maxim Bystrov" w:date="2026-05-24T14:03:00Z">
            <w:rPr>
              <w:ins w:id="18595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596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59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598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59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600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callbacks</w:t>
        </w:r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60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8602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onError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60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?.(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604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error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60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);</w:t>
        </w:r>
      </w:ins>
    </w:p>
    <w:p w14:paraId="77976AFC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606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607" w:author="Maxim Bystrov" w:date="2026-05-24T14:03:00Z">
            <w:rPr>
              <w:ins w:id="18608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609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61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  };</w:t>
        </w:r>
      </w:ins>
    </w:p>
    <w:p w14:paraId="06F03173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611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612" w:author="Maxim Bystrov" w:date="2026-05-24T14:03:00Z">
            <w:rPr>
              <w:ins w:id="18613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47A5AB78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614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615" w:author="Maxim Bystrov" w:date="2026-05-24T14:03:00Z">
            <w:rPr>
              <w:ins w:id="18616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617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61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619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62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621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ws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62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8623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onmessage</w:t>
        </w:r>
        <w:proofErr w:type="spellEnd"/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62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625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62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627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event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62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) </w:t>
        </w:r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629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=&gt;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63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39AFF841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631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632" w:author="Maxim Bystrov" w:date="2026-05-24T14:03:00Z">
            <w:rPr>
              <w:ins w:id="18633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634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63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r w:rsidRPr="006E73FF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8636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try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63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2ED3B167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638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639" w:author="Maxim Bystrov" w:date="2026-05-24T14:03:00Z">
            <w:rPr>
              <w:ins w:id="18640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641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64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  </w:t>
        </w:r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643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const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64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8645" w:author="Maxim Bystrov" w:date="2026-05-24T14:03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data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64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647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64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6E73FF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8649" w:author="Maxim Bystrov" w:date="2026-05-24T14:03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JSON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65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8651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parse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65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spellStart"/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653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event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65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655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data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65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);</w:t>
        </w:r>
      </w:ins>
    </w:p>
    <w:p w14:paraId="0A498374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657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658" w:author="Maxim Bystrov" w:date="2026-05-24T14:03:00Z">
            <w:rPr>
              <w:ins w:id="18659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660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66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  </w:t>
        </w:r>
        <w:r w:rsidRPr="006E73FF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8662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if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66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664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66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8666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isTelemetryMessage</w:t>
        </w:r>
        <w:proofErr w:type="spellEnd"/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66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668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data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66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)) {</w:t>
        </w:r>
      </w:ins>
    </w:p>
    <w:p w14:paraId="4144B41C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670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671" w:author="Maxim Bystrov" w:date="2026-05-24T14:03:00Z">
            <w:rPr>
              <w:ins w:id="18672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673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67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    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675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67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677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callbacks</w:t>
        </w:r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67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8679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onMessage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68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?.(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681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data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68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);</w:t>
        </w:r>
      </w:ins>
    </w:p>
    <w:p w14:paraId="03BE6E24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683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684" w:author="Maxim Bystrov" w:date="2026-05-24T14:03:00Z">
            <w:rPr>
              <w:ins w:id="18685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686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68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  } </w:t>
        </w:r>
        <w:r w:rsidRPr="006E73FF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8688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else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68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3B9417FF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690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691" w:author="Maxim Bystrov" w:date="2026-05-24T14:03:00Z">
            <w:rPr>
              <w:ins w:id="18692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693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69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    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695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console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69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8697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warn</w:t>
        </w:r>
        <w:proofErr w:type="spellEnd"/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69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r w:rsidRPr="006E73FF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8699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'Unknown message format:'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70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701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data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70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);</w:t>
        </w:r>
      </w:ins>
    </w:p>
    <w:p w14:paraId="3B695EF7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703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704" w:author="Maxim Bystrov" w:date="2026-05-24T14:03:00Z">
            <w:rPr>
              <w:ins w:id="18705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706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70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      }</w:t>
        </w:r>
      </w:ins>
    </w:p>
    <w:p w14:paraId="546CEE97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708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709" w:author="Maxim Bystrov" w:date="2026-05-24T14:03:00Z">
            <w:rPr>
              <w:ins w:id="18710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711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71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} </w:t>
        </w:r>
        <w:r w:rsidRPr="006E73FF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8713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catch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71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715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error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71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 {</w:t>
        </w:r>
      </w:ins>
    </w:p>
    <w:p w14:paraId="7209EDEB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717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718" w:author="Maxim Bystrov" w:date="2026-05-24T14:03:00Z">
            <w:rPr>
              <w:ins w:id="18719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720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72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  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722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console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72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8724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error</w:t>
        </w:r>
        <w:proofErr w:type="spellEnd"/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72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r w:rsidRPr="006E73FF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8726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'Failed to parse WebSocket message:'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72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728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error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72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proofErr w:type="spellStart"/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730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event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73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732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data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73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);</w:t>
        </w:r>
      </w:ins>
    </w:p>
    <w:p w14:paraId="01F95320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734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735" w:author="Maxim Bystrov" w:date="2026-05-24T14:03:00Z">
            <w:rPr>
              <w:ins w:id="18736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737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73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    }</w:t>
        </w:r>
      </w:ins>
    </w:p>
    <w:p w14:paraId="54F6A4C0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739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740" w:author="Maxim Bystrov" w:date="2026-05-24T14:03:00Z">
            <w:rPr>
              <w:ins w:id="18741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742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74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  };</w:t>
        </w:r>
      </w:ins>
    </w:p>
    <w:p w14:paraId="151B4773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744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745" w:author="Maxim Bystrov" w:date="2026-05-24T14:03:00Z">
            <w:rPr>
              <w:ins w:id="18746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747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74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}</w:t>
        </w:r>
      </w:ins>
    </w:p>
    <w:p w14:paraId="5290CE42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749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750" w:author="Maxim Bystrov" w:date="2026-05-24T14:03:00Z">
            <w:rPr>
              <w:ins w:id="18751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18459EC2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752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753" w:author="Maxim Bystrov" w:date="2026-05-24T14:03:00Z">
            <w:rPr>
              <w:ins w:id="18754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755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75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757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private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75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8759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isTelemetryMessage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76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761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data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762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76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8764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any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76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766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76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768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data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76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770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77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6E73FF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8772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TelemetryMessage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77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41E837B7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774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775" w:author="Maxim Bystrov" w:date="2026-05-24T14:03:00Z">
            <w:rPr>
              <w:ins w:id="18776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777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77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6E73FF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8779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return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78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</w:t>
        </w:r>
      </w:ins>
    </w:p>
    <w:p w14:paraId="04AE4D03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781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782" w:author="Maxim Bystrov" w:date="2026-05-24T14:03:00Z">
            <w:rPr>
              <w:ins w:id="18783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784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78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786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typeof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78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788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data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78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790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===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79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8792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'object'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79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794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&amp;&amp;</w:t>
        </w:r>
      </w:ins>
    </w:p>
    <w:p w14:paraId="2DCD244A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795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796" w:author="Maxim Bystrov" w:date="2026-05-24T14:03:00Z">
            <w:rPr>
              <w:ins w:id="18797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798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79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gramStart"/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800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data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80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802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!</w:t>
        </w:r>
        <w:proofErr w:type="gramEnd"/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803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==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80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805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null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80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807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&amp;&amp;</w:t>
        </w:r>
      </w:ins>
    </w:p>
    <w:p w14:paraId="31F5E734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808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809" w:author="Maxim Bystrov" w:date="2026-05-24T14:03:00Z">
            <w:rPr>
              <w:ins w:id="18810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811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81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813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typeof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81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815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data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81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817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deviceId</w:t>
        </w:r>
        <w:proofErr w:type="spellEnd"/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81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819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===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82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8821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'number'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82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823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&amp;&amp;</w:t>
        </w:r>
      </w:ins>
    </w:p>
    <w:p w14:paraId="41B371D5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824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825" w:author="Maxim Bystrov" w:date="2026-05-24T14:03:00Z">
            <w:rPr>
              <w:ins w:id="18826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827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82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829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typeof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83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831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data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83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833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latitude</w:t>
        </w:r>
        <w:proofErr w:type="spellEnd"/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83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835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===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83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8837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'number'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83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839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&amp;&amp;</w:t>
        </w:r>
      </w:ins>
    </w:p>
    <w:p w14:paraId="1C22DE35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840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841" w:author="Maxim Bystrov" w:date="2026-05-24T14:03:00Z">
            <w:rPr>
              <w:ins w:id="18842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843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84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845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typeof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84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847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data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84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849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longitude</w:t>
        </w:r>
        <w:proofErr w:type="spellEnd"/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85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851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===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85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8853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'number'</w:t>
        </w:r>
      </w:ins>
    </w:p>
    <w:p w14:paraId="00B36B54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854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855" w:author="Maxim Bystrov" w:date="2026-05-24T14:03:00Z">
            <w:rPr>
              <w:ins w:id="18856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857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85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  );</w:t>
        </w:r>
      </w:ins>
    </w:p>
    <w:p w14:paraId="7E292158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859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860" w:author="Maxim Bystrov" w:date="2026-05-24T14:03:00Z">
            <w:rPr>
              <w:ins w:id="18861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862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86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}</w:t>
        </w:r>
      </w:ins>
    </w:p>
    <w:p w14:paraId="0AF13724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864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865" w:author="Maxim Bystrov" w:date="2026-05-24T14:03:00Z">
            <w:rPr>
              <w:ins w:id="18866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62DD1CFE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867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868" w:author="Maxim Bystrov" w:date="2026-05-24T14:03:00Z">
            <w:rPr>
              <w:ins w:id="18869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870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87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gramStart"/>
        <w:r w:rsidRPr="006E73FF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8872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send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87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874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message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875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87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6E73FF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8877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WebSocketMessage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87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879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88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8881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void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88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57AE2FF6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883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884" w:author="Maxim Bystrov" w:date="2026-05-24T14:03:00Z">
            <w:rPr>
              <w:ins w:id="18885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886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88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6E73FF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8888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if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88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</w:t>
        </w:r>
        <w:proofErr w:type="gram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890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89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proofErr w:type="spellStart"/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892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ws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89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?.</w:t>
        </w:r>
        <w:proofErr w:type="spellStart"/>
        <w:proofErr w:type="gramEnd"/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894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readyState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89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896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===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89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898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WebSocket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89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8900" w:author="Maxim Bystrov" w:date="2026-05-24T14:03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OPEN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90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 {</w:t>
        </w:r>
      </w:ins>
    </w:p>
    <w:p w14:paraId="5072DB97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902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903" w:author="Maxim Bystrov" w:date="2026-05-24T14:03:00Z">
            <w:rPr>
              <w:ins w:id="18904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905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90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907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90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909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ws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91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8911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send</w:t>
        </w:r>
        <w:proofErr w:type="spellEnd"/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91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spellStart"/>
        <w:r w:rsidRPr="006E73FF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8913" w:author="Maxim Bystrov" w:date="2026-05-24T14:03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JSON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91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8915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stringify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91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917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message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91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));</w:t>
        </w:r>
      </w:ins>
    </w:p>
    <w:p w14:paraId="615F06EC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919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920" w:author="Maxim Bystrov" w:date="2026-05-24T14:03:00Z">
            <w:rPr>
              <w:ins w:id="18921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922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92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} </w:t>
        </w:r>
        <w:r w:rsidRPr="006E73FF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8924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else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92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15996820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926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927" w:author="Maxim Bystrov" w:date="2026-05-24T14:03:00Z">
            <w:rPr>
              <w:ins w:id="18928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929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93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931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console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93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8933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warn</w:t>
        </w:r>
        <w:proofErr w:type="spellEnd"/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93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r w:rsidRPr="006E73FF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8935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'WebSocket is not open, cannot send message:'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93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937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message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93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);</w:t>
        </w:r>
      </w:ins>
    </w:p>
    <w:p w14:paraId="393C45AE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939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940" w:author="Maxim Bystrov" w:date="2026-05-24T14:03:00Z">
            <w:rPr>
              <w:ins w:id="18941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942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94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  }</w:t>
        </w:r>
      </w:ins>
    </w:p>
    <w:p w14:paraId="5849E493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944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945" w:author="Maxim Bystrov" w:date="2026-05-24T14:03:00Z">
            <w:rPr>
              <w:ins w:id="18946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947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94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}</w:t>
        </w:r>
      </w:ins>
    </w:p>
    <w:p w14:paraId="25D2B65E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949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950" w:author="Maxim Bystrov" w:date="2026-05-24T14:03:00Z">
            <w:rPr>
              <w:ins w:id="18951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1FAAFB42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952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953" w:author="Maxim Bystrov" w:date="2026-05-24T14:03:00Z">
            <w:rPr>
              <w:ins w:id="18954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955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95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8957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subscribeToPolygon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95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959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points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960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96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8962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Point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96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[])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8964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96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8966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void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96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7D75D4E9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968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969" w:author="Maxim Bystrov" w:date="2026-05-24T14:03:00Z">
            <w:rPr>
              <w:ins w:id="18970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971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97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lastRenderedPageBreak/>
          <w:t xml:space="preserve">    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8973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97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8975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send</w:t>
        </w:r>
        <w:proofErr w:type="spellEnd"/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97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({</w:t>
        </w:r>
      </w:ins>
    </w:p>
    <w:p w14:paraId="2C75E8DB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977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978" w:author="Maxim Bystrov" w:date="2026-05-24T14:03:00Z">
            <w:rPr>
              <w:ins w:id="18979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980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98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982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type: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98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8984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</w:t>
        </w:r>
        <w:proofErr w:type="spellStart"/>
        <w:r w:rsidRPr="006E73FF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8985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subscribe_polygon</w:t>
        </w:r>
        <w:proofErr w:type="spellEnd"/>
        <w:r w:rsidRPr="006E73FF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8986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98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,</w:t>
        </w:r>
      </w:ins>
    </w:p>
    <w:p w14:paraId="4272D6ED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988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989" w:author="Maxim Bystrov" w:date="2026-05-24T14:03:00Z">
            <w:rPr>
              <w:ins w:id="18990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991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99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8993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points</w:t>
        </w:r>
      </w:ins>
    </w:p>
    <w:p w14:paraId="4AAC12DF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994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8995" w:author="Maxim Bystrov" w:date="2026-05-24T14:03:00Z">
            <w:rPr>
              <w:ins w:id="18996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8997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899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  });</w:t>
        </w:r>
      </w:ins>
    </w:p>
    <w:p w14:paraId="465CC782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8999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000" w:author="Maxim Bystrov" w:date="2026-05-24T14:03:00Z">
            <w:rPr>
              <w:ins w:id="19001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002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00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}</w:t>
        </w:r>
      </w:ins>
    </w:p>
    <w:p w14:paraId="705E9F8A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004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005" w:author="Maxim Bystrov" w:date="2026-05-24T14:03:00Z">
            <w:rPr>
              <w:ins w:id="19006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791B5EC0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007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008" w:author="Maxim Bystrov" w:date="2026-05-24T14:03:00Z">
            <w:rPr>
              <w:ins w:id="19009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010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01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9012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unsubscribeFromPolygon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01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01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9015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01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9017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void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01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2A0EE210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019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020" w:author="Maxim Bystrov" w:date="2026-05-24T14:03:00Z">
            <w:rPr>
              <w:ins w:id="19021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022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02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024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02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9026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send</w:t>
        </w:r>
        <w:proofErr w:type="spellEnd"/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02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({</w:t>
        </w:r>
      </w:ins>
    </w:p>
    <w:p w14:paraId="18035276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028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029" w:author="Maxim Bystrov" w:date="2026-05-24T14:03:00Z">
            <w:rPr>
              <w:ins w:id="19030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031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03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9033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type: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03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9035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</w:t>
        </w:r>
        <w:proofErr w:type="spellStart"/>
        <w:r w:rsidRPr="006E73FF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9036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unsubscribe_polygon</w:t>
        </w:r>
        <w:proofErr w:type="spellEnd"/>
        <w:r w:rsidRPr="006E73FF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9037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</w:t>
        </w:r>
      </w:ins>
    </w:p>
    <w:p w14:paraId="527F39C1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038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039" w:author="Maxim Bystrov" w:date="2026-05-24T14:03:00Z">
            <w:rPr>
              <w:ins w:id="19040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041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04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  });</w:t>
        </w:r>
      </w:ins>
    </w:p>
    <w:p w14:paraId="75D7867D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043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044" w:author="Maxim Bystrov" w:date="2026-05-24T14:03:00Z">
            <w:rPr>
              <w:ins w:id="19045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046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04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}</w:t>
        </w:r>
      </w:ins>
    </w:p>
    <w:p w14:paraId="684F6065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048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049" w:author="Maxim Bystrov" w:date="2026-05-24T14:03:00Z">
            <w:rPr>
              <w:ins w:id="19050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4831ED9D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051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052" w:author="Maxim Bystrov" w:date="2026-05-24T14:03:00Z">
            <w:rPr>
              <w:ins w:id="19053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054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05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056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private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05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9058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scheduleReconnect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05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06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9061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06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9063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void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06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3E758198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065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066" w:author="Maxim Bystrov" w:date="2026-05-24T14:03:00Z">
            <w:rPr>
              <w:ins w:id="19067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068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06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6E73FF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9070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if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07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gramStart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07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9073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!</w:t>
        </w:r>
        <w:proofErr w:type="spell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074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07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9076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shouldReconnect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07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9078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||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07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080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08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9082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reconnectAttempts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08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9084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&gt;=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08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086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08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9088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maxReconnectAttempts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08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 {</w:t>
        </w:r>
      </w:ins>
    </w:p>
    <w:p w14:paraId="3CF96ABA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090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091" w:author="Maxim Bystrov" w:date="2026-05-24T14:03:00Z">
            <w:rPr>
              <w:ins w:id="19092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093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09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gramStart"/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9095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console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09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9097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log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09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6E73FF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9099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'Max reconnection attempts reached or reconnection disabled'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10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);</w:t>
        </w:r>
      </w:ins>
    </w:p>
    <w:p w14:paraId="4780387D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101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102" w:author="Maxim Bystrov" w:date="2026-05-24T14:03:00Z">
            <w:rPr>
              <w:ins w:id="19103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104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10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r w:rsidRPr="006E73FF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9106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return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10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1D03E1DD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108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109" w:author="Maxim Bystrov" w:date="2026-05-24T14:03:00Z">
            <w:rPr>
              <w:ins w:id="19110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111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11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  }</w:t>
        </w:r>
      </w:ins>
    </w:p>
    <w:p w14:paraId="38FC9595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113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114" w:author="Maxim Bystrov" w:date="2026-05-24T14:03:00Z">
            <w:rPr>
              <w:ins w:id="19115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4D0334BE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116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117" w:author="Maxim Bystrov" w:date="2026-05-24T14:03:00Z">
            <w:rPr>
              <w:ins w:id="19118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119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12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6E73FF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9121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if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12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123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12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9125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reconnectTimeout</w:t>
        </w:r>
        <w:proofErr w:type="spellEnd"/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12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 {</w:t>
        </w:r>
      </w:ins>
    </w:p>
    <w:p w14:paraId="0F0B3F08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127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128" w:author="Maxim Bystrov" w:date="2026-05-24T14:03:00Z">
            <w:rPr>
              <w:ins w:id="19129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130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13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r w:rsidRPr="006E73FF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9132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clearTimeout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13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134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13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9136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reconnectTimeout</w:t>
        </w:r>
        <w:proofErr w:type="spellEnd"/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13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);</w:t>
        </w:r>
      </w:ins>
    </w:p>
    <w:p w14:paraId="3D7DDFDC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138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139" w:author="Maxim Bystrov" w:date="2026-05-24T14:03:00Z">
            <w:rPr>
              <w:ins w:id="19140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141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14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  }</w:t>
        </w:r>
      </w:ins>
    </w:p>
    <w:p w14:paraId="2101DF7A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143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144" w:author="Maxim Bystrov" w:date="2026-05-24T14:03:00Z">
            <w:rPr>
              <w:ins w:id="19145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5FE71C04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146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147" w:author="Maxim Bystrov" w:date="2026-05-24T14:03:00Z">
            <w:rPr>
              <w:ins w:id="19148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149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15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151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15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9153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reconnectAttempts</w:t>
        </w:r>
        <w:proofErr w:type="spellEnd"/>
        <w:proofErr w:type="gramEnd"/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9154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++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15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402AB758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156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157" w:author="Maxim Bystrov" w:date="2026-05-24T14:03:00Z">
            <w:rPr>
              <w:ins w:id="19158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159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16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161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const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16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9163" w:author="Maxim Bystrov" w:date="2026-05-24T14:03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delay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16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9165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16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167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16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9169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reconnectDelay</w:t>
        </w:r>
        <w:proofErr w:type="spellEnd"/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17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9171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*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17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9173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Math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17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9175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pow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17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r w:rsidRPr="006E73FF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9177" w:author="Maxim Bystrov" w:date="2026-05-24T14:03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1.5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17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proofErr w:type="spell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179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18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9181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reconnectAttempts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18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9183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-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18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9185" w:author="Maxim Bystrov" w:date="2026-05-24T14:03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18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);</w:t>
        </w:r>
      </w:ins>
    </w:p>
    <w:p w14:paraId="41C88868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187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188" w:author="Maxim Bystrov" w:date="2026-05-24T14:03:00Z">
            <w:rPr>
              <w:ins w:id="19189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190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19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</w:ins>
    </w:p>
    <w:p w14:paraId="4525C4AA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192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193" w:author="Maxim Bystrov" w:date="2026-05-24T14:03:00Z">
            <w:rPr>
              <w:ins w:id="19194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195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19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gramStart"/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9197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console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19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9199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log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20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6E73FF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9201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 xml:space="preserve">`Scheduling reconnect attempt </w:t>
        </w:r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202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${</w:t>
        </w:r>
        <w:proofErr w:type="spell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203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9204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9205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reconnectAttempts</w:t>
        </w:r>
        <w:proofErr w:type="spellEnd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206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}</w:t>
        </w:r>
        <w:r w:rsidRPr="006E73FF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9207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 xml:space="preserve"> in </w:t>
        </w:r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208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${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9209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delay</w:t>
        </w:r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210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}</w:t>
        </w:r>
        <w:proofErr w:type="spellStart"/>
        <w:r w:rsidRPr="006E73FF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9211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ms`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21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);</w:t>
        </w:r>
      </w:ins>
    </w:p>
    <w:p w14:paraId="54F68127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213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214" w:author="Maxim Bystrov" w:date="2026-05-24T14:03:00Z">
            <w:rPr>
              <w:ins w:id="19215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216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21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</w:ins>
    </w:p>
    <w:p w14:paraId="0FC59561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218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219" w:author="Maxim Bystrov" w:date="2026-05-24T14:03:00Z">
            <w:rPr>
              <w:ins w:id="19220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221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22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223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22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9225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reconnectTimeout</w:t>
        </w:r>
        <w:proofErr w:type="spellEnd"/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22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9227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22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9229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window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23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9231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setTimeout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23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(() </w:t>
        </w:r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233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=&gt;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23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2A006668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235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236" w:author="Maxim Bystrov" w:date="2026-05-24T14:03:00Z">
            <w:rPr>
              <w:ins w:id="19237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238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23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240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24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9242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callbacks</w:t>
        </w:r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24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9244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onReconnect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24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?.(</w:t>
        </w:r>
        <w:proofErr w:type="spell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246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24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9248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reconnectAttempts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24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);</w:t>
        </w:r>
      </w:ins>
    </w:p>
    <w:p w14:paraId="6C657826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250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251" w:author="Maxim Bystrov" w:date="2026-05-24T14:03:00Z">
            <w:rPr>
              <w:ins w:id="19252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253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25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255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25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9257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connect</w:t>
        </w:r>
        <w:proofErr w:type="spellEnd"/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25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();</w:t>
        </w:r>
      </w:ins>
    </w:p>
    <w:p w14:paraId="0BBF37E1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259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260" w:author="Maxim Bystrov" w:date="2026-05-24T14:03:00Z">
            <w:rPr>
              <w:ins w:id="19261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262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26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}, 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9264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delay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26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);</w:t>
        </w:r>
      </w:ins>
    </w:p>
    <w:p w14:paraId="41CF5FC5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266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267" w:author="Maxim Bystrov" w:date="2026-05-24T14:03:00Z">
            <w:rPr>
              <w:ins w:id="19268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269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27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}</w:t>
        </w:r>
      </w:ins>
    </w:p>
    <w:p w14:paraId="4B99E8C6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271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272" w:author="Maxim Bystrov" w:date="2026-05-24T14:03:00Z">
            <w:rPr>
              <w:ins w:id="19273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6A83D675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274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275" w:author="Maxim Bystrov" w:date="2026-05-24T14:03:00Z">
            <w:rPr>
              <w:ins w:id="19276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277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27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proofErr w:type="gramStart"/>
        <w:r w:rsidRPr="006E73FF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9279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disconnect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28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28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9282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28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9284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void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28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5EC7413C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286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287" w:author="Maxim Bystrov" w:date="2026-05-24T14:03:00Z">
            <w:rPr>
              <w:ins w:id="19288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289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29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291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29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9293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shouldReconnect</w:t>
        </w:r>
        <w:proofErr w:type="spellEnd"/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29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9295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29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297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false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29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1D1E88DE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299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300" w:author="Maxim Bystrov" w:date="2026-05-24T14:03:00Z">
            <w:rPr>
              <w:ins w:id="19301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302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30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</w:ins>
    </w:p>
    <w:p w14:paraId="37757FF8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304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305" w:author="Maxim Bystrov" w:date="2026-05-24T14:03:00Z">
            <w:rPr>
              <w:ins w:id="19306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307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30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6E73FF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9309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if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31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311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31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9313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reconnectTimeout</w:t>
        </w:r>
        <w:proofErr w:type="spellEnd"/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31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 {</w:t>
        </w:r>
      </w:ins>
    </w:p>
    <w:p w14:paraId="31BB2656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315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316" w:author="Maxim Bystrov" w:date="2026-05-24T14:03:00Z">
            <w:rPr>
              <w:ins w:id="19317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318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31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r w:rsidRPr="006E73FF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9320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clearTimeout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32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322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32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9324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reconnectTimeout</w:t>
        </w:r>
        <w:proofErr w:type="spellEnd"/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32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);</w:t>
        </w:r>
      </w:ins>
    </w:p>
    <w:p w14:paraId="73BA7187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326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327" w:author="Maxim Bystrov" w:date="2026-05-24T14:03:00Z">
            <w:rPr>
              <w:ins w:id="19328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329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33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331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33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9333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reconnectTimeout</w:t>
        </w:r>
        <w:proofErr w:type="spellEnd"/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33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9335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33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337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null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33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52A24266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339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340" w:author="Maxim Bystrov" w:date="2026-05-24T14:03:00Z">
            <w:rPr>
              <w:ins w:id="19341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342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34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  }</w:t>
        </w:r>
      </w:ins>
    </w:p>
    <w:p w14:paraId="35DA34B9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344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345" w:author="Maxim Bystrov" w:date="2026-05-24T14:03:00Z">
            <w:rPr>
              <w:ins w:id="19346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0F2565BE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347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348" w:author="Maxim Bystrov" w:date="2026-05-24T14:03:00Z">
            <w:rPr>
              <w:ins w:id="19349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350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35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6E73FF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9352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if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35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</w:t>
        </w:r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354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35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9356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ws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35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 {</w:t>
        </w:r>
      </w:ins>
    </w:p>
    <w:p w14:paraId="28BCD6E8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358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359" w:author="Maxim Bystrov" w:date="2026-05-24T14:03:00Z">
            <w:rPr>
              <w:ins w:id="19360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361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36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363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36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9365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ws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36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9367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onclose</w:t>
        </w:r>
        <w:proofErr w:type="spellEnd"/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36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9369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37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371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null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37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; </w:t>
        </w:r>
        <w:r w:rsidRPr="006E73FF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9373" w:author="Maxim Bystrov" w:date="2026-05-24T14:03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// Prevent reconnect on manual close</w:t>
        </w:r>
      </w:ins>
    </w:p>
    <w:p w14:paraId="6F8D548D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374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375" w:author="Maxim Bystrov" w:date="2026-05-24T14:03:00Z">
            <w:rPr>
              <w:ins w:id="19376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377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37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379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38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9381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ws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38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9383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close</w:t>
        </w:r>
        <w:proofErr w:type="spellEnd"/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38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r w:rsidRPr="006E73FF">
          <w:rPr>
            <w:rFonts w:ascii="Consolas" w:eastAsia="Times New Roman" w:hAnsi="Consolas" w:cs="Times New Roman"/>
            <w:color w:val="098658"/>
            <w:sz w:val="21"/>
            <w:szCs w:val="21"/>
            <w:lang w:val="en-US" w:eastAsia="ru-RU"/>
            <w:rPrChange w:id="19385" w:author="Maxim Bystrov" w:date="2026-05-24T14:03:00Z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</w:rPrChange>
          </w:rPr>
          <w:t>1000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38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, </w:t>
        </w:r>
        <w:r w:rsidRPr="006E73FF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9387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'Manual disconnect'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38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);</w:t>
        </w:r>
      </w:ins>
    </w:p>
    <w:p w14:paraId="1BF18FFF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389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390" w:author="Maxim Bystrov" w:date="2026-05-24T14:03:00Z">
            <w:rPr>
              <w:ins w:id="19391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392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39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394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39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9396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ws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39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9398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39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400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null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40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1D2DFD56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402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403" w:author="Maxim Bystrov" w:date="2026-05-24T14:03:00Z">
            <w:rPr>
              <w:ins w:id="19404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405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40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  }</w:t>
        </w:r>
      </w:ins>
    </w:p>
    <w:p w14:paraId="085C7B9A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407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408" w:author="Maxim Bystrov" w:date="2026-05-24T14:03:00Z">
            <w:rPr>
              <w:ins w:id="19409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410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41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}</w:t>
        </w:r>
      </w:ins>
    </w:p>
    <w:p w14:paraId="5EFE6EA0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412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413" w:author="Maxim Bystrov" w:date="2026-05-24T14:03:00Z">
            <w:rPr>
              <w:ins w:id="19414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61E6EC5B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415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416" w:author="Maxim Bystrov" w:date="2026-05-24T14:03:00Z">
            <w:rPr>
              <w:ins w:id="19417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418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41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420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get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42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9422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isConnected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42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42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9425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42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6E73FF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9427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boolean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42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73063F0A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429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430" w:author="Maxim Bystrov" w:date="2026-05-24T14:03:00Z">
            <w:rPr>
              <w:ins w:id="19431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432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43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6E73FF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9434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return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43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gram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436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43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proofErr w:type="spellStart"/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9438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ws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43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?.</w:t>
        </w:r>
        <w:proofErr w:type="spellStart"/>
        <w:proofErr w:type="gramEnd"/>
        <w:r w:rsidRPr="006E73FF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9440" w:author="Maxim Bystrov" w:date="2026-05-24T14:03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readyState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44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9442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===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44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6E73FF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9444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WebSocket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44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9446" w:author="Maxim Bystrov" w:date="2026-05-24T14:03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OPEN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44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51AD569F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9448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ins w:id="19449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45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eastAsia="ru-RU"/>
          </w:rPr>
          <w:t>}</w:t>
        </w:r>
      </w:ins>
    </w:p>
    <w:p w14:paraId="01E0F280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9451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2DC3B8B8" w14:textId="77777777" w:rsidR="0003502B" w:rsidRPr="0003502B" w:rsidRDefault="0003502B" w:rsidP="0003502B">
      <w:pPr>
        <w:shd w:val="clear" w:color="auto" w:fill="FFFFFF"/>
        <w:spacing w:after="0" w:line="285" w:lineRule="atLeast"/>
        <w:rPr>
          <w:ins w:id="19452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ins w:id="19453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eastAsia="ru-RU"/>
          </w:rPr>
          <w:t xml:space="preserve">  </w:t>
        </w:r>
        <w:proofErr w:type="spellStart"/>
        <w:r w:rsidRPr="0003502B">
          <w:rPr>
            <w:rFonts w:ascii="Consolas" w:eastAsia="Times New Roman" w:hAnsi="Consolas" w:cs="Times New Roman"/>
            <w:color w:val="0000FF"/>
            <w:sz w:val="21"/>
            <w:szCs w:val="21"/>
            <w:lang w:eastAsia="ru-RU"/>
          </w:rPr>
          <w:t>get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eastAsia="ru-RU"/>
          </w:rPr>
          <w:t xml:space="preserve"> </w:t>
        </w:r>
        <w:proofErr w:type="spellStart"/>
        <w:proofErr w:type="gramStart"/>
        <w:r w:rsidRPr="0003502B">
          <w:rPr>
            <w:rFonts w:ascii="Consolas" w:eastAsia="Times New Roman" w:hAnsi="Consolas" w:cs="Times New Roman"/>
            <w:color w:val="001080"/>
            <w:sz w:val="21"/>
            <w:szCs w:val="21"/>
            <w:lang w:eastAsia="ru-RU"/>
          </w:rPr>
          <w:t>connectionState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eastAsia="ru-RU"/>
          </w:rPr>
          <w:t>(</w:t>
        </w:r>
        <w:proofErr w:type="gram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eastAsia="ru-RU"/>
          </w:rPr>
          <w:t>)</w:t>
        </w:r>
        <w:r w:rsidRPr="0003502B">
          <w:rPr>
            <w:rFonts w:ascii="Consolas" w:eastAsia="Times New Roman" w:hAnsi="Consolas" w:cs="Times New Roman"/>
            <w:color w:val="000000"/>
            <w:sz w:val="21"/>
            <w:szCs w:val="21"/>
            <w:lang w:eastAsia="ru-RU"/>
          </w:rPr>
          <w:t>:</w:t>
        </w:r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eastAsia="ru-RU"/>
          </w:rPr>
          <w:t xml:space="preserve"> </w:t>
        </w:r>
        <w:proofErr w:type="spellStart"/>
        <w:r w:rsidRPr="0003502B">
          <w:rPr>
            <w:rFonts w:ascii="Consolas" w:eastAsia="Times New Roman" w:hAnsi="Consolas" w:cs="Times New Roman"/>
            <w:color w:val="267F99"/>
            <w:sz w:val="21"/>
            <w:szCs w:val="21"/>
            <w:lang w:eastAsia="ru-RU"/>
          </w:rPr>
          <w:t>string</w:t>
        </w:r>
        <w:proofErr w:type="spellEnd"/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eastAsia="ru-RU"/>
          </w:rPr>
          <w:t xml:space="preserve"> {</w:t>
        </w:r>
      </w:ins>
    </w:p>
    <w:p w14:paraId="489248BB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454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455" w:author="Maxim Bystrov" w:date="2026-05-24T14:03:00Z">
            <w:rPr>
              <w:ins w:id="19456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457" w:author="Maxim Bystrov" w:date="2026-05-24T14:03:00Z">
        <w:r w:rsidRPr="0003502B">
          <w:rPr>
            <w:rFonts w:ascii="Consolas" w:eastAsia="Times New Roman" w:hAnsi="Consolas" w:cs="Times New Roman"/>
            <w:color w:val="3B3B3B"/>
            <w:sz w:val="21"/>
            <w:szCs w:val="21"/>
            <w:lang w:eastAsia="ru-RU"/>
          </w:rPr>
          <w:t xml:space="preserve">    </w:t>
        </w:r>
        <w:r w:rsidRPr="006E73FF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9458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if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45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gramStart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46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9461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!</w:t>
        </w:r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462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46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9464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ws</w:t>
        </w:r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46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) </w:t>
        </w:r>
        <w:r w:rsidRPr="006E73FF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9466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return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46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9468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'DISCONNECTED'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46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2EFD0F44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470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471" w:author="Maxim Bystrov" w:date="2026-05-24T14:03:00Z">
            <w:rPr>
              <w:ins w:id="19472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473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47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</w:t>
        </w:r>
        <w:r w:rsidRPr="006E73FF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9475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switch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47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(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477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this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47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9479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ws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48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9481" w:author="Maxim Bystrov" w:date="2026-05-24T14:03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readyState</w:t>
        </w:r>
        <w:proofErr w:type="spellEnd"/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48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 {</w:t>
        </w:r>
      </w:ins>
    </w:p>
    <w:p w14:paraId="3D3F7BAB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483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484" w:author="Maxim Bystrov" w:date="2026-05-24T14:03:00Z">
            <w:rPr>
              <w:ins w:id="19485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486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48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r w:rsidRPr="006E73FF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9488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case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48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6E73FF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9490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WebSocket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49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9492" w:author="Maxim Bystrov" w:date="2026-05-24T14:03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CONNECTING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49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6E73FF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9494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return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49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9496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'CONNECTING'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49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47783267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498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499" w:author="Maxim Bystrov" w:date="2026-05-24T14:03:00Z">
            <w:rPr>
              <w:ins w:id="19500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501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50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r w:rsidRPr="006E73FF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9503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case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50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6E73FF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9505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WebSocket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50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9507" w:author="Maxim Bystrov" w:date="2026-05-24T14:03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OPEN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50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6E73FF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9509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return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51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9511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'OPEN'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51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693266BE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513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514" w:author="Maxim Bystrov" w:date="2026-05-24T14:03:00Z">
            <w:rPr>
              <w:ins w:id="19515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516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51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r w:rsidRPr="006E73FF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9518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case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51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6E73FF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9520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WebSocket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52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9522" w:author="Maxim Bystrov" w:date="2026-05-24T14:03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CLOSING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52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6E73FF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9524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return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52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9526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'CLOSING'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52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4D9C723F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528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529" w:author="Maxim Bystrov" w:date="2026-05-24T14:03:00Z">
            <w:rPr>
              <w:ins w:id="19530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531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53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r w:rsidRPr="006E73FF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9533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case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53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6E73FF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9535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WebSocket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53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9537" w:author="Maxim Bystrov" w:date="2026-05-24T14:03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CLOSED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53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6E73FF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9539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return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54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9541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'CLOSED'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54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05D7B1F5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543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544" w:author="Maxim Bystrov" w:date="2026-05-24T14:03:00Z">
            <w:rPr>
              <w:ins w:id="19545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546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54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    </w:t>
        </w:r>
        <w:r w:rsidRPr="006E73FF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9548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default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54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: </w:t>
        </w:r>
        <w:r w:rsidRPr="006E73FF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9550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return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55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9552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'UNKNOWN'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55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3ED2BA07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554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555" w:author="Maxim Bystrov" w:date="2026-05-24T14:03:00Z">
            <w:rPr>
              <w:ins w:id="19556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557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55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  }</w:t>
        </w:r>
      </w:ins>
    </w:p>
    <w:p w14:paraId="353776F6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559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560" w:author="Maxim Bystrov" w:date="2026-05-24T14:03:00Z">
            <w:rPr>
              <w:ins w:id="19561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562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563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  }</w:t>
        </w:r>
      </w:ins>
    </w:p>
    <w:p w14:paraId="2BDB7BBB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564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565" w:author="Maxim Bystrov" w:date="2026-05-24T14:03:00Z">
            <w:rPr>
              <w:ins w:id="19566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567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56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1E268FE6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569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570" w:author="Maxim Bystrov" w:date="2026-05-24T14:03:00Z">
            <w:rPr>
              <w:ins w:id="19571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486B31A9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572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573" w:author="Maxim Bystrov" w:date="2026-05-24T14:03:00Z">
            <w:rPr>
              <w:ins w:id="19574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575" w:author="Maxim Bystrov" w:date="2026-05-24T14:03:00Z">
        <w:r w:rsidRPr="006E73FF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9576" w:author="Maxim Bystrov" w:date="2026-05-24T14:03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// Helper function to create WebSocket URL based on current environment</w:t>
        </w:r>
      </w:ins>
    </w:p>
    <w:p w14:paraId="535D08B2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577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578" w:author="Maxim Bystrov" w:date="2026-05-24T14:03:00Z">
            <w:rPr>
              <w:ins w:id="19579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580" w:author="Maxim Bystrov" w:date="2026-05-24T14:03:00Z">
        <w:r w:rsidRPr="006E73FF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9581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export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58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583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function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58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795E26"/>
            <w:sz w:val="21"/>
            <w:szCs w:val="21"/>
            <w:lang w:val="en-US" w:eastAsia="ru-RU"/>
            <w:rPrChange w:id="19585" w:author="Maxim Bystrov" w:date="2026-05-24T14:03:00Z">
              <w:rPr>
                <w:rFonts w:ascii="Consolas" w:eastAsia="Times New Roman" w:hAnsi="Consolas" w:cs="Times New Roman"/>
                <w:color w:val="795E26"/>
                <w:sz w:val="21"/>
                <w:szCs w:val="21"/>
                <w:lang w:eastAsia="ru-RU"/>
              </w:rPr>
            </w:rPrChange>
          </w:rPr>
          <w:t>getWebSocketUrl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58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(</w:t>
        </w:r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58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)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9588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58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9590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string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59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{</w:t>
        </w:r>
      </w:ins>
    </w:p>
    <w:p w14:paraId="33236883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592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593" w:author="Maxim Bystrov" w:date="2026-05-24T14:03:00Z">
            <w:rPr>
              <w:ins w:id="19594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595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59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597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const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59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9599" w:author="Maxim Bystrov" w:date="2026-05-24T14:03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protocol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60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9601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60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9603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window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60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9605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location</w:t>
        </w:r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60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9607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protocol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60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9609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===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61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9611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'https:'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61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9613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?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61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9615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</w:t>
        </w:r>
        <w:proofErr w:type="spellStart"/>
        <w:r w:rsidRPr="006E73FF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9616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wss</w:t>
        </w:r>
        <w:proofErr w:type="spellEnd"/>
        <w:r w:rsidRPr="006E73FF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9617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:</w:t>
        </w:r>
        <w:proofErr w:type="gramStart"/>
        <w:r w:rsidRPr="006E73FF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9618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61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9620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:</w:t>
        </w:r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62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9622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'</w:t>
        </w:r>
        <w:proofErr w:type="spellStart"/>
        <w:r w:rsidRPr="006E73FF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9623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ws</w:t>
        </w:r>
        <w:proofErr w:type="spellEnd"/>
        <w:r w:rsidRPr="006E73FF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9624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:'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625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706D26E1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626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627" w:author="Maxim Bystrov" w:date="2026-05-24T14:03:00Z">
            <w:rPr>
              <w:ins w:id="19628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629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63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631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const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63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9633" w:author="Maxim Bystrov" w:date="2026-05-24T14:03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host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63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000000"/>
            <w:sz w:val="21"/>
            <w:szCs w:val="21"/>
            <w:lang w:val="en-US" w:eastAsia="ru-RU"/>
            <w:rPrChange w:id="19635" w:author="Maxim Bystrov" w:date="2026-05-24T14:03:00Z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rPrChange>
          </w:rPr>
          <w:t>=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63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proofErr w:type="gramStart"/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9637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window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638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9639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location</w:t>
        </w:r>
        <w:proofErr w:type="gram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64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.</w:t>
        </w:r>
        <w:r w:rsidRPr="006E73FF">
          <w:rPr>
            <w:rFonts w:ascii="Consolas" w:eastAsia="Times New Roman" w:hAnsi="Consolas" w:cs="Times New Roman"/>
            <w:color w:val="001080"/>
            <w:sz w:val="21"/>
            <w:szCs w:val="21"/>
            <w:lang w:val="en-US" w:eastAsia="ru-RU"/>
            <w:rPrChange w:id="19641" w:author="Maxim Bystrov" w:date="2026-05-24T14:03:00Z">
              <w:rPr>
                <w:rFonts w:ascii="Consolas" w:eastAsia="Times New Roman" w:hAnsi="Consolas" w:cs="Times New Roman"/>
                <w:color w:val="001080"/>
                <w:sz w:val="21"/>
                <w:szCs w:val="21"/>
                <w:lang w:eastAsia="ru-RU"/>
              </w:rPr>
            </w:rPrChange>
          </w:rPr>
          <w:t>host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64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267975E8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643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644" w:author="Maxim Bystrov" w:date="2026-05-24T14:03:00Z">
            <w:rPr>
              <w:ins w:id="19645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646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647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  </w:t>
        </w:r>
        <w:r w:rsidRPr="006E73FF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9648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return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649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9650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`</w:t>
        </w:r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651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${</w:t>
        </w:r>
        <w:r w:rsidRPr="006E73FF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9652" w:author="Maxim Bystrov" w:date="2026-05-24T14:03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protocol</w:t>
        </w:r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653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}</w:t>
        </w:r>
        <w:r w:rsidRPr="006E73FF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9654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//</w:t>
        </w:r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655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${</w:t>
        </w:r>
        <w:r w:rsidRPr="006E73FF">
          <w:rPr>
            <w:rFonts w:ascii="Consolas" w:eastAsia="Times New Roman" w:hAnsi="Consolas" w:cs="Times New Roman"/>
            <w:color w:val="0070C1"/>
            <w:sz w:val="21"/>
            <w:szCs w:val="21"/>
            <w:lang w:val="en-US" w:eastAsia="ru-RU"/>
            <w:rPrChange w:id="19656" w:author="Maxim Bystrov" w:date="2026-05-24T14:03:00Z">
              <w:rPr>
                <w:rFonts w:ascii="Consolas" w:eastAsia="Times New Roman" w:hAnsi="Consolas" w:cs="Times New Roman"/>
                <w:color w:val="0070C1"/>
                <w:sz w:val="21"/>
                <w:szCs w:val="21"/>
                <w:lang w:eastAsia="ru-RU"/>
              </w:rPr>
            </w:rPrChange>
          </w:rPr>
          <w:t>host</w:t>
        </w:r>
        <w:r w:rsidRPr="006E73FF">
          <w:rPr>
            <w:rFonts w:ascii="Consolas" w:eastAsia="Times New Roman" w:hAnsi="Consolas" w:cs="Times New Roman"/>
            <w:color w:val="0000FF"/>
            <w:sz w:val="21"/>
            <w:szCs w:val="21"/>
            <w:lang w:val="en-US" w:eastAsia="ru-RU"/>
            <w:rPrChange w:id="19657" w:author="Maxim Bystrov" w:date="2026-05-24T14:03:00Z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</w:rPrChange>
          </w:rPr>
          <w:t>}</w:t>
        </w:r>
        <w:r w:rsidRPr="006E73FF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9658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/</w:t>
        </w:r>
        <w:proofErr w:type="spellStart"/>
        <w:r w:rsidRPr="006E73FF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9659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ws</w:t>
        </w:r>
        <w:proofErr w:type="spellEnd"/>
        <w:r w:rsidRPr="006E73FF">
          <w:rPr>
            <w:rFonts w:ascii="Consolas" w:eastAsia="Times New Roman" w:hAnsi="Consolas" w:cs="Times New Roman"/>
            <w:color w:val="A31515"/>
            <w:sz w:val="21"/>
            <w:szCs w:val="21"/>
            <w:lang w:val="en-US" w:eastAsia="ru-RU"/>
            <w:rPrChange w:id="19660" w:author="Maxim Bystrov" w:date="2026-05-24T14:03:00Z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</w:rPrChange>
          </w:rPr>
          <w:t>-telemetry/telemetry`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661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1CAD1BFA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662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663" w:author="Maxim Bystrov" w:date="2026-05-24T14:03:00Z">
            <w:rPr>
              <w:ins w:id="19664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665" w:author="Maxim Bystrov" w:date="2026-05-24T14:03:00Z"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666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}</w:t>
        </w:r>
      </w:ins>
    </w:p>
    <w:p w14:paraId="3816FF5E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667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668" w:author="Maxim Bystrov" w:date="2026-05-24T14:03:00Z">
            <w:rPr>
              <w:ins w:id="19669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</w:p>
    <w:p w14:paraId="654F7FCE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670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671" w:author="Maxim Bystrov" w:date="2026-05-24T14:03:00Z">
            <w:rPr>
              <w:ins w:id="19672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673" w:author="Maxim Bystrov" w:date="2026-05-24T14:03:00Z">
        <w:r w:rsidRPr="006E73FF">
          <w:rPr>
            <w:rFonts w:ascii="Consolas" w:eastAsia="Times New Roman" w:hAnsi="Consolas" w:cs="Times New Roman"/>
            <w:color w:val="008000"/>
            <w:sz w:val="21"/>
            <w:szCs w:val="21"/>
            <w:lang w:val="en-US" w:eastAsia="ru-RU"/>
            <w:rPrChange w:id="19674" w:author="Maxim Bystrov" w:date="2026-05-24T14:03:00Z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</w:rPrChange>
          </w:rPr>
          <w:t>// Default export for convenience</w:t>
        </w:r>
      </w:ins>
    </w:p>
    <w:p w14:paraId="35E6E6B1" w14:textId="77777777" w:rsidR="0003502B" w:rsidRPr="006E73FF" w:rsidRDefault="0003502B" w:rsidP="0003502B">
      <w:pPr>
        <w:shd w:val="clear" w:color="auto" w:fill="FFFFFF"/>
        <w:spacing w:after="0" w:line="285" w:lineRule="atLeast"/>
        <w:rPr>
          <w:ins w:id="19675" w:author="Maxim Bystrov" w:date="2026-05-24T14:03:00Z"/>
          <w:rFonts w:ascii="Consolas" w:eastAsia="Times New Roman" w:hAnsi="Consolas" w:cs="Times New Roman"/>
          <w:color w:val="3B3B3B"/>
          <w:sz w:val="21"/>
          <w:szCs w:val="21"/>
          <w:lang w:val="en-US" w:eastAsia="ru-RU"/>
          <w:rPrChange w:id="19676" w:author="Maxim Bystrov" w:date="2026-05-24T14:03:00Z">
            <w:rPr>
              <w:ins w:id="19677" w:author="Maxim Bystrov" w:date="2026-05-24T14:03:00Z"/>
              <w:rFonts w:ascii="Consolas" w:eastAsia="Times New Roman" w:hAnsi="Consolas" w:cs="Times New Roman"/>
              <w:color w:val="3B3B3B"/>
              <w:sz w:val="21"/>
              <w:szCs w:val="21"/>
              <w:lang w:eastAsia="ru-RU"/>
            </w:rPr>
          </w:rPrChange>
        </w:rPr>
      </w:pPr>
      <w:ins w:id="19678" w:author="Maxim Bystrov" w:date="2026-05-24T14:03:00Z">
        <w:r w:rsidRPr="006E73FF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9679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export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680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r w:rsidRPr="006E73FF">
          <w:rPr>
            <w:rFonts w:ascii="Consolas" w:eastAsia="Times New Roman" w:hAnsi="Consolas" w:cs="Times New Roman"/>
            <w:color w:val="AF00DB"/>
            <w:sz w:val="21"/>
            <w:szCs w:val="21"/>
            <w:lang w:val="en-US" w:eastAsia="ru-RU"/>
            <w:rPrChange w:id="19681" w:author="Maxim Bystrov" w:date="2026-05-24T14:03:00Z">
              <w:rPr>
                <w:rFonts w:ascii="Consolas" w:eastAsia="Times New Roman" w:hAnsi="Consolas" w:cs="Times New Roman"/>
                <w:color w:val="AF00DB"/>
                <w:sz w:val="21"/>
                <w:szCs w:val="21"/>
                <w:lang w:eastAsia="ru-RU"/>
              </w:rPr>
            </w:rPrChange>
          </w:rPr>
          <w:t>default</w:t>
        </w:r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682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 xml:space="preserve"> </w:t>
        </w:r>
        <w:proofErr w:type="spellStart"/>
        <w:r w:rsidRPr="006E73FF">
          <w:rPr>
            <w:rFonts w:ascii="Consolas" w:eastAsia="Times New Roman" w:hAnsi="Consolas" w:cs="Times New Roman"/>
            <w:color w:val="267F99"/>
            <w:sz w:val="21"/>
            <w:szCs w:val="21"/>
            <w:lang w:val="en-US" w:eastAsia="ru-RU"/>
            <w:rPrChange w:id="19683" w:author="Maxim Bystrov" w:date="2026-05-24T14:03:00Z">
              <w:rPr>
                <w:rFonts w:ascii="Consolas" w:eastAsia="Times New Roman" w:hAnsi="Consolas" w:cs="Times New Roman"/>
                <w:color w:val="267F99"/>
                <w:sz w:val="21"/>
                <w:szCs w:val="21"/>
                <w:lang w:eastAsia="ru-RU"/>
              </w:rPr>
            </w:rPrChange>
          </w:rPr>
          <w:t>TelemetryWebSocket</w:t>
        </w:r>
        <w:proofErr w:type="spellEnd"/>
        <w:r w:rsidRPr="006E73FF">
          <w:rPr>
            <w:rFonts w:ascii="Consolas" w:eastAsia="Times New Roman" w:hAnsi="Consolas" w:cs="Times New Roman"/>
            <w:color w:val="3B3B3B"/>
            <w:sz w:val="21"/>
            <w:szCs w:val="21"/>
            <w:lang w:val="en-US" w:eastAsia="ru-RU"/>
            <w:rPrChange w:id="19684" w:author="Maxim Bystrov" w:date="2026-05-24T14:03:00Z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rPrChange>
          </w:rPr>
          <w:t>;</w:t>
        </w:r>
      </w:ins>
    </w:p>
    <w:p w14:paraId="4EB9CA9F" w14:textId="489F1DD6" w:rsidR="0003502B" w:rsidRPr="006E73FF" w:rsidRDefault="0003502B" w:rsidP="0003502B">
      <w:pPr>
        <w:pStyle w:val="default1"/>
        <w:rPr>
          <w:ins w:id="19685" w:author="Maxim Bystrov" w:date="2026-05-24T14:03:00Z"/>
          <w:lang w:val="en-US"/>
          <w:rPrChange w:id="19686" w:author="Maxim Bystrov" w:date="2026-05-24T14:03:00Z">
            <w:rPr>
              <w:ins w:id="19687" w:author="Maxim Bystrov" w:date="2026-05-24T14:03:00Z"/>
            </w:rPr>
          </w:rPrChange>
        </w:rPr>
      </w:pPr>
    </w:p>
    <w:p w14:paraId="1B48800C" w14:textId="77777777" w:rsidR="0003502B" w:rsidRPr="006E73FF" w:rsidRDefault="0003502B" w:rsidP="0003502B">
      <w:pPr>
        <w:pStyle w:val="default1"/>
        <w:rPr>
          <w:lang w:val="en-US"/>
          <w:rPrChange w:id="19688" w:author="Maxim Bystrov" w:date="2026-05-24T14:03:00Z">
            <w:rPr/>
          </w:rPrChange>
        </w:rPr>
        <w:pPrChange w:id="19689" w:author="Maxim Bystrov" w:date="2026-05-24T14:03:00Z">
          <w:pPr>
            <w:pStyle w:val="default1"/>
            <w:numPr>
              <w:numId w:val="40"/>
            </w:numPr>
            <w:ind w:left="1429" w:hanging="360"/>
          </w:pPr>
        </w:pPrChange>
      </w:pPr>
    </w:p>
    <w:sectPr w:rsidR="0003502B" w:rsidRPr="006E73FF" w:rsidSect="00660852">
      <w:footerReference w:type="first" r:id="rId37"/>
      <w:pgSz w:w="11906" w:h="16838"/>
      <w:pgMar w:top="1418" w:right="567" w:bottom="1418" w:left="1701" w:header="709" w:footer="709" w:gutter="0"/>
      <w:pgNumType w:start="1"/>
      <w:cols w:space="708"/>
      <w:titlePg w:val="0"/>
      <w:docGrid w:linePitch="360"/>
      <w:sectPrChange w:id="19704" w:author="Maxim Bystrov" w:date="2026-05-24T14:59:00Z">
        <w:sectPr w:rsidR="0003502B" w:rsidRPr="006E73FF" w:rsidSect="00660852">
          <w:pgMar w:top="1418" w:right="567" w:bottom="1418" w:left="1701" w:header="709" w:footer="709" w:gutter="0"/>
          <w:pgNumType w:start="0"/>
          <w:titlePg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718" w:author="Microsoft Office User" w:date="2026-05-04T14:31:00Z" w:initials="MOU">
    <w:p w14:paraId="40963AD5" w14:textId="198BC6BB" w:rsidR="00244B15" w:rsidRPr="00244B15" w:rsidRDefault="00244B15">
      <w:pPr>
        <w:pStyle w:val="a9"/>
      </w:pPr>
      <w:r>
        <w:rPr>
          <w:rStyle w:val="a8"/>
        </w:rPr>
        <w:annotationRef/>
      </w:r>
      <w:r>
        <w:t>Два раза «формирование» в одном приложении? Может лучше убрать?</w:t>
      </w:r>
    </w:p>
  </w:comment>
  <w:comment w:id="1719" w:author="Maxim Bystrov" w:date="2026-05-05T22:49:00Z" w:initials="MB">
    <w:p w14:paraId="5A6A5838" w14:textId="63D70908" w:rsidR="00E9308D" w:rsidRDefault="00E9308D">
      <w:pPr>
        <w:pStyle w:val="a9"/>
      </w:pPr>
      <w:r>
        <w:rPr>
          <w:rStyle w:val="a8"/>
        </w:rPr>
        <w:annotationRef/>
      </w:r>
      <w:r>
        <w:t>Убрал</w:t>
      </w:r>
    </w:p>
  </w:comment>
  <w:comment w:id="1772" w:author="Microsoft Office User" w:date="2026-05-04T14:38:00Z" w:initials="MOU">
    <w:p w14:paraId="6493A588" w14:textId="5C60D152" w:rsidR="00244B15" w:rsidRDefault="00244B15">
      <w:pPr>
        <w:pStyle w:val="a9"/>
      </w:pPr>
      <w:r>
        <w:rPr>
          <w:rStyle w:val="a8"/>
        </w:rPr>
        <w:annotationRef/>
      </w:r>
      <w:r>
        <w:t>Если это список, до должен быть маркер какой-то – тире, например.</w:t>
      </w:r>
    </w:p>
  </w:comment>
  <w:comment w:id="1773" w:author="Maxim Bystrov" w:date="2026-05-05T22:53:00Z" w:initials="MB">
    <w:p w14:paraId="029F070C" w14:textId="126A7CBE" w:rsidR="00316DC2" w:rsidRDefault="00316DC2">
      <w:pPr>
        <w:pStyle w:val="a9"/>
      </w:pPr>
      <w:r>
        <w:rPr>
          <w:rStyle w:val="a8"/>
        </w:rPr>
        <w:annotationRef/>
      </w:r>
      <w:r>
        <w:t>Маркеры добавил</w:t>
      </w:r>
    </w:p>
  </w:comment>
  <w:comment w:id="1776" w:author="Microsoft Office User" w:date="2026-05-04T14:38:00Z" w:initials="MOU">
    <w:p w14:paraId="176A36B7" w14:textId="7D22C5A1" w:rsidR="00EC4D24" w:rsidRDefault="00EC4D24">
      <w:pPr>
        <w:pStyle w:val="a9"/>
      </w:pPr>
      <w:r>
        <w:rPr>
          <w:rStyle w:val="a8"/>
        </w:rPr>
        <w:annotationRef/>
      </w:r>
      <w:r>
        <w:t xml:space="preserve">В целом нормально. Но много «воды». Введение на 5 листов кажется излишним. Некоторые соображения (о </w:t>
      </w:r>
      <w:proofErr w:type="spellStart"/>
      <w:r>
        <w:t>геохешировании</w:t>
      </w:r>
      <w:proofErr w:type="spellEnd"/>
      <w:r>
        <w:t>) были повторены несколько раз. Возможно, стоит «</w:t>
      </w:r>
      <w:proofErr w:type="spellStart"/>
      <w:r>
        <w:t>подужать</w:t>
      </w:r>
      <w:proofErr w:type="spellEnd"/>
      <w:r>
        <w:t xml:space="preserve">» для финальной пояснительной записки. </w:t>
      </w:r>
    </w:p>
  </w:comment>
  <w:comment w:id="1783" w:author="Microsoft Office User" w:date="2026-05-04T14:40:00Z" w:initials="MOU">
    <w:p w14:paraId="22883D9D" w14:textId="2C151540" w:rsidR="00EC4D24" w:rsidRDefault="00EC4D24">
      <w:pPr>
        <w:pStyle w:val="a9"/>
      </w:pPr>
      <w:r>
        <w:rPr>
          <w:rStyle w:val="a8"/>
        </w:rPr>
        <w:annotationRef/>
      </w:r>
      <w:r>
        <w:t>Повторение контента из «введения». Опять же для пояснительной записки можно сократить.</w:t>
      </w:r>
    </w:p>
  </w:comment>
  <w:comment w:id="1886" w:author="Microsoft Office User" w:date="2026-05-04T14:48:00Z" w:initials="MOU">
    <w:p w14:paraId="5523E4EA" w14:textId="12D5118B" w:rsidR="00EC4D24" w:rsidRDefault="00EC4D24">
      <w:pPr>
        <w:pStyle w:val="a9"/>
      </w:pPr>
      <w:r>
        <w:rPr>
          <w:rStyle w:val="a8"/>
        </w:rPr>
        <w:annotationRef/>
      </w:r>
      <w:r>
        <w:t>У Вас «Приложение А». Где-то надо поправить.</w:t>
      </w:r>
    </w:p>
  </w:comment>
  <w:comment w:id="1887" w:author="Maxim Bystrov" w:date="2026-05-05T23:08:00Z" w:initials="MB">
    <w:p w14:paraId="7D04CBB0" w14:textId="7C8BD435" w:rsidR="004D0261" w:rsidRDefault="004D0261">
      <w:pPr>
        <w:pStyle w:val="a9"/>
      </w:pPr>
      <w:r>
        <w:rPr>
          <w:rStyle w:val="a8"/>
        </w:rPr>
        <w:annotationRef/>
      </w:r>
      <w:r>
        <w:t>Учтено</w:t>
      </w:r>
    </w:p>
  </w:comment>
  <w:comment w:id="1896" w:author="Microsoft Office User" w:date="2026-05-04T14:50:00Z" w:initials="MOU">
    <w:p w14:paraId="13D8D0D2" w14:textId="62DFA868" w:rsidR="00BA43C4" w:rsidRDefault="00BA43C4">
      <w:pPr>
        <w:pStyle w:val="a9"/>
      </w:pPr>
      <w:r>
        <w:rPr>
          <w:rStyle w:val="a8"/>
        </w:rPr>
        <w:annotationRef/>
      </w:r>
      <w:r>
        <w:t xml:space="preserve">Это похоже уже выбор технических средств для реализации вышеизложенных требований. </w:t>
      </w:r>
      <w:proofErr w:type="gramStart"/>
      <w:r>
        <w:t>Редко</w:t>
      </w:r>
      <w:proofErr w:type="gramEnd"/>
      <w:r>
        <w:t xml:space="preserve"> когда в НФР закладываются конкретные </w:t>
      </w:r>
      <w:proofErr w:type="spellStart"/>
      <w:r>
        <w:t>тулы</w:t>
      </w:r>
      <w:proofErr w:type="spellEnd"/>
      <w:r>
        <w:t xml:space="preserve"> и языки программирования. </w:t>
      </w:r>
      <w:proofErr w:type="gramStart"/>
      <w:r>
        <w:t>Возможно</w:t>
      </w:r>
      <w:proofErr w:type="gramEnd"/>
      <w:r>
        <w:t xml:space="preserve"> стоит вынести это в отдельный подраздел по выбору тех. стека и средств разработки.</w:t>
      </w:r>
    </w:p>
  </w:comment>
  <w:comment w:id="1897" w:author="Maxim Bystrov" w:date="2026-05-06T00:59:00Z" w:initials="MB">
    <w:p w14:paraId="2B7C9A53" w14:textId="4C6F2F7D" w:rsidR="00F80B8C" w:rsidRDefault="00F80B8C">
      <w:pPr>
        <w:pStyle w:val="a9"/>
      </w:pPr>
      <w:r>
        <w:rPr>
          <w:rStyle w:val="a8"/>
        </w:rPr>
        <w:annotationRef/>
      </w:r>
      <w:r>
        <w:t>Удалено</w:t>
      </w:r>
    </w:p>
  </w:comment>
  <w:comment w:id="1923" w:author="Microsoft Office User" w:date="2026-05-04T14:52:00Z" w:initials="MOU">
    <w:p w14:paraId="0F83B0A3" w14:textId="4EC02D0C" w:rsidR="00BA43C4" w:rsidRDefault="00BA43C4">
      <w:pPr>
        <w:pStyle w:val="a9"/>
      </w:pPr>
      <w:r>
        <w:rPr>
          <w:rStyle w:val="a8"/>
        </w:rPr>
        <w:annotationRef/>
      </w:r>
      <w:r>
        <w:t xml:space="preserve">Явный сленг откуда-то из интернета. </w:t>
      </w:r>
    </w:p>
  </w:comment>
  <w:comment w:id="1924" w:author="Maxim Bystrov" w:date="2026-05-05T23:10:00Z" w:initials="MB">
    <w:p w14:paraId="1E68C43E" w14:textId="7E0AFCB4" w:rsidR="00BC1E7D" w:rsidRDefault="00BC1E7D">
      <w:pPr>
        <w:pStyle w:val="a9"/>
      </w:pPr>
      <w:r>
        <w:rPr>
          <w:rStyle w:val="a8"/>
        </w:rPr>
        <w:annotationRef/>
      </w:r>
      <w:r>
        <w:t>Поправлено</w:t>
      </w:r>
    </w:p>
  </w:comment>
  <w:comment w:id="1952" w:author="Microsoft Office User" w:date="2026-05-04T14:55:00Z" w:initials="MOU">
    <w:p w14:paraId="06393056" w14:textId="3E8B0175" w:rsidR="00BA43C4" w:rsidRDefault="00BA43C4">
      <w:pPr>
        <w:pStyle w:val="a9"/>
      </w:pPr>
      <w:r>
        <w:rPr>
          <w:rStyle w:val="a8"/>
        </w:rPr>
        <w:annotationRef/>
      </w:r>
      <w:r>
        <w:t>Почему бы не написать «да»?</w:t>
      </w:r>
    </w:p>
  </w:comment>
  <w:comment w:id="1953" w:author="Maxim Bystrov" w:date="2026-05-05T23:11:00Z" w:initials="MB">
    <w:p w14:paraId="7328F412" w14:textId="4C52202B" w:rsidR="00D24C86" w:rsidRDefault="00D24C86">
      <w:pPr>
        <w:pStyle w:val="a9"/>
      </w:pPr>
      <w:r>
        <w:rPr>
          <w:rStyle w:val="a8"/>
        </w:rPr>
        <w:annotationRef/>
      </w:r>
      <w:r>
        <w:t>Добавлено</w:t>
      </w:r>
    </w:p>
  </w:comment>
  <w:comment w:id="1974" w:author="Microsoft Office User" w:date="2026-05-04T14:57:00Z" w:initials="MOU">
    <w:p w14:paraId="153F7560" w14:textId="26E80D1C" w:rsidR="00BA43C4" w:rsidRDefault="00BA43C4">
      <w:pPr>
        <w:pStyle w:val="a9"/>
      </w:pPr>
      <w:r>
        <w:rPr>
          <w:rStyle w:val="a8"/>
        </w:rPr>
        <w:annotationRef/>
      </w:r>
      <w:proofErr w:type="gramStart"/>
      <w:r>
        <w:t>Кажется</w:t>
      </w:r>
      <w:proofErr w:type="gramEnd"/>
      <w:r>
        <w:t xml:space="preserve"> в этих подразделах Вы пожалели ссылок на источники. </w:t>
      </w:r>
    </w:p>
  </w:comment>
  <w:comment w:id="2000" w:author="Microsoft Office User" w:date="2026-05-04T14:58:00Z" w:initials="MOU">
    <w:p w14:paraId="200747F6" w14:textId="0D85D3CB" w:rsidR="00BA43C4" w:rsidRDefault="00BA43C4">
      <w:pPr>
        <w:pStyle w:val="a9"/>
      </w:pPr>
      <w:r>
        <w:rPr>
          <w:rStyle w:val="a8"/>
        </w:rPr>
        <w:annotationRef/>
      </w:r>
      <w:r>
        <w:t>организовать</w:t>
      </w:r>
    </w:p>
  </w:comment>
  <w:comment w:id="2003" w:author="Microsoft Office User" w:date="2026-05-04T14:58:00Z" w:initials="MOU">
    <w:p w14:paraId="5C878781" w14:textId="1A982771" w:rsidR="00BA43C4" w:rsidRDefault="00BA43C4">
      <w:pPr>
        <w:pStyle w:val="a9"/>
      </w:pPr>
      <w:r>
        <w:rPr>
          <w:rStyle w:val="a8"/>
        </w:rPr>
        <w:annotationRef/>
      </w:r>
      <w:r>
        <w:t>производительную</w:t>
      </w:r>
    </w:p>
  </w:comment>
  <w:comment w:id="2071" w:author="Microsoft Office User" w:date="2026-05-04T15:04:00Z" w:initials="MOU">
    <w:p w14:paraId="6C349352" w14:textId="3CBFC6A1" w:rsidR="00885DA8" w:rsidRPr="00172405" w:rsidRDefault="00885DA8">
      <w:pPr>
        <w:pStyle w:val="a9"/>
      </w:pPr>
      <w:r>
        <w:rPr>
          <w:rStyle w:val="a8"/>
        </w:rPr>
        <w:annotationRef/>
      </w:r>
      <w:r>
        <w:t xml:space="preserve">По архитектуре не понятно, для чего именно у Вас используется </w:t>
      </w:r>
      <w:proofErr w:type="spellStart"/>
      <w:r>
        <w:rPr>
          <w:lang w:val="en-US"/>
        </w:rPr>
        <w:t>Rdis</w:t>
      </w:r>
      <w:proofErr w:type="spellEnd"/>
      <w:r w:rsidRPr="00885DA8">
        <w:t xml:space="preserve">. </w:t>
      </w:r>
      <w:r>
        <w:t xml:space="preserve">В него ходит «ходит» только </w:t>
      </w:r>
      <w:r>
        <w:rPr>
          <w:lang w:val="en-US"/>
        </w:rPr>
        <w:t>API</w:t>
      </w:r>
      <w:r w:rsidRPr="00885DA8">
        <w:t xml:space="preserve"> </w:t>
      </w:r>
      <w:r>
        <w:rPr>
          <w:lang w:val="en-US"/>
        </w:rPr>
        <w:t>GW</w:t>
      </w:r>
      <w:r w:rsidRPr="00885DA8">
        <w:t>.</w:t>
      </w:r>
      <w:r>
        <w:t xml:space="preserve"> Я почему-то думал, что там будет оперативная информация о местоположении транспортных средств. Т/е/ какой-то из модулей ниже </w:t>
      </w:r>
      <w:r>
        <w:rPr>
          <w:lang w:val="en-US"/>
        </w:rPr>
        <w:t>API</w:t>
      </w:r>
      <w:r w:rsidRPr="00885DA8">
        <w:t xml:space="preserve"> </w:t>
      </w:r>
      <w:r>
        <w:rPr>
          <w:lang w:val="en-US"/>
        </w:rPr>
        <w:t>GW</w:t>
      </w:r>
      <w:r w:rsidRPr="00885DA8">
        <w:t xml:space="preserve"> </w:t>
      </w:r>
      <w:r>
        <w:t xml:space="preserve">должен был бы работать с этим </w:t>
      </w:r>
      <w:proofErr w:type="spellStart"/>
      <w:r>
        <w:t>кешем</w:t>
      </w:r>
      <w:proofErr w:type="spellEnd"/>
      <w:r>
        <w:t>.</w:t>
      </w:r>
      <w:r>
        <w:tab/>
      </w:r>
    </w:p>
  </w:comment>
  <w:comment w:id="2072" w:author="Maxim Bystrov" w:date="2026-05-06T00:12:00Z" w:initials="MB">
    <w:p w14:paraId="652A70FD" w14:textId="33383E99" w:rsidR="008A39E0" w:rsidRPr="00B53ECB" w:rsidRDefault="008A39E0">
      <w:pPr>
        <w:pStyle w:val="a9"/>
      </w:pPr>
      <w:r>
        <w:rPr>
          <w:rStyle w:val="a8"/>
        </w:rPr>
        <w:annotationRef/>
      </w:r>
      <w:r>
        <w:t xml:space="preserve">Добавил связи к </w:t>
      </w:r>
      <w:r>
        <w:rPr>
          <w:lang w:val="en-US"/>
        </w:rPr>
        <w:t>Redis</w:t>
      </w:r>
      <w:r w:rsidRPr="008A39E0">
        <w:t xml:space="preserve"> </w:t>
      </w:r>
      <w:r>
        <w:t>от модуля телеметрии и зонального отслеживания</w:t>
      </w:r>
      <w:r w:rsidR="00B53ECB" w:rsidRPr="00B53ECB">
        <w:t xml:space="preserve">. </w:t>
      </w:r>
      <w:r w:rsidR="00B53ECB">
        <w:t>Модуль ретрансляции удален</w:t>
      </w:r>
    </w:p>
  </w:comment>
  <w:comment w:id="2131" w:author="Microsoft Office User" w:date="2026-05-04T15:04:00Z" w:initials="MOU">
    <w:p w14:paraId="47650043" w14:textId="01A4F448" w:rsidR="00885DA8" w:rsidRPr="00885DA8" w:rsidRDefault="00885DA8">
      <w:pPr>
        <w:pStyle w:val="a9"/>
      </w:pPr>
      <w:r>
        <w:rPr>
          <w:rStyle w:val="a8"/>
        </w:rPr>
        <w:annotationRef/>
      </w:r>
      <w:r>
        <w:t>Хм. Транспортное средство может находиться одновременно в нескольких зонах?</w:t>
      </w:r>
    </w:p>
  </w:comment>
  <w:comment w:id="2132" w:author="Maxim Bystrov" w:date="2026-05-05T23:21:00Z" w:initials="MB">
    <w:p w14:paraId="3F0EC292" w14:textId="4D347B8C" w:rsidR="004F2A2D" w:rsidRDefault="004F2A2D">
      <w:pPr>
        <w:pStyle w:val="a9"/>
      </w:pPr>
      <w:r>
        <w:rPr>
          <w:rStyle w:val="a8"/>
        </w:rPr>
        <w:annotationRef/>
      </w:r>
      <w:r>
        <w:t>Да, вполне. Пример: большая зона, описывающая весь город</w:t>
      </w:r>
      <w:r w:rsidR="00DA50E8">
        <w:t xml:space="preserve"> (для контроля постоянного нахождения в городе)</w:t>
      </w:r>
      <w:r>
        <w:t xml:space="preserve"> + остановка общественного транспорта</w:t>
      </w:r>
      <w:r w:rsidR="00DA50E8">
        <w:t xml:space="preserve"> (для отслеживания выполнения маршрута)</w:t>
      </w:r>
      <w:r>
        <w:t>.</w:t>
      </w:r>
    </w:p>
  </w:comment>
  <w:comment w:id="2238" w:author="Microsoft Office User" w:date="2026-05-04T15:31:00Z" w:initials="MOU">
    <w:p w14:paraId="3322E81A" w14:textId="6DEDF8DB" w:rsidR="00172405" w:rsidRDefault="00172405">
      <w:pPr>
        <w:pStyle w:val="a9"/>
      </w:pPr>
      <w:r>
        <w:rPr>
          <w:rStyle w:val="a8"/>
        </w:rPr>
        <w:annotationRef/>
      </w:r>
      <w:r>
        <w:t>Сразу физическая модель?</w:t>
      </w:r>
      <w:r>
        <w:br/>
        <w:t>Ну в целом не криминал. Однако можно с логической, чтобы показать общность решения.</w:t>
      </w:r>
    </w:p>
  </w:comment>
  <w:comment w:id="2265" w:author="Microsoft Office User" w:date="2026-05-04T15:33:00Z" w:initials="MOU">
    <w:p w14:paraId="287A47BA" w14:textId="6816D4C4" w:rsidR="00172405" w:rsidRPr="006B4454" w:rsidRDefault="00172405">
      <w:pPr>
        <w:pStyle w:val="a9"/>
      </w:pPr>
      <w:r>
        <w:rPr>
          <w:rStyle w:val="a8"/>
        </w:rPr>
        <w:annotationRef/>
      </w:r>
      <w:proofErr w:type="spellStart"/>
      <w:r>
        <w:rPr>
          <w:lang w:val="en-US"/>
        </w:rPr>
        <w:t>PostGis</w:t>
      </w:r>
      <w:proofErr w:type="spellEnd"/>
      <w:r w:rsidRPr="00172405">
        <w:t xml:space="preserve"> </w:t>
      </w:r>
      <w:r>
        <w:t xml:space="preserve">свои типы для </w:t>
      </w:r>
      <w:proofErr w:type="spellStart"/>
      <w:r>
        <w:t>геоданных</w:t>
      </w:r>
      <w:proofErr w:type="spellEnd"/>
      <w:r>
        <w:t xml:space="preserve"> есть. </w:t>
      </w:r>
      <w:proofErr w:type="spellStart"/>
      <w:proofErr w:type="gramStart"/>
      <w:r w:rsidRPr="00172405">
        <w:t>public.geometry</w:t>
      </w:r>
      <w:proofErr w:type="spellEnd"/>
      <w:proofErr w:type="gramEnd"/>
      <w:r w:rsidRPr="00172405">
        <w:t xml:space="preserve"> и</w:t>
      </w:r>
      <w:r>
        <w:t xml:space="preserve">ли </w:t>
      </w:r>
      <w:proofErr w:type="spellStart"/>
      <w:r w:rsidRPr="00172405">
        <w:t>public.geo</w:t>
      </w:r>
      <w:r>
        <w:rPr>
          <w:lang w:val="en-US"/>
        </w:rPr>
        <w:t>graphy</w:t>
      </w:r>
      <w:proofErr w:type="spellEnd"/>
      <w:r w:rsidRPr="00172405">
        <w:t xml:space="preserve">. </w:t>
      </w:r>
      <w:r>
        <w:rPr>
          <w:lang w:val="en-US"/>
        </w:rPr>
        <w:t>JSONB</w:t>
      </w:r>
      <w:r w:rsidRPr="00172405">
        <w:t xml:space="preserve"> </w:t>
      </w:r>
      <w:r>
        <w:t>–</w:t>
      </w:r>
      <w:r w:rsidRPr="00172405">
        <w:t xml:space="preserve"> </w:t>
      </w:r>
      <w:r>
        <w:t>неявное приведение типов потребуется…</w:t>
      </w:r>
    </w:p>
  </w:comment>
  <w:comment w:id="2449" w:author="Microsoft Office User" w:date="2026-05-04T17:21:00Z" w:initials="MOU">
    <w:p w14:paraId="604E6BF0" w14:textId="54A7A9F3" w:rsidR="002267FC" w:rsidRPr="002267FC" w:rsidRDefault="002267FC">
      <w:pPr>
        <w:pStyle w:val="a9"/>
      </w:pPr>
      <w:r>
        <w:rPr>
          <w:rStyle w:val="a8"/>
        </w:rPr>
        <w:annotationRef/>
      </w:r>
      <w:r>
        <w:t xml:space="preserve">Хм, что означает </w:t>
      </w:r>
      <w:proofErr w:type="spellStart"/>
      <w:r>
        <w:rPr>
          <w:lang w:val="en-US"/>
        </w:rPr>
        <w:t>Lynceus</w:t>
      </w:r>
      <w:proofErr w:type="spellEnd"/>
      <w:r w:rsidRPr="002267FC">
        <w:t xml:space="preserve">? </w:t>
      </w:r>
      <w:r>
        <w:t>Ранее это нигде не встречалось. Вообще может вызывать вопросы на защите такое называние системы.</w:t>
      </w:r>
      <w:r>
        <w:br/>
        <w:t xml:space="preserve">Или это какая-то система макетирования форм интерфейса типа </w:t>
      </w:r>
      <w:proofErr w:type="spellStart"/>
      <w:r>
        <w:t>Фигмы</w:t>
      </w:r>
      <w:proofErr w:type="spellEnd"/>
      <w:r>
        <w:t>?</w:t>
      </w:r>
    </w:p>
  </w:comment>
  <w:comment w:id="2450" w:author="Maxim Bystrov" w:date="2026-05-05T23:29:00Z" w:initials="MB">
    <w:p w14:paraId="42CA327B" w14:textId="57A131F8" w:rsidR="00662F28" w:rsidRPr="00662F28" w:rsidRDefault="00662F28">
      <w:pPr>
        <w:pStyle w:val="a9"/>
      </w:pPr>
      <w:r>
        <w:rPr>
          <w:rStyle w:val="a8"/>
        </w:rPr>
        <w:annotationRef/>
      </w:r>
      <w:r w:rsidR="00142A82">
        <w:t>Э</w:t>
      </w:r>
      <w:r>
        <w:t>то я придумал такое название</w:t>
      </w:r>
      <w:r w:rsidR="00EB1E45">
        <w:t xml:space="preserve"> для системы</w:t>
      </w:r>
      <w:r>
        <w:t xml:space="preserve">. Из древнегреческой мифологии – Линкей, один из аргонавтов, отличался остротой зрения, поэтому </w:t>
      </w:r>
      <w:r w:rsidR="009103A4">
        <w:t xml:space="preserve">я </w:t>
      </w:r>
      <w:r>
        <w:t xml:space="preserve">посчитал это нормальным названием. Правда, по другой версии, ночью он ничего не видел… Если </w:t>
      </w:r>
      <w:r w:rsidR="003D221F">
        <w:t>такое название</w:t>
      </w:r>
      <w:r>
        <w:t xml:space="preserve"> может как-то смутить – уберу надпись или просто напишу «Отслеживание транспортных средств», или вроде того</w:t>
      </w:r>
      <w:r w:rsidR="002D3C66">
        <w:t>.</w:t>
      </w:r>
    </w:p>
  </w:comment>
  <w:comment w:id="4538" w:author="Microsoft Office User" w:date="2026-05-04T17:25:00Z" w:initials="MOU">
    <w:p w14:paraId="35EBF0F3" w14:textId="4C059C2A" w:rsidR="002267FC" w:rsidRDefault="002267FC">
      <w:pPr>
        <w:pStyle w:val="a9"/>
      </w:pPr>
      <w:r>
        <w:rPr>
          <w:rStyle w:val="a8"/>
        </w:rPr>
        <w:annotationRef/>
      </w:r>
      <w:r>
        <w:t xml:space="preserve">А также Вы провели обзор </w:t>
      </w:r>
      <w:proofErr w:type="gramStart"/>
      <w:r>
        <w:t>литературы..</w:t>
      </w:r>
      <w:proofErr w:type="gramEnd"/>
      <w:r>
        <w:t xml:space="preserve"> Тоже можно для практики вписать.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0963AD5" w15:done="1"/>
  <w15:commentEx w15:paraId="5A6A5838" w15:paraIdParent="40963AD5" w15:done="1"/>
  <w15:commentEx w15:paraId="6493A588" w15:done="0"/>
  <w15:commentEx w15:paraId="029F070C" w15:paraIdParent="6493A588" w15:done="0"/>
  <w15:commentEx w15:paraId="176A36B7" w15:done="0"/>
  <w15:commentEx w15:paraId="22883D9D" w15:done="0"/>
  <w15:commentEx w15:paraId="5523E4EA" w15:done="0"/>
  <w15:commentEx w15:paraId="7D04CBB0" w15:paraIdParent="5523E4EA" w15:done="0"/>
  <w15:commentEx w15:paraId="13D8D0D2" w15:done="0"/>
  <w15:commentEx w15:paraId="2B7C9A53" w15:paraIdParent="13D8D0D2" w15:done="0"/>
  <w15:commentEx w15:paraId="0F83B0A3" w15:done="0"/>
  <w15:commentEx w15:paraId="1E68C43E" w15:paraIdParent="0F83B0A3" w15:done="0"/>
  <w15:commentEx w15:paraId="06393056" w15:done="0"/>
  <w15:commentEx w15:paraId="7328F412" w15:paraIdParent="06393056" w15:done="0"/>
  <w15:commentEx w15:paraId="153F7560" w15:done="0"/>
  <w15:commentEx w15:paraId="200747F6" w15:done="1"/>
  <w15:commentEx w15:paraId="5C878781" w15:done="1"/>
  <w15:commentEx w15:paraId="6C349352" w15:done="0"/>
  <w15:commentEx w15:paraId="652A70FD" w15:paraIdParent="6C349352" w15:done="0"/>
  <w15:commentEx w15:paraId="47650043" w15:done="0"/>
  <w15:commentEx w15:paraId="3F0EC292" w15:paraIdParent="47650043" w15:done="0"/>
  <w15:commentEx w15:paraId="3322E81A" w15:done="1"/>
  <w15:commentEx w15:paraId="287A47BA" w15:done="0"/>
  <w15:commentEx w15:paraId="604E6BF0" w15:done="0"/>
  <w15:commentEx w15:paraId="42CA327B" w15:paraIdParent="604E6BF0" w15:done="0"/>
  <w15:commentEx w15:paraId="35EBF0F3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0A674045" w16cex:dateUtc="2026-05-04T11:31:00Z"/>
  <w16cex:commentExtensible w16cex:durableId="2DA4F278" w16cex:dateUtc="2026-05-05T19:49:00Z"/>
  <w16cex:commentExtensible w16cex:durableId="4FC6A582" w16cex:dateUtc="2026-05-04T11:38:00Z"/>
  <w16cex:commentExtensible w16cex:durableId="2DA4F352" w16cex:dateUtc="2026-05-05T19:53:00Z"/>
  <w16cex:commentExtensible w16cex:durableId="6D20AD35" w16cex:dateUtc="2026-05-04T11:38:00Z"/>
  <w16cex:commentExtensible w16cex:durableId="478EAA0E" w16cex:dateUtc="2026-05-04T11:40:00Z"/>
  <w16cex:commentExtensible w16cex:durableId="79EFE4BC" w16cex:dateUtc="2026-05-04T11:48:00Z"/>
  <w16cex:commentExtensible w16cex:durableId="2DA4F6E4" w16cex:dateUtc="2026-05-05T20:08:00Z"/>
  <w16cex:commentExtensible w16cex:durableId="1B47F9C7" w16cex:dateUtc="2026-05-04T11:50:00Z"/>
  <w16cex:commentExtensible w16cex:durableId="2DA510F9" w16cex:dateUtc="2026-05-05T21:59:00Z"/>
  <w16cex:commentExtensible w16cex:durableId="74B8F425" w16cex:dateUtc="2026-05-04T11:52:00Z"/>
  <w16cex:commentExtensible w16cex:durableId="2DA4F756" w16cex:dateUtc="2026-05-05T20:10:00Z"/>
  <w16cex:commentExtensible w16cex:durableId="282EFE01" w16cex:dateUtc="2026-05-04T11:55:00Z"/>
  <w16cex:commentExtensible w16cex:durableId="2DA4F784" w16cex:dateUtc="2026-05-05T20:11:00Z"/>
  <w16cex:commentExtensible w16cex:durableId="02FD98C6" w16cex:dateUtc="2026-05-04T11:57:00Z"/>
  <w16cex:commentExtensible w16cex:durableId="0C873140" w16cex:dateUtc="2026-05-04T11:58:00Z"/>
  <w16cex:commentExtensible w16cex:durableId="2DDCEC43" w16cex:dateUtc="2026-05-04T11:58:00Z"/>
  <w16cex:commentExtensible w16cex:durableId="3DE44B4C" w16cex:dateUtc="2026-05-04T12:04:00Z"/>
  <w16cex:commentExtensible w16cex:durableId="2DA505D0" w16cex:dateUtc="2026-05-05T21:12:00Z"/>
  <w16cex:commentExtensible w16cex:durableId="4D8D6A63" w16cex:dateUtc="2026-05-04T12:04:00Z"/>
  <w16cex:commentExtensible w16cex:durableId="2DA4F9F7" w16cex:dateUtc="2026-05-05T20:21:00Z"/>
  <w16cex:commentExtensible w16cex:durableId="677B7132" w16cex:dateUtc="2026-05-04T12:31:00Z"/>
  <w16cex:commentExtensible w16cex:durableId="2A8D97D4" w16cex:dateUtc="2026-05-04T12:33:00Z"/>
  <w16cex:commentExtensible w16cex:durableId="065D32DA" w16cex:dateUtc="2026-05-04T14:21:00Z"/>
  <w16cex:commentExtensible w16cex:durableId="2DA4FBD0" w16cex:dateUtc="2026-05-05T20:29:00Z"/>
  <w16cex:commentExtensible w16cex:durableId="30BA052A" w16cex:dateUtc="2026-05-04T14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0963AD5" w16cid:durableId="0A674045"/>
  <w16cid:commentId w16cid:paraId="5A6A5838" w16cid:durableId="2DA4F278"/>
  <w16cid:commentId w16cid:paraId="6493A588" w16cid:durableId="4FC6A582"/>
  <w16cid:commentId w16cid:paraId="029F070C" w16cid:durableId="2DA4F352"/>
  <w16cid:commentId w16cid:paraId="176A36B7" w16cid:durableId="6D20AD35"/>
  <w16cid:commentId w16cid:paraId="22883D9D" w16cid:durableId="478EAA0E"/>
  <w16cid:commentId w16cid:paraId="5523E4EA" w16cid:durableId="79EFE4BC"/>
  <w16cid:commentId w16cid:paraId="7D04CBB0" w16cid:durableId="2DA4F6E4"/>
  <w16cid:commentId w16cid:paraId="13D8D0D2" w16cid:durableId="1B47F9C7"/>
  <w16cid:commentId w16cid:paraId="2B7C9A53" w16cid:durableId="2DA510F9"/>
  <w16cid:commentId w16cid:paraId="0F83B0A3" w16cid:durableId="74B8F425"/>
  <w16cid:commentId w16cid:paraId="1E68C43E" w16cid:durableId="2DA4F756"/>
  <w16cid:commentId w16cid:paraId="06393056" w16cid:durableId="282EFE01"/>
  <w16cid:commentId w16cid:paraId="7328F412" w16cid:durableId="2DA4F784"/>
  <w16cid:commentId w16cid:paraId="153F7560" w16cid:durableId="02FD98C6"/>
  <w16cid:commentId w16cid:paraId="200747F6" w16cid:durableId="0C873140"/>
  <w16cid:commentId w16cid:paraId="5C878781" w16cid:durableId="2DDCEC43"/>
  <w16cid:commentId w16cid:paraId="6C349352" w16cid:durableId="3DE44B4C"/>
  <w16cid:commentId w16cid:paraId="652A70FD" w16cid:durableId="2DA505D0"/>
  <w16cid:commentId w16cid:paraId="47650043" w16cid:durableId="4D8D6A63"/>
  <w16cid:commentId w16cid:paraId="3F0EC292" w16cid:durableId="2DA4F9F7"/>
  <w16cid:commentId w16cid:paraId="3322E81A" w16cid:durableId="677B7132"/>
  <w16cid:commentId w16cid:paraId="287A47BA" w16cid:durableId="2A8D97D4"/>
  <w16cid:commentId w16cid:paraId="604E6BF0" w16cid:durableId="065D32DA"/>
  <w16cid:commentId w16cid:paraId="42CA327B" w16cid:durableId="2DA4FBD0"/>
  <w16cid:commentId w16cid:paraId="35EBF0F3" w16cid:durableId="30BA052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3B740" w14:textId="77777777" w:rsidR="00747A32" w:rsidRDefault="00747A32" w:rsidP="00F21212">
      <w:pPr>
        <w:spacing w:after="0" w:line="240" w:lineRule="auto"/>
      </w:pPr>
      <w:r>
        <w:separator/>
      </w:r>
    </w:p>
  </w:endnote>
  <w:endnote w:type="continuationSeparator" w:id="0">
    <w:p w14:paraId="1A7C2680" w14:textId="77777777" w:rsidR="00747A32" w:rsidRDefault="00747A32" w:rsidP="00F21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MT"/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ustomXmlInsRangeStart w:id="431" w:author="Maxim Bystrov" w:date="2026-05-24T14:59:00Z"/>
  <w:sdt>
    <w:sdtPr>
      <w:rPr>
        <w:rFonts w:ascii="Times New Roman" w:hAnsi="Times New Roman" w:cs="Times New Roman"/>
        <w:sz w:val="28"/>
        <w:szCs w:val="28"/>
        <w:rPrChange w:id="432" w:author="Maxim Bystrov" w:date="2026-05-24T14:59:00Z">
          <w:rPr/>
        </w:rPrChange>
      </w:rPr>
      <w:id w:val="1412812604"/>
      <w:docPartObj>
        <w:docPartGallery w:val="Page Numbers (Bottom of Page)"/>
        <w:docPartUnique/>
      </w:docPartObj>
    </w:sdtPr>
    <w:sdtContent>
      <w:customXmlInsRangeEnd w:id="431"/>
      <w:p w14:paraId="36E711C5" w14:textId="26E49453" w:rsidR="00660852" w:rsidRPr="00660852" w:rsidRDefault="00660852">
        <w:pPr>
          <w:pStyle w:val="af"/>
          <w:jc w:val="center"/>
          <w:rPr>
            <w:ins w:id="433" w:author="Maxim Bystrov" w:date="2026-05-24T14:59:00Z"/>
            <w:rFonts w:ascii="Times New Roman" w:hAnsi="Times New Roman" w:cs="Times New Roman"/>
            <w:sz w:val="28"/>
            <w:szCs w:val="28"/>
            <w:rPrChange w:id="434" w:author="Maxim Bystrov" w:date="2026-05-24T14:59:00Z">
              <w:rPr>
                <w:ins w:id="435" w:author="Maxim Bystrov" w:date="2026-05-24T14:59:00Z"/>
              </w:rPr>
            </w:rPrChange>
          </w:rPr>
        </w:pPr>
        <w:ins w:id="436" w:author="Maxim Bystrov" w:date="2026-05-24T14:59:00Z">
          <w:r w:rsidRPr="00660852">
            <w:rPr>
              <w:rFonts w:ascii="Times New Roman" w:hAnsi="Times New Roman" w:cs="Times New Roman"/>
              <w:sz w:val="28"/>
              <w:szCs w:val="28"/>
              <w:rPrChange w:id="437" w:author="Maxim Bystrov" w:date="2026-05-24T14:59:00Z">
                <w:rPr/>
              </w:rPrChange>
            </w:rPr>
            <w:fldChar w:fldCharType="begin"/>
          </w:r>
          <w:r w:rsidRPr="00660852">
            <w:rPr>
              <w:rFonts w:ascii="Times New Roman" w:hAnsi="Times New Roman" w:cs="Times New Roman"/>
              <w:sz w:val="28"/>
              <w:szCs w:val="28"/>
              <w:rPrChange w:id="438" w:author="Maxim Bystrov" w:date="2026-05-24T14:59:00Z">
                <w:rPr/>
              </w:rPrChange>
            </w:rPr>
            <w:instrText>PAGE   \* MERGEFORMAT</w:instrText>
          </w:r>
          <w:r w:rsidRPr="00660852">
            <w:rPr>
              <w:rFonts w:ascii="Times New Roman" w:hAnsi="Times New Roman" w:cs="Times New Roman"/>
              <w:sz w:val="28"/>
              <w:szCs w:val="28"/>
              <w:rPrChange w:id="439" w:author="Maxim Bystrov" w:date="2026-05-24T14:59:00Z">
                <w:rPr/>
              </w:rPrChange>
            </w:rPr>
            <w:fldChar w:fldCharType="separate"/>
          </w:r>
          <w:r w:rsidRPr="00660852">
            <w:rPr>
              <w:rFonts w:ascii="Times New Roman" w:hAnsi="Times New Roman" w:cs="Times New Roman"/>
              <w:sz w:val="28"/>
              <w:szCs w:val="28"/>
              <w:rPrChange w:id="440" w:author="Maxim Bystrov" w:date="2026-05-24T14:59:00Z">
                <w:rPr/>
              </w:rPrChange>
            </w:rPr>
            <w:t>2</w:t>
          </w:r>
          <w:r w:rsidRPr="00660852">
            <w:rPr>
              <w:rFonts w:ascii="Times New Roman" w:hAnsi="Times New Roman" w:cs="Times New Roman"/>
              <w:sz w:val="28"/>
              <w:szCs w:val="28"/>
              <w:rPrChange w:id="441" w:author="Maxim Bystrov" w:date="2026-05-24T14:59:00Z">
                <w:rPr/>
              </w:rPrChange>
            </w:rPr>
            <w:fldChar w:fldCharType="end"/>
          </w:r>
        </w:ins>
      </w:p>
      <w:customXmlInsRangeStart w:id="442" w:author="Maxim Bystrov" w:date="2026-05-24T14:59:00Z"/>
    </w:sdtContent>
  </w:sdt>
  <w:customXmlInsRangeEnd w:id="442"/>
  <w:p w14:paraId="45C842AD" w14:textId="77777777" w:rsidR="00660852" w:rsidRDefault="00660852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ustomXmlInsRangeStart w:id="443" w:author="Maxim Bystrov" w:date="2026-05-24T14:57:00Z"/>
  <w:sdt>
    <w:sdtPr>
      <w:id w:val="-1942686941"/>
      <w:docPartObj>
        <w:docPartGallery w:val="Page Numbers (Bottom of Page)"/>
        <w:docPartUnique/>
      </w:docPartObj>
    </w:sdtPr>
    <w:sdtContent>
      <w:customXmlInsRangeEnd w:id="443"/>
      <w:p w14:paraId="2A2EFFB4" w14:textId="6EB8E446" w:rsidR="009D11F7" w:rsidRDefault="009D11F7">
        <w:pPr>
          <w:pStyle w:val="af"/>
          <w:jc w:val="center"/>
          <w:rPr>
            <w:ins w:id="444" w:author="Maxim Bystrov" w:date="2026-05-24T14:57:00Z"/>
          </w:rPr>
        </w:pPr>
        <w:ins w:id="445" w:author="Maxim Bystrov" w:date="2026-05-24T14:57:00Z"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t>2</w:t>
          </w:r>
          <w:r>
            <w:fldChar w:fldCharType="end"/>
          </w:r>
        </w:ins>
      </w:p>
      <w:customXmlInsRangeStart w:id="446" w:author="Maxim Bystrov" w:date="2026-05-24T14:57:00Z"/>
    </w:sdtContent>
  </w:sdt>
  <w:customXmlInsRangeEnd w:id="446"/>
  <w:p w14:paraId="0CF46E7E" w14:textId="77777777" w:rsidR="009D11F7" w:rsidRDefault="009D11F7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ustomXmlInsRangeStart w:id="19690" w:author="Maxim Bystrov" w:date="2026-05-24T14:57:00Z"/>
  <w:sdt>
    <w:sdtPr>
      <w:rPr>
        <w:rFonts w:ascii="Times New Roman" w:hAnsi="Times New Roman" w:cs="Times New Roman"/>
        <w:sz w:val="28"/>
        <w:szCs w:val="28"/>
        <w:rPrChange w:id="19691" w:author="Maxim Bystrov" w:date="2026-05-24T14:58:00Z">
          <w:rPr/>
        </w:rPrChange>
      </w:rPr>
      <w:id w:val="-496969433"/>
      <w:docPartObj>
        <w:docPartGallery w:val="Page Numbers (Bottom of Page)"/>
        <w:docPartUnique/>
      </w:docPartObj>
    </w:sdtPr>
    <w:sdtContent>
      <w:customXmlInsRangeEnd w:id="19690"/>
      <w:p w14:paraId="14ADF5DD" w14:textId="77777777" w:rsidR="009D11F7" w:rsidRPr="00AA1B34" w:rsidRDefault="009D11F7">
        <w:pPr>
          <w:pStyle w:val="af"/>
          <w:jc w:val="center"/>
          <w:rPr>
            <w:ins w:id="19692" w:author="Maxim Bystrov" w:date="2026-05-24T14:57:00Z"/>
            <w:rFonts w:ascii="Times New Roman" w:hAnsi="Times New Roman" w:cs="Times New Roman"/>
            <w:sz w:val="28"/>
            <w:szCs w:val="28"/>
            <w:rPrChange w:id="19693" w:author="Maxim Bystrov" w:date="2026-05-24T14:58:00Z">
              <w:rPr>
                <w:ins w:id="19694" w:author="Maxim Bystrov" w:date="2026-05-24T14:57:00Z"/>
              </w:rPr>
            </w:rPrChange>
          </w:rPr>
        </w:pPr>
        <w:ins w:id="19695" w:author="Maxim Bystrov" w:date="2026-05-24T14:57:00Z">
          <w:r w:rsidRPr="00AA1B34">
            <w:rPr>
              <w:rFonts w:ascii="Times New Roman" w:hAnsi="Times New Roman" w:cs="Times New Roman"/>
              <w:sz w:val="28"/>
              <w:szCs w:val="28"/>
              <w:rPrChange w:id="19696" w:author="Maxim Bystrov" w:date="2026-05-24T14:58:00Z">
                <w:rPr/>
              </w:rPrChange>
            </w:rPr>
            <w:fldChar w:fldCharType="begin"/>
          </w:r>
          <w:r w:rsidRPr="00AA1B34">
            <w:rPr>
              <w:rFonts w:ascii="Times New Roman" w:hAnsi="Times New Roman" w:cs="Times New Roman"/>
              <w:sz w:val="28"/>
              <w:szCs w:val="28"/>
              <w:rPrChange w:id="19697" w:author="Maxim Bystrov" w:date="2026-05-24T14:58:00Z">
                <w:rPr/>
              </w:rPrChange>
            </w:rPr>
            <w:instrText>PAGE   \* MERGEFORMAT</w:instrText>
          </w:r>
          <w:r w:rsidRPr="00AA1B34">
            <w:rPr>
              <w:rFonts w:ascii="Times New Roman" w:hAnsi="Times New Roman" w:cs="Times New Roman"/>
              <w:sz w:val="28"/>
              <w:szCs w:val="28"/>
              <w:rPrChange w:id="19698" w:author="Maxim Bystrov" w:date="2026-05-24T14:58:00Z">
                <w:rPr/>
              </w:rPrChange>
            </w:rPr>
            <w:fldChar w:fldCharType="separate"/>
          </w:r>
          <w:r w:rsidRPr="00AA1B34">
            <w:rPr>
              <w:rFonts w:ascii="Times New Roman" w:hAnsi="Times New Roman" w:cs="Times New Roman"/>
              <w:sz w:val="28"/>
              <w:szCs w:val="28"/>
              <w:rPrChange w:id="19699" w:author="Maxim Bystrov" w:date="2026-05-24T14:58:00Z">
                <w:rPr/>
              </w:rPrChange>
            </w:rPr>
            <w:t>2</w:t>
          </w:r>
          <w:r w:rsidRPr="00AA1B34">
            <w:rPr>
              <w:rFonts w:ascii="Times New Roman" w:hAnsi="Times New Roman" w:cs="Times New Roman"/>
              <w:sz w:val="28"/>
              <w:szCs w:val="28"/>
              <w:rPrChange w:id="19700" w:author="Maxim Bystrov" w:date="2026-05-24T14:58:00Z">
                <w:rPr/>
              </w:rPrChange>
            </w:rPr>
            <w:fldChar w:fldCharType="end"/>
          </w:r>
        </w:ins>
      </w:p>
      <w:customXmlInsRangeStart w:id="19701" w:author="Maxim Bystrov" w:date="2026-05-24T14:57:00Z"/>
    </w:sdtContent>
  </w:sdt>
  <w:customXmlInsRangeEnd w:id="19701"/>
  <w:p w14:paraId="70BDEA23" w14:textId="76104B0B" w:rsidR="009D11F7" w:rsidRDefault="007225AC" w:rsidP="007225AC">
    <w:pPr>
      <w:pStyle w:val="af"/>
      <w:tabs>
        <w:tab w:val="clear" w:pos="4677"/>
        <w:tab w:val="clear" w:pos="9355"/>
        <w:tab w:val="left" w:pos="5663"/>
      </w:tabs>
      <w:pPrChange w:id="19702" w:author="Maxim Bystrov" w:date="2026-05-24T14:58:00Z">
        <w:pPr>
          <w:pStyle w:val="af"/>
        </w:pPr>
      </w:pPrChange>
    </w:pPr>
    <w:ins w:id="19703" w:author="Maxim Bystrov" w:date="2026-05-24T14:58:00Z">
      <w:r>
        <w:tab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09B3A" w14:textId="77777777" w:rsidR="00747A32" w:rsidRDefault="00747A32" w:rsidP="00F21212">
      <w:pPr>
        <w:spacing w:after="0" w:line="240" w:lineRule="auto"/>
      </w:pPr>
      <w:r>
        <w:separator/>
      </w:r>
    </w:p>
  </w:footnote>
  <w:footnote w:type="continuationSeparator" w:id="0">
    <w:p w14:paraId="1DA1976A" w14:textId="77777777" w:rsidR="00747A32" w:rsidRDefault="00747A32" w:rsidP="00F212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C643E"/>
    <w:multiLevelType w:val="hybridMultilevel"/>
    <w:tmpl w:val="59963600"/>
    <w:lvl w:ilvl="0" w:tplc="C76AB7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8753065"/>
    <w:multiLevelType w:val="hybridMultilevel"/>
    <w:tmpl w:val="A664BC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A013F2"/>
    <w:multiLevelType w:val="hybridMultilevel"/>
    <w:tmpl w:val="8B48B9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82718C"/>
    <w:multiLevelType w:val="hybridMultilevel"/>
    <w:tmpl w:val="4D82F6F4"/>
    <w:lvl w:ilvl="0" w:tplc="018A79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ABC0A06"/>
    <w:multiLevelType w:val="hybridMultilevel"/>
    <w:tmpl w:val="634272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3D4B1E"/>
    <w:multiLevelType w:val="hybridMultilevel"/>
    <w:tmpl w:val="FCA038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BB12AE2"/>
    <w:multiLevelType w:val="hybridMultilevel"/>
    <w:tmpl w:val="A57AED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16B6815"/>
    <w:multiLevelType w:val="hybridMultilevel"/>
    <w:tmpl w:val="636A59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20A2E95"/>
    <w:multiLevelType w:val="hybridMultilevel"/>
    <w:tmpl w:val="346C774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2E8768F"/>
    <w:multiLevelType w:val="hybridMultilevel"/>
    <w:tmpl w:val="4C1088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3431952"/>
    <w:multiLevelType w:val="multilevel"/>
    <w:tmpl w:val="175A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0F6587"/>
    <w:multiLevelType w:val="hybridMultilevel"/>
    <w:tmpl w:val="68E0BF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65B5CBD"/>
    <w:multiLevelType w:val="hybridMultilevel"/>
    <w:tmpl w:val="35880D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7A53C40"/>
    <w:multiLevelType w:val="hybridMultilevel"/>
    <w:tmpl w:val="39A040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92E1F75"/>
    <w:multiLevelType w:val="hybridMultilevel"/>
    <w:tmpl w:val="2390A9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3A76F6C"/>
    <w:multiLevelType w:val="hybridMultilevel"/>
    <w:tmpl w:val="2056CA4C"/>
    <w:lvl w:ilvl="0" w:tplc="53C64C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59C0638"/>
    <w:multiLevelType w:val="hybridMultilevel"/>
    <w:tmpl w:val="7F148F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90F6987"/>
    <w:multiLevelType w:val="hybridMultilevel"/>
    <w:tmpl w:val="537044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9210B51"/>
    <w:multiLevelType w:val="hybridMultilevel"/>
    <w:tmpl w:val="E25C7456"/>
    <w:lvl w:ilvl="0" w:tplc="F8FA57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1B5247D"/>
    <w:multiLevelType w:val="multilevel"/>
    <w:tmpl w:val="2762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C00F69"/>
    <w:multiLevelType w:val="hybridMultilevel"/>
    <w:tmpl w:val="A27841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62E449F"/>
    <w:multiLevelType w:val="hybridMultilevel"/>
    <w:tmpl w:val="96F60A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67612AB"/>
    <w:multiLevelType w:val="hybridMultilevel"/>
    <w:tmpl w:val="7296635E"/>
    <w:lvl w:ilvl="0" w:tplc="32C88D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9AF2DA5"/>
    <w:multiLevelType w:val="multilevel"/>
    <w:tmpl w:val="8072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0B70C4"/>
    <w:multiLevelType w:val="hybridMultilevel"/>
    <w:tmpl w:val="BB1E1F6E"/>
    <w:lvl w:ilvl="0" w:tplc="8BA6E8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3E366132"/>
    <w:multiLevelType w:val="hybridMultilevel"/>
    <w:tmpl w:val="FC24A3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35F665D"/>
    <w:multiLevelType w:val="multilevel"/>
    <w:tmpl w:val="A802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816496"/>
    <w:multiLevelType w:val="hybridMultilevel"/>
    <w:tmpl w:val="4E30F0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F4B33AB"/>
    <w:multiLevelType w:val="hybridMultilevel"/>
    <w:tmpl w:val="0F92A81A"/>
    <w:lvl w:ilvl="0" w:tplc="C2442C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2F849AB"/>
    <w:multiLevelType w:val="multilevel"/>
    <w:tmpl w:val="CB08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4B0F49"/>
    <w:multiLevelType w:val="hybridMultilevel"/>
    <w:tmpl w:val="313E88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C0B61CE"/>
    <w:multiLevelType w:val="multilevel"/>
    <w:tmpl w:val="DC7E4D2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2" w15:restartNumberingAfterBreak="0">
    <w:nsid w:val="5CAF5D35"/>
    <w:multiLevelType w:val="hybridMultilevel"/>
    <w:tmpl w:val="E508F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EBB76A3"/>
    <w:multiLevelType w:val="multilevel"/>
    <w:tmpl w:val="2F9CC40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5FCE2F7B"/>
    <w:multiLevelType w:val="multilevel"/>
    <w:tmpl w:val="9F5E772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640559B8"/>
    <w:multiLevelType w:val="hybridMultilevel"/>
    <w:tmpl w:val="883AC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41674FB"/>
    <w:multiLevelType w:val="hybridMultilevel"/>
    <w:tmpl w:val="419EA2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4722E8D"/>
    <w:multiLevelType w:val="multilevel"/>
    <w:tmpl w:val="0764C4F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abstractNum w:abstractNumId="38" w15:restartNumberingAfterBreak="0">
    <w:nsid w:val="6492047E"/>
    <w:multiLevelType w:val="multilevel"/>
    <w:tmpl w:val="E854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753A75"/>
    <w:multiLevelType w:val="hybridMultilevel"/>
    <w:tmpl w:val="D62E54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D692048"/>
    <w:multiLevelType w:val="hybridMultilevel"/>
    <w:tmpl w:val="7CCE4D8A"/>
    <w:lvl w:ilvl="0" w:tplc="CA465C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6F597825"/>
    <w:multiLevelType w:val="hybridMultilevel"/>
    <w:tmpl w:val="C5BAE5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1DD0B54"/>
    <w:multiLevelType w:val="multilevel"/>
    <w:tmpl w:val="72B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EA6232"/>
    <w:multiLevelType w:val="hybridMultilevel"/>
    <w:tmpl w:val="A81254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2BB423F"/>
    <w:multiLevelType w:val="hybridMultilevel"/>
    <w:tmpl w:val="5BD446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6F2015A"/>
    <w:multiLevelType w:val="hybridMultilevel"/>
    <w:tmpl w:val="15C222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8D6788E"/>
    <w:multiLevelType w:val="hybridMultilevel"/>
    <w:tmpl w:val="6E809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97667FD"/>
    <w:multiLevelType w:val="hybridMultilevel"/>
    <w:tmpl w:val="505C32EA"/>
    <w:lvl w:ilvl="0" w:tplc="F05812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8" w15:restartNumberingAfterBreak="0">
    <w:nsid w:val="79D06786"/>
    <w:multiLevelType w:val="hybridMultilevel"/>
    <w:tmpl w:val="A07671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79D240AC"/>
    <w:multiLevelType w:val="multilevel"/>
    <w:tmpl w:val="B57C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4C5B84"/>
    <w:multiLevelType w:val="hybridMultilevel"/>
    <w:tmpl w:val="22AEC8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7FEE311D"/>
    <w:multiLevelType w:val="hybridMultilevel"/>
    <w:tmpl w:val="AB488D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33"/>
  </w:num>
  <w:num w:numId="3">
    <w:abstractNumId w:val="34"/>
  </w:num>
  <w:num w:numId="4">
    <w:abstractNumId w:val="8"/>
  </w:num>
  <w:num w:numId="5">
    <w:abstractNumId w:val="47"/>
  </w:num>
  <w:num w:numId="6">
    <w:abstractNumId w:val="0"/>
  </w:num>
  <w:num w:numId="7">
    <w:abstractNumId w:val="12"/>
  </w:num>
  <w:num w:numId="8">
    <w:abstractNumId w:val="44"/>
  </w:num>
  <w:num w:numId="9">
    <w:abstractNumId w:val="48"/>
  </w:num>
  <w:num w:numId="10">
    <w:abstractNumId w:val="39"/>
  </w:num>
  <w:num w:numId="11">
    <w:abstractNumId w:val="18"/>
  </w:num>
  <w:num w:numId="12">
    <w:abstractNumId w:val="14"/>
  </w:num>
  <w:num w:numId="13">
    <w:abstractNumId w:val="11"/>
  </w:num>
  <w:num w:numId="14">
    <w:abstractNumId w:val="35"/>
  </w:num>
  <w:num w:numId="15">
    <w:abstractNumId w:val="32"/>
  </w:num>
  <w:num w:numId="16">
    <w:abstractNumId w:val="16"/>
  </w:num>
  <w:num w:numId="17">
    <w:abstractNumId w:val="45"/>
  </w:num>
  <w:num w:numId="18">
    <w:abstractNumId w:val="13"/>
  </w:num>
  <w:num w:numId="19">
    <w:abstractNumId w:val="41"/>
  </w:num>
  <w:num w:numId="20">
    <w:abstractNumId w:val="15"/>
  </w:num>
  <w:num w:numId="21">
    <w:abstractNumId w:val="7"/>
  </w:num>
  <w:num w:numId="22">
    <w:abstractNumId w:val="4"/>
  </w:num>
  <w:num w:numId="23">
    <w:abstractNumId w:val="2"/>
  </w:num>
  <w:num w:numId="24">
    <w:abstractNumId w:val="50"/>
  </w:num>
  <w:num w:numId="25">
    <w:abstractNumId w:val="9"/>
  </w:num>
  <w:num w:numId="26">
    <w:abstractNumId w:val="36"/>
  </w:num>
  <w:num w:numId="27">
    <w:abstractNumId w:val="30"/>
  </w:num>
  <w:num w:numId="28">
    <w:abstractNumId w:val="20"/>
  </w:num>
  <w:num w:numId="29">
    <w:abstractNumId w:val="49"/>
  </w:num>
  <w:num w:numId="30">
    <w:abstractNumId w:val="26"/>
  </w:num>
  <w:num w:numId="31">
    <w:abstractNumId w:val="38"/>
  </w:num>
  <w:num w:numId="32">
    <w:abstractNumId w:val="42"/>
  </w:num>
  <w:num w:numId="33">
    <w:abstractNumId w:val="10"/>
  </w:num>
  <w:num w:numId="34">
    <w:abstractNumId w:val="23"/>
  </w:num>
  <w:num w:numId="35">
    <w:abstractNumId w:val="29"/>
  </w:num>
  <w:num w:numId="36">
    <w:abstractNumId w:val="19"/>
  </w:num>
  <w:num w:numId="37">
    <w:abstractNumId w:val="28"/>
  </w:num>
  <w:num w:numId="38">
    <w:abstractNumId w:val="24"/>
  </w:num>
  <w:num w:numId="39">
    <w:abstractNumId w:val="51"/>
  </w:num>
  <w:num w:numId="40">
    <w:abstractNumId w:val="1"/>
  </w:num>
  <w:num w:numId="41">
    <w:abstractNumId w:val="27"/>
  </w:num>
  <w:num w:numId="42">
    <w:abstractNumId w:val="43"/>
  </w:num>
  <w:num w:numId="43">
    <w:abstractNumId w:val="37"/>
  </w:num>
  <w:num w:numId="44">
    <w:abstractNumId w:val="17"/>
  </w:num>
  <w:num w:numId="45">
    <w:abstractNumId w:val="6"/>
  </w:num>
  <w:num w:numId="46">
    <w:abstractNumId w:val="21"/>
  </w:num>
  <w:num w:numId="47">
    <w:abstractNumId w:val="5"/>
  </w:num>
  <w:num w:numId="48">
    <w:abstractNumId w:val="40"/>
  </w:num>
  <w:num w:numId="49">
    <w:abstractNumId w:val="22"/>
  </w:num>
  <w:num w:numId="50">
    <w:abstractNumId w:val="46"/>
  </w:num>
  <w:num w:numId="51">
    <w:abstractNumId w:val="25"/>
  </w:num>
  <w:num w:numId="52">
    <w:abstractNumId w:val="3"/>
  </w:num>
  <w:numIdMacAtCleanup w:val="5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xim Bystrov">
    <w15:presenceInfo w15:providerId="Windows Live" w15:userId="7cd4a9ac55acd1fd"/>
  </w15:person>
  <w15:person w15:author="Microsoft Office User">
    <w15:presenceInfo w15:providerId="None" w15:userId="Microsoft Office 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trackRevision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565"/>
    <w:rsid w:val="000010B1"/>
    <w:rsid w:val="00001180"/>
    <w:rsid w:val="0000248A"/>
    <w:rsid w:val="00002D1D"/>
    <w:rsid w:val="00005C9C"/>
    <w:rsid w:val="00010E61"/>
    <w:rsid w:val="000115F2"/>
    <w:rsid w:val="00012497"/>
    <w:rsid w:val="000218C4"/>
    <w:rsid w:val="00022412"/>
    <w:rsid w:val="0002397E"/>
    <w:rsid w:val="000245B4"/>
    <w:rsid w:val="00025C8C"/>
    <w:rsid w:val="00025E6F"/>
    <w:rsid w:val="00026C28"/>
    <w:rsid w:val="00031B50"/>
    <w:rsid w:val="00032DB9"/>
    <w:rsid w:val="00033C79"/>
    <w:rsid w:val="0003502B"/>
    <w:rsid w:val="00036FF8"/>
    <w:rsid w:val="00040C5F"/>
    <w:rsid w:val="0004259E"/>
    <w:rsid w:val="000432D3"/>
    <w:rsid w:val="00045AE3"/>
    <w:rsid w:val="00045B9A"/>
    <w:rsid w:val="00046E3F"/>
    <w:rsid w:val="0004751A"/>
    <w:rsid w:val="000506A6"/>
    <w:rsid w:val="00051949"/>
    <w:rsid w:val="0005362E"/>
    <w:rsid w:val="00053C1F"/>
    <w:rsid w:val="00054C7A"/>
    <w:rsid w:val="000560D3"/>
    <w:rsid w:val="00061A95"/>
    <w:rsid w:val="00062FF1"/>
    <w:rsid w:val="000709F2"/>
    <w:rsid w:val="00071D46"/>
    <w:rsid w:val="000721B6"/>
    <w:rsid w:val="000733CD"/>
    <w:rsid w:val="00074257"/>
    <w:rsid w:val="00074C70"/>
    <w:rsid w:val="00076AFF"/>
    <w:rsid w:val="00077EEB"/>
    <w:rsid w:val="00080ABE"/>
    <w:rsid w:val="0008167A"/>
    <w:rsid w:val="0008386D"/>
    <w:rsid w:val="00083E76"/>
    <w:rsid w:val="0009018D"/>
    <w:rsid w:val="000922CE"/>
    <w:rsid w:val="00094A02"/>
    <w:rsid w:val="0009698E"/>
    <w:rsid w:val="000A02BE"/>
    <w:rsid w:val="000A3FBB"/>
    <w:rsid w:val="000A4046"/>
    <w:rsid w:val="000B004C"/>
    <w:rsid w:val="000B0E89"/>
    <w:rsid w:val="000B15A2"/>
    <w:rsid w:val="000B2472"/>
    <w:rsid w:val="000B2559"/>
    <w:rsid w:val="000B3336"/>
    <w:rsid w:val="000B3AC4"/>
    <w:rsid w:val="000B557C"/>
    <w:rsid w:val="000B6443"/>
    <w:rsid w:val="000C053F"/>
    <w:rsid w:val="000C105F"/>
    <w:rsid w:val="000C2C9C"/>
    <w:rsid w:val="000C4689"/>
    <w:rsid w:val="000C53D1"/>
    <w:rsid w:val="000C5C4B"/>
    <w:rsid w:val="000C5CE7"/>
    <w:rsid w:val="000C644F"/>
    <w:rsid w:val="000C7D5E"/>
    <w:rsid w:val="000D23B1"/>
    <w:rsid w:val="000D3DCD"/>
    <w:rsid w:val="000D4584"/>
    <w:rsid w:val="000D4C0A"/>
    <w:rsid w:val="000D7A13"/>
    <w:rsid w:val="000E20F1"/>
    <w:rsid w:val="000E3C4A"/>
    <w:rsid w:val="000E4DF0"/>
    <w:rsid w:val="000E5209"/>
    <w:rsid w:val="000F390D"/>
    <w:rsid w:val="000F39EF"/>
    <w:rsid w:val="000F44FA"/>
    <w:rsid w:val="000F519D"/>
    <w:rsid w:val="000F61E1"/>
    <w:rsid w:val="000F6AB9"/>
    <w:rsid w:val="000F6E83"/>
    <w:rsid w:val="000F7BA5"/>
    <w:rsid w:val="001001F1"/>
    <w:rsid w:val="0010027C"/>
    <w:rsid w:val="00100D5C"/>
    <w:rsid w:val="0010449E"/>
    <w:rsid w:val="0010507B"/>
    <w:rsid w:val="00106CAA"/>
    <w:rsid w:val="00114831"/>
    <w:rsid w:val="00116765"/>
    <w:rsid w:val="00117E7D"/>
    <w:rsid w:val="00122399"/>
    <w:rsid w:val="00122C7F"/>
    <w:rsid w:val="00122E09"/>
    <w:rsid w:val="00124FF7"/>
    <w:rsid w:val="00126665"/>
    <w:rsid w:val="00126A51"/>
    <w:rsid w:val="00127217"/>
    <w:rsid w:val="00127B00"/>
    <w:rsid w:val="001318C4"/>
    <w:rsid w:val="001339CF"/>
    <w:rsid w:val="00133ED1"/>
    <w:rsid w:val="00136301"/>
    <w:rsid w:val="00137680"/>
    <w:rsid w:val="00140866"/>
    <w:rsid w:val="00141D5F"/>
    <w:rsid w:val="00142A82"/>
    <w:rsid w:val="0014304A"/>
    <w:rsid w:val="00144C91"/>
    <w:rsid w:val="00150A15"/>
    <w:rsid w:val="00151A87"/>
    <w:rsid w:val="00154D2A"/>
    <w:rsid w:val="0015537D"/>
    <w:rsid w:val="00155FED"/>
    <w:rsid w:val="001571D4"/>
    <w:rsid w:val="00157378"/>
    <w:rsid w:val="00157ED0"/>
    <w:rsid w:val="00160E96"/>
    <w:rsid w:val="001642A4"/>
    <w:rsid w:val="00164FAE"/>
    <w:rsid w:val="00167023"/>
    <w:rsid w:val="00170815"/>
    <w:rsid w:val="00171301"/>
    <w:rsid w:val="00172405"/>
    <w:rsid w:val="00173679"/>
    <w:rsid w:val="001738C1"/>
    <w:rsid w:val="00173C33"/>
    <w:rsid w:val="00174459"/>
    <w:rsid w:val="00176F79"/>
    <w:rsid w:val="00177D6C"/>
    <w:rsid w:val="00182AEE"/>
    <w:rsid w:val="00185E68"/>
    <w:rsid w:val="00186036"/>
    <w:rsid w:val="0018643B"/>
    <w:rsid w:val="00190143"/>
    <w:rsid w:val="00190566"/>
    <w:rsid w:val="001907C6"/>
    <w:rsid w:val="001940F8"/>
    <w:rsid w:val="001976C6"/>
    <w:rsid w:val="001A0685"/>
    <w:rsid w:val="001A30C0"/>
    <w:rsid w:val="001A3675"/>
    <w:rsid w:val="001B0B7D"/>
    <w:rsid w:val="001B14CF"/>
    <w:rsid w:val="001B2565"/>
    <w:rsid w:val="001B3245"/>
    <w:rsid w:val="001B4392"/>
    <w:rsid w:val="001B553F"/>
    <w:rsid w:val="001B5586"/>
    <w:rsid w:val="001B7151"/>
    <w:rsid w:val="001B73B8"/>
    <w:rsid w:val="001C2593"/>
    <w:rsid w:val="001C3526"/>
    <w:rsid w:val="001C540F"/>
    <w:rsid w:val="001C6844"/>
    <w:rsid w:val="001C6F4B"/>
    <w:rsid w:val="001C77FE"/>
    <w:rsid w:val="001D058D"/>
    <w:rsid w:val="001D2ADB"/>
    <w:rsid w:val="001D7017"/>
    <w:rsid w:val="001E2DED"/>
    <w:rsid w:val="001E33A0"/>
    <w:rsid w:val="001E6C39"/>
    <w:rsid w:val="001E7251"/>
    <w:rsid w:val="001F1AE2"/>
    <w:rsid w:val="001F1C10"/>
    <w:rsid w:val="001F1E18"/>
    <w:rsid w:val="001F23D8"/>
    <w:rsid w:val="001F4A3C"/>
    <w:rsid w:val="001F4B6E"/>
    <w:rsid w:val="001F4B98"/>
    <w:rsid w:val="001F5890"/>
    <w:rsid w:val="001F6B8F"/>
    <w:rsid w:val="001F6CC1"/>
    <w:rsid w:val="00200058"/>
    <w:rsid w:val="002008B4"/>
    <w:rsid w:val="00200B45"/>
    <w:rsid w:val="00202897"/>
    <w:rsid w:val="002101D9"/>
    <w:rsid w:val="00211CFE"/>
    <w:rsid w:val="00212276"/>
    <w:rsid w:val="00212F95"/>
    <w:rsid w:val="00213C3B"/>
    <w:rsid w:val="00213F8F"/>
    <w:rsid w:val="00216492"/>
    <w:rsid w:val="00216A21"/>
    <w:rsid w:val="00216DA1"/>
    <w:rsid w:val="00220D8B"/>
    <w:rsid w:val="00223E2E"/>
    <w:rsid w:val="00223E81"/>
    <w:rsid w:val="00224679"/>
    <w:rsid w:val="002246CF"/>
    <w:rsid w:val="002259A2"/>
    <w:rsid w:val="002267FC"/>
    <w:rsid w:val="00226B5A"/>
    <w:rsid w:val="00227002"/>
    <w:rsid w:val="00227F34"/>
    <w:rsid w:val="00230045"/>
    <w:rsid w:val="00230E65"/>
    <w:rsid w:val="00232CC9"/>
    <w:rsid w:val="00233011"/>
    <w:rsid w:val="00235465"/>
    <w:rsid w:val="002354A8"/>
    <w:rsid w:val="002358EC"/>
    <w:rsid w:val="00236CA8"/>
    <w:rsid w:val="00237D2B"/>
    <w:rsid w:val="002417C8"/>
    <w:rsid w:val="00242CB6"/>
    <w:rsid w:val="002437B1"/>
    <w:rsid w:val="00244524"/>
    <w:rsid w:val="00244B15"/>
    <w:rsid w:val="00244CD5"/>
    <w:rsid w:val="002451AE"/>
    <w:rsid w:val="00246C1C"/>
    <w:rsid w:val="00246E07"/>
    <w:rsid w:val="00257D4B"/>
    <w:rsid w:val="00260F91"/>
    <w:rsid w:val="002611E8"/>
    <w:rsid w:val="00264496"/>
    <w:rsid w:val="002676B3"/>
    <w:rsid w:val="00271EC1"/>
    <w:rsid w:val="002742BD"/>
    <w:rsid w:val="00274711"/>
    <w:rsid w:val="00276750"/>
    <w:rsid w:val="00277AD7"/>
    <w:rsid w:val="00283BEA"/>
    <w:rsid w:val="00283F44"/>
    <w:rsid w:val="0028499E"/>
    <w:rsid w:val="002856EB"/>
    <w:rsid w:val="00285EBA"/>
    <w:rsid w:val="002867C8"/>
    <w:rsid w:val="002933F9"/>
    <w:rsid w:val="00295C89"/>
    <w:rsid w:val="00296071"/>
    <w:rsid w:val="0029669D"/>
    <w:rsid w:val="002A1BFF"/>
    <w:rsid w:val="002A1C08"/>
    <w:rsid w:val="002A487A"/>
    <w:rsid w:val="002A587F"/>
    <w:rsid w:val="002B1F67"/>
    <w:rsid w:val="002B204D"/>
    <w:rsid w:val="002B20AC"/>
    <w:rsid w:val="002B2512"/>
    <w:rsid w:val="002B2E19"/>
    <w:rsid w:val="002B56D0"/>
    <w:rsid w:val="002B7852"/>
    <w:rsid w:val="002C21FF"/>
    <w:rsid w:val="002C486F"/>
    <w:rsid w:val="002C554E"/>
    <w:rsid w:val="002C6398"/>
    <w:rsid w:val="002C784C"/>
    <w:rsid w:val="002D0173"/>
    <w:rsid w:val="002D1A71"/>
    <w:rsid w:val="002D3C66"/>
    <w:rsid w:val="002D4BBF"/>
    <w:rsid w:val="002D4EEA"/>
    <w:rsid w:val="002D543C"/>
    <w:rsid w:val="002D5B46"/>
    <w:rsid w:val="002D76BC"/>
    <w:rsid w:val="002D7C65"/>
    <w:rsid w:val="002E10AE"/>
    <w:rsid w:val="002E1317"/>
    <w:rsid w:val="002E2CC3"/>
    <w:rsid w:val="002E5E18"/>
    <w:rsid w:val="002F30B5"/>
    <w:rsid w:val="002F41BC"/>
    <w:rsid w:val="002F4AB2"/>
    <w:rsid w:val="002F573B"/>
    <w:rsid w:val="002F5F50"/>
    <w:rsid w:val="00300013"/>
    <w:rsid w:val="00300F28"/>
    <w:rsid w:val="00302AD9"/>
    <w:rsid w:val="00303467"/>
    <w:rsid w:val="00306DAE"/>
    <w:rsid w:val="00310CFC"/>
    <w:rsid w:val="00311B74"/>
    <w:rsid w:val="00316DC2"/>
    <w:rsid w:val="003175A3"/>
    <w:rsid w:val="00320BFC"/>
    <w:rsid w:val="00320D96"/>
    <w:rsid w:val="00322B7D"/>
    <w:rsid w:val="0032315D"/>
    <w:rsid w:val="0032343D"/>
    <w:rsid w:val="00323892"/>
    <w:rsid w:val="003243F0"/>
    <w:rsid w:val="00326130"/>
    <w:rsid w:val="00327014"/>
    <w:rsid w:val="00327229"/>
    <w:rsid w:val="003318F7"/>
    <w:rsid w:val="003326B8"/>
    <w:rsid w:val="00335248"/>
    <w:rsid w:val="00335971"/>
    <w:rsid w:val="003369E3"/>
    <w:rsid w:val="0034095F"/>
    <w:rsid w:val="00342012"/>
    <w:rsid w:val="00343513"/>
    <w:rsid w:val="003455E1"/>
    <w:rsid w:val="00345DBC"/>
    <w:rsid w:val="00350451"/>
    <w:rsid w:val="00352D2D"/>
    <w:rsid w:val="0035355C"/>
    <w:rsid w:val="00360890"/>
    <w:rsid w:val="00361394"/>
    <w:rsid w:val="00361DCF"/>
    <w:rsid w:val="00362215"/>
    <w:rsid w:val="003632A3"/>
    <w:rsid w:val="00363529"/>
    <w:rsid w:val="00363F52"/>
    <w:rsid w:val="00364885"/>
    <w:rsid w:val="00366A5F"/>
    <w:rsid w:val="0037068E"/>
    <w:rsid w:val="00372576"/>
    <w:rsid w:val="003735B6"/>
    <w:rsid w:val="00374020"/>
    <w:rsid w:val="00375347"/>
    <w:rsid w:val="003768E5"/>
    <w:rsid w:val="00377AD2"/>
    <w:rsid w:val="00381164"/>
    <w:rsid w:val="0038150C"/>
    <w:rsid w:val="00381521"/>
    <w:rsid w:val="00383919"/>
    <w:rsid w:val="003862F2"/>
    <w:rsid w:val="00390B57"/>
    <w:rsid w:val="003913EA"/>
    <w:rsid w:val="00392CB0"/>
    <w:rsid w:val="00394189"/>
    <w:rsid w:val="00397FC2"/>
    <w:rsid w:val="003A270B"/>
    <w:rsid w:val="003A4299"/>
    <w:rsid w:val="003A5140"/>
    <w:rsid w:val="003A52EC"/>
    <w:rsid w:val="003A602C"/>
    <w:rsid w:val="003A6E3A"/>
    <w:rsid w:val="003A71FD"/>
    <w:rsid w:val="003B0E1F"/>
    <w:rsid w:val="003B1FD5"/>
    <w:rsid w:val="003B7A77"/>
    <w:rsid w:val="003C0214"/>
    <w:rsid w:val="003C3CE1"/>
    <w:rsid w:val="003C4B63"/>
    <w:rsid w:val="003C5252"/>
    <w:rsid w:val="003C5C9D"/>
    <w:rsid w:val="003C5D8A"/>
    <w:rsid w:val="003C5F80"/>
    <w:rsid w:val="003C6196"/>
    <w:rsid w:val="003C730A"/>
    <w:rsid w:val="003D221F"/>
    <w:rsid w:val="003D56C4"/>
    <w:rsid w:val="003D5EF0"/>
    <w:rsid w:val="003D60A7"/>
    <w:rsid w:val="003E0088"/>
    <w:rsid w:val="003E16AA"/>
    <w:rsid w:val="003E37D3"/>
    <w:rsid w:val="003E4EAD"/>
    <w:rsid w:val="003E7739"/>
    <w:rsid w:val="003F0050"/>
    <w:rsid w:val="003F175F"/>
    <w:rsid w:val="003F1A2C"/>
    <w:rsid w:val="003F255D"/>
    <w:rsid w:val="003F2847"/>
    <w:rsid w:val="003F4FF2"/>
    <w:rsid w:val="003F57AF"/>
    <w:rsid w:val="003F5828"/>
    <w:rsid w:val="003F7BEB"/>
    <w:rsid w:val="00400165"/>
    <w:rsid w:val="00400380"/>
    <w:rsid w:val="00401804"/>
    <w:rsid w:val="00402F73"/>
    <w:rsid w:val="00407BC6"/>
    <w:rsid w:val="00407DA1"/>
    <w:rsid w:val="00410CB0"/>
    <w:rsid w:val="004117C7"/>
    <w:rsid w:val="00413F9B"/>
    <w:rsid w:val="0041504A"/>
    <w:rsid w:val="0041521F"/>
    <w:rsid w:val="0041524F"/>
    <w:rsid w:val="004161CA"/>
    <w:rsid w:val="00420074"/>
    <w:rsid w:val="004203C2"/>
    <w:rsid w:val="00420478"/>
    <w:rsid w:val="0042096B"/>
    <w:rsid w:val="00425C09"/>
    <w:rsid w:val="00425EA9"/>
    <w:rsid w:val="00426F11"/>
    <w:rsid w:val="00427B91"/>
    <w:rsid w:val="004301C9"/>
    <w:rsid w:val="00431657"/>
    <w:rsid w:val="00432EAC"/>
    <w:rsid w:val="0043716E"/>
    <w:rsid w:val="004379CE"/>
    <w:rsid w:val="00440B93"/>
    <w:rsid w:val="00441B10"/>
    <w:rsid w:val="00445485"/>
    <w:rsid w:val="004460D5"/>
    <w:rsid w:val="004466B7"/>
    <w:rsid w:val="00450636"/>
    <w:rsid w:val="00453E54"/>
    <w:rsid w:val="004548B0"/>
    <w:rsid w:val="00456B06"/>
    <w:rsid w:val="004574E0"/>
    <w:rsid w:val="0046394B"/>
    <w:rsid w:val="00463E31"/>
    <w:rsid w:val="00464DDE"/>
    <w:rsid w:val="004656E3"/>
    <w:rsid w:val="004664B1"/>
    <w:rsid w:val="004667D8"/>
    <w:rsid w:val="00477236"/>
    <w:rsid w:val="00477E13"/>
    <w:rsid w:val="00482C2A"/>
    <w:rsid w:val="004834E3"/>
    <w:rsid w:val="00483A52"/>
    <w:rsid w:val="00487058"/>
    <w:rsid w:val="004903FD"/>
    <w:rsid w:val="00490419"/>
    <w:rsid w:val="0049163E"/>
    <w:rsid w:val="0049171F"/>
    <w:rsid w:val="004919D2"/>
    <w:rsid w:val="00495F9B"/>
    <w:rsid w:val="00496C3B"/>
    <w:rsid w:val="004A1A54"/>
    <w:rsid w:val="004A527A"/>
    <w:rsid w:val="004A7944"/>
    <w:rsid w:val="004B28DA"/>
    <w:rsid w:val="004B4A68"/>
    <w:rsid w:val="004B4E74"/>
    <w:rsid w:val="004B4F13"/>
    <w:rsid w:val="004B585C"/>
    <w:rsid w:val="004B6FBC"/>
    <w:rsid w:val="004B7AF6"/>
    <w:rsid w:val="004C05F0"/>
    <w:rsid w:val="004C0666"/>
    <w:rsid w:val="004D0261"/>
    <w:rsid w:val="004D3B4C"/>
    <w:rsid w:val="004D6755"/>
    <w:rsid w:val="004D7D0B"/>
    <w:rsid w:val="004E04C0"/>
    <w:rsid w:val="004E174F"/>
    <w:rsid w:val="004E2BAE"/>
    <w:rsid w:val="004E333F"/>
    <w:rsid w:val="004E431B"/>
    <w:rsid w:val="004E6F5A"/>
    <w:rsid w:val="004F1259"/>
    <w:rsid w:val="004F2A2D"/>
    <w:rsid w:val="004F2D02"/>
    <w:rsid w:val="004F5EA8"/>
    <w:rsid w:val="004F7F53"/>
    <w:rsid w:val="005006E9"/>
    <w:rsid w:val="00500D78"/>
    <w:rsid w:val="0050329B"/>
    <w:rsid w:val="00505CC9"/>
    <w:rsid w:val="00507C20"/>
    <w:rsid w:val="00510CB5"/>
    <w:rsid w:val="005133B4"/>
    <w:rsid w:val="005133D8"/>
    <w:rsid w:val="005134CE"/>
    <w:rsid w:val="005169FA"/>
    <w:rsid w:val="005174F2"/>
    <w:rsid w:val="005201B7"/>
    <w:rsid w:val="0052124F"/>
    <w:rsid w:val="005222FB"/>
    <w:rsid w:val="00524C02"/>
    <w:rsid w:val="005276DC"/>
    <w:rsid w:val="005333BC"/>
    <w:rsid w:val="005343E6"/>
    <w:rsid w:val="005351BE"/>
    <w:rsid w:val="00535382"/>
    <w:rsid w:val="0053765C"/>
    <w:rsid w:val="00537AA2"/>
    <w:rsid w:val="00542287"/>
    <w:rsid w:val="00542EE8"/>
    <w:rsid w:val="00543778"/>
    <w:rsid w:val="00544CDE"/>
    <w:rsid w:val="00546926"/>
    <w:rsid w:val="005508FD"/>
    <w:rsid w:val="00551409"/>
    <w:rsid w:val="005515D9"/>
    <w:rsid w:val="00553F99"/>
    <w:rsid w:val="005544A7"/>
    <w:rsid w:val="00554520"/>
    <w:rsid w:val="005608E9"/>
    <w:rsid w:val="00561C9E"/>
    <w:rsid w:val="00562EF7"/>
    <w:rsid w:val="00563415"/>
    <w:rsid w:val="00563424"/>
    <w:rsid w:val="00563C6F"/>
    <w:rsid w:val="00564EFD"/>
    <w:rsid w:val="00565429"/>
    <w:rsid w:val="005669CA"/>
    <w:rsid w:val="00566B1B"/>
    <w:rsid w:val="005706D0"/>
    <w:rsid w:val="00570E5F"/>
    <w:rsid w:val="00573DE0"/>
    <w:rsid w:val="00574F9C"/>
    <w:rsid w:val="00576319"/>
    <w:rsid w:val="005763E4"/>
    <w:rsid w:val="00581145"/>
    <w:rsid w:val="0058149C"/>
    <w:rsid w:val="0058202F"/>
    <w:rsid w:val="00582E0F"/>
    <w:rsid w:val="00583190"/>
    <w:rsid w:val="005837A0"/>
    <w:rsid w:val="00585BBA"/>
    <w:rsid w:val="00590794"/>
    <w:rsid w:val="00590B2B"/>
    <w:rsid w:val="00590B94"/>
    <w:rsid w:val="00590D33"/>
    <w:rsid w:val="005A027C"/>
    <w:rsid w:val="005A2557"/>
    <w:rsid w:val="005A2AE6"/>
    <w:rsid w:val="005A2B79"/>
    <w:rsid w:val="005A3E24"/>
    <w:rsid w:val="005A4041"/>
    <w:rsid w:val="005A4494"/>
    <w:rsid w:val="005A4D8E"/>
    <w:rsid w:val="005A5526"/>
    <w:rsid w:val="005B3869"/>
    <w:rsid w:val="005B402A"/>
    <w:rsid w:val="005B46FB"/>
    <w:rsid w:val="005B56D6"/>
    <w:rsid w:val="005C1F41"/>
    <w:rsid w:val="005C2BFB"/>
    <w:rsid w:val="005C31F4"/>
    <w:rsid w:val="005C4380"/>
    <w:rsid w:val="005C50AF"/>
    <w:rsid w:val="005D1740"/>
    <w:rsid w:val="005D24E1"/>
    <w:rsid w:val="005D538E"/>
    <w:rsid w:val="005E40C4"/>
    <w:rsid w:val="005E6D76"/>
    <w:rsid w:val="005F14A9"/>
    <w:rsid w:val="005F23BA"/>
    <w:rsid w:val="0060049E"/>
    <w:rsid w:val="006009C2"/>
    <w:rsid w:val="0060740D"/>
    <w:rsid w:val="00611411"/>
    <w:rsid w:val="00611EA9"/>
    <w:rsid w:val="00616D52"/>
    <w:rsid w:val="00616DC1"/>
    <w:rsid w:val="00617020"/>
    <w:rsid w:val="006171E9"/>
    <w:rsid w:val="006177A6"/>
    <w:rsid w:val="006204C4"/>
    <w:rsid w:val="00620D88"/>
    <w:rsid w:val="00621BED"/>
    <w:rsid w:val="006269B2"/>
    <w:rsid w:val="00627200"/>
    <w:rsid w:val="0063066A"/>
    <w:rsid w:val="00630EA2"/>
    <w:rsid w:val="00631BA2"/>
    <w:rsid w:val="00632E07"/>
    <w:rsid w:val="00633E9E"/>
    <w:rsid w:val="00636398"/>
    <w:rsid w:val="00637709"/>
    <w:rsid w:val="00640EF9"/>
    <w:rsid w:val="00642600"/>
    <w:rsid w:val="00642BB7"/>
    <w:rsid w:val="006448E8"/>
    <w:rsid w:val="00645949"/>
    <w:rsid w:val="0064782A"/>
    <w:rsid w:val="00652119"/>
    <w:rsid w:val="00652B33"/>
    <w:rsid w:val="006549B5"/>
    <w:rsid w:val="00654C62"/>
    <w:rsid w:val="00655FF6"/>
    <w:rsid w:val="00656741"/>
    <w:rsid w:val="006567DA"/>
    <w:rsid w:val="0066023C"/>
    <w:rsid w:val="00660852"/>
    <w:rsid w:val="00662051"/>
    <w:rsid w:val="00662F28"/>
    <w:rsid w:val="0066580E"/>
    <w:rsid w:val="006663BA"/>
    <w:rsid w:val="00667351"/>
    <w:rsid w:val="00672130"/>
    <w:rsid w:val="00674590"/>
    <w:rsid w:val="00676635"/>
    <w:rsid w:val="006776B7"/>
    <w:rsid w:val="00680C98"/>
    <w:rsid w:val="006815A2"/>
    <w:rsid w:val="00681EC3"/>
    <w:rsid w:val="0068218C"/>
    <w:rsid w:val="00683612"/>
    <w:rsid w:val="00685112"/>
    <w:rsid w:val="006869B2"/>
    <w:rsid w:val="00686A93"/>
    <w:rsid w:val="00687713"/>
    <w:rsid w:val="00694463"/>
    <w:rsid w:val="006947AB"/>
    <w:rsid w:val="006A0470"/>
    <w:rsid w:val="006A090F"/>
    <w:rsid w:val="006A2A6D"/>
    <w:rsid w:val="006A2ED0"/>
    <w:rsid w:val="006A34A5"/>
    <w:rsid w:val="006A3F30"/>
    <w:rsid w:val="006A49CD"/>
    <w:rsid w:val="006A5D5B"/>
    <w:rsid w:val="006A5F82"/>
    <w:rsid w:val="006A6B35"/>
    <w:rsid w:val="006A7E8D"/>
    <w:rsid w:val="006B0A95"/>
    <w:rsid w:val="006B110E"/>
    <w:rsid w:val="006B2113"/>
    <w:rsid w:val="006B21A0"/>
    <w:rsid w:val="006B2209"/>
    <w:rsid w:val="006B25E7"/>
    <w:rsid w:val="006B3237"/>
    <w:rsid w:val="006B3C0F"/>
    <w:rsid w:val="006B4454"/>
    <w:rsid w:val="006B5660"/>
    <w:rsid w:val="006B6002"/>
    <w:rsid w:val="006B665E"/>
    <w:rsid w:val="006B6C5E"/>
    <w:rsid w:val="006B72E1"/>
    <w:rsid w:val="006B7948"/>
    <w:rsid w:val="006C1B12"/>
    <w:rsid w:val="006C2ECC"/>
    <w:rsid w:val="006C3033"/>
    <w:rsid w:val="006C4449"/>
    <w:rsid w:val="006C5466"/>
    <w:rsid w:val="006C635F"/>
    <w:rsid w:val="006C63D3"/>
    <w:rsid w:val="006D0EDE"/>
    <w:rsid w:val="006D29A2"/>
    <w:rsid w:val="006D2E24"/>
    <w:rsid w:val="006D57C0"/>
    <w:rsid w:val="006D5C06"/>
    <w:rsid w:val="006D732F"/>
    <w:rsid w:val="006D7A94"/>
    <w:rsid w:val="006D7DCA"/>
    <w:rsid w:val="006E0E95"/>
    <w:rsid w:val="006E19C1"/>
    <w:rsid w:val="006E73FF"/>
    <w:rsid w:val="006E7B21"/>
    <w:rsid w:val="006F0698"/>
    <w:rsid w:val="006F152C"/>
    <w:rsid w:val="006F365C"/>
    <w:rsid w:val="006F6455"/>
    <w:rsid w:val="00701654"/>
    <w:rsid w:val="007024F4"/>
    <w:rsid w:val="007052A4"/>
    <w:rsid w:val="0070576B"/>
    <w:rsid w:val="00706361"/>
    <w:rsid w:val="00706422"/>
    <w:rsid w:val="007103BE"/>
    <w:rsid w:val="00711634"/>
    <w:rsid w:val="00716A86"/>
    <w:rsid w:val="00717941"/>
    <w:rsid w:val="007225AC"/>
    <w:rsid w:val="00723191"/>
    <w:rsid w:val="00724CC5"/>
    <w:rsid w:val="00725565"/>
    <w:rsid w:val="00727A0D"/>
    <w:rsid w:val="00727B3F"/>
    <w:rsid w:val="00727E44"/>
    <w:rsid w:val="007318B2"/>
    <w:rsid w:val="00734C96"/>
    <w:rsid w:val="00736ACF"/>
    <w:rsid w:val="00736C95"/>
    <w:rsid w:val="00736E2D"/>
    <w:rsid w:val="007379C8"/>
    <w:rsid w:val="00740F43"/>
    <w:rsid w:val="00741B81"/>
    <w:rsid w:val="0074379D"/>
    <w:rsid w:val="007446FD"/>
    <w:rsid w:val="00746481"/>
    <w:rsid w:val="00746BD1"/>
    <w:rsid w:val="00747464"/>
    <w:rsid w:val="0074781F"/>
    <w:rsid w:val="00747A32"/>
    <w:rsid w:val="00751078"/>
    <w:rsid w:val="00751CA1"/>
    <w:rsid w:val="00751F13"/>
    <w:rsid w:val="00751F71"/>
    <w:rsid w:val="00753E23"/>
    <w:rsid w:val="00756B0E"/>
    <w:rsid w:val="00763B8E"/>
    <w:rsid w:val="00764627"/>
    <w:rsid w:val="0076468E"/>
    <w:rsid w:val="00765243"/>
    <w:rsid w:val="00765371"/>
    <w:rsid w:val="00771D0A"/>
    <w:rsid w:val="007727A7"/>
    <w:rsid w:val="00772B10"/>
    <w:rsid w:val="0077367C"/>
    <w:rsid w:val="007757ED"/>
    <w:rsid w:val="0077631F"/>
    <w:rsid w:val="00777487"/>
    <w:rsid w:val="00781B53"/>
    <w:rsid w:val="00781BD1"/>
    <w:rsid w:val="00782AFB"/>
    <w:rsid w:val="007903A6"/>
    <w:rsid w:val="00792CD3"/>
    <w:rsid w:val="00793D9E"/>
    <w:rsid w:val="0079501F"/>
    <w:rsid w:val="00795F05"/>
    <w:rsid w:val="0079643D"/>
    <w:rsid w:val="00797C64"/>
    <w:rsid w:val="007A4426"/>
    <w:rsid w:val="007A4FE8"/>
    <w:rsid w:val="007A5ED6"/>
    <w:rsid w:val="007A5FEE"/>
    <w:rsid w:val="007A6614"/>
    <w:rsid w:val="007B160B"/>
    <w:rsid w:val="007B4B82"/>
    <w:rsid w:val="007C1655"/>
    <w:rsid w:val="007C7FD4"/>
    <w:rsid w:val="007D0776"/>
    <w:rsid w:val="007D1758"/>
    <w:rsid w:val="007D1AD1"/>
    <w:rsid w:val="007D23DE"/>
    <w:rsid w:val="007D4A36"/>
    <w:rsid w:val="007E1E72"/>
    <w:rsid w:val="007E2A90"/>
    <w:rsid w:val="007E44A4"/>
    <w:rsid w:val="007E48B5"/>
    <w:rsid w:val="007E6C1E"/>
    <w:rsid w:val="007F0332"/>
    <w:rsid w:val="007F1CCC"/>
    <w:rsid w:val="007F2B08"/>
    <w:rsid w:val="007F56D3"/>
    <w:rsid w:val="007F57BB"/>
    <w:rsid w:val="007F6E0F"/>
    <w:rsid w:val="007F7DEC"/>
    <w:rsid w:val="00800043"/>
    <w:rsid w:val="00800CA7"/>
    <w:rsid w:val="00800CFE"/>
    <w:rsid w:val="0080160D"/>
    <w:rsid w:val="00802F2D"/>
    <w:rsid w:val="00804EBD"/>
    <w:rsid w:val="00805B0E"/>
    <w:rsid w:val="00805DA8"/>
    <w:rsid w:val="00807004"/>
    <w:rsid w:val="0081055C"/>
    <w:rsid w:val="008118C6"/>
    <w:rsid w:val="00811B25"/>
    <w:rsid w:val="00813BCB"/>
    <w:rsid w:val="00814183"/>
    <w:rsid w:val="008167AA"/>
    <w:rsid w:val="008167E4"/>
    <w:rsid w:val="008176FD"/>
    <w:rsid w:val="00820280"/>
    <w:rsid w:val="00820B7B"/>
    <w:rsid w:val="00820FD2"/>
    <w:rsid w:val="008211A5"/>
    <w:rsid w:val="008234D2"/>
    <w:rsid w:val="00823A19"/>
    <w:rsid w:val="00823AF9"/>
    <w:rsid w:val="00824439"/>
    <w:rsid w:val="00827CC3"/>
    <w:rsid w:val="00827E5E"/>
    <w:rsid w:val="00831142"/>
    <w:rsid w:val="00831D7E"/>
    <w:rsid w:val="008350E8"/>
    <w:rsid w:val="0083594E"/>
    <w:rsid w:val="00835F08"/>
    <w:rsid w:val="00836F33"/>
    <w:rsid w:val="00841ADA"/>
    <w:rsid w:val="00842906"/>
    <w:rsid w:val="00843991"/>
    <w:rsid w:val="00843EEC"/>
    <w:rsid w:val="00845162"/>
    <w:rsid w:val="0084647A"/>
    <w:rsid w:val="00846739"/>
    <w:rsid w:val="00850FD2"/>
    <w:rsid w:val="00852B50"/>
    <w:rsid w:val="00853063"/>
    <w:rsid w:val="008536E6"/>
    <w:rsid w:val="0085400C"/>
    <w:rsid w:val="0085523A"/>
    <w:rsid w:val="0085666D"/>
    <w:rsid w:val="00857797"/>
    <w:rsid w:val="00857C26"/>
    <w:rsid w:val="00857E36"/>
    <w:rsid w:val="00860C83"/>
    <w:rsid w:val="00861B7A"/>
    <w:rsid w:val="0086340C"/>
    <w:rsid w:val="0086352E"/>
    <w:rsid w:val="0086637B"/>
    <w:rsid w:val="008667CB"/>
    <w:rsid w:val="00867216"/>
    <w:rsid w:val="00876438"/>
    <w:rsid w:val="0087725C"/>
    <w:rsid w:val="0088005A"/>
    <w:rsid w:val="00880BE9"/>
    <w:rsid w:val="00880EDA"/>
    <w:rsid w:val="00880FC7"/>
    <w:rsid w:val="008817A3"/>
    <w:rsid w:val="00882890"/>
    <w:rsid w:val="00884024"/>
    <w:rsid w:val="00885803"/>
    <w:rsid w:val="00885DA8"/>
    <w:rsid w:val="00890420"/>
    <w:rsid w:val="00894A67"/>
    <w:rsid w:val="00897ACC"/>
    <w:rsid w:val="008A00E8"/>
    <w:rsid w:val="008A0F8F"/>
    <w:rsid w:val="008A1597"/>
    <w:rsid w:val="008A30D4"/>
    <w:rsid w:val="008A38E9"/>
    <w:rsid w:val="008A39E0"/>
    <w:rsid w:val="008A542D"/>
    <w:rsid w:val="008B2B11"/>
    <w:rsid w:val="008B60AB"/>
    <w:rsid w:val="008B61FF"/>
    <w:rsid w:val="008B6272"/>
    <w:rsid w:val="008C0F5C"/>
    <w:rsid w:val="008C35AC"/>
    <w:rsid w:val="008C59D8"/>
    <w:rsid w:val="008C6A97"/>
    <w:rsid w:val="008C7AF2"/>
    <w:rsid w:val="008D3242"/>
    <w:rsid w:val="008D3F6B"/>
    <w:rsid w:val="008D48A4"/>
    <w:rsid w:val="008E0824"/>
    <w:rsid w:val="008E1824"/>
    <w:rsid w:val="008E18E1"/>
    <w:rsid w:val="008E1F06"/>
    <w:rsid w:val="008E2407"/>
    <w:rsid w:val="008E2E72"/>
    <w:rsid w:val="008E318C"/>
    <w:rsid w:val="008E636F"/>
    <w:rsid w:val="008E63C1"/>
    <w:rsid w:val="008E7393"/>
    <w:rsid w:val="008F1179"/>
    <w:rsid w:val="008F1F4A"/>
    <w:rsid w:val="008F5370"/>
    <w:rsid w:val="008F55F8"/>
    <w:rsid w:val="00907B96"/>
    <w:rsid w:val="009103A4"/>
    <w:rsid w:val="00911CC9"/>
    <w:rsid w:val="00913C4A"/>
    <w:rsid w:val="00915C68"/>
    <w:rsid w:val="0091675F"/>
    <w:rsid w:val="00916F75"/>
    <w:rsid w:val="009214E3"/>
    <w:rsid w:val="009235E0"/>
    <w:rsid w:val="009243FB"/>
    <w:rsid w:val="00924E5D"/>
    <w:rsid w:val="009302FE"/>
    <w:rsid w:val="009328A1"/>
    <w:rsid w:val="00934727"/>
    <w:rsid w:val="00935B52"/>
    <w:rsid w:val="009369C9"/>
    <w:rsid w:val="00937DC7"/>
    <w:rsid w:val="00940ACD"/>
    <w:rsid w:val="00942716"/>
    <w:rsid w:val="009437A7"/>
    <w:rsid w:val="00943AB8"/>
    <w:rsid w:val="00944C5E"/>
    <w:rsid w:val="00944C7A"/>
    <w:rsid w:val="00945422"/>
    <w:rsid w:val="0094582B"/>
    <w:rsid w:val="00950482"/>
    <w:rsid w:val="00950713"/>
    <w:rsid w:val="009537EE"/>
    <w:rsid w:val="00964823"/>
    <w:rsid w:val="00965381"/>
    <w:rsid w:val="009676A1"/>
    <w:rsid w:val="009719C7"/>
    <w:rsid w:val="00972730"/>
    <w:rsid w:val="0097305D"/>
    <w:rsid w:val="00976360"/>
    <w:rsid w:val="009764CC"/>
    <w:rsid w:val="009766ED"/>
    <w:rsid w:val="009802CD"/>
    <w:rsid w:val="00980D3F"/>
    <w:rsid w:val="00983A93"/>
    <w:rsid w:val="009858FF"/>
    <w:rsid w:val="0098614B"/>
    <w:rsid w:val="00990997"/>
    <w:rsid w:val="009914F4"/>
    <w:rsid w:val="00993F6F"/>
    <w:rsid w:val="0099478E"/>
    <w:rsid w:val="00994DEC"/>
    <w:rsid w:val="009978C8"/>
    <w:rsid w:val="009A065E"/>
    <w:rsid w:val="009A109B"/>
    <w:rsid w:val="009A266B"/>
    <w:rsid w:val="009A2C16"/>
    <w:rsid w:val="009A4EC0"/>
    <w:rsid w:val="009A5DEC"/>
    <w:rsid w:val="009A64CA"/>
    <w:rsid w:val="009A79CD"/>
    <w:rsid w:val="009B1399"/>
    <w:rsid w:val="009B13DF"/>
    <w:rsid w:val="009B6DDD"/>
    <w:rsid w:val="009B6EB9"/>
    <w:rsid w:val="009B7820"/>
    <w:rsid w:val="009C03E6"/>
    <w:rsid w:val="009C07EA"/>
    <w:rsid w:val="009C1464"/>
    <w:rsid w:val="009C198F"/>
    <w:rsid w:val="009C446A"/>
    <w:rsid w:val="009C50CD"/>
    <w:rsid w:val="009C58D2"/>
    <w:rsid w:val="009C5A5A"/>
    <w:rsid w:val="009C5E0B"/>
    <w:rsid w:val="009D11F7"/>
    <w:rsid w:val="009D2D6A"/>
    <w:rsid w:val="009D47F2"/>
    <w:rsid w:val="009D559A"/>
    <w:rsid w:val="009D6681"/>
    <w:rsid w:val="009D6DE5"/>
    <w:rsid w:val="009D73E1"/>
    <w:rsid w:val="009E09C3"/>
    <w:rsid w:val="009E11C1"/>
    <w:rsid w:val="009E16D3"/>
    <w:rsid w:val="009E1CB2"/>
    <w:rsid w:val="009E1EA7"/>
    <w:rsid w:val="009E4023"/>
    <w:rsid w:val="009E46BC"/>
    <w:rsid w:val="009E4F75"/>
    <w:rsid w:val="009F08A7"/>
    <w:rsid w:val="009F2AC9"/>
    <w:rsid w:val="009F467D"/>
    <w:rsid w:val="009F4E57"/>
    <w:rsid w:val="009F53B3"/>
    <w:rsid w:val="009F689E"/>
    <w:rsid w:val="00A02E5D"/>
    <w:rsid w:val="00A03CDE"/>
    <w:rsid w:val="00A04C41"/>
    <w:rsid w:val="00A05821"/>
    <w:rsid w:val="00A132EF"/>
    <w:rsid w:val="00A16277"/>
    <w:rsid w:val="00A2042F"/>
    <w:rsid w:val="00A25072"/>
    <w:rsid w:val="00A263F7"/>
    <w:rsid w:val="00A2719F"/>
    <w:rsid w:val="00A27845"/>
    <w:rsid w:val="00A30530"/>
    <w:rsid w:val="00A319C1"/>
    <w:rsid w:val="00A330A7"/>
    <w:rsid w:val="00A33E0F"/>
    <w:rsid w:val="00A343F8"/>
    <w:rsid w:val="00A35A75"/>
    <w:rsid w:val="00A35C91"/>
    <w:rsid w:val="00A35F4C"/>
    <w:rsid w:val="00A36BD7"/>
    <w:rsid w:val="00A437E2"/>
    <w:rsid w:val="00A43E73"/>
    <w:rsid w:val="00A467A4"/>
    <w:rsid w:val="00A473FC"/>
    <w:rsid w:val="00A5392B"/>
    <w:rsid w:val="00A544B1"/>
    <w:rsid w:val="00A55A42"/>
    <w:rsid w:val="00A60999"/>
    <w:rsid w:val="00A614F7"/>
    <w:rsid w:val="00A63219"/>
    <w:rsid w:val="00A64AAA"/>
    <w:rsid w:val="00A70CF1"/>
    <w:rsid w:val="00A714C1"/>
    <w:rsid w:val="00A72D71"/>
    <w:rsid w:val="00A7636E"/>
    <w:rsid w:val="00A80BB4"/>
    <w:rsid w:val="00A81E49"/>
    <w:rsid w:val="00A824E7"/>
    <w:rsid w:val="00A827D8"/>
    <w:rsid w:val="00A8677E"/>
    <w:rsid w:val="00A93381"/>
    <w:rsid w:val="00A93E7B"/>
    <w:rsid w:val="00A96E93"/>
    <w:rsid w:val="00A9725B"/>
    <w:rsid w:val="00AA1B34"/>
    <w:rsid w:val="00AA48C2"/>
    <w:rsid w:val="00AA6A3A"/>
    <w:rsid w:val="00AA735F"/>
    <w:rsid w:val="00AA798E"/>
    <w:rsid w:val="00AB1122"/>
    <w:rsid w:val="00AB5D9F"/>
    <w:rsid w:val="00AC1630"/>
    <w:rsid w:val="00AC3A46"/>
    <w:rsid w:val="00AC79A3"/>
    <w:rsid w:val="00AD0A5E"/>
    <w:rsid w:val="00AD3646"/>
    <w:rsid w:val="00AD4412"/>
    <w:rsid w:val="00AD48CF"/>
    <w:rsid w:val="00AD5DC2"/>
    <w:rsid w:val="00AD72FC"/>
    <w:rsid w:val="00AE1529"/>
    <w:rsid w:val="00AE2672"/>
    <w:rsid w:val="00AE3B4F"/>
    <w:rsid w:val="00AE535E"/>
    <w:rsid w:val="00AE7E23"/>
    <w:rsid w:val="00AF1507"/>
    <w:rsid w:val="00AF17E1"/>
    <w:rsid w:val="00AF1D20"/>
    <w:rsid w:val="00AF32BE"/>
    <w:rsid w:val="00AF3F42"/>
    <w:rsid w:val="00AF5201"/>
    <w:rsid w:val="00AF52BB"/>
    <w:rsid w:val="00AF52BD"/>
    <w:rsid w:val="00B03B09"/>
    <w:rsid w:val="00B03F32"/>
    <w:rsid w:val="00B0429E"/>
    <w:rsid w:val="00B0568D"/>
    <w:rsid w:val="00B10DA5"/>
    <w:rsid w:val="00B13D63"/>
    <w:rsid w:val="00B15AF6"/>
    <w:rsid w:val="00B16C7F"/>
    <w:rsid w:val="00B17A97"/>
    <w:rsid w:val="00B20201"/>
    <w:rsid w:val="00B220E4"/>
    <w:rsid w:val="00B25200"/>
    <w:rsid w:val="00B26501"/>
    <w:rsid w:val="00B26811"/>
    <w:rsid w:val="00B30C05"/>
    <w:rsid w:val="00B32B29"/>
    <w:rsid w:val="00B32E69"/>
    <w:rsid w:val="00B32EAC"/>
    <w:rsid w:val="00B33F06"/>
    <w:rsid w:val="00B35BCB"/>
    <w:rsid w:val="00B35EB8"/>
    <w:rsid w:val="00B361A2"/>
    <w:rsid w:val="00B4001E"/>
    <w:rsid w:val="00B43DA4"/>
    <w:rsid w:val="00B455D0"/>
    <w:rsid w:val="00B50EFC"/>
    <w:rsid w:val="00B50F82"/>
    <w:rsid w:val="00B51A03"/>
    <w:rsid w:val="00B52321"/>
    <w:rsid w:val="00B53ECB"/>
    <w:rsid w:val="00B60F7B"/>
    <w:rsid w:val="00B6169C"/>
    <w:rsid w:val="00B6238D"/>
    <w:rsid w:val="00B6399A"/>
    <w:rsid w:val="00B64BE9"/>
    <w:rsid w:val="00B6532A"/>
    <w:rsid w:val="00B66CC4"/>
    <w:rsid w:val="00B67B15"/>
    <w:rsid w:val="00B70AE4"/>
    <w:rsid w:val="00B70C8D"/>
    <w:rsid w:val="00B73F75"/>
    <w:rsid w:val="00B74C62"/>
    <w:rsid w:val="00B76640"/>
    <w:rsid w:val="00B7709F"/>
    <w:rsid w:val="00B77DA5"/>
    <w:rsid w:val="00B803AB"/>
    <w:rsid w:val="00B811DC"/>
    <w:rsid w:val="00B81C3E"/>
    <w:rsid w:val="00B8455E"/>
    <w:rsid w:val="00B8499D"/>
    <w:rsid w:val="00B85786"/>
    <w:rsid w:val="00B8579B"/>
    <w:rsid w:val="00B87D88"/>
    <w:rsid w:val="00B92C33"/>
    <w:rsid w:val="00B9317A"/>
    <w:rsid w:val="00B94FB4"/>
    <w:rsid w:val="00B962A3"/>
    <w:rsid w:val="00B971A4"/>
    <w:rsid w:val="00BA041C"/>
    <w:rsid w:val="00BA27AE"/>
    <w:rsid w:val="00BA2C28"/>
    <w:rsid w:val="00BA43C4"/>
    <w:rsid w:val="00BB38DB"/>
    <w:rsid w:val="00BB41B8"/>
    <w:rsid w:val="00BB44CD"/>
    <w:rsid w:val="00BB6BE6"/>
    <w:rsid w:val="00BC1E7D"/>
    <w:rsid w:val="00BC41EC"/>
    <w:rsid w:val="00BC4F5C"/>
    <w:rsid w:val="00BC5E77"/>
    <w:rsid w:val="00BD044D"/>
    <w:rsid w:val="00BD2098"/>
    <w:rsid w:val="00BD21B9"/>
    <w:rsid w:val="00BD3857"/>
    <w:rsid w:val="00BD52EB"/>
    <w:rsid w:val="00BD5B16"/>
    <w:rsid w:val="00BD6131"/>
    <w:rsid w:val="00BD61F7"/>
    <w:rsid w:val="00BD658F"/>
    <w:rsid w:val="00BD6A06"/>
    <w:rsid w:val="00BD6C28"/>
    <w:rsid w:val="00BE2A66"/>
    <w:rsid w:val="00BE2A97"/>
    <w:rsid w:val="00BE367A"/>
    <w:rsid w:val="00BE4E20"/>
    <w:rsid w:val="00BE6120"/>
    <w:rsid w:val="00BF10B8"/>
    <w:rsid w:val="00BF1877"/>
    <w:rsid w:val="00BF3178"/>
    <w:rsid w:val="00BF597D"/>
    <w:rsid w:val="00BF5FD3"/>
    <w:rsid w:val="00BF6083"/>
    <w:rsid w:val="00BF66D6"/>
    <w:rsid w:val="00BF74EA"/>
    <w:rsid w:val="00C00832"/>
    <w:rsid w:val="00C01E67"/>
    <w:rsid w:val="00C04914"/>
    <w:rsid w:val="00C04FC5"/>
    <w:rsid w:val="00C0561D"/>
    <w:rsid w:val="00C07318"/>
    <w:rsid w:val="00C10E14"/>
    <w:rsid w:val="00C10F5C"/>
    <w:rsid w:val="00C113D2"/>
    <w:rsid w:val="00C11539"/>
    <w:rsid w:val="00C142A3"/>
    <w:rsid w:val="00C15F98"/>
    <w:rsid w:val="00C1677A"/>
    <w:rsid w:val="00C1727C"/>
    <w:rsid w:val="00C17B2B"/>
    <w:rsid w:val="00C21223"/>
    <w:rsid w:val="00C2376E"/>
    <w:rsid w:val="00C30F08"/>
    <w:rsid w:val="00C32CA3"/>
    <w:rsid w:val="00C36A75"/>
    <w:rsid w:val="00C40B79"/>
    <w:rsid w:val="00C41B5C"/>
    <w:rsid w:val="00C43500"/>
    <w:rsid w:val="00C44609"/>
    <w:rsid w:val="00C5180C"/>
    <w:rsid w:val="00C554A4"/>
    <w:rsid w:val="00C55670"/>
    <w:rsid w:val="00C558C7"/>
    <w:rsid w:val="00C560F1"/>
    <w:rsid w:val="00C56FC6"/>
    <w:rsid w:val="00C63F8D"/>
    <w:rsid w:val="00C64232"/>
    <w:rsid w:val="00C6515C"/>
    <w:rsid w:val="00C65296"/>
    <w:rsid w:val="00C65426"/>
    <w:rsid w:val="00C66F20"/>
    <w:rsid w:val="00C6717E"/>
    <w:rsid w:val="00C70F70"/>
    <w:rsid w:val="00C76EBB"/>
    <w:rsid w:val="00C84186"/>
    <w:rsid w:val="00C84F43"/>
    <w:rsid w:val="00C90673"/>
    <w:rsid w:val="00C906C5"/>
    <w:rsid w:val="00C91044"/>
    <w:rsid w:val="00C973BD"/>
    <w:rsid w:val="00CA2217"/>
    <w:rsid w:val="00CA339B"/>
    <w:rsid w:val="00CA5C54"/>
    <w:rsid w:val="00CA700A"/>
    <w:rsid w:val="00CA7DD1"/>
    <w:rsid w:val="00CB17E5"/>
    <w:rsid w:val="00CB5541"/>
    <w:rsid w:val="00CB5E63"/>
    <w:rsid w:val="00CB634D"/>
    <w:rsid w:val="00CC0C1E"/>
    <w:rsid w:val="00CC110D"/>
    <w:rsid w:val="00CC1AB3"/>
    <w:rsid w:val="00CC1D8E"/>
    <w:rsid w:val="00CC3433"/>
    <w:rsid w:val="00CC5CC9"/>
    <w:rsid w:val="00CC6F4B"/>
    <w:rsid w:val="00CD1270"/>
    <w:rsid w:val="00CD1A9E"/>
    <w:rsid w:val="00CD3CB7"/>
    <w:rsid w:val="00CD46C9"/>
    <w:rsid w:val="00CD6DE7"/>
    <w:rsid w:val="00CE03A5"/>
    <w:rsid w:val="00CE2079"/>
    <w:rsid w:val="00CE22C6"/>
    <w:rsid w:val="00CE3373"/>
    <w:rsid w:val="00CE7C58"/>
    <w:rsid w:val="00CE7C89"/>
    <w:rsid w:val="00CE7EE6"/>
    <w:rsid w:val="00CF14B3"/>
    <w:rsid w:val="00CF31FE"/>
    <w:rsid w:val="00CF33EE"/>
    <w:rsid w:val="00CF3778"/>
    <w:rsid w:val="00CF3DD9"/>
    <w:rsid w:val="00CF403A"/>
    <w:rsid w:val="00CF4143"/>
    <w:rsid w:val="00CF4CD1"/>
    <w:rsid w:val="00CF7726"/>
    <w:rsid w:val="00D00DA8"/>
    <w:rsid w:val="00D01130"/>
    <w:rsid w:val="00D01E65"/>
    <w:rsid w:val="00D0224A"/>
    <w:rsid w:val="00D03A18"/>
    <w:rsid w:val="00D0418D"/>
    <w:rsid w:val="00D04A0D"/>
    <w:rsid w:val="00D04C89"/>
    <w:rsid w:val="00D050A9"/>
    <w:rsid w:val="00D05551"/>
    <w:rsid w:val="00D07383"/>
    <w:rsid w:val="00D10197"/>
    <w:rsid w:val="00D10656"/>
    <w:rsid w:val="00D11B27"/>
    <w:rsid w:val="00D1288A"/>
    <w:rsid w:val="00D220FA"/>
    <w:rsid w:val="00D2236D"/>
    <w:rsid w:val="00D22952"/>
    <w:rsid w:val="00D23D73"/>
    <w:rsid w:val="00D242A4"/>
    <w:rsid w:val="00D24C86"/>
    <w:rsid w:val="00D2618A"/>
    <w:rsid w:val="00D263D6"/>
    <w:rsid w:val="00D27459"/>
    <w:rsid w:val="00D277A3"/>
    <w:rsid w:val="00D322D1"/>
    <w:rsid w:val="00D34ECD"/>
    <w:rsid w:val="00D35320"/>
    <w:rsid w:val="00D35F39"/>
    <w:rsid w:val="00D3640B"/>
    <w:rsid w:val="00D3709C"/>
    <w:rsid w:val="00D41A62"/>
    <w:rsid w:val="00D4625C"/>
    <w:rsid w:val="00D462A7"/>
    <w:rsid w:val="00D469B8"/>
    <w:rsid w:val="00D47BD1"/>
    <w:rsid w:val="00D5042A"/>
    <w:rsid w:val="00D50CDA"/>
    <w:rsid w:val="00D50EA2"/>
    <w:rsid w:val="00D516E3"/>
    <w:rsid w:val="00D519E3"/>
    <w:rsid w:val="00D53C0D"/>
    <w:rsid w:val="00D56101"/>
    <w:rsid w:val="00D561AD"/>
    <w:rsid w:val="00D577CF"/>
    <w:rsid w:val="00D6100D"/>
    <w:rsid w:val="00D615CD"/>
    <w:rsid w:val="00D62704"/>
    <w:rsid w:val="00D62E75"/>
    <w:rsid w:val="00D631C8"/>
    <w:rsid w:val="00D63344"/>
    <w:rsid w:val="00D642B3"/>
    <w:rsid w:val="00D659D4"/>
    <w:rsid w:val="00D706B3"/>
    <w:rsid w:val="00D70793"/>
    <w:rsid w:val="00D73B92"/>
    <w:rsid w:val="00D74983"/>
    <w:rsid w:val="00D810A0"/>
    <w:rsid w:val="00D81E05"/>
    <w:rsid w:val="00D82FAE"/>
    <w:rsid w:val="00D83900"/>
    <w:rsid w:val="00D85479"/>
    <w:rsid w:val="00D85EA3"/>
    <w:rsid w:val="00D8744F"/>
    <w:rsid w:val="00D903C4"/>
    <w:rsid w:val="00D9092D"/>
    <w:rsid w:val="00D9435C"/>
    <w:rsid w:val="00D94CD3"/>
    <w:rsid w:val="00D94E69"/>
    <w:rsid w:val="00D95E74"/>
    <w:rsid w:val="00D9770D"/>
    <w:rsid w:val="00D97A79"/>
    <w:rsid w:val="00D97DF4"/>
    <w:rsid w:val="00DA010B"/>
    <w:rsid w:val="00DA0268"/>
    <w:rsid w:val="00DA18A2"/>
    <w:rsid w:val="00DA1FBE"/>
    <w:rsid w:val="00DA2799"/>
    <w:rsid w:val="00DA50E8"/>
    <w:rsid w:val="00DA5605"/>
    <w:rsid w:val="00DA5997"/>
    <w:rsid w:val="00DA75B9"/>
    <w:rsid w:val="00DB0CFF"/>
    <w:rsid w:val="00DC0B9D"/>
    <w:rsid w:val="00DC0E2D"/>
    <w:rsid w:val="00DC0FC3"/>
    <w:rsid w:val="00DC18F4"/>
    <w:rsid w:val="00DC3B82"/>
    <w:rsid w:val="00DC3C31"/>
    <w:rsid w:val="00DC3F8F"/>
    <w:rsid w:val="00DC535C"/>
    <w:rsid w:val="00DC566B"/>
    <w:rsid w:val="00DC5883"/>
    <w:rsid w:val="00DC65EB"/>
    <w:rsid w:val="00DC6D9F"/>
    <w:rsid w:val="00DD1BF2"/>
    <w:rsid w:val="00DD1D7C"/>
    <w:rsid w:val="00DD1FDD"/>
    <w:rsid w:val="00DD2189"/>
    <w:rsid w:val="00DD5E0F"/>
    <w:rsid w:val="00DD6590"/>
    <w:rsid w:val="00DD756E"/>
    <w:rsid w:val="00DD7734"/>
    <w:rsid w:val="00DE025F"/>
    <w:rsid w:val="00DE0918"/>
    <w:rsid w:val="00DE154B"/>
    <w:rsid w:val="00DE3C18"/>
    <w:rsid w:val="00DE41FD"/>
    <w:rsid w:val="00DE6492"/>
    <w:rsid w:val="00DF0201"/>
    <w:rsid w:val="00DF1580"/>
    <w:rsid w:val="00DF738E"/>
    <w:rsid w:val="00DF7861"/>
    <w:rsid w:val="00E00F5A"/>
    <w:rsid w:val="00E03790"/>
    <w:rsid w:val="00E0487E"/>
    <w:rsid w:val="00E049D4"/>
    <w:rsid w:val="00E04AC3"/>
    <w:rsid w:val="00E04D25"/>
    <w:rsid w:val="00E05406"/>
    <w:rsid w:val="00E0799A"/>
    <w:rsid w:val="00E07B66"/>
    <w:rsid w:val="00E07DE5"/>
    <w:rsid w:val="00E10217"/>
    <w:rsid w:val="00E12777"/>
    <w:rsid w:val="00E20765"/>
    <w:rsid w:val="00E20B18"/>
    <w:rsid w:val="00E24FEF"/>
    <w:rsid w:val="00E25B1F"/>
    <w:rsid w:val="00E26871"/>
    <w:rsid w:val="00E273BD"/>
    <w:rsid w:val="00E27436"/>
    <w:rsid w:val="00E30AD9"/>
    <w:rsid w:val="00E3184C"/>
    <w:rsid w:val="00E336EF"/>
    <w:rsid w:val="00E3370E"/>
    <w:rsid w:val="00E3385C"/>
    <w:rsid w:val="00E36F85"/>
    <w:rsid w:val="00E41B6D"/>
    <w:rsid w:val="00E41ED3"/>
    <w:rsid w:val="00E420C0"/>
    <w:rsid w:val="00E44A85"/>
    <w:rsid w:val="00E44D35"/>
    <w:rsid w:val="00E464F4"/>
    <w:rsid w:val="00E465DD"/>
    <w:rsid w:val="00E50A3C"/>
    <w:rsid w:val="00E50BCB"/>
    <w:rsid w:val="00E52C3F"/>
    <w:rsid w:val="00E56122"/>
    <w:rsid w:val="00E566EC"/>
    <w:rsid w:val="00E567AA"/>
    <w:rsid w:val="00E57AD0"/>
    <w:rsid w:val="00E60EDE"/>
    <w:rsid w:val="00E61ABE"/>
    <w:rsid w:val="00E62273"/>
    <w:rsid w:val="00E6239C"/>
    <w:rsid w:val="00E64FFA"/>
    <w:rsid w:val="00E664AC"/>
    <w:rsid w:val="00E66779"/>
    <w:rsid w:val="00E73540"/>
    <w:rsid w:val="00E7357E"/>
    <w:rsid w:val="00E7457D"/>
    <w:rsid w:val="00E74825"/>
    <w:rsid w:val="00E763B8"/>
    <w:rsid w:val="00E807F1"/>
    <w:rsid w:val="00E81DCD"/>
    <w:rsid w:val="00E82108"/>
    <w:rsid w:val="00E8471A"/>
    <w:rsid w:val="00E8479B"/>
    <w:rsid w:val="00E900BC"/>
    <w:rsid w:val="00E91724"/>
    <w:rsid w:val="00E91EB4"/>
    <w:rsid w:val="00E9308D"/>
    <w:rsid w:val="00E932D4"/>
    <w:rsid w:val="00E944DF"/>
    <w:rsid w:val="00E9523E"/>
    <w:rsid w:val="00EA01AE"/>
    <w:rsid w:val="00EA050A"/>
    <w:rsid w:val="00EA269F"/>
    <w:rsid w:val="00EA2D79"/>
    <w:rsid w:val="00EA2DCD"/>
    <w:rsid w:val="00EA55CF"/>
    <w:rsid w:val="00EA61C7"/>
    <w:rsid w:val="00EA6581"/>
    <w:rsid w:val="00EA681D"/>
    <w:rsid w:val="00EA6A79"/>
    <w:rsid w:val="00EB132B"/>
    <w:rsid w:val="00EB1E45"/>
    <w:rsid w:val="00EB34EE"/>
    <w:rsid w:val="00EB3FEF"/>
    <w:rsid w:val="00EB410F"/>
    <w:rsid w:val="00EB48FA"/>
    <w:rsid w:val="00EB4905"/>
    <w:rsid w:val="00EB4EFD"/>
    <w:rsid w:val="00EB5617"/>
    <w:rsid w:val="00EC022B"/>
    <w:rsid w:val="00EC0F23"/>
    <w:rsid w:val="00EC2DEC"/>
    <w:rsid w:val="00EC3EC8"/>
    <w:rsid w:val="00EC4D24"/>
    <w:rsid w:val="00ED19A2"/>
    <w:rsid w:val="00ED2203"/>
    <w:rsid w:val="00ED65EF"/>
    <w:rsid w:val="00ED6B23"/>
    <w:rsid w:val="00ED782D"/>
    <w:rsid w:val="00EE3F74"/>
    <w:rsid w:val="00EE41B7"/>
    <w:rsid w:val="00EE51CC"/>
    <w:rsid w:val="00EE76C6"/>
    <w:rsid w:val="00EF1D80"/>
    <w:rsid w:val="00EF2706"/>
    <w:rsid w:val="00EF7C5E"/>
    <w:rsid w:val="00F00FA3"/>
    <w:rsid w:val="00F01064"/>
    <w:rsid w:val="00F0689A"/>
    <w:rsid w:val="00F06C71"/>
    <w:rsid w:val="00F10D4E"/>
    <w:rsid w:val="00F113BF"/>
    <w:rsid w:val="00F1299C"/>
    <w:rsid w:val="00F148B4"/>
    <w:rsid w:val="00F209F5"/>
    <w:rsid w:val="00F21212"/>
    <w:rsid w:val="00F21F5F"/>
    <w:rsid w:val="00F24858"/>
    <w:rsid w:val="00F25861"/>
    <w:rsid w:val="00F26349"/>
    <w:rsid w:val="00F27B89"/>
    <w:rsid w:val="00F30FEE"/>
    <w:rsid w:val="00F32DB6"/>
    <w:rsid w:val="00F3342C"/>
    <w:rsid w:val="00F33C3F"/>
    <w:rsid w:val="00F34A75"/>
    <w:rsid w:val="00F35167"/>
    <w:rsid w:val="00F443AD"/>
    <w:rsid w:val="00F445DC"/>
    <w:rsid w:val="00F46904"/>
    <w:rsid w:val="00F50CAB"/>
    <w:rsid w:val="00F524BE"/>
    <w:rsid w:val="00F5333E"/>
    <w:rsid w:val="00F53BCD"/>
    <w:rsid w:val="00F53DA1"/>
    <w:rsid w:val="00F53F6C"/>
    <w:rsid w:val="00F56297"/>
    <w:rsid w:val="00F56AE3"/>
    <w:rsid w:val="00F56C33"/>
    <w:rsid w:val="00F56D05"/>
    <w:rsid w:val="00F612AE"/>
    <w:rsid w:val="00F61B69"/>
    <w:rsid w:val="00F6272A"/>
    <w:rsid w:val="00F62D20"/>
    <w:rsid w:val="00F63168"/>
    <w:rsid w:val="00F64129"/>
    <w:rsid w:val="00F64B0B"/>
    <w:rsid w:val="00F651A2"/>
    <w:rsid w:val="00F65815"/>
    <w:rsid w:val="00F66150"/>
    <w:rsid w:val="00F66FB6"/>
    <w:rsid w:val="00F67319"/>
    <w:rsid w:val="00F70197"/>
    <w:rsid w:val="00F71683"/>
    <w:rsid w:val="00F7168C"/>
    <w:rsid w:val="00F72B69"/>
    <w:rsid w:val="00F73810"/>
    <w:rsid w:val="00F73B36"/>
    <w:rsid w:val="00F75161"/>
    <w:rsid w:val="00F76A18"/>
    <w:rsid w:val="00F77C4D"/>
    <w:rsid w:val="00F80654"/>
    <w:rsid w:val="00F80B8C"/>
    <w:rsid w:val="00F82D28"/>
    <w:rsid w:val="00F847DC"/>
    <w:rsid w:val="00F86365"/>
    <w:rsid w:val="00F87764"/>
    <w:rsid w:val="00F878CC"/>
    <w:rsid w:val="00F902FC"/>
    <w:rsid w:val="00F90DCB"/>
    <w:rsid w:val="00F93F0B"/>
    <w:rsid w:val="00F9493A"/>
    <w:rsid w:val="00F9540B"/>
    <w:rsid w:val="00F9561D"/>
    <w:rsid w:val="00F95AB2"/>
    <w:rsid w:val="00F95D52"/>
    <w:rsid w:val="00F969CD"/>
    <w:rsid w:val="00F97168"/>
    <w:rsid w:val="00FA0B48"/>
    <w:rsid w:val="00FA39DB"/>
    <w:rsid w:val="00FB01F3"/>
    <w:rsid w:val="00FB1EF9"/>
    <w:rsid w:val="00FB2A0F"/>
    <w:rsid w:val="00FB4B0E"/>
    <w:rsid w:val="00FB52B4"/>
    <w:rsid w:val="00FB5D7B"/>
    <w:rsid w:val="00FB77BD"/>
    <w:rsid w:val="00FC0183"/>
    <w:rsid w:val="00FC0E8F"/>
    <w:rsid w:val="00FC1C37"/>
    <w:rsid w:val="00FC236A"/>
    <w:rsid w:val="00FC28A4"/>
    <w:rsid w:val="00FC6C45"/>
    <w:rsid w:val="00FC78F7"/>
    <w:rsid w:val="00FC7D85"/>
    <w:rsid w:val="00FD2C2A"/>
    <w:rsid w:val="00FD597B"/>
    <w:rsid w:val="00FD66C7"/>
    <w:rsid w:val="00FD6DD0"/>
    <w:rsid w:val="00FD7101"/>
    <w:rsid w:val="00FD7502"/>
    <w:rsid w:val="00FE0554"/>
    <w:rsid w:val="00FE1657"/>
    <w:rsid w:val="00FE4A52"/>
    <w:rsid w:val="00FE5374"/>
    <w:rsid w:val="00FE6255"/>
    <w:rsid w:val="00FE7E77"/>
    <w:rsid w:val="00FE7FEF"/>
    <w:rsid w:val="00FF27C8"/>
    <w:rsid w:val="00FF59A6"/>
    <w:rsid w:val="00FF6A73"/>
    <w:rsid w:val="00FF716C"/>
    <w:rsid w:val="00FF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450537"/>
  <w15:chartTrackingRefBased/>
  <w15:docId w15:val="{FC9B14E4-B186-4853-8F84-95E04CFFE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19C1"/>
  </w:style>
  <w:style w:type="paragraph" w:styleId="1">
    <w:name w:val="heading 1"/>
    <w:basedOn w:val="a"/>
    <w:next w:val="a"/>
    <w:link w:val="10"/>
    <w:uiPriority w:val="9"/>
    <w:qFormat/>
    <w:rsid w:val="00D2236D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72B10"/>
    <w:pPr>
      <w:keepNext/>
      <w:keepLines/>
      <w:spacing w:after="0" w:line="360" w:lineRule="auto"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link w:val="30"/>
    <w:uiPriority w:val="9"/>
    <w:qFormat/>
    <w:rsid w:val="00867216"/>
    <w:pPr>
      <w:spacing w:after="0" w:line="360" w:lineRule="auto"/>
      <w:jc w:val="center"/>
      <w:outlineLvl w:val="2"/>
    </w:pPr>
    <w:rPr>
      <w:rFonts w:ascii="Times New Roman" w:eastAsia="Times New Roman" w:hAnsi="Times New Roman" w:cs="Times New Roman"/>
      <w:b/>
      <w:bCs/>
      <w:sz w:val="28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67216"/>
    <w:rPr>
      <w:rFonts w:ascii="Times New Roman" w:eastAsia="Times New Roman" w:hAnsi="Times New Roman" w:cs="Times New Roman"/>
      <w:b/>
      <w:bCs/>
      <w:sz w:val="28"/>
      <w:szCs w:val="27"/>
      <w:lang w:eastAsia="ru-RU"/>
    </w:rPr>
  </w:style>
  <w:style w:type="paragraph" w:customStyle="1" w:styleId="ds-markdown-paragraph">
    <w:name w:val="ds-markdown-paragraph"/>
    <w:basedOn w:val="a"/>
    <w:rsid w:val="001B25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1B2565"/>
    <w:rPr>
      <w:color w:val="0000FF"/>
      <w:u w:val="single"/>
    </w:rPr>
  </w:style>
  <w:style w:type="character" w:styleId="a4">
    <w:name w:val="Strong"/>
    <w:basedOn w:val="a0"/>
    <w:uiPriority w:val="22"/>
    <w:qFormat/>
    <w:rsid w:val="001B2565"/>
    <w:rPr>
      <w:b/>
      <w:bCs/>
    </w:rPr>
  </w:style>
  <w:style w:type="character" w:styleId="HTML">
    <w:name w:val="HTML Code"/>
    <w:basedOn w:val="a0"/>
    <w:uiPriority w:val="99"/>
    <w:semiHidden/>
    <w:unhideWhenUsed/>
    <w:rsid w:val="007F2B08"/>
    <w:rPr>
      <w:rFonts w:ascii="Courier New" w:eastAsia="Times New Roman" w:hAnsi="Courier New" w:cs="Courier New"/>
      <w:sz w:val="20"/>
      <w:szCs w:val="20"/>
    </w:rPr>
  </w:style>
  <w:style w:type="paragraph" w:customStyle="1" w:styleId="default1">
    <w:name w:val="default1"/>
    <w:basedOn w:val="a"/>
    <w:link w:val="default10"/>
    <w:qFormat/>
    <w:rsid w:val="00EC3EC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D2236D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default10">
    <w:name w:val="default1 Знак"/>
    <w:basedOn w:val="a0"/>
    <w:link w:val="default1"/>
    <w:rsid w:val="00EC3EC8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772B10"/>
    <w:rPr>
      <w:rFonts w:ascii="Times New Roman" w:eastAsiaTheme="majorEastAsia" w:hAnsi="Times New Roman" w:cstheme="majorBidi"/>
      <w:b/>
      <w:sz w:val="28"/>
      <w:szCs w:val="26"/>
    </w:rPr>
  </w:style>
  <w:style w:type="character" w:styleId="a5">
    <w:name w:val="Unresolved Mention"/>
    <w:basedOn w:val="a0"/>
    <w:uiPriority w:val="99"/>
    <w:semiHidden/>
    <w:unhideWhenUsed/>
    <w:rsid w:val="007A4426"/>
    <w:rPr>
      <w:color w:val="605E5C"/>
      <w:shd w:val="clear" w:color="auto" w:fill="E1DFDD"/>
    </w:rPr>
  </w:style>
  <w:style w:type="character" w:styleId="a6">
    <w:name w:val="Emphasis"/>
    <w:basedOn w:val="a0"/>
    <w:uiPriority w:val="20"/>
    <w:qFormat/>
    <w:rsid w:val="00BA27AE"/>
    <w:rPr>
      <w:i/>
      <w:iCs/>
    </w:rPr>
  </w:style>
  <w:style w:type="paragraph" w:styleId="a7">
    <w:name w:val="List Paragraph"/>
    <w:basedOn w:val="a"/>
    <w:uiPriority w:val="34"/>
    <w:qFormat/>
    <w:rsid w:val="00BC4F5C"/>
    <w:pPr>
      <w:ind w:left="720"/>
      <w:contextualSpacing/>
    </w:pPr>
  </w:style>
  <w:style w:type="character" w:styleId="a8">
    <w:name w:val="annotation reference"/>
    <w:basedOn w:val="a0"/>
    <w:uiPriority w:val="99"/>
    <w:semiHidden/>
    <w:unhideWhenUsed/>
    <w:rsid w:val="00E464F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E464F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E464F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E464F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E464F4"/>
    <w:rPr>
      <w:b/>
      <w:bCs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F212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21212"/>
  </w:style>
  <w:style w:type="paragraph" w:styleId="af">
    <w:name w:val="footer"/>
    <w:basedOn w:val="a"/>
    <w:link w:val="af0"/>
    <w:uiPriority w:val="99"/>
    <w:unhideWhenUsed/>
    <w:rsid w:val="00F212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21212"/>
  </w:style>
  <w:style w:type="paragraph" w:styleId="af1">
    <w:name w:val="TOC Heading"/>
    <w:basedOn w:val="1"/>
    <w:next w:val="a"/>
    <w:uiPriority w:val="39"/>
    <w:unhideWhenUsed/>
    <w:qFormat/>
    <w:rsid w:val="00F56C33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56C3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56C3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56C33"/>
    <w:pPr>
      <w:spacing w:after="100"/>
      <w:ind w:left="440"/>
    </w:pPr>
  </w:style>
  <w:style w:type="paragraph" w:styleId="af2">
    <w:name w:val="Revision"/>
    <w:hidden/>
    <w:uiPriority w:val="99"/>
    <w:semiHidden/>
    <w:rsid w:val="00244B15"/>
    <w:pPr>
      <w:spacing w:after="0" w:line="240" w:lineRule="auto"/>
    </w:pPr>
  </w:style>
  <w:style w:type="table" w:styleId="af3">
    <w:name w:val="Table Grid"/>
    <w:basedOn w:val="a1"/>
    <w:uiPriority w:val="39"/>
    <w:rsid w:val="00CE20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semiHidden/>
    <w:unhideWhenUsed/>
    <w:rsid w:val="006B21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FE7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E7FE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sonormal0">
    <w:name w:val="msonormal"/>
    <w:basedOn w:val="a"/>
    <w:rsid w:val="00D02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7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0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2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88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64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39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1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0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49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2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2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3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4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4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1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9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8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4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2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2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7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7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5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1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7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6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0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6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8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46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8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90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23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59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44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01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4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75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7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42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3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7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1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3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8/08/relationships/commentsExtensible" Target="commentsExtensible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microsoft.com/office/2011/relationships/people" Target="people.xml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24" Type="http://schemas.openxmlformats.org/officeDocument/2006/relationships/image" Target="media/image11.png"/><Relationship Id="rId32" Type="http://schemas.openxmlformats.org/officeDocument/2006/relationships/image" Target="media/image19.gif"/><Relationship Id="rId37" Type="http://schemas.openxmlformats.org/officeDocument/2006/relationships/footer" Target="foot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comments" Target="comments.xml"/><Relationship Id="rId19" Type="http://schemas.openxmlformats.org/officeDocument/2006/relationships/image" Target="media/image6.png"/><Relationship Id="rId31" Type="http://schemas.openxmlformats.org/officeDocument/2006/relationships/image" Target="media/image18.gif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gif"/><Relationship Id="rId35" Type="http://schemas.openxmlformats.org/officeDocument/2006/relationships/image" Target="media/image22.png"/><Relationship Id="rId8" Type="http://schemas.openxmlformats.org/officeDocument/2006/relationships/footer" Target="foot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19B1ED-F3B3-4E28-A166-1C7576A62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22370</TotalTime>
  <Pages>124</Pages>
  <Words>22354</Words>
  <Characters>170569</Characters>
  <Application>Microsoft Office Word</Application>
  <DocSecurity>0</DocSecurity>
  <Lines>5502</Lines>
  <Paragraphs>2795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Maxim Bystrov</cp:lastModifiedBy>
  <cp:revision>1553</cp:revision>
  <cp:lastPrinted>2026-05-23T15:36:00Z</cp:lastPrinted>
  <dcterms:created xsi:type="dcterms:W3CDTF">2026-04-20T21:28:00Z</dcterms:created>
  <dcterms:modified xsi:type="dcterms:W3CDTF">2026-05-24T12:07:00Z</dcterms:modified>
</cp:coreProperties>
</file>